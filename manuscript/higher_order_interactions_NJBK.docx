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898B09" w14:textId="77777777" w:rsidR="00B93196" w:rsidRDefault="00762A58">
      <w:pPr>
        <w:pStyle w:val="TitlePage"/>
      </w:pPr>
      <w:bookmarkStart w:id="0" w:name="_GoBack"/>
      <w:bookmarkEnd w:id="0"/>
      <w:r>
        <w:softHyphen/>
      </w:r>
      <w:r>
        <w:softHyphen/>
      </w:r>
    </w:p>
    <w:p w14:paraId="09A7CB96" w14:textId="77777777" w:rsidR="00B93196" w:rsidRDefault="00B93196">
      <w:pPr>
        <w:pStyle w:val="TitlePage"/>
      </w:pPr>
    </w:p>
    <w:p w14:paraId="053A01F4" w14:textId="77777777" w:rsidR="00B93196" w:rsidRDefault="00B93196">
      <w:pPr>
        <w:pStyle w:val="TitlePage"/>
      </w:pPr>
      <w:commentRangeStart w:id="1"/>
    </w:p>
    <w:p w14:paraId="1D69938F" w14:textId="46EDE585" w:rsidR="00B93196" w:rsidRDefault="00745446">
      <w:pPr>
        <w:pStyle w:val="TitlePage"/>
        <w:jc w:val="center"/>
      </w:pPr>
      <w:commentRangeStart w:id="2"/>
      <w:r>
        <w:rPr>
          <w:b/>
          <w:bCs/>
        </w:rPr>
        <w:t>D</w:t>
      </w:r>
      <w:r w:rsidR="00A02DFA">
        <w:rPr>
          <w:b/>
          <w:bCs/>
        </w:rPr>
        <w:t xml:space="preserve">efining and Detecting </w:t>
      </w:r>
      <w:r w:rsidR="00390672">
        <w:rPr>
          <w:b/>
          <w:bCs/>
        </w:rPr>
        <w:t xml:space="preserve">Higher Order </w:t>
      </w:r>
      <w:r w:rsidR="002F1415">
        <w:rPr>
          <w:b/>
          <w:bCs/>
        </w:rPr>
        <w:t xml:space="preserve">Competitive </w:t>
      </w:r>
      <w:r w:rsidR="00390672">
        <w:rPr>
          <w:b/>
          <w:bCs/>
        </w:rPr>
        <w:t>Interactions</w:t>
      </w:r>
      <w:commentRangeEnd w:id="2"/>
      <w:r w:rsidR="00BA4F59">
        <w:rPr>
          <w:rStyle w:val="CommentReference"/>
        </w:rPr>
        <w:commentReference w:id="2"/>
      </w:r>
      <w:commentRangeEnd w:id="1"/>
      <w:r w:rsidR="004643A4">
        <w:rPr>
          <w:rStyle w:val="CommentReference"/>
        </w:rPr>
        <w:commentReference w:id="1"/>
      </w:r>
    </w:p>
    <w:p w14:paraId="764E84FA" w14:textId="77777777" w:rsidR="00B93196" w:rsidRDefault="00B93196">
      <w:pPr>
        <w:pStyle w:val="TitlePage"/>
        <w:jc w:val="center"/>
      </w:pPr>
    </w:p>
    <w:p w14:paraId="3D505538" w14:textId="77777777" w:rsidR="00B93196" w:rsidRDefault="00B93196">
      <w:pPr>
        <w:pStyle w:val="TitlePage"/>
        <w:jc w:val="center"/>
      </w:pPr>
    </w:p>
    <w:p w14:paraId="4DE21C7C" w14:textId="77777777" w:rsidR="00B93196" w:rsidRDefault="00390672">
      <w:pPr>
        <w:pStyle w:val="TitlePage"/>
        <w:jc w:val="center"/>
      </w:pPr>
      <w:r>
        <w:t>Andrew R. Kleinhesselink</w:t>
      </w:r>
      <w:r>
        <w:rPr>
          <w:rFonts w:ascii="Ubuntu" w:hAnsi="Ubuntu"/>
          <w:vertAlign w:val="superscript"/>
        </w:rPr>
        <w:t>1</w:t>
      </w:r>
      <w:r>
        <w:t xml:space="preserve">, </w:t>
      </w:r>
      <w:commentRangeStart w:id="3"/>
      <w:r>
        <w:t>Jonathan M. Levine</w:t>
      </w:r>
      <w:r>
        <w:rPr>
          <w:vertAlign w:val="superscript"/>
        </w:rPr>
        <w:t>2</w:t>
      </w:r>
      <w:r>
        <w:t xml:space="preserve">, Nathan </w:t>
      </w:r>
      <w:r w:rsidR="002961A2">
        <w:t xml:space="preserve">J.B. </w:t>
      </w:r>
      <w:r>
        <w:t>Kraft</w:t>
      </w:r>
      <w:r>
        <w:rPr>
          <w:vertAlign w:val="superscript"/>
        </w:rPr>
        <w:t>1</w:t>
      </w:r>
      <w:commentRangeEnd w:id="3"/>
      <w:r w:rsidR="004643A4">
        <w:rPr>
          <w:rStyle w:val="CommentReference"/>
        </w:rPr>
        <w:commentReference w:id="3"/>
      </w:r>
    </w:p>
    <w:p w14:paraId="766BA466" w14:textId="77777777" w:rsidR="00B93196" w:rsidRDefault="00390672">
      <w:pPr>
        <w:pStyle w:val="TitlePage"/>
        <w:jc w:val="center"/>
      </w:pPr>
      <w:r>
        <w:tab/>
      </w:r>
    </w:p>
    <w:p w14:paraId="1A8ED7B7" w14:textId="77777777" w:rsidR="00B93196" w:rsidRDefault="00B93196">
      <w:pPr>
        <w:pStyle w:val="TitlePage"/>
        <w:jc w:val="center"/>
      </w:pPr>
    </w:p>
    <w:p w14:paraId="74F6484A" w14:textId="77777777" w:rsidR="00B93196" w:rsidRDefault="00390672">
      <w:pPr>
        <w:pStyle w:val="TitlePage"/>
      </w:pPr>
      <w:r>
        <w:rPr>
          <w:vertAlign w:val="superscript"/>
        </w:rPr>
        <w:t>1</w:t>
      </w:r>
      <w:r>
        <w:t>Department of Ecology and Evolutionary Biology, University of California, Los Angeles 621 Charles E. Young Drive South, Los Angeles, USA</w:t>
      </w:r>
    </w:p>
    <w:p w14:paraId="274043A8" w14:textId="2F929F9B" w:rsidR="00B93196" w:rsidRDefault="00390672">
      <w:pPr>
        <w:pStyle w:val="TitlePage"/>
      </w:pPr>
      <w:r>
        <w:rPr>
          <w:vertAlign w:val="superscript"/>
        </w:rPr>
        <w:t>2</w:t>
      </w:r>
      <w:r w:rsidR="00735D12">
        <w:t xml:space="preserve">Institute of Integrative Biology, </w:t>
      </w:r>
      <w:r>
        <w:t>ETH Zurich, Switzerland</w:t>
      </w:r>
    </w:p>
    <w:p w14:paraId="1C08C367" w14:textId="77777777" w:rsidR="00B93196" w:rsidRDefault="00B93196">
      <w:pPr>
        <w:pStyle w:val="TitlePage"/>
        <w:jc w:val="center"/>
      </w:pPr>
    </w:p>
    <w:p w14:paraId="173CFB2C" w14:textId="77777777" w:rsidR="00B93196" w:rsidRDefault="00B93196">
      <w:pPr>
        <w:pStyle w:val="TitlePage"/>
        <w:jc w:val="center"/>
      </w:pPr>
    </w:p>
    <w:p w14:paraId="197C75AB" w14:textId="77777777" w:rsidR="00B93196" w:rsidRDefault="00B93196">
      <w:pPr>
        <w:pStyle w:val="TitlePage"/>
        <w:jc w:val="center"/>
      </w:pPr>
    </w:p>
    <w:p w14:paraId="56BADAD1" w14:textId="77777777" w:rsidR="00B93196" w:rsidRDefault="00B93196">
      <w:pPr>
        <w:pStyle w:val="TitlePage"/>
        <w:jc w:val="center"/>
      </w:pPr>
    </w:p>
    <w:p w14:paraId="59695885" w14:textId="77777777" w:rsidR="00B93196" w:rsidRDefault="00B93196">
      <w:pPr>
        <w:pStyle w:val="TitlePage"/>
        <w:jc w:val="center"/>
      </w:pPr>
    </w:p>
    <w:p w14:paraId="3975C2EE" w14:textId="77777777" w:rsidR="00B93196" w:rsidRDefault="00B93196">
      <w:pPr>
        <w:pStyle w:val="TitlePage"/>
        <w:jc w:val="center"/>
      </w:pPr>
    </w:p>
    <w:p w14:paraId="75C3EB6A" w14:textId="7C10124C" w:rsidR="00B93196" w:rsidRDefault="00390672">
      <w:pPr>
        <w:pStyle w:val="TitlePage"/>
      </w:pPr>
      <w:r>
        <w:t>Running Title:  Higher Order Interactions</w:t>
      </w:r>
    </w:p>
    <w:p w14:paraId="0F9ADF94" w14:textId="708064D2" w:rsidR="0076057D" w:rsidRDefault="0076057D">
      <w:pPr>
        <w:pStyle w:val="TitlePage"/>
      </w:pPr>
      <w:r>
        <w:t>Main Text Word Count: ~5,500</w:t>
      </w:r>
    </w:p>
    <w:p w14:paraId="351F6574" w14:textId="1DCEE398" w:rsidR="0076057D" w:rsidRDefault="0076057D">
      <w:pPr>
        <w:pStyle w:val="TitlePage"/>
      </w:pPr>
      <w:r>
        <w:t xml:space="preserve">Total </w:t>
      </w:r>
      <w:r w:rsidR="00390672">
        <w:t xml:space="preserve">Word Count: </w:t>
      </w:r>
      <w:r w:rsidR="009462AD">
        <w:rPr>
          <w:noProof/>
        </w:rPr>
        <w:fldChar w:fldCharType="begin"/>
      </w:r>
      <w:r w:rsidR="009462AD">
        <w:rPr>
          <w:noProof/>
        </w:rPr>
        <w:instrText xml:space="preserve"> NUMWORDS  \* MERGEFORMAT </w:instrText>
      </w:r>
      <w:r w:rsidR="009462AD">
        <w:rPr>
          <w:noProof/>
        </w:rPr>
        <w:fldChar w:fldCharType="separate"/>
      </w:r>
      <w:r w:rsidR="005A3275">
        <w:rPr>
          <w:noProof/>
        </w:rPr>
        <w:t>7140</w:t>
      </w:r>
      <w:r w:rsidR="009462AD">
        <w:rPr>
          <w:noProof/>
        </w:rPr>
        <w:fldChar w:fldCharType="end"/>
      </w:r>
      <w:r w:rsidR="005A3275">
        <w:t xml:space="preserve"> (including appendix</w:t>
      </w:r>
      <w:r>
        <w:t xml:space="preserve"> and literature cited</w:t>
      </w:r>
      <w:r w:rsidR="005A3275">
        <w:t>)</w:t>
      </w:r>
    </w:p>
    <w:p w14:paraId="782B423B" w14:textId="70C78E9C" w:rsidR="00B93196" w:rsidRDefault="0076057D">
      <w:pPr>
        <w:pStyle w:val="TitlePage"/>
      </w:pPr>
      <w:r>
        <w:t xml:space="preserve">Total </w:t>
      </w:r>
      <w:r w:rsidR="005A3275">
        <w:t xml:space="preserve">Pages: </w:t>
      </w:r>
      <w:r w:rsidR="009462AD">
        <w:rPr>
          <w:noProof/>
        </w:rPr>
        <w:fldChar w:fldCharType="begin"/>
      </w:r>
      <w:r w:rsidR="009462AD">
        <w:rPr>
          <w:noProof/>
        </w:rPr>
        <w:instrText xml:space="preserve"> NUMPAGES  \* MERGEFORMAT </w:instrText>
      </w:r>
      <w:r w:rsidR="009462AD">
        <w:rPr>
          <w:noProof/>
        </w:rPr>
        <w:fldChar w:fldCharType="separate"/>
      </w:r>
      <w:r w:rsidR="005A3275">
        <w:rPr>
          <w:noProof/>
        </w:rPr>
        <w:t>36</w:t>
      </w:r>
      <w:r w:rsidR="009462AD">
        <w:rPr>
          <w:noProof/>
        </w:rPr>
        <w:fldChar w:fldCharType="end"/>
      </w:r>
      <w:r w:rsidR="005A3275">
        <w:t xml:space="preserve"> (including appendix)</w:t>
      </w:r>
      <w:r w:rsidR="00390672">
        <w:br w:type="page"/>
      </w:r>
    </w:p>
    <w:p w14:paraId="2E98D409" w14:textId="77777777" w:rsidR="00B93196" w:rsidRDefault="00390672">
      <w:pPr>
        <w:pStyle w:val="Heading"/>
      </w:pPr>
      <w:bookmarkStart w:id="4" w:name="abstract"/>
      <w:bookmarkEnd w:id="4"/>
      <w:r>
        <w:lastRenderedPageBreak/>
        <w:t>Abstract</w:t>
      </w:r>
    </w:p>
    <w:p w14:paraId="380B27D3" w14:textId="2D1CCF49" w:rsidR="00B93196" w:rsidRDefault="0030478D">
      <w:pPr>
        <w:spacing w:after="202"/>
        <w:contextualSpacing/>
      </w:pPr>
      <w:r>
        <w:t>A</w:t>
      </w:r>
      <w:r w:rsidR="00390672">
        <w:t xml:space="preserve">lmost every species </w:t>
      </w:r>
      <w:r w:rsidR="00AB49EB">
        <w:t xml:space="preserve">on earth </w:t>
      </w:r>
      <w:r w:rsidR="00390672">
        <w:t xml:space="preserve">interacts with more than one </w:t>
      </w:r>
      <w:r w:rsidR="00163557">
        <w:t>competitor. When</w:t>
      </w:r>
      <w:r w:rsidR="00386CB5">
        <w:t xml:space="preserve"> species </w:t>
      </w:r>
      <w:r w:rsidR="00AB49EB">
        <w:t xml:space="preserve">simultaneously </w:t>
      </w:r>
      <w:r w:rsidR="00386CB5">
        <w:t>interact with two or more competitor</w:t>
      </w:r>
      <w:r w:rsidR="00192A3D">
        <w:t xml:space="preserve"> species</w:t>
      </w:r>
      <w:r w:rsidR="00386CB5">
        <w:t xml:space="preserve">, </w:t>
      </w:r>
      <w:r w:rsidR="00390672">
        <w:t>higher order interactions (HOIs) c</w:t>
      </w:r>
      <w:r w:rsidR="00735D12">
        <w:t>an</w:t>
      </w:r>
      <w:r w:rsidR="00390672">
        <w:t xml:space="preserve"> </w:t>
      </w:r>
      <w:r w:rsidR="00F0623F">
        <w:t xml:space="preserve">emerge and </w:t>
      </w:r>
      <w:r w:rsidR="00390672">
        <w:t xml:space="preserve">invalidate the application of classical theories of species competition. </w:t>
      </w:r>
      <w:r w:rsidR="003C16DF">
        <w:t>I</w:t>
      </w:r>
      <w:r w:rsidR="00192A3D">
        <w:t xml:space="preserve">n order to extend pairwise ecological theory to multi-species communities </w:t>
      </w:r>
      <w:r w:rsidR="00F0623F">
        <w:t xml:space="preserve">it </w:t>
      </w:r>
      <w:r w:rsidR="003C16DF">
        <w:t>is critical to understand how often and by what mechanisms HOIs arise</w:t>
      </w:r>
      <w:r w:rsidR="00390672">
        <w:t xml:space="preserve">. In this paper we </w:t>
      </w:r>
      <w:r w:rsidR="00514E6E">
        <w:t>discuss the</w:t>
      </w:r>
      <w:r w:rsidR="00960940">
        <w:t xml:space="preserve"> difficulties inherent in </w:t>
      </w:r>
      <w:r w:rsidR="00514E6E">
        <w:t xml:space="preserve">defining </w:t>
      </w:r>
      <w:r w:rsidR="00960940">
        <w:t xml:space="preserve">HOIs and </w:t>
      </w:r>
      <w:r w:rsidR="00514E6E">
        <w:t xml:space="preserve">propose a definition for HOIs that </w:t>
      </w:r>
      <w:r w:rsidR="00632DC9">
        <w:t xml:space="preserve">distinguishes them from </w:t>
      </w:r>
      <w:r w:rsidR="00514E6E">
        <w:t>non-linear density dependence</w:t>
      </w:r>
      <w:r w:rsidR="00632DC9">
        <w:t xml:space="preserve"> and emphasizes their consequences for predicting multispecies competition</w:t>
      </w:r>
      <w:r w:rsidR="00514E6E">
        <w:t xml:space="preserve">. We then </w:t>
      </w:r>
      <w:r w:rsidR="00632DC9">
        <w:t>use a simple mechanistic resource competition simulation to</w:t>
      </w:r>
      <w:r w:rsidR="00514E6E">
        <w:t xml:space="preserve"> </w:t>
      </w:r>
      <w:r w:rsidR="00632DC9">
        <w:t xml:space="preserve">illustrate how </w:t>
      </w:r>
      <w:r w:rsidR="00514E6E">
        <w:t xml:space="preserve">HOIs can be detected </w:t>
      </w:r>
      <w:r w:rsidR="00632DC9">
        <w:t xml:space="preserve">using phenomenological models </w:t>
      </w:r>
      <w:r w:rsidR="00514E6E">
        <w:t xml:space="preserve">and discuss the mechanistic basis for HOIs. </w:t>
      </w:r>
      <w:r w:rsidR="00F0623F">
        <w:t xml:space="preserve">In our example, we </w:t>
      </w:r>
      <w:r w:rsidR="00632DC9">
        <w:t>simulate</w:t>
      </w:r>
      <w:r w:rsidR="001E683B">
        <w:t xml:space="preserve"> resource competition between three annual plant species</w:t>
      </w:r>
      <w:r w:rsidR="00B00A38">
        <w:t xml:space="preserve"> </w:t>
      </w:r>
      <w:r w:rsidR="001F3D0E">
        <w:t>differing in the</w:t>
      </w:r>
      <w:r w:rsidR="00632DC9">
        <w:t xml:space="preserve">ir phenology and their </w:t>
      </w:r>
      <w:r w:rsidR="00F0623F">
        <w:t xml:space="preserve">functional </w:t>
      </w:r>
      <w:r w:rsidR="00632DC9">
        <w:t>response to resource depletion</w:t>
      </w:r>
      <w:r w:rsidR="001E683B">
        <w:t xml:space="preserve">. We then fit a phenomenological competition model to </w:t>
      </w:r>
      <w:r w:rsidR="00F0623F">
        <w:t xml:space="preserve">the outcome of </w:t>
      </w:r>
      <w:r w:rsidR="00632DC9">
        <w:t xml:space="preserve">simulated </w:t>
      </w:r>
      <w:r w:rsidR="00F0623F">
        <w:t xml:space="preserve">competition </w:t>
      </w:r>
      <w:r w:rsidR="00632DC9">
        <w:t>and evaluate whether the effects of multispecies competition are equal to the sum of single species effects</w:t>
      </w:r>
      <w:r w:rsidR="00B00A38">
        <w:t xml:space="preserve">.  </w:t>
      </w:r>
      <w:r w:rsidR="00C32A0E">
        <w:t xml:space="preserve">We find that </w:t>
      </w:r>
      <w:r w:rsidR="00632DC9">
        <w:t xml:space="preserve">the strength of </w:t>
      </w:r>
      <w:r w:rsidR="001E683B">
        <w:t>HOIs</w:t>
      </w:r>
      <w:r w:rsidR="00632DC9">
        <w:t xml:space="preserve"> vary with phenology in our </w:t>
      </w:r>
      <w:r w:rsidR="00F0623F">
        <w:t>simulation:</w:t>
      </w:r>
      <w:r w:rsidR="00632DC9">
        <w:t xml:space="preserve"> </w:t>
      </w:r>
      <w:r w:rsidR="00F0623F">
        <w:t>s</w:t>
      </w:r>
      <w:r w:rsidR="00632DC9">
        <w:t>pecies that grow later in the season experience stronger HOIs because the competitive environment they experience is strongly affected by species growing earlier in the season</w:t>
      </w:r>
      <w:r w:rsidR="00C32A0E">
        <w:t xml:space="preserve">. </w:t>
      </w:r>
      <w:r w:rsidR="00390672">
        <w:t xml:space="preserve">We conclude that HOIs </w:t>
      </w:r>
      <w:r w:rsidR="003C16DF">
        <w:t>are</w:t>
      </w:r>
      <w:r w:rsidR="00390672">
        <w:t xml:space="preserve"> likely to arise</w:t>
      </w:r>
      <w:r w:rsidR="001E683B">
        <w:t xml:space="preserve"> </w:t>
      </w:r>
      <w:r w:rsidR="00632DC9">
        <w:t>in systems where resource availability</w:t>
      </w:r>
      <w:r w:rsidR="00192A3D">
        <w:t xml:space="preserve"> </w:t>
      </w:r>
      <w:r w:rsidR="00F0623F">
        <w:t>declines rapidly</w:t>
      </w:r>
      <w:r w:rsidR="00192A3D">
        <w:t xml:space="preserve"> and individual </w:t>
      </w:r>
      <w:r w:rsidR="00F0623F">
        <w:t xml:space="preserve">size </w:t>
      </w:r>
      <w:r w:rsidR="00192A3D">
        <w:t>increases</w:t>
      </w:r>
      <w:r w:rsidR="00F0623F">
        <w:t xml:space="preserve"> rapidly</w:t>
      </w:r>
      <w:r w:rsidR="00632DC9">
        <w:t xml:space="preserve"> over the course of a single</w:t>
      </w:r>
      <w:r w:rsidR="00192A3D">
        <w:t xml:space="preserve"> growing</w:t>
      </w:r>
      <w:r w:rsidR="00632DC9">
        <w:t xml:space="preserve"> season</w:t>
      </w:r>
      <w:r w:rsidR="00390672">
        <w:t>.</w:t>
      </w:r>
    </w:p>
    <w:p w14:paraId="1F03993B" w14:textId="77777777" w:rsidR="00B93196" w:rsidRDefault="00B93196">
      <w:pPr>
        <w:spacing w:after="202"/>
        <w:contextualSpacing/>
      </w:pPr>
    </w:p>
    <w:p w14:paraId="4CB745C8" w14:textId="175B5B94" w:rsidR="0061034E" w:rsidRDefault="00390672" w:rsidP="00973FCF">
      <w:pPr>
        <w:spacing w:after="202"/>
        <w:ind w:firstLine="0"/>
        <w:contextualSpacing/>
        <w:rPr>
          <w:rFonts w:eastAsia="Noto Sans CJK SC Regular" w:cs="FreeSans"/>
          <w:b/>
          <w:szCs w:val="28"/>
        </w:rPr>
      </w:pPr>
      <w:r>
        <w:rPr>
          <w:i/>
          <w:iCs/>
        </w:rPr>
        <w:t>Key words: competition, coexistence theory</w:t>
      </w:r>
      <w:r w:rsidR="00735D12">
        <w:rPr>
          <w:i/>
          <w:iCs/>
        </w:rPr>
        <w:t>, phenology, annual plants</w:t>
      </w:r>
      <w:bookmarkStart w:id="5" w:name="introduction"/>
      <w:bookmarkEnd w:id="5"/>
    </w:p>
    <w:p w14:paraId="2DFCF149" w14:textId="77777777" w:rsidR="00B93196" w:rsidRDefault="00390672">
      <w:pPr>
        <w:pStyle w:val="Heading"/>
      </w:pPr>
      <w:r>
        <w:lastRenderedPageBreak/>
        <w:t>Introduction</w:t>
      </w:r>
    </w:p>
    <w:p w14:paraId="5BC13903" w14:textId="5CE097EA" w:rsidR="00B93196" w:rsidRDefault="00AE5DD5">
      <w:pPr>
        <w:spacing w:after="202"/>
        <w:contextualSpacing/>
      </w:pPr>
      <w:r>
        <w:t xml:space="preserve">Over </w:t>
      </w:r>
      <w:commentRangeStart w:id="6"/>
      <w:del w:id="7" w:author="Nathan Kraft" w:date="2018-11-13T09:06:00Z">
        <w:r w:rsidDel="004643A4">
          <w:delText xml:space="preserve">the course of </w:delText>
        </w:r>
        <w:r w:rsidR="001E65C5" w:rsidDel="004643A4">
          <w:delText>their</w:delText>
        </w:r>
        <w:r w:rsidDel="004643A4">
          <w:delText xml:space="preserve"> lifetime</w:delText>
        </w:r>
      </w:del>
      <w:ins w:id="8" w:author="Nathan Kraft" w:date="2018-11-13T09:06:00Z">
        <w:r w:rsidR="004643A4">
          <w:t>a lifetime</w:t>
        </w:r>
      </w:ins>
      <w:commentRangeEnd w:id="6"/>
      <w:ins w:id="9" w:author="Nathan Kraft" w:date="2018-11-13T09:07:00Z">
        <w:r w:rsidR="004643A4">
          <w:rPr>
            <w:rStyle w:val="CommentReference"/>
          </w:rPr>
          <w:commentReference w:id="6"/>
        </w:r>
      </w:ins>
      <w:r>
        <w:t>, most</w:t>
      </w:r>
      <w:r w:rsidR="00390672">
        <w:t xml:space="preserve"> </w:t>
      </w:r>
      <w:r>
        <w:t xml:space="preserve">organisms </w:t>
      </w:r>
      <w:r w:rsidR="002E3A23">
        <w:t xml:space="preserve">interact </w:t>
      </w:r>
      <w:r w:rsidR="00390672">
        <w:t xml:space="preserve">with a </w:t>
      </w:r>
      <w:r w:rsidR="00024622">
        <w:t>diversity</w:t>
      </w:r>
      <w:r w:rsidR="00390672">
        <w:t xml:space="preserve"> of predators, pathogens and competitors. </w:t>
      </w:r>
      <w:r w:rsidR="00024622">
        <w:t>Despite this</w:t>
      </w:r>
      <w:r w:rsidR="00390672">
        <w:t xml:space="preserve">, most classical models in community ecology summarize species </w:t>
      </w:r>
      <w:commentRangeStart w:id="10"/>
      <w:r w:rsidR="00390672">
        <w:t xml:space="preserve">interactions </w:t>
      </w:r>
      <w:ins w:id="11" w:author="Nathan Kraft" w:date="2018-11-13T09:08:00Z">
        <w:r w:rsidR="004643A4">
          <w:t>in a pairwise fashion</w:t>
        </w:r>
        <w:commentRangeEnd w:id="10"/>
        <w:r w:rsidR="004643A4">
          <w:rPr>
            <w:rStyle w:val="CommentReference"/>
          </w:rPr>
          <w:commentReference w:id="10"/>
        </w:r>
        <w:r w:rsidR="004643A4">
          <w:t xml:space="preserve">, </w:t>
        </w:r>
      </w:ins>
      <w:r w:rsidR="00525B6E">
        <w:t>assuming that the per capita effect of one species on another is independent of the densities of other species in the system</w:t>
      </w:r>
      <w:r w:rsidR="00390672">
        <w:t xml:space="preserve">. </w:t>
      </w:r>
      <w:r w:rsidR="002E3A23">
        <w:t xml:space="preserve">Such models </w:t>
      </w:r>
      <w:r w:rsidR="00390672">
        <w:t xml:space="preserve">have been critical to the development of modern coexistence theory </w:t>
      </w:r>
      <w:r w:rsidR="005A5626">
        <w:fldChar w:fldCharType="begin"/>
      </w:r>
      <w:r w:rsidR="00B92CBD">
        <w:instrText xml:space="preserve"> ADDIN ZOTERO_ITEM CSL_CITATION {"citationID":"iqwizKjh","properties":{"formattedCitation":"(Chesson 2000, Levine et al. 2017)","plainCitation":"(Chesson 2000, Levine et al. 2017)","noteIndex":0},"citationItems":[{"id":2229,"uris":["http://zotero.org/users/688880/items/J9Q4ZXPN"],"uri":["http://zotero.org/users/688880/items/J9Q4ZXPN"],"itemData":{"id":2229,"type":"article-journal","title":"Mechanisms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A5626">
        <w:fldChar w:fldCharType="separate"/>
      </w:r>
      <w:r w:rsidR="00B92CBD">
        <w:rPr>
          <w:noProof/>
        </w:rPr>
        <w:t>(Chesson 2000, Levine et al. 2017)</w:t>
      </w:r>
      <w:r w:rsidR="005A5626">
        <w:fldChar w:fldCharType="end"/>
      </w:r>
      <w:r w:rsidR="004C44FD">
        <w:t>, and imply</w:t>
      </w:r>
      <w:r w:rsidR="00390672">
        <w:t xml:space="preserve"> that the </w:t>
      </w:r>
      <w:r w:rsidR="00B3111A">
        <w:t>dynamics</w:t>
      </w:r>
      <w:r w:rsidR="00390672">
        <w:t xml:space="preserve"> of multi-species species competition can be predicted </w:t>
      </w:r>
      <w:r w:rsidR="002E3A23">
        <w:t>if we have an accurate understanding of the interactions between each pair of species</w:t>
      </w:r>
      <w:r w:rsidR="005A5626">
        <w:t xml:space="preserve">. </w:t>
      </w:r>
      <w:r w:rsidR="00024622">
        <w:t>T</w:t>
      </w:r>
      <w:r w:rsidR="005A5626">
        <w:t xml:space="preserve">his </w:t>
      </w:r>
      <w:r w:rsidR="00586936">
        <w:t xml:space="preserve">concept </w:t>
      </w:r>
      <w:r w:rsidR="00390672">
        <w:t xml:space="preserve">is </w:t>
      </w:r>
      <w:r w:rsidR="00033A04">
        <w:t xml:space="preserve">also </w:t>
      </w:r>
      <w:r w:rsidR="00586936">
        <w:t>central</w:t>
      </w:r>
      <w:r w:rsidR="00390672">
        <w:t xml:space="preserve"> </w:t>
      </w:r>
      <w:r w:rsidR="005A5626">
        <w:t>to recent efforts to</w:t>
      </w:r>
      <w:r w:rsidR="00390672">
        <w:t xml:space="preserve"> </w:t>
      </w:r>
      <w:r w:rsidR="00C60F12">
        <w:t>relate</w:t>
      </w:r>
      <w:r w:rsidR="00390672">
        <w:t xml:space="preserve"> species’ </w:t>
      </w:r>
      <w:r w:rsidR="00033A04">
        <w:t xml:space="preserve">and community </w:t>
      </w:r>
      <w:r w:rsidR="00024622">
        <w:t xml:space="preserve">functional </w:t>
      </w:r>
      <w:r w:rsidR="00390672">
        <w:t xml:space="preserve">traits to </w:t>
      </w:r>
      <w:r w:rsidR="00C60F12">
        <w:t>the outcome of their competitive dynamic</w:t>
      </w:r>
      <w:r w:rsidR="00033A04">
        <w:t>s</w:t>
      </w:r>
      <w:r w:rsidR="005A5626">
        <w:t xml:space="preserve"> </w:t>
      </w:r>
      <w:r w:rsidR="005A5626">
        <w:fldChar w:fldCharType="begin"/>
      </w:r>
      <w:r w:rsidR="00033A04">
        <w:instrText xml:space="preserve"> ADDIN ZOTERO_ITEM CSL_CITATION {"citationID":"Sc6yH1mj","properties":{"formattedCitation":"(Kraft et al. 2015)","plainCitation":"(Kraft et al. 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M"}],"issued":{"date-parts":[["2015",1]]}}}],"schema":"https://github.com/citation-style-language/schema/raw/master/csl-citation.json"} </w:instrText>
      </w:r>
      <w:r w:rsidR="005A5626">
        <w:fldChar w:fldCharType="separate"/>
      </w:r>
      <w:r w:rsidR="00033A04">
        <w:rPr>
          <w:noProof/>
        </w:rPr>
        <w:t>(Kraft et al. 2015)</w:t>
      </w:r>
      <w:r w:rsidR="005A5626">
        <w:fldChar w:fldCharType="end"/>
      </w:r>
      <w:r w:rsidR="00390672">
        <w:t>.</w:t>
      </w:r>
    </w:p>
    <w:p w14:paraId="2A041BF3" w14:textId="40F7276D" w:rsidR="00BD75EE" w:rsidRDefault="00390672">
      <w:pPr>
        <w:spacing w:after="202"/>
        <w:contextualSpacing/>
      </w:pPr>
      <w:r>
        <w:t xml:space="preserve">The </w:t>
      </w:r>
      <w:r w:rsidR="00024622">
        <w:t>potential for</w:t>
      </w:r>
      <w:r>
        <w:t xml:space="preserve"> higher order interactions (HOIs) between species challenge</w:t>
      </w:r>
      <w:commentRangeStart w:id="12"/>
      <w:r>
        <w:t>s th</w:t>
      </w:r>
      <w:ins w:id="13" w:author="Nathan Kraft" w:date="2018-11-13T09:09:00Z">
        <w:r w:rsidR="004643A4">
          <w:t>is</w:t>
        </w:r>
      </w:ins>
      <w:del w:id="14" w:author="Nathan Kraft" w:date="2018-11-13T09:09:00Z">
        <w:r w:rsidDel="004643A4">
          <w:delText>e</w:delText>
        </w:r>
      </w:del>
      <w:r>
        <w:t xml:space="preserve"> core assumption </w:t>
      </w:r>
      <w:commentRangeEnd w:id="12"/>
      <w:r w:rsidR="004643A4">
        <w:rPr>
          <w:rStyle w:val="CommentReference"/>
        </w:rPr>
        <w:commentReference w:id="12"/>
      </w:r>
      <w:del w:id="15" w:author="Nathan Kraft" w:date="2018-11-13T09:09:00Z">
        <w:r w:rsidDel="004643A4">
          <w:delText xml:space="preserve">of many </w:delText>
        </w:r>
        <w:r w:rsidR="00586936" w:rsidDel="004643A4">
          <w:delText>foundational</w:delText>
        </w:r>
        <w:r w:rsidDel="004643A4">
          <w:delText xml:space="preserve"> models in ecology</w:delText>
        </w:r>
        <w:r w:rsidR="005A5626" w:rsidDel="004643A4">
          <w:delText xml:space="preserve"> </w:delText>
        </w:r>
      </w:del>
      <w:r w:rsidR="005A5626">
        <w:fldChar w:fldCharType="begin"/>
      </w:r>
      <w:r w:rsidR="00596808">
        <w:instrText xml:space="preserve"> ADDIN ZOTERO_ITEM CSL_CITATION {"citationID":"uDxJkzJf","properties":{"formattedCitation":"(Neill 1974, Mayfield and Stouffer 2017, Levine et al. 2017, Grilli et al. 2017)","plainCitation":"(Neill 1974, Mayfield and Stouffer 2017, Levine et al. 2017, Grilli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5A5626">
        <w:fldChar w:fldCharType="separate"/>
      </w:r>
      <w:r w:rsidR="00596808">
        <w:rPr>
          <w:noProof/>
        </w:rPr>
        <w:t>(Neill 1974, Mayfield and Stouffer 2017, Levine et al. 2017, Grilli et al. 2017)</w:t>
      </w:r>
      <w:r w:rsidR="005A5626">
        <w:fldChar w:fldCharType="end"/>
      </w:r>
      <w:r>
        <w:t xml:space="preserve">. </w:t>
      </w:r>
      <w:r w:rsidR="00852C69">
        <w:t>The conceptual</w:t>
      </w:r>
      <w:r w:rsidR="003431F6">
        <w:t xml:space="preserve"> </w:t>
      </w:r>
      <w:r w:rsidR="00852C69">
        <w:t xml:space="preserve">importance of HOIs is </w:t>
      </w:r>
      <w:r w:rsidR="003431F6">
        <w:t>clear: if HOIs are prevalent</w:t>
      </w:r>
      <w:ins w:id="16" w:author="Nathan Kraft" w:date="2018-11-13T09:11:00Z">
        <w:r w:rsidR="00DF5BA1">
          <w:t>,</w:t>
        </w:r>
      </w:ins>
      <w:r w:rsidR="003431F6">
        <w:t xml:space="preserve"> </w:t>
      </w:r>
      <w:r w:rsidR="009E7519">
        <w:t xml:space="preserve">even a perfect </w:t>
      </w:r>
      <w:r w:rsidR="00C8696F">
        <w:t xml:space="preserve">understanding of competition between pairs of species </w:t>
      </w:r>
      <w:r w:rsidR="00852C69">
        <w:t xml:space="preserve">may not be </w:t>
      </w:r>
      <w:r w:rsidR="003017BD">
        <w:t xml:space="preserve">sufficient to </w:t>
      </w:r>
      <w:r w:rsidR="007F2B64">
        <w:t xml:space="preserve">describe </w:t>
      </w:r>
      <w:r w:rsidR="003431F6">
        <w:t xml:space="preserve">the dynamics of </w:t>
      </w:r>
      <w:ins w:id="17" w:author="Nathan Kraft" w:date="2018-11-13T09:11:00Z">
        <w:r w:rsidR="00DF5BA1">
          <w:t xml:space="preserve">multispecies </w:t>
        </w:r>
      </w:ins>
      <w:r w:rsidR="003431F6">
        <w:t xml:space="preserve">communities </w:t>
      </w:r>
      <w:del w:id="18" w:author="Nathan Kraft" w:date="2018-11-13T09:12:00Z">
        <w:r w:rsidR="003431F6" w:rsidDel="00DF5BA1">
          <w:delText>with</w:delText>
        </w:r>
        <w:r w:rsidR="006D5FDA" w:rsidDel="00DF5BA1">
          <w:delText xml:space="preserve"> more than two species </w:delText>
        </w:r>
      </w:del>
      <w:r w:rsidR="005A5626">
        <w:fldChar w:fldCharType="begin"/>
      </w:r>
      <w:r w:rsidR="00033A04">
        <w:instrText xml:space="preserve"> ADDIN ZOTERO_ITEM CSL_CITATION {"citationID":"B20oMIhQ","properties":{"formattedCitation":"(Neill 1974, Billick and Case 1994, Levine et al. 2017)","plainCitation":"(Neill 1974, Billick and Case 1994, Levine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processes.","DOI":"10.2307/1939614","ISSN":"0012-9658","shortTitle":"Higher Order Interactions in Ecological Communities","journalAbbreviation":"Ecology","author":[{"family":"Billick","given":"Ian"},{"family":"Case","given":"Ted J."}],"issued":{"date-parts":[["1994"]]}}},{"id":7343,"uris":["http://zotero.org/users/688880/items/JNQ4ERLS"],"uri":["http://zotero.org/users/688880/items/JNQ4ERLS"],"itemData":{"id":7343,"type":"article-journal","title":"Beyond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A5626">
        <w:fldChar w:fldCharType="separate"/>
      </w:r>
      <w:r w:rsidR="00033A04">
        <w:rPr>
          <w:noProof/>
        </w:rPr>
        <w:t>(Neill 1974, Billick and Case 1994, Levine et al. 2017)</w:t>
      </w:r>
      <w:r w:rsidR="005A5626">
        <w:fldChar w:fldCharType="end"/>
      </w:r>
      <w:r w:rsidR="005A5626">
        <w:t xml:space="preserve">. </w:t>
      </w:r>
      <w:r w:rsidR="004B7E48">
        <w:t>T</w:t>
      </w:r>
      <w:r w:rsidR="00EC01A1">
        <w:t xml:space="preserve">he presence of HOIs </w:t>
      </w:r>
      <w:ins w:id="19" w:author="Nathan Kraft" w:date="2018-11-13T09:12:00Z">
        <w:r w:rsidR="00DF5BA1">
          <w:t xml:space="preserve">also </w:t>
        </w:r>
      </w:ins>
      <w:r w:rsidR="00EC01A1">
        <w:t xml:space="preserve">challenges classical definitions of </w:t>
      </w:r>
      <w:ins w:id="20" w:author="Nathan Kraft" w:date="2018-11-13T09:12:00Z">
        <w:r w:rsidR="00DF5BA1">
          <w:t xml:space="preserve">species </w:t>
        </w:r>
      </w:ins>
      <w:r w:rsidR="00EC01A1">
        <w:t xml:space="preserve">coexistence and </w:t>
      </w:r>
      <w:r w:rsidR="009E7519">
        <w:t xml:space="preserve">the </w:t>
      </w:r>
      <w:r w:rsidR="00EC01A1">
        <w:t xml:space="preserve">niche that rest on </w:t>
      </w:r>
      <w:r w:rsidR="009E7519">
        <w:t xml:space="preserve">the assumption that </w:t>
      </w:r>
      <w:r w:rsidR="00EC01A1">
        <w:t>intraspecific</w:t>
      </w:r>
      <w:r w:rsidR="009E7519">
        <w:t xml:space="preserve"> and</w:t>
      </w:r>
      <w:r w:rsidR="00EC01A1">
        <w:t xml:space="preserve"> interspecific </w:t>
      </w:r>
      <w:r w:rsidR="009E7519">
        <w:t xml:space="preserve">interactions are </w:t>
      </w:r>
      <w:ins w:id="21" w:author="Nathan Kraft" w:date="2018-11-13T09:12:00Z">
        <w:r w:rsidR="00DF5BA1">
          <w:t xml:space="preserve">of a </w:t>
        </w:r>
      </w:ins>
      <w:r w:rsidR="009E7519">
        <w:t xml:space="preserve">fixed strength </w:t>
      </w:r>
      <w:r w:rsidR="00EC01A1">
        <w:fldChar w:fldCharType="begin"/>
      </w:r>
      <w:r w:rsidR="003431F6">
        <w:instrText xml:space="preserve"> ADDIN ZOTERO_ITEM CSL_CITATION {"citationID":"8SheFI8J","properties":{"formattedCitation":"(Levine et al. 2017)","plainCitation":"(Levine et al. 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EC01A1">
        <w:fldChar w:fldCharType="separate"/>
      </w:r>
      <w:r w:rsidR="003431F6">
        <w:rPr>
          <w:noProof/>
        </w:rPr>
        <w:t>(Levine et al. 2017)</w:t>
      </w:r>
      <w:r w:rsidR="00EC01A1">
        <w:fldChar w:fldCharType="end"/>
      </w:r>
      <w:r w:rsidR="00EC01A1">
        <w:t xml:space="preserve">. </w:t>
      </w:r>
      <w:r w:rsidR="007E6387">
        <w:t>In the extreme,</w:t>
      </w:r>
      <w:r>
        <w:t xml:space="preserve"> HOIs </w:t>
      </w:r>
      <w:r w:rsidR="00366918">
        <w:t xml:space="preserve">may </w:t>
      </w:r>
      <w:r w:rsidR="00D72D86">
        <w:t>permit</w:t>
      </w:r>
      <w:r>
        <w:t xml:space="preserve"> coexistence in </w:t>
      </w:r>
      <w:r w:rsidR="00E75F7D">
        <w:t>communities of three or more species</w:t>
      </w:r>
      <w:r w:rsidR="005561EF">
        <w:t xml:space="preserve"> that are unable to coexist as species pairs </w:t>
      </w:r>
      <w:r w:rsidR="00EC66DE">
        <w:fldChar w:fldCharType="begin"/>
      </w:r>
      <w:r w:rsidR="00596808">
        <w:instrText xml:space="preserve"> ADDIN ZOTERO_ITEM CSL_CITATION {"citationID":"Z5kiMrwm","properties":{"formattedCitation":"(Grilli et al. 2017)","plainCitation":"(Grilli et al. 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EC66DE">
        <w:fldChar w:fldCharType="separate"/>
      </w:r>
      <w:r w:rsidR="00596808">
        <w:rPr>
          <w:noProof/>
        </w:rPr>
        <w:t>(Grilli et al. 2017)</w:t>
      </w:r>
      <w:r w:rsidR="00EC66DE">
        <w:fldChar w:fldCharType="end"/>
      </w:r>
      <w:r>
        <w:t xml:space="preserve">. </w:t>
      </w:r>
    </w:p>
    <w:p w14:paraId="0AACBB3E" w14:textId="5555A96C" w:rsidR="006A1B59" w:rsidRDefault="00616BAF" w:rsidP="003431F6">
      <w:pPr>
        <w:spacing w:after="202"/>
        <w:contextualSpacing/>
      </w:pPr>
      <w:r>
        <w:lastRenderedPageBreak/>
        <w:t xml:space="preserve">Although </w:t>
      </w:r>
      <w:r w:rsidR="00960940">
        <w:t xml:space="preserve">there has been a revival in ecologists’ interest in the implications of HOIs for </w:t>
      </w:r>
      <w:del w:id="22" w:author="Nathan Kraft" w:date="2018-11-13T09:12:00Z">
        <w:r w:rsidR="00960940" w:rsidDel="00DF5BA1">
          <w:delText xml:space="preserve">community </w:delText>
        </w:r>
      </w:del>
      <w:r w:rsidR="00960940">
        <w:t>coexistence</w:t>
      </w:r>
      <w:ins w:id="23" w:author="Nathan Kraft" w:date="2018-11-13T09:12:00Z">
        <w:r w:rsidR="00DF5BA1">
          <w:t xml:space="preserve"> in communities,</w:t>
        </w:r>
      </w:ins>
      <w:r w:rsidR="00FE0701">
        <w:t xml:space="preserve"> </w:t>
      </w:r>
      <w:r w:rsidR="005561EF">
        <w:t xml:space="preserve">the field still lacks </w:t>
      </w:r>
      <w:r w:rsidR="00E75F7D">
        <w:t xml:space="preserve">a </w:t>
      </w:r>
      <w:del w:id="24" w:author="Nathan Kraft" w:date="2018-11-13T09:13:00Z">
        <w:r w:rsidR="00960940" w:rsidDel="00DF5BA1">
          <w:delText>consensus</w:delText>
        </w:r>
        <w:r w:rsidR="00E75F7D" w:rsidDel="00DF5BA1">
          <w:delText xml:space="preserve"> </w:delText>
        </w:r>
      </w:del>
      <w:ins w:id="25" w:author="Nathan Kraft" w:date="2018-11-13T09:13:00Z">
        <w:r w:rsidR="00DF5BA1">
          <w:t xml:space="preserve">common </w:t>
        </w:r>
      </w:ins>
      <w:r w:rsidR="00E75F7D">
        <w:t xml:space="preserve">definition </w:t>
      </w:r>
      <w:r w:rsidR="005561EF">
        <w:t>of</w:t>
      </w:r>
      <w:r w:rsidR="00E75F7D">
        <w:t xml:space="preserve"> HOIs</w:t>
      </w:r>
      <w:r w:rsidR="005561EF">
        <w:t xml:space="preserve"> and</w:t>
      </w:r>
      <w:r w:rsidR="00E75F7D">
        <w:t xml:space="preserve"> robust methods</w:t>
      </w:r>
      <w:r w:rsidR="005561EF">
        <w:t xml:space="preserve"> to detect them</w:t>
      </w:r>
      <w:r w:rsidR="00960940">
        <w:t xml:space="preserve"> in empirical data</w:t>
      </w:r>
      <w:r w:rsidR="00E75F7D">
        <w:t xml:space="preserve">. </w:t>
      </w:r>
      <w:r w:rsidR="00960940">
        <w:t xml:space="preserve">The difficulty in defining HOIs was apparent early on </w:t>
      </w:r>
      <w:r w:rsidR="006D02EA">
        <w:fldChar w:fldCharType="begin"/>
      </w:r>
      <w:r w:rsidR="00596808">
        <w:instrText xml:space="preserve"> ADDIN ZOTERO_ITEM CSL_CITATION {"citationID":"AsicaT1g","properties":{"formattedCitation":"(Vandermeer 1969, Neill 1974, Case and Bender 1981, Pomerantz 1981)","plainCitation":"(Vandermeer 1969, Neill 1974, Case and Bender 1981, Pomerantz 1981)","noteIndex":0},"citationItems":[{"id":7573,"uris":["http://zotero.org/users/688880/items/MDKZWCM7"],"uri":["http://zotero.org/users/688880/items/MDKZWCM7"],"itemData":{"id":7573,"type":"article-journal","title":"The Competitive Structure of Communities: An Experimental Approach with Protozoa","container-title":"Ecology","page":"362-371","volume":"50","issue":"3","source":"Crossref","DOI":"10.2307/1933884","ISSN":"00129658","shortTitle":"The Competitive Structure of Communities","language":"en","author":[{"family":"Vandermeer","given":"John H."}],"issued":{"date-parts":[["1969",5]]}}},{"id":7500,"uris":["http://zotero.org/users/688880/items/XWBA33IH"],"uri":["http://zotero.org/users/688880/items/XWBA33IH"],"itemData":{"id":7500,"type":"article-journal","title":"The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E."}],"issued":{"date-parts":[["1974"]]}}},{"id":7341,"uris":["http://zotero.org/users/688880/items/JC36J9Q5"],"uri":["http://zotero.org/users/688880/items/JC36J9Q5"],"itemData":{"id":7341,"type":"article-journal","title":"Testing for Higher Order Interactions","container-title":"The American Naturalist","page":"920-929","volume":"118","issue":"6","source":"JSTOR","ISSN":"0003-0147","author":[{"family":"Case","given":"Ted J."},{"family":"Bender","given":"Edward A."}],"issued":{"date-parts":[["1981"]]}}},{"id":"MBZ7xGBu/vYHXCpeX","uris":["http://zotero.org/users/688880/items/35Y5IZIL"],"uri":["http://zotero.org/users/688880/items/35Y5IZIL"],"itemData":{"id":7497,"type":"article-journal","title":"Do \"Higher Order Interactions\" in Competition Systems Really Exist?","container-title":"The American Naturalist","page":"583-591","volume":"117","issue":"4","source":"journals.uchicago.edu (Atypon)","DOI":"10.1086/283743","ISSN":"0003-0147","journalAbbreviation":"The American Naturalist","author":[{"family":"Pomerantz","given":"Mark J."}],"issued":{"date-parts":[["1981",4,1]]}}}],"schema":"https://github.com/citation-style-language/schema/raw/master/csl-citation.json"} </w:instrText>
      </w:r>
      <w:r w:rsidR="006D02EA">
        <w:fldChar w:fldCharType="separate"/>
      </w:r>
      <w:r w:rsidR="006D02EA">
        <w:rPr>
          <w:noProof/>
        </w:rPr>
        <w:t>(Vandermeer 1969, Neill 1974, Case and Bender 1981, Pomerantz 1981)</w:t>
      </w:r>
      <w:r w:rsidR="006D02EA">
        <w:fldChar w:fldCharType="end"/>
      </w:r>
      <w:r w:rsidR="006D02EA">
        <w:t xml:space="preserve">. </w:t>
      </w:r>
      <w:r w:rsidR="007A2BB7">
        <w:t xml:space="preserve"> Early </w:t>
      </w:r>
      <w:r w:rsidR="004F1562">
        <w:t xml:space="preserve">discussions defined an HOI only within the context of a standard Lotka-Volterra competition model </w:t>
      </w:r>
      <w:r w:rsidR="00DC47EC">
        <w:fldChar w:fldCharType="begin"/>
      </w:r>
      <w:r w:rsidR="00DA1F0D">
        <w:instrText xml:space="preserve"> ADDIN ZOTERO_ITEM CSL_CITATION {"citationID":"bQvG6UdF","properties":{"formattedCitation":"(Vandermeer 1969)","plainCitation":"(Vandermeer 1969)","noteIndex":0},"citationItems":[{"id":7573,"uris":["http://zotero.org/users/688880/items/MDKZWCM7"],"uri":["http://zotero.org/users/688880/items/MDKZWCM7"],"itemData":{"id":7573,"type":"article-journal","title":"The Competitive Structure of Communities: An Experimental Approach with Protozoa","container-title":"Ecology","page":"362-371","volume":"50","issue":"3","source":"Crossref","DOI":"10.2307/1933884","ISSN":"00129658","shortTitle":"The Competitive Structure of Communities","language":"en","author":[{"family":"Vandermeer","given":"John H."}],"issued":{"date-parts":[["1969",5]]}}}],"schema":"https://github.com/citation-style-language/schema/raw/master/csl-citation.json"} </w:instrText>
      </w:r>
      <w:r w:rsidR="00DC47EC">
        <w:fldChar w:fldCharType="separate"/>
      </w:r>
      <w:r w:rsidR="00DA1F0D">
        <w:rPr>
          <w:noProof/>
        </w:rPr>
        <w:t>(Vandermeer 1969)</w:t>
      </w:r>
      <w:r w:rsidR="00DC47EC">
        <w:fldChar w:fldCharType="end"/>
      </w:r>
      <w:r w:rsidR="007A2BB7">
        <w:t xml:space="preserve">. </w:t>
      </w:r>
      <w:r w:rsidR="006D02EA">
        <w:t xml:space="preserve"> </w:t>
      </w:r>
      <w:r w:rsidR="004B7D03">
        <w:t xml:space="preserve">Billick and Case </w:t>
      </w:r>
      <w:r w:rsidR="004B7D03">
        <w:fldChar w:fldCharType="begin"/>
      </w:r>
      <w:r w:rsidR="004B7D03">
        <w:instrText xml:space="preserve"> ADDIN ZOTERO_ITEM CSL_CITATION {"citationID":"NEgTQrGT","properties":{"formattedCitation":"(1994)","plainCitation":"(1994)","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processes.","DOI":"10.2307/1939614","ISSN":"0012-9658","shortTitle":"Higher Order Interactions in Ecological Communities","journalAbbreviation":"Ecology","author":[{"family":"Billick","given":"Ian"},{"family":"Case","given":"Ted J."}],"issued":{"date-parts":[["1994"]]}},"suppress-author":true}],"schema":"https://github.com/citation-style-language/schema/raw/master/csl-citation.json"} </w:instrText>
      </w:r>
      <w:r w:rsidR="004B7D03">
        <w:fldChar w:fldCharType="separate"/>
      </w:r>
      <w:r w:rsidR="004B7D03">
        <w:rPr>
          <w:noProof/>
        </w:rPr>
        <w:t>(1994)</w:t>
      </w:r>
      <w:r w:rsidR="004B7D03">
        <w:fldChar w:fldCharType="end"/>
      </w:r>
      <w:r w:rsidR="004B7D03">
        <w:t xml:space="preserve"> attempted to defin</w:t>
      </w:r>
      <w:r w:rsidR="004F1562">
        <w:t>e</w:t>
      </w:r>
      <w:r w:rsidR="004B7D03">
        <w:t xml:space="preserve"> HOIs </w:t>
      </w:r>
      <w:r w:rsidR="004F1562">
        <w:t xml:space="preserve">more generally </w:t>
      </w:r>
      <w:r w:rsidR="004B7D03">
        <w:t>as the presence of</w:t>
      </w:r>
      <w:r w:rsidR="00DA1F0D">
        <w:t xml:space="preserve"> non-additive effects </w:t>
      </w:r>
      <w:r w:rsidR="00852C69">
        <w:t>between species</w:t>
      </w:r>
      <w:r w:rsidR="004B7E48">
        <w:t>,</w:t>
      </w:r>
      <w:r w:rsidR="00852C69">
        <w:t xml:space="preserve"> </w:t>
      </w:r>
      <w:r w:rsidR="00593B78">
        <w:t>but</w:t>
      </w:r>
      <w:r w:rsidR="00852C69">
        <w:t xml:space="preserve"> this</w:t>
      </w:r>
      <w:r w:rsidR="00593B78">
        <w:t xml:space="preserve"> definition</w:t>
      </w:r>
      <w:r w:rsidR="00852C69">
        <w:t xml:space="preserve"> </w:t>
      </w:r>
      <w:r w:rsidR="004F1562">
        <w:t xml:space="preserve">was itself </w:t>
      </w:r>
      <w:ins w:id="26" w:author="Nathan Kraft" w:date="2018-11-13T09:24:00Z">
        <w:r w:rsidR="003566DC">
          <w:t xml:space="preserve">viewed as </w:t>
        </w:r>
      </w:ins>
      <w:r w:rsidR="004F1562">
        <w:t>problematic</w:t>
      </w:r>
      <w:r w:rsidR="004B7E48">
        <w:t xml:space="preserve"> </w:t>
      </w:r>
      <w:r w:rsidR="00593B78">
        <w:fldChar w:fldCharType="begin"/>
      </w:r>
      <w:r w:rsidR="003431F6">
        <w:instrText xml:space="preserve"> ADDIN ZOTERO_ITEM CSL_CITATION {"citationID":"Ht4WYEcT","properties":{"formattedCitation":"(Adler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593B78">
        <w:fldChar w:fldCharType="separate"/>
      </w:r>
      <w:r w:rsidR="003431F6">
        <w:t>(Adler and Morris 1994)</w:t>
      </w:r>
      <w:r w:rsidR="00593B78">
        <w:fldChar w:fldCharType="end"/>
      </w:r>
      <w:ins w:id="27" w:author="Nathan Kraft" w:date="2018-11-13T09:24:00Z">
        <w:r w:rsidR="003566DC">
          <w:t xml:space="preserve"> </w:t>
        </w:r>
        <w:commentRangeStart w:id="28"/>
        <w:r w:rsidR="003566DC">
          <w:t xml:space="preserve">because of ______ </w:t>
        </w:r>
        <w:commentRangeEnd w:id="28"/>
        <w:r w:rsidR="003566DC">
          <w:rPr>
            <w:rStyle w:val="CommentReference"/>
          </w:rPr>
          <w:commentReference w:id="28"/>
        </w:r>
      </w:ins>
      <w:r w:rsidR="00DA1F0D">
        <w:t xml:space="preserve">.  A recent paper by Mayfield and Stouffer </w:t>
      </w:r>
      <w:r w:rsidR="00DA1F0D">
        <w:fldChar w:fldCharType="begin"/>
      </w:r>
      <w:r w:rsidR="00DA1F0D">
        <w:instrText xml:space="preserve"> ADDIN ZOTERO_ITEM CSL_CITATION {"citationID":"aXScVAcV","properties":{"formattedCitation":"(2017)","plainCitation":"(2017)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B."}],"issued":{"date-parts":[["2017",2,17]]}},"suppress-author":true}],"schema":"https://github.com/citation-style-language/schema/raw/master/csl-citation.json"} </w:instrText>
      </w:r>
      <w:r w:rsidR="00DA1F0D">
        <w:fldChar w:fldCharType="separate"/>
      </w:r>
      <w:r w:rsidR="00DA1F0D">
        <w:rPr>
          <w:noProof/>
        </w:rPr>
        <w:t>(2017)</w:t>
      </w:r>
      <w:r w:rsidR="00DA1F0D">
        <w:fldChar w:fldCharType="end"/>
      </w:r>
      <w:r w:rsidR="00DA1F0D">
        <w:t xml:space="preserve"> </w:t>
      </w:r>
      <w:r w:rsidR="004B7E48">
        <w:t xml:space="preserve">included </w:t>
      </w:r>
      <w:r w:rsidR="00DA1F0D">
        <w:t xml:space="preserve">non-linear intra- </w:t>
      </w:r>
      <w:r w:rsidR="003431F6">
        <w:t>and</w:t>
      </w:r>
      <w:r w:rsidR="00DA1F0D">
        <w:t xml:space="preserve"> inter</w:t>
      </w:r>
      <w:r w:rsidR="003431F6">
        <w:t>-</w:t>
      </w:r>
      <w:r w:rsidR="00DA1F0D">
        <w:t xml:space="preserve">specific interaction terms in their definition of HOI, </w:t>
      </w:r>
      <w:r w:rsidR="00852C69">
        <w:t xml:space="preserve">which deviates from the </w:t>
      </w:r>
      <w:r w:rsidR="004B7E48">
        <w:t xml:space="preserve">original </w:t>
      </w:r>
      <w:r w:rsidR="004F1562">
        <w:t>emphasis on interactions between more than two species</w:t>
      </w:r>
      <w:r w:rsidR="00DA1F0D">
        <w:t xml:space="preserve">. </w:t>
      </w:r>
      <w:r w:rsidR="00593B78">
        <w:t xml:space="preserve"> In another recent paper, Grilli et al. </w:t>
      </w:r>
      <w:r w:rsidR="004B7D03">
        <w:fldChar w:fldCharType="begin"/>
      </w:r>
      <w:r w:rsidR="00596808">
        <w:instrText xml:space="preserve"> ADDIN ZOTERO_ITEM CSL_CITATION {"citationID":"HerHuAyU","properties":{"formattedCitation":"(2017)","plainCitation":"(2017)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J."},{"family":"Allesina","given":"Stefano"}],"issued":{"date-parts":[["2017",8]]}},"suppress-author":true}],"schema":"https://github.com/citation-style-language/schema/raw/master/csl-citation.json"} </w:instrText>
      </w:r>
      <w:r w:rsidR="004B7D03">
        <w:fldChar w:fldCharType="separate"/>
      </w:r>
      <w:r w:rsidR="00596808">
        <w:rPr>
          <w:noProof/>
        </w:rPr>
        <w:t>(2017)</w:t>
      </w:r>
      <w:r w:rsidR="004B7D03">
        <w:fldChar w:fldCharType="end"/>
      </w:r>
      <w:r w:rsidR="004B7D03">
        <w:t xml:space="preserve"> </w:t>
      </w:r>
      <w:r w:rsidR="00852C69">
        <w:t xml:space="preserve">demonstrate the implications </w:t>
      </w:r>
      <w:r w:rsidR="004B7D03">
        <w:t>HOI</w:t>
      </w:r>
      <w:r w:rsidR="00852C69">
        <w:t>s could have</w:t>
      </w:r>
      <w:r w:rsidR="004B7D03">
        <w:t xml:space="preserve"> for </w:t>
      </w:r>
      <w:r w:rsidR="00852C69">
        <w:t>multispecies</w:t>
      </w:r>
      <w:r w:rsidR="004B7D03">
        <w:t xml:space="preserve"> coexistence, but their example </w:t>
      </w:r>
      <w:r w:rsidR="00550788">
        <w:t>of HOIs are</w:t>
      </w:r>
      <w:ins w:id="29" w:author="Nathan Kraft" w:date="2018-11-13T09:34:00Z">
        <w:r w:rsidR="003566DC">
          <w:t>,</w:t>
        </w:r>
      </w:ins>
      <w:r w:rsidR="00550788">
        <w:t xml:space="preserve"> strictly speaking</w:t>
      </w:r>
      <w:ins w:id="30" w:author="Nathan Kraft" w:date="2018-11-13T09:35:00Z">
        <w:r w:rsidR="003566DC">
          <w:t>,</w:t>
        </w:r>
      </w:ins>
      <w:r w:rsidR="00550788">
        <w:t xml:space="preserve"> not interaction modifications</w:t>
      </w:r>
      <w:del w:id="31" w:author="Nathan Kraft" w:date="2018-11-13T09:35:00Z">
        <w:r w:rsidR="00550788" w:rsidDel="003566DC">
          <w:delText xml:space="preserve"> at all</w:delText>
        </w:r>
      </w:del>
      <w:ins w:id="32" w:author="Nathan Kraft" w:date="2018-11-13T09:35:00Z">
        <w:r w:rsidR="003566DC">
          <w:t xml:space="preserve">, and more </w:t>
        </w:r>
      </w:ins>
      <w:del w:id="33" w:author="Nathan Kraft" w:date="2018-11-13T09:35:00Z">
        <w:r w:rsidR="00550788" w:rsidDel="003566DC">
          <w:delText xml:space="preserve">, </w:delText>
        </w:r>
        <w:r w:rsidR="00033A04" w:rsidDel="003566DC">
          <w:delText xml:space="preserve">and fit more </w:delText>
        </w:r>
      </w:del>
      <w:r w:rsidR="00033A04">
        <w:t xml:space="preserve">accurately </w:t>
      </w:r>
      <w:ins w:id="34" w:author="Nathan Kraft" w:date="2018-11-13T09:35:00Z">
        <w:r w:rsidR="003566DC">
          <w:t xml:space="preserve">fit </w:t>
        </w:r>
      </w:ins>
      <w:r w:rsidR="00033A04">
        <w:t xml:space="preserve">within the definition of </w:t>
      </w:r>
      <w:r w:rsidR="004B7D03">
        <w:t xml:space="preserve">indirect </w:t>
      </w:r>
      <w:r w:rsidR="00846BFF">
        <w:t>interaction chains</w:t>
      </w:r>
      <w:r w:rsidR="004B7D03">
        <w:t xml:space="preserve"> </w:t>
      </w:r>
      <w:r w:rsidR="004B7D03">
        <w:fldChar w:fldCharType="begin"/>
      </w:r>
      <w:r w:rsidR="004B7D03">
        <w:instrText xml:space="preserve"> ADDIN ZOTERO_ITEM CSL_CITATION {"citationID":"xNHZHZjZ","properties":{"formattedCitation":"(Levine et al. 2017)","plainCitation":"(Levine et al. 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4B7D03">
        <w:fldChar w:fldCharType="separate"/>
      </w:r>
      <w:r w:rsidR="004B7D03">
        <w:rPr>
          <w:noProof/>
        </w:rPr>
        <w:t>(Levine et al. 2017)</w:t>
      </w:r>
      <w:r w:rsidR="004B7D03">
        <w:fldChar w:fldCharType="end"/>
      </w:r>
      <w:r w:rsidR="004B7D03">
        <w:t>.</w:t>
      </w:r>
      <w:r w:rsidR="00550788">
        <w:t xml:space="preserve"> </w:t>
      </w:r>
      <w:r w:rsidR="00852C69">
        <w:t>The renewed interest in HOIs</w:t>
      </w:r>
      <w:r w:rsidR="00033A04">
        <w:t xml:space="preserve"> and their potential</w:t>
      </w:r>
      <w:ins w:id="35" w:author="Nathan Kraft" w:date="2018-11-13T09:36:00Z">
        <w:r w:rsidR="003566DC">
          <w:t xml:space="preserve"> to</w:t>
        </w:r>
      </w:ins>
      <w:del w:id="36" w:author="Nathan Kraft" w:date="2018-11-13T09:36:00Z">
        <w:r w:rsidR="00033A04" w:rsidDel="003566DC">
          <w:delText>ly</w:delText>
        </w:r>
      </w:del>
      <w:r w:rsidR="00033A04">
        <w:t xml:space="preserve"> profound</w:t>
      </w:r>
      <w:ins w:id="37" w:author="Nathan Kraft" w:date="2018-11-13T09:36:00Z">
        <w:r w:rsidR="003566DC">
          <w:t>ly</w:t>
        </w:r>
      </w:ins>
      <w:r w:rsidR="00033A04">
        <w:t xml:space="preserve"> </w:t>
      </w:r>
      <w:del w:id="38" w:author="Nathan Kraft" w:date="2018-11-13T09:36:00Z">
        <w:r w:rsidR="00033A04" w:rsidDel="003566DC">
          <w:delText>implications for modeling</w:delText>
        </w:r>
      </w:del>
      <w:ins w:id="39" w:author="Nathan Kraft" w:date="2018-11-13T09:36:00Z">
        <w:r w:rsidR="003566DC">
          <w:t xml:space="preserve">shape </w:t>
        </w:r>
        <w:r w:rsidR="00092171">
          <w:t xml:space="preserve">the </w:t>
        </w:r>
        <w:r w:rsidR="003566DC">
          <w:t>diversity</w:t>
        </w:r>
        <w:r w:rsidR="00092171">
          <w:t xml:space="preserve"> and dynamics of </w:t>
        </w:r>
      </w:ins>
      <w:del w:id="40" w:author="Nathan Kraft" w:date="2018-11-13T09:36:00Z">
        <w:r w:rsidR="00033A04" w:rsidDel="00092171">
          <w:delText xml:space="preserve"> </w:delText>
        </w:r>
      </w:del>
      <w:r w:rsidR="00033A04">
        <w:t xml:space="preserve">multispecies communities </w:t>
      </w:r>
      <w:r w:rsidR="00852C69">
        <w:t xml:space="preserve">demand a </w:t>
      </w:r>
      <w:r w:rsidR="00033A04">
        <w:t xml:space="preserve">clear </w:t>
      </w:r>
      <w:r w:rsidR="003431F6">
        <w:t>definition</w:t>
      </w:r>
      <w:ins w:id="41" w:author="Nathan Kraft" w:date="2018-11-13T09:37:00Z">
        <w:r w:rsidR="00092171">
          <w:t>, as</w:t>
        </w:r>
      </w:ins>
      <w:r w:rsidR="003431F6">
        <w:t xml:space="preserve"> </w:t>
      </w:r>
      <w:del w:id="42" w:author="Nathan Kraft" w:date="2018-11-13T09:37:00Z">
        <w:r w:rsidR="004B7E48" w:rsidDel="00092171">
          <w:delText xml:space="preserve">of what they are </w:delText>
        </w:r>
        <w:r w:rsidR="003431F6" w:rsidDel="00092171">
          <w:delText>and a</w:delText>
        </w:r>
      </w:del>
      <w:ins w:id="43" w:author="Nathan Kraft" w:date="2018-11-13T09:37:00Z">
        <w:r w:rsidR="00092171">
          <w:t>well as careful consideration of</w:t>
        </w:r>
      </w:ins>
      <w:r w:rsidR="003431F6">
        <w:t xml:space="preserve"> </w:t>
      </w:r>
      <w:del w:id="44" w:author="Nathan Kraft" w:date="2018-11-13T09:37:00Z">
        <w:r w:rsidR="003431F6" w:rsidDel="00092171">
          <w:delText xml:space="preserve">worked example showing </w:delText>
        </w:r>
      </w:del>
      <w:r w:rsidR="003431F6">
        <w:t xml:space="preserve">how HOIs </w:t>
      </w:r>
      <w:del w:id="45" w:author="Nathan Kraft" w:date="2018-11-13T09:38:00Z">
        <w:r w:rsidR="003431F6" w:rsidDel="00092171">
          <w:delText xml:space="preserve">could </w:delText>
        </w:r>
      </w:del>
      <w:ins w:id="46" w:author="Nathan Kraft" w:date="2018-11-13T09:38:00Z">
        <w:r w:rsidR="00092171">
          <w:t xml:space="preserve">can </w:t>
        </w:r>
      </w:ins>
      <w:r w:rsidR="003431F6">
        <w:t xml:space="preserve">be detected </w:t>
      </w:r>
      <w:ins w:id="47" w:author="Nathan Kraft" w:date="2018-11-13T09:38:00Z">
        <w:r w:rsidR="00092171">
          <w:t>with the</w:t>
        </w:r>
      </w:ins>
      <w:del w:id="48" w:author="Nathan Kraft" w:date="2018-11-13T09:38:00Z">
        <w:r w:rsidR="003431F6" w:rsidDel="00092171">
          <w:delText>in the</w:delText>
        </w:r>
      </w:del>
      <w:r w:rsidR="003431F6">
        <w:t xml:space="preserve"> kind of empirical data ecologists </w:t>
      </w:r>
      <w:del w:id="49" w:author="Nathan Kraft" w:date="2018-11-13T09:38:00Z">
        <w:r w:rsidR="003431F6" w:rsidDel="00092171">
          <w:delText xml:space="preserve">actually </w:delText>
        </w:r>
      </w:del>
      <w:ins w:id="50" w:author="Nathan Kraft" w:date="2018-11-13T09:38:00Z">
        <w:r w:rsidR="00092171">
          <w:t xml:space="preserve">typically </w:t>
        </w:r>
      </w:ins>
      <w:r w:rsidR="003431F6">
        <w:t>collect.</w:t>
      </w:r>
    </w:p>
    <w:p w14:paraId="54009F6F" w14:textId="5A450149" w:rsidR="00661E05" w:rsidRDefault="00661E05" w:rsidP="00973FCF">
      <w:pPr>
        <w:spacing w:after="202"/>
        <w:contextualSpacing/>
      </w:pPr>
      <w:r>
        <w:t>In addition</w:t>
      </w:r>
      <w:ins w:id="51" w:author="Nathan Kraft" w:date="2018-11-13T09:39:00Z">
        <w:r w:rsidR="00092171">
          <w:t xml:space="preserve"> to the challenges of </w:t>
        </w:r>
      </w:ins>
      <w:ins w:id="52" w:author="Nathan Kraft" w:date="2018-11-13T09:40:00Z">
        <w:r w:rsidR="00092171">
          <w:t>defining and detecting HOIs described above</w:t>
        </w:r>
      </w:ins>
      <w:r>
        <w:t xml:space="preserve">, the mechanisms </w:t>
      </w:r>
      <w:del w:id="53" w:author="Nathan Kraft" w:date="2018-11-13T09:40:00Z">
        <w:r w:rsidDel="00092171">
          <w:delText>that do and do not</w:delText>
        </w:r>
      </w:del>
      <w:ins w:id="54" w:author="Nathan Kraft" w:date="2018-11-13T09:40:00Z">
        <w:r w:rsidR="00092171">
          <w:t>that</w:t>
        </w:r>
      </w:ins>
      <w:r>
        <w:t xml:space="preserve"> generate higher order interactions between </w:t>
      </w:r>
      <w:r w:rsidR="00033A04">
        <w:t xml:space="preserve">competing species </w:t>
      </w:r>
      <w:r>
        <w:t xml:space="preserve">are unclear.  Ecologists know that higher order interactions emerge organically in </w:t>
      </w:r>
      <w:r w:rsidR="00E22254">
        <w:t xml:space="preserve">many </w:t>
      </w:r>
      <w:r>
        <w:t xml:space="preserve">mechanistic competition models </w:t>
      </w:r>
      <w:r w:rsidR="00E22254">
        <w:fldChar w:fldCharType="begin"/>
      </w:r>
      <w:r w:rsidR="00E22254">
        <w:instrText xml:space="preserve"> ADDIN ZOTERO_ITEM CSL_CITATION {"citationID":"X2CI67UC","properties":{"formattedCitation":"(Abrams 1983, O\\uc0\\u8217{}Dwyer 2018)","plainCitation":"(Abrams 1983, O’Dwyer 2018)","noteIndex":0},"citationItems":[{"id":2224,"uris":["http://zotero.org/users/688880/items/5M5C5Z5T"],"uri":["http://zotero.org/users/688880/items/5M5C5Z5T"],"itemData":{"id":2224,"type":"article-journal","title":"Arguments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1874-1746","shortTitle":"Whence Lotka-Volterra?","language":"en","author":[{"family":"O’Dwyer","given":"James P."}],"issued":{"date-parts":[["2018",4,24]]},"accessed":{"date-parts":[["2018",10,8]]}}}],"schema":"https://github.com/citation-style-language/schema/raw/master/csl-citation.json"} </w:instrText>
      </w:r>
      <w:r w:rsidR="00E22254">
        <w:fldChar w:fldCharType="separate"/>
      </w:r>
      <w:r w:rsidR="00E22254" w:rsidRPr="003431F6">
        <w:rPr>
          <w:rFonts w:cs="Times New Roman"/>
        </w:rPr>
        <w:t>(Abrams 1983, O’Dwyer 2018)</w:t>
      </w:r>
      <w:r w:rsidR="00E22254">
        <w:fldChar w:fldCharType="end"/>
      </w:r>
      <w:r w:rsidR="00E22254">
        <w:t xml:space="preserve">.  This has </w:t>
      </w:r>
      <w:r>
        <w:t xml:space="preserve">two key </w:t>
      </w:r>
      <w:r>
        <w:lastRenderedPageBreak/>
        <w:t>implications</w:t>
      </w:r>
      <w:r w:rsidR="00E22254">
        <w:t>: f</w:t>
      </w:r>
      <w:r>
        <w:t xml:space="preserve">irst, since mechanistic models generate HOIs without the addition of explicit HOI terms, one might argue that </w:t>
      </w:r>
      <w:del w:id="55" w:author="Nathan Kraft" w:date="2018-11-13T09:40:00Z">
        <w:r w:rsidDel="00092171">
          <w:delText>the issue is</w:delText>
        </w:r>
      </w:del>
      <w:ins w:id="56" w:author="Nathan Kraft" w:date="2018-11-13T09:40:00Z">
        <w:r w:rsidR="00092171">
          <w:t>HOIs</w:t>
        </w:r>
      </w:ins>
      <w:r>
        <w:t xml:space="preserve"> </w:t>
      </w:r>
      <w:del w:id="57" w:author="Nathan Kraft" w:date="2018-11-13T09:40:00Z">
        <w:r w:rsidDel="00092171">
          <w:delText xml:space="preserve">essentially </w:delText>
        </w:r>
      </w:del>
      <w:ins w:id="58" w:author="Nathan Kraft" w:date="2018-11-13T09:40:00Z">
        <w:r w:rsidR="00092171">
          <w:t xml:space="preserve">may be </w:t>
        </w:r>
      </w:ins>
      <w:r>
        <w:t>an artif</w:t>
      </w:r>
      <w:del w:id="59" w:author="Nathan Kraft" w:date="2018-11-13T09:41:00Z">
        <w:r w:rsidDel="00092171">
          <w:delText>ic</w:delText>
        </w:r>
      </w:del>
      <w:ins w:id="60" w:author="Nathan Kraft" w:date="2018-11-13T09:41:00Z">
        <w:r w:rsidR="00092171">
          <w:t xml:space="preserve">act </w:t>
        </w:r>
      </w:ins>
      <w:del w:id="61" w:author="Nathan Kraft" w:date="2018-11-13T09:41:00Z">
        <w:r w:rsidDel="00092171">
          <w:delText xml:space="preserve">ial construct </w:delText>
        </w:r>
      </w:del>
      <w:r>
        <w:t xml:space="preserve">of phenomenological models.  </w:t>
      </w:r>
      <w:commentRangeStart w:id="62"/>
      <w:r>
        <w:t>However, the question of whether perfect knowledge of pairwise interactions is sufficient to predict the dynamics of more complex systems is fundamentally phenomenological and thus can only be investigated in the context of phenomenological interactions.</w:t>
      </w:r>
      <w:commentRangeEnd w:id="62"/>
      <w:r w:rsidR="00092171">
        <w:rPr>
          <w:rStyle w:val="CommentReference"/>
        </w:rPr>
        <w:commentReference w:id="62"/>
      </w:r>
      <w:r>
        <w:t xml:space="preserve">  Second, if mechanistic models almost unavoidably generate HOIs</w:t>
      </w:r>
      <w:r w:rsidR="00E22254">
        <w:t xml:space="preserve"> </w:t>
      </w:r>
      <w:r>
        <w:fldChar w:fldCharType="begin"/>
      </w:r>
      <w:r>
        <w:instrText xml:space="preserve"> ADDIN ZOTERO_ITEM CSL_CITATION {"citationID":"A3iL0P4z","properties":{"formattedCitation":"(Abrams 1983)","plainCitation":"(Abrams 1983)","noteIndex":0},"citationItems":[{"id":2224,"uris":["http://zotero.org/users/688880/items/5M5C5Z5T"],"uri":["http://zotero.org/users/688880/items/5M5C5Z5T"],"itemData":{"id":2224,"type":"article-journal","title":"Arguments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A."}],"issued":{"date-parts":[["1983"]]}}}],"schema":"https://github.com/citation-style-language/schema/raw/master/csl-citation.json"} </w:instrText>
      </w:r>
      <w:r>
        <w:fldChar w:fldCharType="separate"/>
      </w:r>
      <w:r>
        <w:rPr>
          <w:noProof/>
        </w:rPr>
        <w:t>(Abrams 1983)</w:t>
      </w:r>
      <w:r>
        <w:fldChar w:fldCharType="end"/>
      </w:r>
      <w:r w:rsidR="00E22254">
        <w:t xml:space="preserve">, the scarcity of </w:t>
      </w:r>
      <w:r>
        <w:t xml:space="preserve">rigorous demonstrations of HOIs in </w:t>
      </w:r>
      <w:r w:rsidR="00E22254">
        <w:t>nature represents a</w:t>
      </w:r>
      <w:ins w:id="63" w:author="Nathan Kraft" w:date="2018-11-13T09:44:00Z">
        <w:r w:rsidR="00092171">
          <w:t xml:space="preserve">n important </w:t>
        </w:r>
      </w:ins>
      <w:del w:id="64" w:author="Nathan Kraft" w:date="2018-11-13T09:44:00Z">
        <w:r w:rsidR="00E22254" w:rsidDel="00092171">
          <w:delText xml:space="preserve"> glaring </w:delText>
        </w:r>
      </w:del>
      <w:r w:rsidR="00E22254">
        <w:t xml:space="preserve">gap in our </w:t>
      </w:r>
      <w:ins w:id="65" w:author="Nathan Kraft" w:date="2018-11-13T09:44:00Z">
        <w:r w:rsidR="00092171">
          <w:t>empirical understanding</w:t>
        </w:r>
      </w:ins>
      <w:del w:id="66" w:author="Nathan Kraft" w:date="2018-11-13T09:44:00Z">
        <w:r w:rsidR="00E22254" w:rsidDel="00092171">
          <w:delText>knowledge</w:delText>
        </w:r>
      </w:del>
      <w:r w:rsidR="00E22254">
        <w:t xml:space="preserve"> of competition—</w:t>
      </w:r>
      <w:commentRangeStart w:id="67"/>
      <w:r w:rsidR="00E22254">
        <w:t>the logistical challenge of studying multispecies competition notwithstanding</w:t>
      </w:r>
      <w:commentRangeEnd w:id="67"/>
      <w:r w:rsidR="00092171">
        <w:rPr>
          <w:rStyle w:val="CommentReference"/>
        </w:rPr>
        <w:commentReference w:id="67"/>
      </w:r>
      <w:r>
        <w:t xml:space="preserve">.  </w:t>
      </w:r>
      <w:commentRangeStart w:id="68"/>
      <w:r>
        <w:t>An investigation of the mechanistic basis of HOIs would help ecologists predict when</w:t>
      </w:r>
      <w:commentRangeEnd w:id="68"/>
      <w:r w:rsidR="00092171">
        <w:rPr>
          <w:rStyle w:val="CommentReference"/>
        </w:rPr>
        <w:commentReference w:id="68"/>
      </w:r>
      <w:r>
        <w:t xml:space="preserve"> and where HOIs are most likely to emerge—and may help explain why phenomenological models without HOIs have been successfully applied in many communities.  </w:t>
      </w:r>
    </w:p>
    <w:p w14:paraId="59CB5162" w14:textId="56CC1103" w:rsidR="000D418D" w:rsidRDefault="00DA4C84" w:rsidP="00734B7F">
      <w:pPr>
        <w:spacing w:after="202"/>
        <w:contextualSpacing/>
      </w:pPr>
      <w:commentRangeStart w:id="69"/>
      <w:r w:rsidRPr="00373175">
        <w:t xml:space="preserve">In this paper we </w:t>
      </w:r>
      <w:r w:rsidR="000A0B3E" w:rsidRPr="00373175">
        <w:t xml:space="preserve">discuss </w:t>
      </w:r>
      <w:commentRangeEnd w:id="69"/>
      <w:r w:rsidR="00145620">
        <w:rPr>
          <w:rStyle w:val="CommentReference"/>
        </w:rPr>
        <w:commentReference w:id="69"/>
      </w:r>
      <w:r w:rsidR="000A0B3E" w:rsidRPr="00373175">
        <w:t xml:space="preserve">the difficulties in defining </w:t>
      </w:r>
      <w:r w:rsidRPr="00373175">
        <w:t>HOIs</w:t>
      </w:r>
      <w:r w:rsidR="000A0B3E" w:rsidRPr="00373175">
        <w:t>, the pitfalls in</w:t>
      </w:r>
      <w:r w:rsidR="00150BAB" w:rsidRPr="00373175">
        <w:t xml:space="preserve">herent </w:t>
      </w:r>
      <w:r w:rsidR="000A0B3E" w:rsidRPr="00373175">
        <w:t>detect</w:t>
      </w:r>
      <w:r w:rsidR="00150BAB" w:rsidRPr="00373175">
        <w:t>ing</w:t>
      </w:r>
      <w:r w:rsidR="000A0B3E" w:rsidRPr="00373175">
        <w:t xml:space="preserve"> HOIs </w:t>
      </w:r>
      <w:r w:rsidR="00E22254">
        <w:t>with phenomenological models, and the potential mechanisms that generate HOIs</w:t>
      </w:r>
      <w:r w:rsidR="000A0B3E" w:rsidRPr="00373175">
        <w:t>.  To illustrate our definition and to highlight the mechanism that can generate HOIs w</w:t>
      </w:r>
      <w:r w:rsidR="000D418D" w:rsidRPr="00373175">
        <w:t>e</w:t>
      </w:r>
      <w:r w:rsidR="000D418D">
        <w:t xml:space="preserve"> construct a </w:t>
      </w:r>
      <w:r w:rsidR="00D65A29">
        <w:t xml:space="preserve">simple </w:t>
      </w:r>
      <w:r w:rsidR="000D418D">
        <w:t xml:space="preserve">mechanistic </w:t>
      </w:r>
      <w:r w:rsidR="00150BAB">
        <w:t xml:space="preserve">resource competition </w:t>
      </w:r>
      <w:r w:rsidR="000D418D">
        <w:t>model</w:t>
      </w:r>
      <w:r w:rsidR="00D65A29">
        <w:t xml:space="preserve"> that captures key features of</w:t>
      </w:r>
      <w:r w:rsidR="000D418D">
        <w:t xml:space="preserve"> </w:t>
      </w:r>
      <w:r w:rsidR="00D65A29">
        <w:t>the kind of</w:t>
      </w:r>
      <w:r w:rsidR="000D418D">
        <w:t xml:space="preserve"> empirical data that ecologists </w:t>
      </w:r>
      <w:r w:rsidR="00D65A29">
        <w:t xml:space="preserve">often </w:t>
      </w:r>
      <w:r w:rsidR="000D418D">
        <w:t>collect when studying natural populations</w:t>
      </w:r>
      <w:r w:rsidR="006A0FD1">
        <w:t xml:space="preserve">. </w:t>
      </w:r>
      <w:r w:rsidR="0085240E">
        <w:t xml:space="preserve"> </w:t>
      </w:r>
      <w:r w:rsidR="00386DC9">
        <w:t>We use the mechanistic model to simulate a</w:t>
      </w:r>
      <w:r w:rsidR="004B7E48">
        <w:t xml:space="preserve"> virtual </w:t>
      </w:r>
      <w:r w:rsidR="00386DC9">
        <w:t>field experiment on the effects of competition on individual performance.</w:t>
      </w:r>
      <w:r w:rsidR="004B7E48">
        <w:t xml:space="preserve"> </w:t>
      </w:r>
      <w:r w:rsidR="00386DC9">
        <w:t>We then fit phenomenological models to the simulated data in order to assess the presence of HOIs.  Our virtual experiment demonstrates that HOIs may indeed be common</w:t>
      </w:r>
      <w:r w:rsidR="009D7935">
        <w:t xml:space="preserve"> </w:t>
      </w:r>
      <w:r w:rsidR="00386DC9">
        <w:t>even in relatively simple mechanistic competition</w:t>
      </w:r>
      <w:r w:rsidR="009D7935">
        <w:t xml:space="preserve">.  Importantly, we suggest that systems in which </w:t>
      </w:r>
      <w:r w:rsidR="009D7935">
        <w:lastRenderedPageBreak/>
        <w:t xml:space="preserve">competitors vary in timing of resource uptake are likely to show HOIs, and that HOIs will likely be stronger for species maturing later in the growing season. </w:t>
      </w:r>
      <w:r w:rsidR="00386DC9">
        <w:t xml:space="preserve">Our worked example </w:t>
      </w:r>
      <w:r w:rsidR="009D7935">
        <w:t xml:space="preserve">also </w:t>
      </w:r>
      <w:r w:rsidR="00386DC9">
        <w:t xml:space="preserve">shows </w:t>
      </w:r>
      <w:r w:rsidR="009D7935">
        <w:t xml:space="preserve">how the strength and even the direction of HOIs are dependent on the structure of the phenomenological model being fit to the data. </w:t>
      </w:r>
    </w:p>
    <w:p w14:paraId="464CEE47" w14:textId="78671CD9" w:rsidR="00B93196" w:rsidRDefault="00C03FEF">
      <w:pPr>
        <w:pStyle w:val="Heading2"/>
      </w:pPr>
      <w:bookmarkStart w:id="70" w:name="defining-higher-order-interactions"/>
      <w:bookmarkEnd w:id="70"/>
      <w:r>
        <w:t>What counts as a</w:t>
      </w:r>
      <w:r w:rsidR="0045307B">
        <w:t xml:space="preserve"> higher order </w:t>
      </w:r>
      <w:r>
        <w:t>interaction?</w:t>
      </w:r>
    </w:p>
    <w:p w14:paraId="430530D7" w14:textId="3F031A57" w:rsidR="00E9784F" w:rsidRDefault="00A064D6" w:rsidP="00373187">
      <w:pPr>
        <w:spacing w:after="202"/>
        <w:contextualSpacing/>
      </w:pPr>
      <w:r>
        <w:t>C</w:t>
      </w:r>
      <w:r w:rsidR="00390672">
        <w:t>ompetition occurs when individuals consu</w:t>
      </w:r>
      <w:r w:rsidR="00EC66DE">
        <w:t>me the same limiting resource</w:t>
      </w:r>
      <w:r>
        <w:t>, such that i</w:t>
      </w:r>
      <w:r w:rsidR="00390672">
        <w:t xml:space="preserve">ncreases in consumer densities </w:t>
      </w:r>
      <w:r>
        <w:t xml:space="preserve">reduce </w:t>
      </w:r>
      <w:r w:rsidR="00390672">
        <w:t>the availability of resources</w:t>
      </w:r>
      <w:r w:rsidR="00854D5C">
        <w:t>,</w:t>
      </w:r>
      <w:r w:rsidR="00390672">
        <w:t xml:space="preserve"> which </w:t>
      </w:r>
      <w:r w:rsidR="00854D5C">
        <w:t>in turn</w:t>
      </w:r>
      <w:r w:rsidR="00390672">
        <w:t xml:space="preserve"> changes the </w:t>
      </w:r>
      <w:r w:rsidR="00745446">
        <w:t xml:space="preserve">population growth rate </w:t>
      </w:r>
      <w:r w:rsidR="00390672">
        <w:t xml:space="preserve">of </w:t>
      </w:r>
      <w:r>
        <w:t xml:space="preserve">the </w:t>
      </w:r>
      <w:r w:rsidR="00390672">
        <w:t>consumers</w:t>
      </w:r>
      <w:r w:rsidR="00155BFB">
        <w:t xml:space="preserve"> </w:t>
      </w:r>
      <w:r w:rsidR="00155BFB">
        <w:fldChar w:fldCharType="begin"/>
      </w:r>
      <w:r w:rsidR="00155BFB">
        <w:instrText xml:space="preserve"> ADDIN ZOTERO_ITEM CSL_CITATION {"citationID":"VJF0iVlp","properties":{"formattedCitation":"(Mesz\\uc0\\u233{}na et al. 2006)","plainCitation":"(Meszéna et al. 2006)","noteIndex":0},"citationItems":[{"id":2207,"uris":["http://zotero.org/users/688880/items/VZV8AUHU"],"uri":["http://zotero.org/users/688880/items/VZV8AUHU"],"itemData":{"id":2207,"type":"article-journal","title":"Competitive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unstable.","DOI":"10.1016/j.tpb.2005.07.001","ISSN":"0040-5809","shortTitle":"Competitive exclusion and limiting similarity","journalAbbreviation":"Theoretical Population Biology","author":[{"family":"Meszéna","given":"Géza"},{"family":"Gyllenberg","given":"Mats"},{"family":"Pásztor","given":"Liz"},{"family":"Metz","given":"Johan A. J."}],"issued":{"date-parts":[["2006",2]]}}}],"schema":"https://github.com/citation-style-language/schema/raw/master/csl-citation.json"} </w:instrText>
      </w:r>
      <w:r w:rsidR="00155BFB">
        <w:fldChar w:fldCharType="separate"/>
      </w:r>
      <w:r w:rsidR="00155BFB" w:rsidRPr="00155BFB">
        <w:rPr>
          <w:rFonts w:cs="Times New Roman"/>
        </w:rPr>
        <w:t>(Meszéna et al. 2006)</w:t>
      </w:r>
      <w:r w:rsidR="00155BFB">
        <w:fldChar w:fldCharType="end"/>
      </w:r>
      <w:r w:rsidR="00390672">
        <w:t>. Thus</w:t>
      </w:r>
      <w:r w:rsidR="00EC66DE">
        <w:t xml:space="preserve">, </w:t>
      </w:r>
      <w:r w:rsidR="00390672">
        <w:t xml:space="preserve">resource competition </w:t>
      </w:r>
      <w:r w:rsidR="00141AE0">
        <w:t xml:space="preserve">is </w:t>
      </w:r>
      <w:r w:rsidR="00390672">
        <w:t xml:space="preserve">an indirect effect </w:t>
      </w:r>
      <w:r w:rsidR="009B6D1E">
        <w:t xml:space="preserve">of </w:t>
      </w:r>
      <w:r w:rsidR="00390672">
        <w:t>individuals</w:t>
      </w:r>
      <w:r w:rsidR="009B6D1E">
        <w:t xml:space="preserve"> on one another</w:t>
      </w:r>
      <w:r w:rsidR="00390672">
        <w:t xml:space="preserve"> mediated by </w:t>
      </w:r>
      <w:r w:rsidR="0003256E">
        <w:t xml:space="preserve">shared </w:t>
      </w:r>
      <w:r w:rsidR="00390672">
        <w:t>resource</w:t>
      </w:r>
      <w:r w:rsidR="0003256E">
        <w:t>s</w:t>
      </w:r>
      <w:r w:rsidR="00163557">
        <w:t>.</w:t>
      </w:r>
      <w:r w:rsidR="00390672">
        <w:t xml:space="preserve"> </w:t>
      </w:r>
      <w:r w:rsidR="00F575F2">
        <w:t>T</w:t>
      </w:r>
      <w:r w:rsidR="00390672">
        <w:t>he</w:t>
      </w:r>
      <w:r w:rsidR="00854D5C">
        <w:t xml:space="preserve"> commonly used</w:t>
      </w:r>
      <w:r w:rsidR="00390672">
        <w:t xml:space="preserve"> phenomenological definition of competition</w:t>
      </w:r>
      <w:r w:rsidR="00854D5C">
        <w:t xml:space="preserve"> simplifies the representation of the interaction by</w:t>
      </w:r>
      <w:r w:rsidR="00390672">
        <w:t xml:space="preserve"> focus</w:t>
      </w:r>
      <w:r w:rsidR="00854D5C">
        <w:t>ing</w:t>
      </w:r>
      <w:r w:rsidR="00390672">
        <w:t xml:space="preserve"> on the </w:t>
      </w:r>
      <w:r w:rsidR="00D14DA7">
        <w:t xml:space="preserve">net effect of the </w:t>
      </w:r>
      <w:r w:rsidR="00390672">
        <w:t xml:space="preserve">indirect </w:t>
      </w:r>
      <w:r w:rsidR="00D14DA7">
        <w:t>interaction</w:t>
      </w:r>
      <w:r w:rsidR="00854D5C">
        <w:t xml:space="preserve"> without tracking the status of shared resources</w:t>
      </w:r>
      <w:r w:rsidR="00390672">
        <w:t xml:space="preserve">. </w:t>
      </w:r>
      <w:r w:rsidR="00141AE0">
        <w:t>At the population-level</w:t>
      </w:r>
      <w:r w:rsidR="0045307B">
        <w:t>,</w:t>
      </w:r>
      <w:r w:rsidR="00141AE0">
        <w:t xml:space="preserve"> phenomenological </w:t>
      </w:r>
      <w:r w:rsidR="00390672">
        <w:t>competition is</w:t>
      </w:r>
      <w:r w:rsidR="00854D5C">
        <w:t xml:space="preserve"> </w:t>
      </w:r>
      <w:r w:rsidR="00390672">
        <w:t xml:space="preserve">measured as the reduction in a per-capita population growth rate </w:t>
      </w:r>
      <w:r w:rsidR="00141AE0">
        <w:t xml:space="preserve">due to </w:t>
      </w:r>
      <w:r w:rsidR="00390672">
        <w:t>an increase in density of individuals of the same trophic level</w:t>
      </w:r>
      <w:r w:rsidR="00EC66DE">
        <w:t xml:space="preserve"> </w:t>
      </w:r>
      <w:r w:rsidR="00EC66DE">
        <w:fldChar w:fldCharType="begin"/>
      </w:r>
      <w:r w:rsidR="00EC66DE">
        <w:instrText xml:space="preserve"> ADDIN ZOTERO_ITEM CSL_CITATION {"citationID":"QfLVahsS","properties":{"formattedCitation":"(Chesson 2000)","plainCitation":"(Chesson 2000)","noteIndex":0},"citationItems":[{"id":2229,"uris":["http://zotero.org/users/688880/items/J9Q4ZXPN"],"uri":["http://zotero.org/users/688880/items/J9Q4ZXPN"],"itemData":{"id":2229,"type":"article-journal","title":"Mechanisms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Systematics","author":[{"family":"Chesson","given":"Peter"}],"issued":{"date-parts":[["2000"]]}}}],"schema":"https://github.com/citation-style-language/schema/raw/master/csl-citation.json"} </w:instrText>
      </w:r>
      <w:r w:rsidR="00EC66DE">
        <w:fldChar w:fldCharType="separate"/>
      </w:r>
      <w:r w:rsidR="00EC66DE">
        <w:rPr>
          <w:noProof/>
        </w:rPr>
        <w:t>(Chesson 2000)</w:t>
      </w:r>
      <w:r w:rsidR="00EC66DE">
        <w:fldChar w:fldCharType="end"/>
      </w:r>
      <w:r w:rsidR="00390672">
        <w:t xml:space="preserve">. </w:t>
      </w:r>
    </w:p>
    <w:p w14:paraId="169B83CF" w14:textId="66D7A57A" w:rsidR="0045307B" w:rsidRDefault="00101A73" w:rsidP="00373187">
      <w:pPr>
        <w:spacing w:after="202"/>
        <w:contextualSpacing/>
      </w:pPr>
      <w:r>
        <w:t>T</w:t>
      </w:r>
      <w:r w:rsidR="00141AE0">
        <w:t>he great benefit</w:t>
      </w:r>
      <w:r w:rsidR="00E57D3F">
        <w:t xml:space="preserve"> of modeling competition phenomenologically is that such models can be fit</w:t>
      </w:r>
      <w:r w:rsidR="005967FA">
        <w:t>ted to</w:t>
      </w:r>
      <w:r w:rsidR="00E57D3F">
        <w:t xml:space="preserve"> empirical data for any pair of species without making assumptions about which resources or environmental factors are limiting to their populations</w:t>
      </w:r>
      <w:r w:rsidR="00D709AF">
        <w:t xml:space="preserve"> (e.g. </w:t>
      </w:r>
      <w:commentRangeStart w:id="71"/>
      <w:r w:rsidR="00D709AF">
        <w:fldChar w:fldCharType="begin"/>
      </w:r>
      <w:r w:rsidR="00D709AF">
        <w:instrText xml:space="preserve"> ADDIN ZOTERO_ITEM CSL_CITATION {"citationID":"9BQDoRRE","properties":{"formattedCitation":"(Kraft et al. 2015)","plainCitation":"(Kraft et al. 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M"}],"issued":{"date-parts":[["2015",1]]}}}],"schema":"https://github.com/citation-style-language/schema/raw/master/csl-citation.json"} </w:instrText>
      </w:r>
      <w:r w:rsidR="00D709AF">
        <w:fldChar w:fldCharType="separate"/>
      </w:r>
      <w:r w:rsidR="00D709AF">
        <w:rPr>
          <w:noProof/>
        </w:rPr>
        <w:t>(Kraft et al. 2015)</w:t>
      </w:r>
      <w:r w:rsidR="00D709AF">
        <w:fldChar w:fldCharType="end"/>
      </w:r>
      <w:commentRangeEnd w:id="71"/>
      <w:r w:rsidR="002C2C9C">
        <w:rPr>
          <w:rStyle w:val="CommentReference"/>
        </w:rPr>
        <w:commentReference w:id="71"/>
      </w:r>
      <w:r w:rsidR="00D709AF">
        <w:t>)</w:t>
      </w:r>
      <w:r w:rsidR="00E57D3F">
        <w:t xml:space="preserve">. </w:t>
      </w:r>
      <w:commentRangeStart w:id="72"/>
      <w:r w:rsidR="009823D3">
        <w:t>Th</w:t>
      </w:r>
      <w:r w:rsidR="00E57D3F">
        <w:t>is power</w:t>
      </w:r>
      <w:r w:rsidR="009823D3">
        <w:t>, however, come</w:t>
      </w:r>
      <w:r w:rsidR="00E9784F">
        <w:t>s</w:t>
      </w:r>
      <w:r w:rsidR="009823D3">
        <w:t xml:space="preserve"> with complication</w:t>
      </w:r>
      <w:r w:rsidR="000A0B3E">
        <w:t>s</w:t>
      </w:r>
      <w:commentRangeEnd w:id="72"/>
      <w:r w:rsidR="002C2C9C">
        <w:rPr>
          <w:rStyle w:val="CommentReference"/>
        </w:rPr>
        <w:commentReference w:id="72"/>
      </w:r>
      <w:r w:rsidR="009823D3">
        <w:t xml:space="preserve">. </w:t>
      </w:r>
      <w:r w:rsidR="00E9784F">
        <w:t>P</w:t>
      </w:r>
      <w:r w:rsidR="00E57D3F">
        <w:t xml:space="preserve">henomenological models require choosing a functional form for the effects of </w:t>
      </w:r>
      <w:r w:rsidR="00E9784F">
        <w:t xml:space="preserve">species </w:t>
      </w:r>
      <w:r w:rsidR="0045307B">
        <w:t>density</w:t>
      </w:r>
      <w:r w:rsidR="00E9784F">
        <w:t xml:space="preserve"> on </w:t>
      </w:r>
      <w:r w:rsidR="00A3410F">
        <w:t>population</w:t>
      </w:r>
      <w:r w:rsidR="00E9784F">
        <w:t xml:space="preserve"> performance</w:t>
      </w:r>
      <w:r>
        <w:t>.</w:t>
      </w:r>
      <w:r w:rsidR="0045307B">
        <w:t xml:space="preserve"> </w:t>
      </w:r>
      <w:r w:rsidR="00014913">
        <w:t>As we will show</w:t>
      </w:r>
      <w:ins w:id="73" w:author="Nathan Kraft" w:date="2018-11-13T09:59:00Z">
        <w:r w:rsidR="002C2C9C">
          <w:t>,</w:t>
        </w:r>
      </w:ins>
      <w:r w:rsidR="00014913">
        <w:t xml:space="preserve"> this </w:t>
      </w:r>
      <w:r w:rsidR="00141AE0">
        <w:t xml:space="preserve">choice </w:t>
      </w:r>
      <w:r w:rsidR="00E9784F">
        <w:t xml:space="preserve">fundamentally </w:t>
      </w:r>
      <w:r w:rsidR="00014913">
        <w:t>dictates</w:t>
      </w:r>
      <w:r w:rsidR="00E9784F">
        <w:t xml:space="preserve"> how we </w:t>
      </w:r>
      <w:r w:rsidR="003768E1">
        <w:t xml:space="preserve">define </w:t>
      </w:r>
      <w:r w:rsidR="00E9784F">
        <w:t xml:space="preserve">species </w:t>
      </w:r>
      <w:r w:rsidR="00E9784F">
        <w:lastRenderedPageBreak/>
        <w:t xml:space="preserve">interactions and </w:t>
      </w:r>
      <w:commentRangeStart w:id="74"/>
      <w:r w:rsidR="00E9784F">
        <w:t xml:space="preserve">the how </w:t>
      </w:r>
      <w:commentRangeEnd w:id="74"/>
      <w:r w:rsidR="002C2C9C">
        <w:rPr>
          <w:rStyle w:val="CommentReference"/>
        </w:rPr>
        <w:commentReference w:id="74"/>
      </w:r>
      <w:r w:rsidR="00E9784F">
        <w:t xml:space="preserve">we could </w:t>
      </w:r>
      <w:r w:rsidR="003768E1">
        <w:t>detect</w:t>
      </w:r>
      <w:r w:rsidR="00141AE0">
        <w:t xml:space="preserve"> </w:t>
      </w:r>
      <w:r w:rsidR="00014913">
        <w:t>higher order interactions</w:t>
      </w:r>
      <w:r w:rsidR="00E9784F">
        <w:t xml:space="preserve"> </w:t>
      </w:r>
      <w:r w:rsidR="00E9784F">
        <w:fldChar w:fldCharType="begin"/>
      </w:r>
      <w:r w:rsidR="00014913">
        <w:instrText xml:space="preserve"> ADDIN ZOTERO_ITEM CSL_CITATION {"citationID":"GPLLt3Li","properties":{"formattedCitation":"(Adler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E9784F">
        <w:fldChar w:fldCharType="separate"/>
      </w:r>
      <w:r w:rsidR="00014913">
        <w:rPr>
          <w:noProof/>
        </w:rPr>
        <w:t>(Adler and Morris 1994)</w:t>
      </w:r>
      <w:r w:rsidR="00E9784F">
        <w:fldChar w:fldCharType="end"/>
      </w:r>
      <w:r w:rsidR="00206EC9">
        <w:t>.</w:t>
      </w:r>
      <w:r w:rsidR="007F344C">
        <w:t xml:space="preserve"> </w:t>
      </w:r>
    </w:p>
    <w:p w14:paraId="6B31B291" w14:textId="1FBAD7A5" w:rsidR="00286FFE" w:rsidRDefault="00F80F5F" w:rsidP="00F80F5F">
      <w:pPr>
        <w:spacing w:after="202"/>
        <w:contextualSpacing/>
      </w:pPr>
      <w:r>
        <w:t xml:space="preserve">In order to construct a useful definition for HOIs, </w:t>
      </w:r>
      <w:commentRangeStart w:id="75"/>
      <w:r>
        <w:t xml:space="preserve">we start from </w:t>
      </w:r>
      <w:r w:rsidR="00A3410F">
        <w:t xml:space="preserve">what we see as the important implication </w:t>
      </w:r>
      <w:r>
        <w:t>HOIs</w:t>
      </w:r>
      <w:r w:rsidR="00014913">
        <w:t xml:space="preserve"> have for community dynamics</w:t>
      </w:r>
      <w:commentRangeEnd w:id="75"/>
      <w:r w:rsidR="002C2C9C">
        <w:rPr>
          <w:rStyle w:val="CommentReference"/>
        </w:rPr>
        <w:commentReference w:id="75"/>
      </w:r>
      <w:r>
        <w:t xml:space="preserve">:  </w:t>
      </w:r>
      <w:r w:rsidR="00A3410F">
        <w:t xml:space="preserve">the presence of </w:t>
      </w:r>
      <w:r>
        <w:t>HOIs mean</w:t>
      </w:r>
      <w:r w:rsidR="0086361A">
        <w:t>s</w:t>
      </w:r>
      <w:r>
        <w:t xml:space="preserve"> that </w:t>
      </w:r>
      <w:r w:rsidR="00A3410F">
        <w:t xml:space="preserve">even </w:t>
      </w:r>
      <w:r w:rsidR="00101A73">
        <w:t xml:space="preserve">if an ecologist had </w:t>
      </w:r>
      <w:r>
        <w:t xml:space="preserve">perfect knowledge of how each </w:t>
      </w:r>
      <w:r w:rsidR="00357DD5">
        <w:t>pair of species compete against one another</w:t>
      </w:r>
      <w:r w:rsidR="00A3410F">
        <w:t xml:space="preserve">, </w:t>
      </w:r>
      <w:r w:rsidR="00101A73">
        <w:t>the ecologist would be un</w:t>
      </w:r>
      <w:r w:rsidR="00A3410F">
        <w:t>able to predict the dynamics of a community with more than two species</w:t>
      </w:r>
      <w:r>
        <w:t xml:space="preserve">. </w:t>
      </w:r>
      <w:r w:rsidR="00B24D7A">
        <w:t xml:space="preserve">While this may sound </w:t>
      </w:r>
      <w:commentRangeStart w:id="76"/>
      <w:r w:rsidR="00B24D7A">
        <w:t xml:space="preserve">mysterious, </w:t>
      </w:r>
      <w:commentRangeEnd w:id="76"/>
      <w:r w:rsidR="002C2C9C">
        <w:rPr>
          <w:rStyle w:val="CommentReference"/>
        </w:rPr>
        <w:commentReference w:id="76"/>
      </w:r>
      <w:r w:rsidR="00B24D7A">
        <w:t xml:space="preserve">HOIs </w:t>
      </w:r>
      <w:r w:rsidR="0086361A">
        <w:t xml:space="preserve">can </w:t>
      </w:r>
      <w:r w:rsidR="00FC6F31">
        <w:t>arise from a simple modification of standard competition models: if we assume</w:t>
      </w:r>
      <w:r w:rsidR="00A3410F">
        <w:t>,</w:t>
      </w:r>
      <w:r w:rsidR="00FC6F31">
        <w:t xml:space="preserve"> as i</w:t>
      </w:r>
      <w:r w:rsidR="00A3410F">
        <w:t xml:space="preserve">s done in the </w:t>
      </w:r>
      <w:r w:rsidR="006103C8">
        <w:t>classical</w:t>
      </w:r>
      <w:r w:rsidR="00FC6F31">
        <w:t xml:space="preserve"> Lotka-Volterra model, that interactions between species </w:t>
      </w:r>
      <w:r w:rsidR="00101A73">
        <w:t>are</w:t>
      </w:r>
      <w:r w:rsidR="00373175">
        <w:t xml:space="preserve"> independent of the broader competitive environment</w:t>
      </w:r>
      <w:r w:rsidR="00FC6F31">
        <w:t>, then this means there are no HOIs; if on the</w:t>
      </w:r>
      <w:r w:rsidR="00451F78">
        <w:t xml:space="preserve"> other</w:t>
      </w:r>
      <w:r w:rsidR="00FC6F31">
        <w:t xml:space="preserve"> hand, interactions between species depend on the density of other species then this leads to HOIs </w:t>
      </w:r>
      <w:r w:rsidR="00286FFE">
        <w:t xml:space="preserve">(see </w:t>
      </w:r>
      <w:commentRangeStart w:id="77"/>
      <w:r w:rsidR="00FC6F31">
        <w:fldChar w:fldCharType="begin"/>
      </w:r>
      <w:r w:rsidR="00FC6F31">
        <w:instrText xml:space="preserve"> ADDIN ZOTERO_ITEM CSL_CITATION {"citationID":"0MXSHsYG","properties":{"formattedCitation":"(Billick and Case 1994)","plainCitation":"(Billick and Case 1994)","noteIndex":0},"citationItems":[{"id":2192,"uris":["http://zotero.org/users/688880/items/MGR8XNWN"],"uri":["http://zotero.org/users/688880/items/MGR8XNWN"],"itemData":{"id":2192,"type":"article-journal","title":"Higher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processes.","DOI":"10.2307/1939614","ISSN":"0012-9658","shortTitle":"Higher Order Interactions in Ecological Communities","journalAbbreviation":"Ecology","author":[{"family":"Billick","given":"Ian"},{"family":"Case","given":"Ted J."}],"issued":{"date-parts":[["1994"]]}}}],"schema":"https://github.com/citation-style-language/schema/raw/master/csl-citation.json"} </w:instrText>
      </w:r>
      <w:r w:rsidR="00FC6F31">
        <w:fldChar w:fldCharType="separate"/>
      </w:r>
      <w:r w:rsidR="00FC6F31">
        <w:rPr>
          <w:noProof/>
        </w:rPr>
        <w:t>(Billick and Case 1994)</w:t>
      </w:r>
      <w:r w:rsidR="00FC6F31">
        <w:fldChar w:fldCharType="end"/>
      </w:r>
      <w:r w:rsidR="006103C8">
        <w:t>)</w:t>
      </w:r>
      <w:r w:rsidR="00FC6F31">
        <w:t xml:space="preserve">.  </w:t>
      </w:r>
      <w:commentRangeEnd w:id="77"/>
      <w:r w:rsidR="002C2C9C">
        <w:rPr>
          <w:rStyle w:val="CommentReference"/>
        </w:rPr>
        <w:commentReference w:id="77"/>
      </w:r>
      <w:r w:rsidR="00FC6F31">
        <w:t xml:space="preserve">Thus HOIs </w:t>
      </w:r>
      <w:r w:rsidR="0075755E">
        <w:t xml:space="preserve">and </w:t>
      </w:r>
      <w:r w:rsidR="00FC6F31">
        <w:t>interaction modification</w:t>
      </w:r>
      <w:r w:rsidR="00A3410F">
        <w:t xml:space="preserve"> </w:t>
      </w:r>
      <w:r w:rsidR="0075755E">
        <w:t xml:space="preserve">are </w:t>
      </w:r>
      <w:r w:rsidR="00912917">
        <w:t>often discussed</w:t>
      </w:r>
      <w:r w:rsidR="0075755E">
        <w:t xml:space="preserve"> as two sides of the same coin</w:t>
      </w:r>
      <w:r w:rsidR="00FC6F31">
        <w:t xml:space="preserve"> </w:t>
      </w:r>
      <w:r w:rsidR="00FC6F31">
        <w:fldChar w:fldCharType="begin"/>
      </w:r>
      <w:r w:rsidR="00FC6F31">
        <w:instrText xml:space="preserve"> ADDIN ZOTERO_ITEM CSL_CITATION {"citationID":"Bddk2XKW","properties":{"formattedCitation":"(Adler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FC6F31">
        <w:fldChar w:fldCharType="separate"/>
      </w:r>
      <w:r w:rsidR="00FC6F31">
        <w:rPr>
          <w:noProof/>
        </w:rPr>
        <w:t>(Adler and Morris 1994)</w:t>
      </w:r>
      <w:r w:rsidR="00FC6F31">
        <w:fldChar w:fldCharType="end"/>
      </w:r>
      <w:r w:rsidR="00FC6F31">
        <w:t xml:space="preserve">.  </w:t>
      </w:r>
    </w:p>
    <w:p w14:paraId="0938A6F8" w14:textId="3912F0E4" w:rsidR="00373175" w:rsidRDefault="0086361A" w:rsidP="00373175">
      <w:pPr>
        <w:spacing w:after="202"/>
        <w:contextualSpacing/>
      </w:pPr>
      <w:r>
        <w:t xml:space="preserve">Nevertheless, recent </w:t>
      </w:r>
      <w:r w:rsidR="00D010D2">
        <w:t xml:space="preserve">theoretical and empirical papers </w:t>
      </w:r>
      <w:r>
        <w:t>have defined HOIs in other ways</w:t>
      </w:r>
      <w:r w:rsidR="00D010D2">
        <w:t xml:space="preserve">.  </w:t>
      </w:r>
      <w:r w:rsidR="002C11CA">
        <w:t>For instance</w:t>
      </w:r>
      <w:r w:rsidR="00283064">
        <w:t>,</w:t>
      </w:r>
      <w:r w:rsidR="002C11CA">
        <w:t xml:space="preserve"> Grilli et al. </w:t>
      </w:r>
      <w:r w:rsidR="00283064">
        <w:fldChar w:fldCharType="begin"/>
      </w:r>
      <w:r w:rsidR="00596808">
        <w:instrText xml:space="preserve"> ADDIN ZOTERO_ITEM CSL_CITATION {"citationID":"IV2qO4zr","properties":{"formattedCitation":"(2017)","plainCitation":"(2017)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J."},{"family":"Allesina","given":"Stefano"}],"issued":{"date-parts":[["2017",8]]}},"suppress-author":true}],"schema":"https://github.com/citation-style-language/schema/raw/master/csl-citation.json"} </w:instrText>
      </w:r>
      <w:r w:rsidR="00283064">
        <w:fldChar w:fldCharType="separate"/>
      </w:r>
      <w:r w:rsidR="00596808">
        <w:rPr>
          <w:noProof/>
        </w:rPr>
        <w:t>(2017)</w:t>
      </w:r>
      <w:r w:rsidR="00283064">
        <w:fldChar w:fldCharType="end"/>
      </w:r>
      <w:r w:rsidR="00283064">
        <w:t xml:space="preserve"> </w:t>
      </w:r>
      <w:r w:rsidR="002C11CA">
        <w:t xml:space="preserve">show </w:t>
      </w:r>
      <w:r w:rsidR="00014913">
        <w:t>HOIs</w:t>
      </w:r>
      <w:r w:rsidR="002C11CA">
        <w:t xml:space="preserve"> emerg</w:t>
      </w:r>
      <w:r w:rsidR="00E519FF">
        <w:t>ing in a model of forest dynamics</w:t>
      </w:r>
      <w:r w:rsidR="002C11CA">
        <w:t xml:space="preserve"> </w:t>
      </w:r>
      <w:r w:rsidR="0056606B">
        <w:t xml:space="preserve">even </w:t>
      </w:r>
      <w:r w:rsidR="002C11CA">
        <w:t>without interaction modifications.  However, what the authors call HOIs in th</w:t>
      </w:r>
      <w:r w:rsidR="00014913">
        <w:t xml:space="preserve">eir model </w:t>
      </w:r>
      <w:r w:rsidR="002C11CA">
        <w:t xml:space="preserve">are </w:t>
      </w:r>
      <w:r>
        <w:t>essentially</w:t>
      </w:r>
      <w:r w:rsidR="002C11CA">
        <w:t xml:space="preserve"> indirect effects or interaction chains</w:t>
      </w:r>
      <w:commentRangeStart w:id="78"/>
      <w:r w:rsidR="00101A73">
        <w:t xml:space="preserve"> (sensu</w:t>
      </w:r>
      <w:r w:rsidR="00283064">
        <w:t xml:space="preserve"> </w:t>
      </w:r>
      <w:r w:rsidR="00283064">
        <w:fldChar w:fldCharType="begin"/>
      </w:r>
      <w:r w:rsidR="00283064">
        <w:instrText xml:space="preserve"> ADDIN ZOTERO_ITEM CSL_CITATION {"citationID":"8x75i8m2","properties":{"formattedCitation":"(Levine et al. 2017)","plainCitation":"(Levine et al. 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283064">
        <w:fldChar w:fldCharType="separate"/>
      </w:r>
      <w:r w:rsidR="00283064">
        <w:rPr>
          <w:noProof/>
        </w:rPr>
        <w:t>(Levine et al. 2017)</w:t>
      </w:r>
      <w:r w:rsidR="00283064">
        <w:fldChar w:fldCharType="end"/>
      </w:r>
      <w:r w:rsidR="00283064">
        <w:t>.</w:t>
      </w:r>
      <w:r w:rsidR="00373175">
        <w:t xml:space="preserve"> </w:t>
      </w:r>
      <w:commentRangeEnd w:id="78"/>
      <w:r w:rsidR="002C2C9C">
        <w:rPr>
          <w:rStyle w:val="CommentReference"/>
        </w:rPr>
        <w:commentReference w:id="78"/>
      </w:r>
      <w:r w:rsidR="00373175">
        <w:t>These appear to be HOIs on the time scale of the longest</w:t>
      </w:r>
      <w:r w:rsidR="00101A73">
        <w:t>-</w:t>
      </w:r>
      <w:r w:rsidR="00373175">
        <w:t xml:space="preserve">lived life stage in the competing populations because their model does not explicitly track the density of competitors during early </w:t>
      </w:r>
      <w:r w:rsidR="00044E45">
        <w:t>stages of competition</w:t>
      </w:r>
      <w:r w:rsidR="00373175">
        <w:t>.</w:t>
      </w:r>
    </w:p>
    <w:p w14:paraId="02626C12" w14:textId="0DB13FB6" w:rsidR="00600A7D" w:rsidRDefault="00044E45" w:rsidP="00054720">
      <w:pPr>
        <w:spacing w:after="202"/>
        <w:contextualSpacing/>
      </w:pPr>
      <w:commentRangeStart w:id="79"/>
      <w:r>
        <w:t xml:space="preserve">In a study of annual plant competition, Mayfield and Stouffer </w:t>
      </w:r>
      <w:r>
        <w:fldChar w:fldCharType="begin"/>
      </w:r>
      <w:r>
        <w:instrText xml:space="preserve"> ADDIN ZOTERO_ITEM CSL_CITATION {"citationID":"uv4MRYeG","properties":{"formattedCitation":"(2017)","plainCitation":"(2017)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B."}],"issued":{"date-parts":[["2017",2,17]]}},"suppress-author":true}],"schema":"https://github.com/citation-style-language/schema/raw/master/csl-citation.json"} </w:instrText>
      </w:r>
      <w:r>
        <w:fldChar w:fldCharType="separate"/>
      </w:r>
      <w:r>
        <w:rPr>
          <w:noProof/>
        </w:rPr>
        <w:t>(2017)</w:t>
      </w:r>
      <w:r>
        <w:fldChar w:fldCharType="end"/>
      </w:r>
      <w:r>
        <w:t xml:space="preserve"> define as HOIs any polynomial terms of species density in their demographic model that improve </w:t>
      </w:r>
      <w:r>
        <w:lastRenderedPageBreak/>
        <w:t xml:space="preserve">the statistical fit to the data. </w:t>
      </w:r>
      <w:commentRangeEnd w:id="79"/>
      <w:r w:rsidR="002C2C9C">
        <w:rPr>
          <w:rStyle w:val="CommentReference"/>
        </w:rPr>
        <w:commentReference w:id="79"/>
      </w:r>
      <w:r>
        <w:t xml:space="preserve"> </w:t>
      </w:r>
      <w:r w:rsidR="0056606B">
        <w:t>Thus</w:t>
      </w:r>
      <w:r w:rsidR="00283064">
        <w:t xml:space="preserve">, </w:t>
      </w:r>
      <w:r w:rsidR="0056606B">
        <w:t>the</w:t>
      </w:r>
      <w:r w:rsidR="00283064">
        <w:t xml:space="preserve">ir </w:t>
      </w:r>
      <w:r w:rsidR="0056606B">
        <w:t xml:space="preserve">definition includes interactions between intraspecific and interspecific density and even </w:t>
      </w:r>
      <w:r w:rsidR="00C875B7">
        <w:t xml:space="preserve">quadratic terms involving </w:t>
      </w:r>
      <w:r w:rsidR="00283064">
        <w:t xml:space="preserve">the density of </w:t>
      </w:r>
      <w:r w:rsidR="0055486E">
        <w:t>a single</w:t>
      </w:r>
      <w:r w:rsidR="00283064">
        <w:t xml:space="preserve"> species</w:t>
      </w:r>
      <w:r w:rsidR="00C875B7">
        <w:t>.  While including these terms as HOIs simplifies the</w:t>
      </w:r>
      <w:r w:rsidR="0055486E">
        <w:t>ir</w:t>
      </w:r>
      <w:r w:rsidR="00C875B7">
        <w:t xml:space="preserve"> </w:t>
      </w:r>
      <w:r w:rsidR="00E908D7">
        <w:t>statistical</w:t>
      </w:r>
      <w:r w:rsidR="00C875B7">
        <w:t xml:space="preserve"> de</w:t>
      </w:r>
      <w:r w:rsidR="00E908D7">
        <w:t>tection</w:t>
      </w:r>
      <w:r w:rsidR="0055486E">
        <w:t xml:space="preserve">, </w:t>
      </w:r>
      <w:r w:rsidR="00101A73">
        <w:t xml:space="preserve">and maps clearly onto what a mathematician thinks of as a “higher order” term, </w:t>
      </w:r>
      <w:r w:rsidR="00E908D7">
        <w:t xml:space="preserve">these HOIs have different </w:t>
      </w:r>
      <w:r w:rsidR="00903029">
        <w:t>implications for community dynamics</w:t>
      </w:r>
      <w:r w:rsidR="00E908D7">
        <w:t xml:space="preserve"> than the definition we emphasize</w:t>
      </w:r>
      <w:r w:rsidR="00C875B7">
        <w:t xml:space="preserve">. </w:t>
      </w:r>
      <w:commentRangeStart w:id="80"/>
      <w:r w:rsidR="00903029">
        <w:t xml:space="preserve">For instance, </w:t>
      </w:r>
      <w:r w:rsidR="0086361A">
        <w:t>including</w:t>
      </w:r>
      <w:r w:rsidR="00DE2068">
        <w:t xml:space="preserve"> quadratic density terms </w:t>
      </w:r>
      <w:r w:rsidR="0086361A">
        <w:t>within the definition of</w:t>
      </w:r>
      <w:r w:rsidR="00DE2068">
        <w:t xml:space="preserve"> HOIs </w:t>
      </w:r>
      <w:r>
        <w:t xml:space="preserve">may seem </w:t>
      </w:r>
      <w:r w:rsidR="00DE2068">
        <w:t xml:space="preserve">inconsistent with </w:t>
      </w:r>
      <w:r w:rsidR="00E908D7">
        <w:t xml:space="preserve">idea that </w:t>
      </w:r>
      <w:r w:rsidR="00DE2068">
        <w:t xml:space="preserve">HOIs </w:t>
      </w:r>
      <w:r w:rsidR="00E908D7">
        <w:t>result from</w:t>
      </w:r>
      <w:r w:rsidR="00DE2068">
        <w:t xml:space="preserve"> interaction modification:  </w:t>
      </w:r>
      <w:r w:rsidR="00014913">
        <w:t>i.e. how</w:t>
      </w:r>
      <w:r w:rsidR="00C875B7">
        <w:t xml:space="preserve"> </w:t>
      </w:r>
      <w:r w:rsidR="00014913">
        <w:t>can a</w:t>
      </w:r>
      <w:r w:rsidR="00C875B7">
        <w:t xml:space="preserve"> species modify its own </w:t>
      </w:r>
      <w:r w:rsidR="00903029">
        <w:t xml:space="preserve">competitive </w:t>
      </w:r>
      <w:r w:rsidR="00C875B7">
        <w:t xml:space="preserve">effect? </w:t>
      </w:r>
      <w:commentRangeEnd w:id="80"/>
      <w:r w:rsidR="002C2C9C">
        <w:rPr>
          <w:rStyle w:val="CommentReference"/>
        </w:rPr>
        <w:commentReference w:id="80"/>
      </w:r>
    </w:p>
    <w:p w14:paraId="7A1A44C6" w14:textId="26070362" w:rsidR="001A6A75" w:rsidRPr="006B2FC8" w:rsidRDefault="00283064" w:rsidP="00516EBB">
      <w:pPr>
        <w:spacing w:after="202"/>
        <w:contextualSpacing/>
      </w:pPr>
      <w:commentRangeStart w:id="81"/>
      <w:r w:rsidRPr="006B2FC8">
        <w:t xml:space="preserve">A similar </w:t>
      </w:r>
      <w:r w:rsidR="0055486E" w:rsidRPr="006B2FC8">
        <w:t xml:space="preserve">set of issues </w:t>
      </w:r>
      <w:commentRangeEnd w:id="81"/>
      <w:r w:rsidR="002C2C9C">
        <w:rPr>
          <w:rStyle w:val="CommentReference"/>
        </w:rPr>
        <w:commentReference w:id="81"/>
      </w:r>
      <w:r w:rsidRPr="006B2FC8">
        <w:t xml:space="preserve">was pointed out early on by </w:t>
      </w:r>
      <w:r w:rsidRPr="006B2FC8">
        <w:fldChar w:fldCharType="begin"/>
      </w:r>
      <w:r w:rsidR="00596808">
        <w:instrText xml:space="preserve"> ADDIN ZOTERO_ITEM CSL_CITATION {"citationID":"K5Wdr7Dt","properties":{"formattedCitation":"(1981)","plainCitation":"(1981)","dontUpdate":true,"noteIndex":0},"citationItems":[{"id":"MBZ7xGBu/vYHXCpeX","uris":["http://zotero.org/users/688880/items/35Y5IZIL"],"uri":["http://zotero.org/users/688880/items/35Y5IZIL"],"itemData":{"id":7497,"type":"article-journal","title":"Do \"Higher Order Interactions\" in Competition Systems Really Exist?","container-title":"The American Naturalist","page":"583-591","volume":"117","issue":"4","source":"journals.uchicago.edu (Atypon)","DOI":"10.1086/283743","ISSN":"0003-0147","journalAbbreviation":"The American Naturalist","author":[{"family":"Pomerantz","given":"Mark J."}],"issued":{"date-parts":[["1981",4,1]]}},"suppress-author":true}],"schema":"https://github.com/citation-style-language/schema/raw/master/csl-citation.json"} </w:instrText>
      </w:r>
      <w:r w:rsidRPr="006B2FC8">
        <w:fldChar w:fldCharType="separate"/>
      </w:r>
      <w:r w:rsidR="00054720" w:rsidRPr="006B2FC8">
        <w:t xml:space="preserve">Pomerantz </w:t>
      </w:r>
      <w:r w:rsidR="00054720" w:rsidRPr="006B2FC8">
        <w:rPr>
          <w:noProof/>
        </w:rPr>
        <w:t>(1981)</w:t>
      </w:r>
      <w:r w:rsidRPr="006B2FC8">
        <w:fldChar w:fldCharType="end"/>
      </w:r>
      <w:r w:rsidR="00054720" w:rsidRPr="006B2FC8">
        <w:t xml:space="preserve"> who argued that </w:t>
      </w:r>
      <w:r w:rsidR="0086361A" w:rsidRPr="006B2FC8">
        <w:t xml:space="preserve">a distinction needed to be made between HOIs and non-linear </w:t>
      </w:r>
      <w:r w:rsidR="00132B92" w:rsidRPr="006B2FC8">
        <w:t>density dependence</w:t>
      </w:r>
      <w:r w:rsidR="00054720" w:rsidRPr="006B2FC8">
        <w:t xml:space="preserve">. </w:t>
      </w:r>
      <w:r w:rsidR="00044E45" w:rsidRPr="006B2FC8">
        <w:t xml:space="preserve">In the most widely used </w:t>
      </w:r>
      <w:r w:rsidR="001D0EAD" w:rsidRPr="006B2FC8">
        <w:t>models</w:t>
      </w:r>
      <w:r w:rsidR="0055486E" w:rsidRPr="006B2FC8">
        <w:t xml:space="preserve"> for effects of competition, such as the </w:t>
      </w:r>
      <w:proofErr w:type="spellStart"/>
      <w:r w:rsidR="0055486E" w:rsidRPr="006B2FC8">
        <w:t>Beverton</w:t>
      </w:r>
      <w:proofErr w:type="spellEnd"/>
      <w:r w:rsidR="0055486E" w:rsidRPr="006B2FC8">
        <w:t>-Holt, Hassel</w:t>
      </w:r>
      <w:r w:rsidR="00595CA6" w:rsidRPr="006B2FC8">
        <w:t>l</w:t>
      </w:r>
      <w:r w:rsidR="0055486E" w:rsidRPr="006B2FC8">
        <w:t xml:space="preserve"> and Ricker models,</w:t>
      </w:r>
      <w:r w:rsidR="001D0EAD" w:rsidRPr="006B2FC8">
        <w:t xml:space="preserve"> per capita growth rate is assumed to be a </w:t>
      </w:r>
      <w:r w:rsidR="007F5F64" w:rsidRPr="006B2FC8">
        <w:t>non</w:t>
      </w:r>
      <w:r w:rsidR="001D0EAD" w:rsidRPr="006B2FC8">
        <w:t xml:space="preserve">linear function of </w:t>
      </w:r>
      <w:r w:rsidR="0055486E" w:rsidRPr="006B2FC8">
        <w:t xml:space="preserve">competitor </w:t>
      </w:r>
      <w:r w:rsidR="001D0EAD" w:rsidRPr="006B2FC8">
        <w:t>density</w:t>
      </w:r>
      <w:r w:rsidR="0055486E" w:rsidRPr="006B2FC8">
        <w:t xml:space="preserve"> </w:t>
      </w:r>
      <w:r w:rsidR="00014913" w:rsidRPr="006B2FC8">
        <w:fldChar w:fldCharType="begin"/>
      </w:r>
      <w:r w:rsidR="00014913" w:rsidRPr="006B2FC8">
        <w:instrText xml:space="preserve"> ADDIN ZOTERO_ITEM CSL_CITATION {"citationID":"zfFRmjn2","properties":{"formattedCitation":"(Hassell and Comins 1976)","plainCitation":"(Hassell and Comins 1976)","noteIndex":0},"citationItems":[{"id":9,"uris":["http://zotero.org/users/688880/items/DW227A4V"],"uri":["http://zotero.org/users/688880/items/DW227A4V"],"itemData":{"id":9,"type":"article-journal","title":"Discrete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schema":"https://github.com/citation-style-language/schema/raw/master/csl-citation.json"} </w:instrText>
      </w:r>
      <w:r w:rsidR="00014913" w:rsidRPr="006B2FC8">
        <w:fldChar w:fldCharType="separate"/>
      </w:r>
      <w:r w:rsidR="00014913" w:rsidRPr="006B2FC8">
        <w:rPr>
          <w:noProof/>
        </w:rPr>
        <w:t>(Hassell and Comins 1976)</w:t>
      </w:r>
      <w:r w:rsidR="00014913" w:rsidRPr="006B2FC8">
        <w:fldChar w:fldCharType="end"/>
      </w:r>
      <w:r w:rsidR="00014913" w:rsidRPr="006B2FC8">
        <w:t xml:space="preserve">.  </w:t>
      </w:r>
      <w:r w:rsidR="007F5F64" w:rsidRPr="006B2FC8">
        <w:t>I</w:t>
      </w:r>
      <w:r w:rsidR="0055486E" w:rsidRPr="006B2FC8">
        <w:t xml:space="preserve">n each of these models the effect of each additional competitor </w:t>
      </w:r>
      <w:r w:rsidR="007F5F64" w:rsidRPr="006B2FC8">
        <w:t xml:space="preserve">on growth </w:t>
      </w:r>
      <w:r w:rsidR="0055486E" w:rsidRPr="006B2FC8">
        <w:t>declines as more competitors are added.  Th</w:t>
      </w:r>
      <w:r w:rsidR="001D0EAD" w:rsidRPr="006B2FC8">
        <w:t>is could be interpreted as a kind of interaction modification</w:t>
      </w:r>
      <w:r w:rsidR="00940EB4" w:rsidRPr="006B2FC8">
        <w:t xml:space="preserve"> among </w:t>
      </w:r>
      <w:r w:rsidR="00940EB4" w:rsidRPr="006B2FC8">
        <w:rPr>
          <w:i/>
        </w:rPr>
        <w:t>individuals within</w:t>
      </w:r>
      <w:r w:rsidR="00940EB4" w:rsidRPr="006B2FC8">
        <w:t xml:space="preserve"> species. </w:t>
      </w:r>
      <w:r w:rsidR="007C1073" w:rsidRPr="006B2FC8">
        <w:t>Like Pomerantz (1981)</w:t>
      </w:r>
      <w:r w:rsidR="00940EB4" w:rsidRPr="006B2FC8">
        <w:t xml:space="preserve"> however, </w:t>
      </w:r>
      <w:r w:rsidR="007C1073" w:rsidRPr="006B2FC8">
        <w:t xml:space="preserve">we </w:t>
      </w:r>
      <w:r w:rsidR="00940EB4" w:rsidRPr="006B2FC8">
        <w:t xml:space="preserve">advocate </w:t>
      </w:r>
      <w:r w:rsidR="007C1073" w:rsidRPr="006B2FC8">
        <w:t>restricting</w:t>
      </w:r>
      <w:r w:rsidR="0085381B" w:rsidRPr="006B2FC8">
        <w:t xml:space="preserve"> higher order interactions to</w:t>
      </w:r>
      <w:r w:rsidR="00940EB4" w:rsidRPr="006B2FC8">
        <w:t xml:space="preserve"> </w:t>
      </w:r>
      <w:r w:rsidR="00CA248C" w:rsidRPr="006B2FC8">
        <w:t>cases where individuals of one species modif</w:t>
      </w:r>
      <w:r w:rsidR="006E36D5" w:rsidRPr="006B2FC8">
        <w:t>ies</w:t>
      </w:r>
      <w:r w:rsidR="00CA248C" w:rsidRPr="006B2FC8">
        <w:t xml:space="preserve"> the effect of individuals of other species</w:t>
      </w:r>
      <w:r w:rsidR="00940EB4" w:rsidRPr="006B2FC8">
        <w:t xml:space="preserve">. </w:t>
      </w:r>
    </w:p>
    <w:p w14:paraId="381359B2" w14:textId="2F2BB7FE" w:rsidR="001A6A75" w:rsidRPr="006B2FC8" w:rsidRDefault="001A6A75" w:rsidP="00973FCF">
      <w:pPr>
        <w:spacing w:after="202"/>
        <w:ind w:firstLine="0"/>
        <w:contextualSpacing/>
        <w:rPr>
          <w:i/>
        </w:rPr>
      </w:pPr>
      <w:r w:rsidRPr="006B2FC8">
        <w:rPr>
          <w:i/>
        </w:rPr>
        <w:t>Defining Higher Order Interactions</w:t>
      </w:r>
    </w:p>
    <w:p w14:paraId="37D58977" w14:textId="00393AA2" w:rsidR="009C4CDF" w:rsidRPr="006B2FC8" w:rsidRDefault="007C1073" w:rsidP="0055486E">
      <w:pPr>
        <w:spacing w:after="202"/>
        <w:contextualSpacing/>
      </w:pPr>
      <w:commentRangeStart w:id="82"/>
      <w:r w:rsidRPr="006B2FC8">
        <w:t>To formally d</w:t>
      </w:r>
      <w:r w:rsidR="00C03FEF" w:rsidRPr="006B2FC8">
        <w:t>efin</w:t>
      </w:r>
      <w:r w:rsidR="00101A73" w:rsidRPr="006B2FC8">
        <w:t>e</w:t>
      </w:r>
      <w:r w:rsidR="00C03FEF" w:rsidRPr="006B2FC8">
        <w:t xml:space="preserve"> higher order interactions</w:t>
      </w:r>
      <w:r w:rsidR="00E75777" w:rsidRPr="006B2FC8">
        <w:t xml:space="preserve"> and avoid the pitfalls of prior attempts to do so, </w:t>
      </w:r>
      <w:r w:rsidRPr="006B2FC8">
        <w:t>we return to</w:t>
      </w:r>
      <w:r w:rsidR="00C03FEF" w:rsidRPr="006B2FC8">
        <w:t xml:space="preserve"> the key </w:t>
      </w:r>
      <w:r w:rsidR="00D71481" w:rsidRPr="006B2FC8">
        <w:t>conceptual issue</w:t>
      </w:r>
      <w:r w:rsidR="00101A73" w:rsidRPr="006B2FC8">
        <w:t xml:space="preserve">s </w:t>
      </w:r>
      <w:r w:rsidR="00C03FEF" w:rsidRPr="006B2FC8">
        <w:t>that HOIs imply</w:t>
      </w:r>
      <w:r w:rsidR="00101A73" w:rsidRPr="006B2FC8">
        <w:t>: the presence of</w:t>
      </w:r>
      <w:r w:rsidR="00D71481" w:rsidRPr="006B2FC8">
        <w:t xml:space="preserve"> </w:t>
      </w:r>
      <w:r w:rsidR="00C03FEF" w:rsidRPr="006B2FC8">
        <w:t xml:space="preserve">emergent properties in multispecies communities. </w:t>
      </w:r>
      <w:r w:rsidR="00D512C8" w:rsidRPr="006B2FC8">
        <w:t xml:space="preserve"> Or equivalently, that dynamics in multispecies communities cannot be neatly decomposed into </w:t>
      </w:r>
      <w:r w:rsidR="00F60713" w:rsidRPr="006B2FC8">
        <w:t xml:space="preserve">separate </w:t>
      </w:r>
      <w:r w:rsidR="0022450C" w:rsidRPr="006B2FC8">
        <w:t xml:space="preserve">competitive effects </w:t>
      </w:r>
      <w:r w:rsidR="0022450C" w:rsidRPr="006B2FC8">
        <w:lastRenderedPageBreak/>
        <w:t xml:space="preserve">of each species on each other species.  </w:t>
      </w:r>
      <w:commentRangeEnd w:id="82"/>
      <w:r w:rsidR="005B1483">
        <w:rPr>
          <w:rStyle w:val="CommentReference"/>
        </w:rPr>
        <w:commentReference w:id="82"/>
      </w:r>
      <w:r w:rsidR="0022450C" w:rsidRPr="006B2FC8">
        <w:t>E</w:t>
      </w:r>
      <w:r w:rsidR="00C03FEF" w:rsidRPr="006B2FC8">
        <w:t xml:space="preserve">mergent properties </w:t>
      </w:r>
      <w:r w:rsidR="0022450C" w:rsidRPr="006B2FC8">
        <w:t xml:space="preserve">at the community level, or non-independence of competitive effects </w:t>
      </w:r>
      <w:r w:rsidR="00C03FEF" w:rsidRPr="006B2FC8">
        <w:t>aris</w:t>
      </w:r>
      <w:r w:rsidR="00A650E9" w:rsidRPr="006B2FC8">
        <w:t>e due to</w:t>
      </w:r>
      <w:r w:rsidR="00C03FEF" w:rsidRPr="006B2FC8">
        <w:t xml:space="preserve"> interaction modification</w:t>
      </w:r>
      <w:r w:rsidR="00C725BD" w:rsidRPr="006B2FC8">
        <w:t xml:space="preserve"> between competitors</w:t>
      </w:r>
      <w:r w:rsidR="00C03FEF" w:rsidRPr="006B2FC8">
        <w:t xml:space="preserve">.  </w:t>
      </w:r>
      <w:r w:rsidR="004F3621" w:rsidRPr="006B2FC8">
        <w:t>Following from this and b</w:t>
      </w:r>
      <w:r w:rsidR="00D4616C" w:rsidRPr="006B2FC8">
        <w:t xml:space="preserve">uilding on past efforts by Billick and Case </w:t>
      </w:r>
      <w:r w:rsidR="007651E8" w:rsidRPr="006B2FC8">
        <w:t>(</w:t>
      </w:r>
      <w:r w:rsidR="00D4616C" w:rsidRPr="006B2FC8">
        <w:t>1994</w:t>
      </w:r>
      <w:r w:rsidR="007651E8" w:rsidRPr="006B2FC8">
        <w:t>)</w:t>
      </w:r>
      <w:r w:rsidR="00D4616C" w:rsidRPr="006B2FC8">
        <w:t xml:space="preserve"> and Adler and Morris </w:t>
      </w:r>
      <w:r w:rsidR="007651E8" w:rsidRPr="006B2FC8">
        <w:t>(</w:t>
      </w:r>
      <w:r w:rsidR="00D4616C" w:rsidRPr="006B2FC8">
        <w:t>1994</w:t>
      </w:r>
      <w:r w:rsidR="007651E8" w:rsidRPr="006B2FC8">
        <w:t>)</w:t>
      </w:r>
      <w:r w:rsidR="00D4616C" w:rsidRPr="006B2FC8">
        <w:t xml:space="preserve">, we propose </w:t>
      </w:r>
      <w:r w:rsidR="001A6A75" w:rsidRPr="006B2FC8">
        <w:t>the following</w:t>
      </w:r>
      <w:r w:rsidR="005B5848" w:rsidRPr="006B2FC8">
        <w:t xml:space="preserve"> general mathematical definition. </w:t>
      </w:r>
    </w:p>
    <w:p w14:paraId="3C5CC92A" w14:textId="255A398D" w:rsidR="00181318" w:rsidRPr="006B2FC8" w:rsidRDefault="004F3621" w:rsidP="00181318">
      <w:pPr>
        <w:spacing w:after="202"/>
        <w:contextualSpacing/>
      </w:pPr>
      <w:r w:rsidRPr="006B2FC8">
        <w:t>We start with a</w:t>
      </w:r>
      <w:r w:rsidR="00390672" w:rsidRPr="006B2FC8">
        <w:t xml:space="preserve"> general </w:t>
      </w:r>
      <w:r w:rsidR="007C09B3" w:rsidRPr="006B2FC8">
        <w:t xml:space="preserve">phenomenological </w:t>
      </w:r>
      <w:r w:rsidR="00390672" w:rsidRPr="006B2FC8">
        <w:t xml:space="preserve">model </w:t>
      </w:r>
      <w:r w:rsidR="006B1AE6" w:rsidRPr="006B2FC8">
        <w:t>for</w:t>
      </w:r>
      <w:r w:rsidR="007C09B3" w:rsidRPr="006B2FC8">
        <w:t xml:space="preserve"> </w:t>
      </w:r>
      <w:r w:rsidR="00390672" w:rsidRPr="006B2FC8">
        <w:t>species</w:t>
      </w:r>
      <w:r w:rsidR="00B74CF6" w:rsidRPr="006B2FC8">
        <w:t xml:space="preserve"> </w:t>
      </w:r>
      <w:r w:rsidR="00390672" w:rsidRPr="006B2FC8">
        <w:t>competition</w:t>
      </w:r>
      <w:r w:rsidR="001B5599" w:rsidRPr="006B2FC8">
        <w:t xml:space="preserve"> in discrete time</w:t>
      </w:r>
      <w:r w:rsidR="00225047" w:rsidRPr="006B2FC8">
        <w:t xml:space="preserve"> (though the equivalent definition applies in continuous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
        <w:gridCol w:w="7014"/>
        <w:gridCol w:w="730"/>
      </w:tblGrid>
      <w:tr w:rsidR="00CE2561" w:rsidRPr="006B2FC8" w14:paraId="14D09AEC" w14:textId="77777777" w:rsidTr="00181318">
        <w:trPr>
          <w:trHeight w:val="503"/>
        </w:trPr>
        <w:tc>
          <w:tcPr>
            <w:tcW w:w="918" w:type="dxa"/>
            <w:vAlign w:val="center"/>
          </w:tcPr>
          <w:p w14:paraId="4E9E200E" w14:textId="77777777" w:rsidR="00181318" w:rsidRPr="006B2FC8" w:rsidRDefault="00181318" w:rsidP="00181318">
            <w:pPr>
              <w:spacing w:after="202"/>
              <w:ind w:firstLine="0"/>
              <w:contextualSpacing/>
              <w:jc w:val="center"/>
            </w:pPr>
          </w:p>
        </w:tc>
        <w:tc>
          <w:tcPr>
            <w:tcW w:w="7200" w:type="dxa"/>
            <w:vAlign w:val="center"/>
          </w:tcPr>
          <w:p w14:paraId="2340A416" w14:textId="48B71CA9" w:rsidR="00181318" w:rsidRPr="006B2FC8" w:rsidRDefault="00807661" w:rsidP="007F6AFB">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r>
                  <w:rPr>
                    <w:rFonts w:ascii="Cambria Math" w:hAnsi="Cambria Math"/>
                  </w:rPr>
                  <m:t>=f</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m:t>
                </m:r>
              </m:oMath>
            </m:oMathPara>
          </w:p>
        </w:tc>
        <w:tc>
          <w:tcPr>
            <w:tcW w:w="738" w:type="dxa"/>
            <w:vAlign w:val="center"/>
          </w:tcPr>
          <w:p w14:paraId="01E3A228" w14:textId="3811BFCD" w:rsidR="00181318" w:rsidRPr="006B2FC8" w:rsidRDefault="00181318" w:rsidP="00181318">
            <w:pPr>
              <w:spacing w:after="202"/>
              <w:ind w:firstLine="0"/>
              <w:contextualSpacing/>
              <w:jc w:val="center"/>
            </w:pPr>
            <w:r w:rsidRPr="006B2FC8">
              <w:t>(</w:t>
            </w:r>
            <w:r w:rsidR="00AC7C1E" w:rsidRPr="006B2FC8">
              <w:rPr>
                <w:noProof/>
              </w:rPr>
              <w:fldChar w:fldCharType="begin"/>
            </w:r>
            <w:r w:rsidR="00AC7C1E" w:rsidRPr="006B2FC8">
              <w:rPr>
                <w:noProof/>
              </w:rPr>
              <w:instrText xml:space="preserve"> SEQ eq \* MERGEFORMAT </w:instrText>
            </w:r>
            <w:r w:rsidR="00AC7C1E" w:rsidRPr="006B2FC8">
              <w:rPr>
                <w:noProof/>
              </w:rPr>
              <w:fldChar w:fldCharType="separate"/>
            </w:r>
            <w:r w:rsidR="00BC59FC" w:rsidRPr="006B2FC8">
              <w:rPr>
                <w:noProof/>
              </w:rPr>
              <w:t>1</w:t>
            </w:r>
            <w:r w:rsidR="00AC7C1E" w:rsidRPr="006B2FC8">
              <w:rPr>
                <w:noProof/>
              </w:rPr>
              <w:fldChar w:fldCharType="end"/>
            </w:r>
            <w:r w:rsidRPr="006B2FC8">
              <w:t>)</w:t>
            </w:r>
          </w:p>
        </w:tc>
      </w:tr>
    </w:tbl>
    <w:p w14:paraId="5565AAC2" w14:textId="43FBE7BF" w:rsidR="00C97E84" w:rsidRPr="006B2FC8" w:rsidRDefault="00390672" w:rsidP="00996637">
      <w:pPr>
        <w:spacing w:after="202"/>
        <w:ind w:firstLine="0"/>
        <w:contextualSpacing/>
      </w:pPr>
      <w:r w:rsidRPr="006B2FC8">
        <w:t xml:space="preserve">where </w:t>
      </w:r>
      <m:oMath>
        <m:f>
          <m:fPr>
            <m:ctrlPr>
              <w:rPr>
                <w:rFonts w:ascii="Cambria Math" w:hAnsi="Cambria Math"/>
                <w:i/>
              </w:rPr>
            </m:ctrlPr>
          </m:fPr>
          <m:num>
            <m:sSub>
              <m:sSubPr>
                <m:ctrlPr>
                  <w:rPr>
                    <w:rFonts w:ascii="Cambria Math" w:hAnsi="Cambria Math"/>
                  </w:rPr>
                </m:ctrlPr>
              </m:sSubPr>
              <m:e>
                <m:r>
                  <w:rPr>
                    <w:rFonts w:ascii="Cambria Math" w:hAnsi="Cambria Math"/>
                  </w:rPr>
                  <m:t>n</m:t>
                </m:r>
                <m:ctrlPr>
                  <w:rPr>
                    <w:rFonts w:ascii="Cambria Math" w:hAnsi="Cambria Math"/>
                    <w:i/>
                  </w:rPr>
                </m:ctrlP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oMath>
      <w:r w:rsidR="005B5848" w:rsidRPr="006B2FC8">
        <w:t xml:space="preserve"> on the left</w:t>
      </w:r>
      <w:r w:rsidR="00A901E6" w:rsidRPr="006B2FC8">
        <w:t>-</w:t>
      </w:r>
      <w:r w:rsidR="005B5848" w:rsidRPr="006B2FC8">
        <w:t xml:space="preserve">hand side is the per capita growth rate of species </w:t>
      </w:r>
      <m:oMath>
        <m:r>
          <w:rPr>
            <w:rFonts w:ascii="Cambria Math" w:hAnsi="Cambria Math"/>
          </w:rPr>
          <m:t>i</m:t>
        </m:r>
      </m:oMath>
      <w:r w:rsidRPr="006B2FC8">
        <w:t xml:space="preserve"> at time </w:t>
      </w:r>
      <m:oMath>
        <m:r>
          <w:rPr>
            <w:rFonts w:ascii="Cambria Math" w:hAnsi="Cambria Math"/>
          </w:rPr>
          <m:t>t</m:t>
        </m:r>
      </m:oMath>
      <w:r w:rsidRPr="006B2FC8">
        <w:t xml:space="preserve">, </w:t>
      </w:r>
      <m:oMath>
        <m:sSub>
          <m:sSubPr>
            <m:ctrlPr>
              <w:rPr>
                <w:rFonts w:ascii="Cambria Math" w:hAnsi="Cambria Math"/>
                <w:i/>
              </w:rPr>
            </m:ctrlPr>
          </m:sSubPr>
          <m:e>
            <m:r>
              <w:rPr>
                <w:rFonts w:ascii="Cambria Math" w:hAnsi="Cambria Math"/>
              </w:rPr>
              <m:t>λ</m:t>
            </m:r>
            <m:ctrlPr>
              <w:rPr>
                <w:rFonts w:ascii="Cambria Math" w:hAnsi="Cambria Math"/>
              </w:rPr>
            </m:ctrlPr>
          </m:e>
          <m:sub>
            <m:r>
              <w:rPr>
                <w:rFonts w:ascii="Cambria Math" w:hAnsi="Cambria Math"/>
              </w:rPr>
              <m:t>i</m:t>
            </m:r>
          </m:sub>
        </m:sSub>
      </m:oMath>
      <w:r w:rsidR="00CE2561" w:rsidRPr="006B2FC8">
        <w:t xml:space="preserve">, is </w:t>
      </w:r>
      <w:r w:rsidR="00C0352C" w:rsidRPr="006B2FC8">
        <w:t>a species specific parameter defining the</w:t>
      </w:r>
      <w:r w:rsidR="00CE2561" w:rsidRPr="006B2FC8">
        <w:t xml:space="preserve"> average per capita</w:t>
      </w:r>
      <w:r w:rsidR="00C0352C" w:rsidRPr="006B2FC8">
        <w:t xml:space="preserve"> population growth rate</w:t>
      </w:r>
      <w:r w:rsidR="00CE2561" w:rsidRPr="006B2FC8">
        <w:t xml:space="preserve"> in the absence of competitors, </w:t>
      </w:r>
      <w:r w:rsidR="007F6AFB" w:rsidRPr="006B2FC8">
        <w:t xml:space="preserve">and </w:t>
      </w:r>
      <w:r w:rsidR="00C0352C" w:rsidRPr="006B2FC8">
        <w:t xml:space="preserve">the function </w:t>
      </w:r>
      <m:oMath>
        <m:r>
          <w:rPr>
            <w:rFonts w:ascii="Cambria Math" w:hAnsi="Cambria Math"/>
          </w:rPr>
          <m:t>f</m:t>
        </m:r>
      </m:oMath>
      <w:r w:rsidR="00CE2561" w:rsidRPr="006B2FC8">
        <w:t xml:space="preserve"> </w:t>
      </w:r>
      <w:r w:rsidR="00C0352C" w:rsidRPr="006B2FC8">
        <w:t xml:space="preserve">gives the </w:t>
      </w:r>
      <w:r w:rsidR="0039661F" w:rsidRPr="006B2FC8">
        <w:t xml:space="preserve">competitor-influenced </w:t>
      </w:r>
      <w:r w:rsidR="00C0352C" w:rsidRPr="006B2FC8">
        <w:t xml:space="preserve">per capita population growth rate as a function of </w:t>
      </w:r>
      <w:r w:rsidR="00A650E9" w:rsidRPr="006B2FC8">
        <w:t xml:space="preserve">total </w:t>
      </w:r>
      <w:r w:rsidR="00C0352C" w:rsidRPr="006B2FC8">
        <w:t>competition</w:t>
      </w:r>
      <w:r w:rsidR="00737633" w:rsidRPr="006B2FC8">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AA4CCD" w:rsidRPr="006B2FC8">
        <w:t>, which determined by the density of all competitors in the community. While</w:t>
      </w:r>
      <w:r w:rsidR="00DB13F4" w:rsidRPr="006B2FC8">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737633" w:rsidRPr="006B2FC8">
        <w:t xml:space="preserve"> </w:t>
      </w:r>
      <w:r w:rsidR="00AA4CCD" w:rsidRPr="006B2FC8">
        <w:t xml:space="preserve">is technically dependent on </w:t>
      </w:r>
      <m:oMath>
        <m:r>
          <w:rPr>
            <w:rFonts w:ascii="Cambria Math" w:hAnsi="Cambria Math"/>
          </w:rPr>
          <m:t>f</m:t>
        </m:r>
      </m:oMath>
      <w:r w:rsidR="00996637" w:rsidRPr="006B2FC8">
        <w:t>—</w:t>
      </w:r>
      <w:r w:rsidR="00AA4CCD" w:rsidRPr="006B2FC8">
        <w:t>it cannot be measured without specifying some function for per capita growth rate</w:t>
      </w:r>
      <w:r w:rsidR="002D52ED" w:rsidRPr="006B2FC8">
        <w:t xml:space="preserve">—we </w:t>
      </w:r>
      <w:r w:rsidR="00996637" w:rsidRPr="006B2FC8">
        <w:t xml:space="preserve">believe that </w:t>
      </w:r>
      <w:r w:rsidR="00D35DB1" w:rsidRPr="006B2FC8">
        <w:t xml:space="preserve">separating </w:t>
      </w:r>
      <w:r w:rsidR="00996637" w:rsidRPr="006B2FC8">
        <w:t xml:space="preserve">the two </w:t>
      </w:r>
      <w:r w:rsidR="00CE2561" w:rsidRPr="006B2FC8">
        <w:t>is</w:t>
      </w:r>
      <w:r w:rsidR="00B454D3" w:rsidRPr="006B2FC8">
        <w:t xml:space="preserve"> </w:t>
      </w:r>
      <w:r w:rsidR="00737633" w:rsidRPr="006B2FC8">
        <w:t xml:space="preserve">heuristically </w:t>
      </w:r>
      <w:r w:rsidR="00B454D3" w:rsidRPr="006B2FC8">
        <w:t xml:space="preserve">valuable as a way to </w:t>
      </w:r>
      <w:r w:rsidR="00CE2561" w:rsidRPr="006B2FC8">
        <w:t>differentiat</w:t>
      </w:r>
      <w:r w:rsidR="00B454D3" w:rsidRPr="006B2FC8">
        <w:t>e</w:t>
      </w:r>
      <w:r w:rsidR="00CE2561" w:rsidRPr="006B2FC8">
        <w:t xml:space="preserve"> non-linear demographic responses </w:t>
      </w:r>
      <w:r w:rsidR="00B454D3" w:rsidRPr="006B2FC8">
        <w:t>from HOIs</w:t>
      </w:r>
      <w:r w:rsidR="00C8213B" w:rsidRPr="006B2FC8">
        <w:t xml:space="preserve">.  </w:t>
      </w:r>
      <w:r w:rsidR="00C97E84" w:rsidRPr="006B2FC8">
        <w:t xml:space="preserve">For instance, in </w:t>
      </w:r>
      <w:r w:rsidR="00C8213B" w:rsidRPr="006B2FC8">
        <w:t xml:space="preserve">the </w:t>
      </w:r>
      <w:r w:rsidR="00CE2561" w:rsidRPr="006B2FC8">
        <w:t xml:space="preserve">most widely used </w:t>
      </w:r>
      <w:r w:rsidR="00C8213B" w:rsidRPr="006B2FC8">
        <w:t xml:space="preserve">models </w:t>
      </w:r>
      <w:r w:rsidR="007D671F" w:rsidRPr="006B2FC8">
        <w:t>for</w:t>
      </w:r>
      <w:r w:rsidR="00C97E84" w:rsidRPr="006B2FC8">
        <w:t xml:space="preserve"> </w:t>
      </w:r>
      <w:r w:rsidR="007D671F" w:rsidRPr="006B2FC8">
        <w:t>density dependent population</w:t>
      </w:r>
      <w:r w:rsidR="00C97E84" w:rsidRPr="006B2FC8">
        <w:t xml:space="preserve"> growth</w:t>
      </w:r>
      <w:r w:rsidR="00C8213B" w:rsidRPr="006B2FC8">
        <w:t xml:space="preserve"> </w:t>
      </w:r>
      <m:oMath>
        <m:r>
          <w:rPr>
            <w:rFonts w:ascii="Cambria Math" w:hAnsi="Cambria Math"/>
          </w:rPr>
          <m:t>f</m:t>
        </m:r>
      </m:oMath>
      <w:r w:rsidR="00C8213B" w:rsidRPr="006B2FC8">
        <w:t xml:space="preserve"> is non-linear</w:t>
      </w:r>
      <w:r w:rsidR="00C97E84" w:rsidRPr="006B2FC8">
        <w:t>:</w:t>
      </w:r>
      <w:r w:rsidR="00C8213B" w:rsidRPr="006B2FC8">
        <w:t xml:space="preserve"> in the </w:t>
      </w:r>
      <w:r w:rsidR="00996637" w:rsidRPr="006B2FC8">
        <w:t>R</w:t>
      </w:r>
      <w:r w:rsidR="00C8213B" w:rsidRPr="006B2FC8">
        <w:t xml:space="preserve">icker model </w:t>
      </w:r>
      <m:oMath>
        <m:r>
          <w:rPr>
            <w:rFonts w:ascii="Cambria Math" w:hAnsi="Cambria Math"/>
          </w:rPr>
          <m:t xml:space="preserve">f= </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up>
        </m:sSup>
      </m:oMath>
      <w:r w:rsidR="00996637" w:rsidRPr="006B2FC8">
        <w:t xml:space="preserve">, whereas in the Beverton-Holt </w:t>
      </w:r>
      <w:r w:rsidR="006E3B83" w:rsidRPr="006B2FC8">
        <w:t xml:space="preserve">or Hassel </w:t>
      </w:r>
      <w:r w:rsidR="00996637" w:rsidRPr="006B2FC8">
        <w:t xml:space="preserve">model </w:t>
      </w:r>
      <m:oMath>
        <m:r>
          <w:rPr>
            <w:rFonts w:ascii="Cambria Math" w:hAnsi="Cambria Math"/>
          </w:rPr>
          <m:t>f=</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-1</m:t>
            </m:r>
          </m:sup>
        </m:sSup>
        <m:r>
          <w:rPr>
            <w:rFonts w:ascii="Cambria Math" w:hAnsi="Cambria Math"/>
          </w:rPr>
          <m:t xml:space="preserve">. </m:t>
        </m:r>
      </m:oMath>
      <w:r w:rsidR="00D75239" w:rsidRPr="006B2FC8">
        <w:t xml:space="preserve"> </w:t>
      </w:r>
    </w:p>
    <w:p w14:paraId="40CA0111" w14:textId="65CA9394" w:rsidR="004A7CD3" w:rsidRPr="006B2FC8" w:rsidRDefault="00A03283" w:rsidP="004F3621">
      <w:pPr>
        <w:spacing w:after="202"/>
        <w:contextualSpacing/>
      </w:pPr>
      <w:r w:rsidRPr="006B2FC8">
        <w:t>An</w:t>
      </w:r>
      <w:r w:rsidR="00C97E84" w:rsidRPr="006B2FC8">
        <w:t xml:space="preserve"> HOI</w:t>
      </w:r>
      <w:r w:rsidRPr="006B2FC8">
        <w:t xml:space="preserve"> occur</w:t>
      </w:r>
      <w:r w:rsidR="00C97E84" w:rsidRPr="006B2FC8">
        <w:t xml:space="preserve">s </w:t>
      </w:r>
      <w:r w:rsidRPr="006B2FC8">
        <w:t>whenever</w:t>
      </w:r>
      <w:r w:rsidR="002D52ED" w:rsidRPr="006B2FC8">
        <w:t xml:space="preserve"> </w:t>
      </w:r>
      <m:oMath>
        <m:r>
          <w:rPr>
            <w:rFonts w:ascii="Cambria Math" w:hAnsi="Cambria Math"/>
          </w:rPr>
          <m:t>C</m:t>
        </m:r>
      </m:oMath>
      <w:r w:rsidR="002D52ED" w:rsidRPr="006B2FC8">
        <w:t xml:space="preserve"> can</w:t>
      </w:r>
      <w:r w:rsidRPr="006B2FC8">
        <w:t>not</w:t>
      </w:r>
      <w:r w:rsidR="002D52ED" w:rsidRPr="006B2FC8">
        <w:t xml:space="preserve"> be expressed as a sum of individual species effects</w:t>
      </w:r>
      <w:r w:rsidR="00C97E84" w:rsidRPr="006B2FC8">
        <w:t xml:space="preserve">. </w:t>
      </w:r>
      <w:r w:rsidR="00DC3BA9" w:rsidRPr="006B2FC8">
        <w:t xml:space="preserve">Mathematically this means that </w:t>
      </w:r>
      <m:oMath>
        <m:r>
          <w:rPr>
            <w:rFonts w:ascii="Cambria Math" w:hAnsi="Cambria Math"/>
          </w:rPr>
          <m:t>C≠</m:t>
        </m:r>
        <m:nary>
          <m:naryPr>
            <m:chr m:val="∑"/>
            <m:limLoc m:val="subSup"/>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e>
        </m:nary>
      </m:oMath>
      <w:r w:rsidR="00DC3BA9" w:rsidRPr="006B2FC8">
        <w:t xml:space="preserve"> </w:t>
      </w:r>
      <w:r w:rsidR="00B9028D" w:rsidRPr="006B2FC8">
        <w:t xml:space="preserve">for any function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rsidR="00B9028D" w:rsidRPr="006B2FC8">
        <w:t xml:space="preserve"> </w:t>
      </w:r>
      <w:r w:rsidR="00352A94" w:rsidRPr="006B2FC8">
        <w:t xml:space="preserve">of only a single species </w:t>
      </w:r>
      <w:r w:rsidR="00352A94" w:rsidRPr="006B2FC8">
        <w:rPr>
          <w:i/>
        </w:rPr>
        <w:t xml:space="preserve">j’s </w:t>
      </w:r>
      <w:r w:rsidR="00352A94" w:rsidRPr="006B2FC8">
        <w:t>density</w:t>
      </w:r>
      <w:r w:rsidR="00DC3BA9" w:rsidRPr="006B2FC8">
        <w:t xml:space="preserve">. </w:t>
      </w:r>
      <w:r w:rsidR="0089652F" w:rsidRPr="006B2FC8">
        <w:t>HOIs are therefore a</w:t>
      </w:r>
      <w:r w:rsidR="00DC3BA9" w:rsidRPr="006B2FC8">
        <w:t>ny additional terms i</w:t>
      </w:r>
      <w:r w:rsidR="00516EBB" w:rsidRPr="006B2FC8">
        <w:t>n the summation of</w:t>
      </w:r>
      <w:r w:rsidR="00DC3BA9" w:rsidRPr="006B2FC8">
        <w:t xml:space="preserve"> </w:t>
      </w:r>
      <m:oMath>
        <m:r>
          <w:rPr>
            <w:rFonts w:ascii="Cambria Math" w:hAnsi="Cambria Math"/>
          </w:rPr>
          <m:t>C</m:t>
        </m:r>
      </m:oMath>
      <w:r w:rsidR="00DC3BA9" w:rsidRPr="006B2FC8">
        <w:t xml:space="preserve"> that involve </w:t>
      </w:r>
      <w:r w:rsidR="00516EBB" w:rsidRPr="006B2FC8">
        <w:t xml:space="preserve">functions of </w:t>
      </w:r>
      <w:r w:rsidR="00DC3BA9" w:rsidRPr="006B2FC8">
        <w:t>more than one species</w:t>
      </w:r>
      <w:r w:rsidR="0089652F" w:rsidRPr="006B2FC8">
        <w:t>’</w:t>
      </w:r>
      <w:r w:rsidR="00DC3BA9" w:rsidRPr="006B2FC8">
        <w:t xml:space="preserve"> density. </w:t>
      </w:r>
      <w:r w:rsidR="00EB7ED4" w:rsidRPr="006B2FC8">
        <w:t>Following this definition</w:t>
      </w:r>
      <w:r w:rsidR="0062107B" w:rsidRPr="006B2FC8">
        <w:t xml:space="preserve">, </w:t>
      </w:r>
      <w:r w:rsidR="00D42B30" w:rsidRPr="006B2FC8">
        <w:t xml:space="preserve">there </w:t>
      </w:r>
      <w:r w:rsidR="00D42B30" w:rsidRPr="006B2FC8">
        <w:lastRenderedPageBreak/>
        <w:t xml:space="preserve">are no HOIs in the </w:t>
      </w:r>
      <w:r w:rsidR="007D671F" w:rsidRPr="006B2FC8">
        <w:t xml:space="preserve">standard </w:t>
      </w:r>
      <w:r w:rsidR="00D86346" w:rsidRPr="006B2FC8">
        <w:t xml:space="preserve">Ricker and </w:t>
      </w:r>
      <w:proofErr w:type="spellStart"/>
      <w:r w:rsidR="00D86346" w:rsidRPr="006B2FC8">
        <w:t>Beverton</w:t>
      </w:r>
      <w:proofErr w:type="spellEnd"/>
      <w:r w:rsidR="00D86346" w:rsidRPr="006B2FC8">
        <w:t>-Holt models</w:t>
      </w:r>
      <w:r w:rsidR="00D42B30" w:rsidRPr="006B2FC8">
        <w:t xml:space="preserve"> </w:t>
      </w:r>
      <w:r w:rsidR="00F42797" w:rsidRPr="006B2FC8">
        <w:t>because</w:t>
      </w:r>
      <w:r w:rsidR="004F3621" w:rsidRPr="006B2FC8">
        <w:t>,</w:t>
      </w:r>
      <w:r w:rsidR="00F42797" w:rsidRPr="006B2FC8">
        <w:t xml:space="preserve"> despite the nonlinear effects </w:t>
      </w:r>
      <w:r w:rsidR="004F3621" w:rsidRPr="006B2FC8">
        <w:t xml:space="preserve">of </w:t>
      </w:r>
      <m:oMath>
        <m:r>
          <w:rPr>
            <w:rFonts w:ascii="Cambria Math" w:hAnsi="Cambria Math"/>
          </w:rPr>
          <m:t>C</m:t>
        </m:r>
      </m:oMath>
      <w:r w:rsidR="004F3621" w:rsidRPr="006B2FC8">
        <w:t xml:space="preserve"> </w:t>
      </w:r>
      <w:r w:rsidR="00F42797" w:rsidRPr="006B2FC8">
        <w:t>on per capita growth,</w:t>
      </w:r>
      <w:r w:rsidR="00D86346" w:rsidRPr="006B2FC8">
        <w:t xml:space="preserve"> </w:t>
      </w:r>
      <m:oMath>
        <m:r>
          <w:rPr>
            <w:rFonts w:ascii="Cambria Math" w:hAnsi="Cambria Math"/>
          </w:rPr>
          <m:t>C</m:t>
        </m:r>
      </m:oMath>
      <w:r w:rsidR="002D52ED" w:rsidRPr="006B2FC8">
        <w:t xml:space="preserve"> is a weighted sum of species densities,</w:t>
      </w:r>
      <w:r w:rsidR="0026092E" w:rsidRPr="006B2FC8">
        <w:t xml:space="preserve"> </w:t>
      </w:r>
      <m:oMath>
        <m:r>
          <w:rPr>
            <w:rFonts w:ascii="Cambria Math" w:hAnsi="Cambria Math"/>
          </w:rPr>
          <m:t xml:space="preserve">C= </m:t>
        </m:r>
        <m:nary>
          <m:naryPr>
            <m:chr m:val="∑"/>
            <m:limLoc m:val="subSup"/>
            <m:ctrlPr>
              <w:rPr>
                <w:rFonts w:ascii="Cambria Math" w:hAnsi="Cambria Math"/>
                <w:i/>
              </w:rPr>
            </m:ctrlPr>
          </m:naryPr>
          <m:sub>
            <m:r>
              <w:rPr>
                <w:rFonts w:ascii="Cambria Math" w:hAnsi="Cambria Math"/>
              </w:rPr>
              <m:t>j=1</m:t>
            </m:r>
          </m:sub>
          <m:sup>
            <m:r>
              <w:rPr>
                <w:rFonts w:ascii="Cambria Math" w:hAnsi="Cambria Math"/>
              </w:rPr>
              <m:t>S</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oMath>
      <w:r w:rsidR="00B454D3" w:rsidRPr="006B2FC8">
        <w:t xml:space="preserve">, 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2D52ED" w:rsidRPr="006B2FC8">
        <w:t xml:space="preserve"> i</w:t>
      </w:r>
      <w:r w:rsidR="00B454D3" w:rsidRPr="006B2FC8">
        <w:t xml:space="preserve">s the competitive effect of </w:t>
      </w:r>
      <w:r w:rsidR="002D52ED" w:rsidRPr="006B2FC8">
        <w:t>each</w:t>
      </w:r>
      <w:r w:rsidR="00525C05" w:rsidRPr="006B2FC8">
        <w:t xml:space="preserve"> individual of </w:t>
      </w:r>
      <w:r w:rsidR="00B454D3" w:rsidRPr="006B2FC8">
        <w:t xml:space="preserve">species </w:t>
      </w:r>
      <m:oMath>
        <m:r>
          <w:rPr>
            <w:rFonts w:ascii="Cambria Math" w:hAnsi="Cambria Math"/>
          </w:rPr>
          <m:t>j</m:t>
        </m:r>
      </m:oMath>
      <w:r w:rsidR="00B454D3" w:rsidRPr="006B2FC8">
        <w:t xml:space="preserve"> on</w:t>
      </w:r>
      <w:r w:rsidR="00525C05" w:rsidRPr="006B2FC8">
        <w:t xml:space="preserve"> </w:t>
      </w:r>
      <w:r w:rsidR="00B454D3" w:rsidRPr="006B2FC8">
        <w:t xml:space="preserve">species </w:t>
      </w:r>
      <m:oMath>
        <m:r>
          <w:rPr>
            <w:rFonts w:ascii="Cambria Math" w:hAnsi="Cambria Math"/>
          </w:rPr>
          <m:t>i</m:t>
        </m:r>
      </m:oMath>
      <w:r w:rsidR="00B454D3" w:rsidRPr="006B2FC8">
        <w:t xml:space="preserve">.  </w:t>
      </w:r>
      <w:r w:rsidR="00AF553E" w:rsidRPr="006B2FC8">
        <w:t>In fact, one advantage of</w:t>
      </w:r>
      <w:r w:rsidR="00D42B30" w:rsidRPr="006B2FC8">
        <w:t xml:space="preserve"> our definition of HOIs </w:t>
      </w:r>
      <w:r w:rsidR="00AF553E" w:rsidRPr="006B2FC8">
        <w:t xml:space="preserve">over </w:t>
      </w:r>
      <w:r w:rsidR="004F3621" w:rsidRPr="006B2FC8">
        <w:t xml:space="preserve">earlier definitions </w:t>
      </w:r>
      <w:r w:rsidR="00AF553E" w:rsidRPr="006B2FC8">
        <w:t xml:space="preserve">(e.g. Billick and Case 1994) is that it </w:t>
      </w:r>
      <w:r w:rsidR="00D42B30" w:rsidRPr="006B2FC8">
        <w:t xml:space="preserve">does not require that each species’ </w:t>
      </w:r>
      <w:r w:rsidR="00AC1798" w:rsidRPr="006B2FC8">
        <w:t xml:space="preserve">growth </w:t>
      </w:r>
      <w:r w:rsidR="00D42B30" w:rsidRPr="006B2FC8">
        <w:t xml:space="preserve">depend linearly on density.  </w:t>
      </w:r>
      <w:r w:rsidR="00993042" w:rsidRPr="006B2FC8">
        <w:t xml:space="preserve">For example, </w:t>
      </w:r>
      <m:oMath>
        <m:r>
          <w:rPr>
            <w:rFonts w:ascii="Cambria Math" w:hAnsi="Cambria Math"/>
          </w:rPr>
          <m:t>C</m:t>
        </m:r>
      </m:oMath>
      <w:r w:rsidR="00D42B30" w:rsidRPr="006B2FC8">
        <w:t xml:space="preserve"> could </w:t>
      </w:r>
      <w:r w:rsidR="00993042" w:rsidRPr="006B2FC8">
        <w:t>be a</w:t>
      </w:r>
      <w:r w:rsidR="00D42B30" w:rsidRPr="006B2FC8">
        <w:t xml:space="preserve"> sum of</w:t>
      </w:r>
      <w:r w:rsidR="00993042" w:rsidRPr="006B2FC8">
        <w:t xml:space="preserve"> quadratic function</w:t>
      </w:r>
      <w:r w:rsidR="00D42B30" w:rsidRPr="006B2FC8">
        <w:t>s</w:t>
      </w:r>
      <w:r w:rsidR="00993042" w:rsidRPr="006B2FC8">
        <w:t xml:space="preserve"> of </w:t>
      </w:r>
      <w:r w:rsidR="00D42B30" w:rsidRPr="006B2FC8">
        <w:t xml:space="preserve">each </w:t>
      </w:r>
      <w:r w:rsidR="00993042" w:rsidRPr="006B2FC8">
        <w:t>species</w:t>
      </w:r>
      <w:r w:rsidR="00D42B30" w:rsidRPr="006B2FC8">
        <w:t>’</w:t>
      </w:r>
      <w:r w:rsidR="00993042" w:rsidRPr="006B2FC8">
        <w:t xml:space="preserve"> density:</w:t>
      </w:r>
      <w:r w:rsidR="00D42B30" w:rsidRPr="006B2FC8">
        <w:t xml:space="preserve"> </w:t>
      </w:r>
      <m:oMath>
        <m:r>
          <w:rPr>
            <w:rFonts w:ascii="Cambria Math" w:hAnsi="Cambria Math"/>
          </w:rPr>
          <m:t>C=</m:t>
        </m:r>
        <m:nary>
          <m:naryPr>
            <m:chr m:val="∑"/>
            <m:limLoc m:val="subSup"/>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ij</m:t>
                </m:r>
              </m:sub>
            </m:sSub>
            <m:sSubSup>
              <m:sSubSupPr>
                <m:ctrlPr>
                  <w:rPr>
                    <w:rFonts w:ascii="Cambria Math" w:hAnsi="Cambria Math"/>
                    <w:i/>
                  </w:rPr>
                </m:ctrlPr>
              </m:sSubSupPr>
              <m:e>
                <m:r>
                  <w:rPr>
                    <w:rFonts w:ascii="Cambria Math" w:hAnsi="Cambria Math"/>
                  </w:rPr>
                  <m:t>n</m:t>
                </m:r>
              </m:e>
              <m:sub>
                <m:r>
                  <w:rPr>
                    <w:rFonts w:ascii="Cambria Math" w:hAnsi="Cambria Math"/>
                  </w:rPr>
                  <m:t>j</m:t>
                </m:r>
              </m:sub>
              <m:sup>
                <m:r>
                  <w:rPr>
                    <w:rFonts w:ascii="Cambria Math" w:hAnsi="Cambria Math"/>
                  </w:rPr>
                  <m:t>2</m:t>
                </m:r>
              </m:sup>
            </m:sSubSup>
            <m:r>
              <w:rPr>
                <w:rFonts w:ascii="Cambria Math" w:hAnsi="Cambria Math"/>
              </w:rPr>
              <m:t>)</m:t>
            </m:r>
          </m:e>
        </m:nary>
      </m:oMath>
      <w:r w:rsidR="00C97E84" w:rsidRPr="006B2FC8">
        <w:t xml:space="preserve"> </w:t>
      </w:r>
      <w:r w:rsidR="0062107B" w:rsidRPr="006B2FC8">
        <w:fldChar w:fldCharType="begin"/>
      </w:r>
      <w:r w:rsidR="0062107B" w:rsidRPr="006B2FC8">
        <w:instrText xml:space="preserve"> ADDIN ZOTERO_ITEM CSL_CITATION {"citationID":"xg28DGh2","properties":{"formattedCitation":"(Mayfield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62107B" w:rsidRPr="006B2FC8">
        <w:fldChar w:fldCharType="separate"/>
      </w:r>
      <w:r w:rsidR="0062107B" w:rsidRPr="006B2FC8">
        <w:rPr>
          <w:noProof/>
        </w:rPr>
        <w:t>(Mayfield and Stouffer 2017)</w:t>
      </w:r>
      <w:r w:rsidR="0062107B" w:rsidRPr="006B2FC8">
        <w:fldChar w:fldCharType="end"/>
      </w:r>
      <w:r w:rsidR="0062107B" w:rsidRPr="006B2FC8">
        <w:t xml:space="preserve">. </w:t>
      </w:r>
      <w:r w:rsidR="00525C05" w:rsidRPr="006B2FC8">
        <w:t xml:space="preserve">While </w:t>
      </w:r>
      <w:r w:rsidR="00DC3BA9" w:rsidRPr="006B2FC8">
        <w:t xml:space="preserve">the effects of density are </w:t>
      </w:r>
      <w:r w:rsidR="00525C05" w:rsidRPr="006B2FC8">
        <w:t>non-linear</w:t>
      </w:r>
      <w:r w:rsidR="00E26D21" w:rsidRPr="006B2FC8">
        <w:t xml:space="preserve"> in this formulation</w:t>
      </w:r>
      <w:r w:rsidR="00AC1798" w:rsidRPr="006B2FC8">
        <w:t xml:space="preserve"> of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rsidR="00525C05" w:rsidRPr="006B2FC8">
        <w:t>, t</w:t>
      </w:r>
      <w:r w:rsidR="00C97E84" w:rsidRPr="006B2FC8">
        <w:t xml:space="preserve">his </w:t>
      </w:r>
      <w:r w:rsidR="0062107B" w:rsidRPr="006B2FC8">
        <w:t xml:space="preserve">does </w:t>
      </w:r>
      <w:r w:rsidR="00C97E84" w:rsidRPr="006B2FC8">
        <w:t>not imply HOIs because each species</w:t>
      </w:r>
      <w:r w:rsidR="00525C05" w:rsidRPr="006B2FC8">
        <w:t xml:space="preserve">’ </w:t>
      </w:r>
      <w:r w:rsidR="00993042" w:rsidRPr="006B2FC8">
        <w:t>contribution to total competition</w:t>
      </w:r>
      <w:r w:rsidR="0062107B" w:rsidRPr="006B2FC8">
        <w:t xml:space="preserve"> does not depend on the density of any other species</w:t>
      </w:r>
      <w:r w:rsidR="00AC1798" w:rsidRPr="006B2FC8">
        <w:t xml:space="preserve">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rsidR="00AC1798" w:rsidRPr="006B2FC8">
        <w:t xml:space="preserve"> depends only on </w:t>
      </w:r>
      <w:r w:rsidR="00AC1798" w:rsidRPr="006B2FC8">
        <w:rPr>
          <w:i/>
        </w:rPr>
        <w:t>n</w:t>
      </w:r>
      <w:r w:rsidR="00AC1798" w:rsidRPr="006B2FC8">
        <w:rPr>
          <w:i/>
          <w:vertAlign w:val="subscript"/>
        </w:rPr>
        <w:t>j</w:t>
      </w:r>
      <w:r w:rsidR="00AC1798" w:rsidRPr="006B2FC8">
        <w:t>)</w:t>
      </w:r>
      <w:r w:rsidR="00D059D6" w:rsidRPr="006B2FC8">
        <w:t xml:space="preserve">.  </w:t>
      </w:r>
      <w:r w:rsidR="003A3A29" w:rsidRPr="006B2FC8">
        <w:t>O</w:t>
      </w:r>
      <w:r w:rsidR="00910E0D" w:rsidRPr="006B2FC8">
        <w:t xml:space="preserve">ur </w:t>
      </w:r>
      <w:r w:rsidR="0062107B" w:rsidRPr="006B2FC8">
        <w:t xml:space="preserve">definition of </w:t>
      </w:r>
      <w:r w:rsidR="00910E0D" w:rsidRPr="006B2FC8">
        <w:t>HOIs does include cases where intraspe</w:t>
      </w:r>
      <w:r w:rsidR="00793336" w:rsidRPr="006B2FC8">
        <w:t xml:space="preserve">cific competition is modified by the density of another species.  This means that HOIs </w:t>
      </w:r>
      <w:r w:rsidR="003A3A29" w:rsidRPr="006B2FC8">
        <w:t xml:space="preserve">as defined here </w:t>
      </w:r>
      <w:r w:rsidR="00793336" w:rsidRPr="006B2FC8">
        <w:t xml:space="preserve">can occur even in interactions between two species </w:t>
      </w:r>
      <w:r w:rsidR="00793336" w:rsidRPr="006B2FC8">
        <w:fldChar w:fldCharType="begin"/>
      </w:r>
      <w:r w:rsidR="00793336" w:rsidRPr="006B2FC8">
        <w:instrText xml:space="preserve"> ADDIN ZOTERO_ITEM CSL_CITATION {"citationID":"2QrHzs3J","properties":{"formattedCitation":"(Billick and Case 1994, Mayfield and Stouffer 2017)","plainCitation":"(Billick and Case 1994, Mayfield and Stouffer 2017)","noteIndex":0},"citationItems":[{"id":2192,"uris":["http://zotero.org/users/688880/items/MGR8XNWN"],"uri":["http://zotero.org/users/688880/items/MGR8XNWN"],"itemData":{"id":2192,"type":"article-journal","title":"Higher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processes.","DOI":"10.2307/1939614","ISSN":"0012-9658","shortTitle":"Higher Order Interactions in Ecological Communities","journalAbbreviation":"Ecology","author":[{"family":"Billick","given":"Ian"},{"family":"Case","given":"Ted J."}],"issued":{"date-parts":[["1994"]]}}},{"id":2899,"uris":["http://zotero.org/users/688880/items/67ZRSRKR"],"uri":["http://zotero.org/users/688880/items/67ZRSRKR"],"itemData":{"id":2899,"type":"article-journal","title":"Higher-order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793336" w:rsidRPr="006B2FC8">
        <w:fldChar w:fldCharType="separate"/>
      </w:r>
      <w:r w:rsidR="00793336" w:rsidRPr="006B2FC8">
        <w:rPr>
          <w:noProof/>
        </w:rPr>
        <w:t>(Billick and Case 1994, Mayfield and Stouffer 2017)</w:t>
      </w:r>
      <w:r w:rsidR="00793336" w:rsidRPr="006B2FC8">
        <w:fldChar w:fldCharType="end"/>
      </w:r>
      <w:r w:rsidR="00516EBB" w:rsidRPr="006B2FC8">
        <w:t xml:space="preserve">. </w:t>
      </w:r>
    </w:p>
    <w:p w14:paraId="54DAEBDC" w14:textId="5DC2A52E" w:rsidR="00B93196" w:rsidRDefault="007254DA">
      <w:pPr>
        <w:pStyle w:val="Heading"/>
      </w:pPr>
      <w:bookmarkStart w:id="83" w:name="hois-arrising-from-cycles-of-pairwise-co"/>
      <w:bookmarkStart w:id="84" w:name="hois-in-a-mechanistic-resource-competiti"/>
      <w:bookmarkEnd w:id="83"/>
      <w:bookmarkEnd w:id="84"/>
      <w:r>
        <w:t xml:space="preserve">HOIs </w:t>
      </w:r>
      <w:r w:rsidR="00390672">
        <w:t>in a mechanistic resource competition model</w:t>
      </w:r>
    </w:p>
    <w:p w14:paraId="60EC86AD" w14:textId="696446AA" w:rsidR="00E74718" w:rsidRDefault="007F6090" w:rsidP="001C4C8E">
      <w:pPr>
        <w:spacing w:after="202"/>
        <w:contextualSpacing/>
      </w:pPr>
      <w:r>
        <w:t xml:space="preserve">To </w:t>
      </w:r>
      <w:r w:rsidR="00491490">
        <w:t xml:space="preserve">illustrate how </w:t>
      </w:r>
      <w:r w:rsidR="009E57BE">
        <w:t xml:space="preserve">we </w:t>
      </w:r>
      <w:r w:rsidR="00491490">
        <w:t xml:space="preserve">might detect </w:t>
      </w:r>
      <w:r w:rsidR="009E57BE">
        <w:t>and understand the mechanisms generating HOIs</w:t>
      </w:r>
      <w:r w:rsidR="00491490">
        <w:t xml:space="preserve"> </w:t>
      </w:r>
      <w:r w:rsidR="009E57BE">
        <w:t>in empirical data on species interactions</w:t>
      </w:r>
      <w:r w:rsidR="00491490">
        <w:t>, we</w:t>
      </w:r>
      <w:r>
        <w:t xml:space="preserve"> simulate competition among annual plants for a single shared resource using a mechanistic resource competition model.  We then </w:t>
      </w:r>
      <w:r w:rsidR="009E57BE">
        <w:t>fit species</w:t>
      </w:r>
      <w:r w:rsidR="00EB3314">
        <w:t xml:space="preserve">’ </w:t>
      </w:r>
      <w:r w:rsidR="009E57BE">
        <w:t>responses to interspecific competition</w:t>
      </w:r>
      <w:r>
        <w:t xml:space="preserve"> </w:t>
      </w:r>
      <w:r w:rsidR="009E57BE">
        <w:t xml:space="preserve">using a </w:t>
      </w:r>
      <w:r>
        <w:t xml:space="preserve">simple phenomenological competition model. By </w:t>
      </w:r>
      <w:r w:rsidR="004F3621">
        <w:t xml:space="preserve">considering </w:t>
      </w:r>
      <w:r>
        <w:t xml:space="preserve">the cases in which higher order interactions emerge </w:t>
      </w:r>
      <w:r w:rsidR="0044174E">
        <w:t>in this phenomenological description of the system</w:t>
      </w:r>
      <w:r>
        <w:t xml:space="preserve">, we can address the </w:t>
      </w:r>
      <w:r w:rsidR="000612C8">
        <w:t>processes causing</w:t>
      </w:r>
      <w:r>
        <w:t xml:space="preserve"> these interactions develop.</w:t>
      </w:r>
      <w:bookmarkStart w:id="85" w:name="resource-mechanistic-model"/>
      <w:bookmarkEnd w:id="85"/>
    </w:p>
    <w:p w14:paraId="4A3CD663" w14:textId="26C79D83" w:rsidR="00B93196" w:rsidRDefault="00390672" w:rsidP="00871ECE">
      <w:pPr>
        <w:spacing w:after="202"/>
        <w:contextualSpacing/>
      </w:pPr>
      <w:r>
        <w:lastRenderedPageBreak/>
        <w:t xml:space="preserve">Our mechanistic model is inspired by </w:t>
      </w:r>
      <w:commentRangeStart w:id="86"/>
      <w:commentRangeStart w:id="87"/>
      <w:r>
        <w:t xml:space="preserve">California </w:t>
      </w:r>
      <w:commentRangeEnd w:id="86"/>
      <w:r w:rsidR="00BC6731">
        <w:rPr>
          <w:rStyle w:val="CommentReference"/>
        </w:rPr>
        <w:commentReference w:id="86"/>
      </w:r>
      <w:r>
        <w:t xml:space="preserve">annual </w:t>
      </w:r>
      <w:commentRangeEnd w:id="87"/>
      <w:r w:rsidR="005B1483">
        <w:rPr>
          <w:rStyle w:val="CommentReference"/>
        </w:rPr>
        <w:commentReference w:id="87"/>
      </w:r>
      <w:r>
        <w:t>plant communities</w:t>
      </w:r>
      <w:r w:rsidR="00871ECE">
        <w:t>.  I</w:t>
      </w:r>
      <w:r>
        <w:t xml:space="preserve">n this </w:t>
      </w:r>
      <w:r w:rsidR="002F1C5D">
        <w:t>system</w:t>
      </w:r>
      <w:r>
        <w:t xml:space="preserve">, rainfall </w:t>
      </w:r>
      <w:r w:rsidR="00282E26">
        <w:t>gene</w:t>
      </w:r>
      <w:r w:rsidR="00D93ED5">
        <w:t>r</w:t>
      </w:r>
      <w:r w:rsidR="00282E26">
        <w:t xml:space="preserve">ally </w:t>
      </w:r>
      <w:r>
        <w:t xml:space="preserve">starts in the </w:t>
      </w:r>
      <w:r w:rsidR="00282E26">
        <w:t xml:space="preserve">early </w:t>
      </w:r>
      <w:r>
        <w:t>winter and gradually declines through the spring while temperature and evaporative demand increase. Plants germinate in the winter and</w:t>
      </w:r>
      <w:r w:rsidR="00C2312B">
        <w:t xml:space="preserve"> grow until they</w:t>
      </w:r>
      <w:r>
        <w:t xml:space="preserve"> begin to flower in spring. By summer, most plants have completed flowering and produce seeds and die. </w:t>
      </w:r>
      <w:r w:rsidR="00871ECE">
        <w:t xml:space="preserve">In our model, </w:t>
      </w:r>
      <w:r>
        <w:t xml:space="preserve">we track a single pool of generic soil resources, </w:t>
      </w:r>
      <w:r w:rsidR="00C2312B">
        <w:t xml:space="preserve">most easily </w:t>
      </w:r>
      <w:r w:rsidR="00EB3314">
        <w:t xml:space="preserve">thought of </w:t>
      </w:r>
      <w:r w:rsidR="00C2312B">
        <w:t>as water given its timing of availability</w:t>
      </w:r>
      <w:r>
        <w:t xml:space="preserve">. </w:t>
      </w:r>
      <w:r w:rsidR="00E53D49">
        <w:t xml:space="preserve"> Importantly, this pool is not resupplied during the growing season.  </w:t>
      </w:r>
      <w:r>
        <w:t xml:space="preserve">As spring progresses, plants grow larger </w:t>
      </w:r>
      <w:r w:rsidR="00E53D49">
        <w:t xml:space="preserve">and use up </w:t>
      </w:r>
      <w:r w:rsidR="009514BB">
        <w:t>the pool of stored soil resources</w:t>
      </w:r>
      <w:r w:rsidR="00E53D49">
        <w:t xml:space="preserve">.  Because growth is resource dependent in our model, plant growth slows and eventually net growth is negative as resources are depleted. We make the assumption that when net plant growth stops, the optimal behavior of the plants is to </w:t>
      </w:r>
      <w:r w:rsidR="00D702AB">
        <w:t xml:space="preserve">stop producing </w:t>
      </w:r>
      <w:r>
        <w:t>vegetative bioma</w:t>
      </w:r>
      <w:r w:rsidR="00871ECE">
        <w:t>ss and start producing seeds</w:t>
      </w:r>
      <w:r w:rsidR="00E64622">
        <w:t xml:space="preserve"> </w:t>
      </w:r>
      <w:r w:rsidR="00E64622">
        <w:fldChar w:fldCharType="begin"/>
      </w:r>
      <w:r w:rsidR="00E64622">
        <w:instrText xml:space="preserve"> ADDIN ZOTERO_ITEM CSL_CITATION {"citationID":"N8wmZfWW","properties":{"formattedCitation":"(Cohen 1976)","plainCitation":"(Cohen 1976)","noteIndex":0},"citationItems":[{"id":2841,"uris":["http://zotero.org/users/688880/items/PHM659CT"],"uri":["http://zotero.org/users/688880/items/PHM659CT"],"itemData":{"id":2841,"type":"article-journal","title":"The Optimal Timing of Reproduction","container-title":"The American Naturalist","page":"801-807","volume":"110","issue":"975","source":"JSTOR","abstract":"The optimal timing of reproductive effort is determined in a model which takes into account (a) the physiological limits on the growth and biomass production of the individuals, (b) the survival function of the population, and (c) the reutilization of somatic biomass for reproduction at the end of the season. Total reproductive biomass is maximized by a step transition from somatic growth to reproductive production. Optimal transition is at a biomass which is much less than the maximally attainable biomass. Optimal transition time is an increasing function of the survival and of the reutilization conversion factor. Much higher optimal transition biomass is expected where reproductive success depends not only on the production of reproductive biomass but is an increasing function of somatic biomass as well.","ISSN":"0003-0147","author":[{"family":"Cohen","given":"Dan"}],"issued":{"date-parts":[["1976"]]}}}],"schema":"https://github.com/citation-style-language/schema/raw/master/csl-citation.json"} </w:instrText>
      </w:r>
      <w:r w:rsidR="00E64622">
        <w:fldChar w:fldCharType="separate"/>
      </w:r>
      <w:r w:rsidR="00E64622">
        <w:rPr>
          <w:noProof/>
        </w:rPr>
        <w:t>(Cohen 1976)</w:t>
      </w:r>
      <w:r w:rsidR="00E64622">
        <w:fldChar w:fldCharType="end"/>
      </w:r>
      <w:r w:rsidR="00871ECE">
        <w:t xml:space="preserve">. </w:t>
      </w:r>
    </w:p>
    <w:p w14:paraId="1AF97154" w14:textId="77777777" w:rsidR="00B93196" w:rsidRDefault="00390672">
      <w:pPr>
        <w:spacing w:after="202"/>
        <w:contextualSpacing/>
      </w:pPr>
      <w:r>
        <w:t>The model is expressed as a set of differential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
        <w:gridCol w:w="7019"/>
        <w:gridCol w:w="729"/>
      </w:tblGrid>
      <w:tr w:rsidR="00455957" w14:paraId="296C6039" w14:textId="77777777" w:rsidTr="00762A58">
        <w:trPr>
          <w:trHeight w:val="503"/>
        </w:trPr>
        <w:tc>
          <w:tcPr>
            <w:tcW w:w="918" w:type="dxa"/>
            <w:vAlign w:val="center"/>
          </w:tcPr>
          <w:p w14:paraId="6E7D636D" w14:textId="77777777" w:rsidR="00455957" w:rsidRDefault="00455957" w:rsidP="00762A58">
            <w:pPr>
              <w:spacing w:after="202"/>
              <w:ind w:firstLine="0"/>
              <w:contextualSpacing/>
              <w:jc w:val="center"/>
            </w:pPr>
          </w:p>
        </w:tc>
        <w:tc>
          <w:tcPr>
            <w:tcW w:w="7200" w:type="dxa"/>
            <w:vAlign w:val="center"/>
          </w:tcPr>
          <w:p w14:paraId="5B5C4A7A" w14:textId="2349522F" w:rsidR="00455957" w:rsidRDefault="00807661" w:rsidP="00762A58">
            <w:pPr>
              <w:spacing w:after="202"/>
              <w:contextualSpacing/>
              <w:jc w:val="center"/>
            </w:pPr>
            <m:oMathPara>
              <m:oMath>
                <m:f>
                  <m:fPr>
                    <m:ctrlPr>
                      <w:rPr>
                        <w:rFonts w:ascii="Cambria Math" w:hAnsi="Cambria Math"/>
                        <w:i/>
                      </w:rPr>
                    </m:ctrlPr>
                  </m:fPr>
                  <m:num>
                    <m:r>
                      <w:rPr>
                        <w:rFonts w:ascii="Cambria Math" w:hAnsi="Cambria Math"/>
                      </w:rPr>
                      <m:t>dR</m:t>
                    </m:r>
                  </m:num>
                  <m:den>
                    <m:r>
                      <w:rPr>
                        <w:rFonts w:ascii="Cambria Math" w:hAnsi="Cambria Math"/>
                      </w:rPr>
                      <m:t>du</m:t>
                    </m:r>
                  </m:den>
                </m:f>
                <m:r>
                  <w:rPr>
                    <w:rFonts w:ascii="Cambria Math" w:hAnsi="Cambria Math"/>
                  </w:rPr>
                  <m:t>=S-</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(u)</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R(u)</m:t>
                        </m:r>
                      </m:e>
                    </m:d>
                  </m:e>
                </m:nary>
                <m:r>
                  <w:rPr>
                    <w:rFonts w:ascii="Cambria Math" w:hAnsi="Cambria Math"/>
                  </w:rPr>
                  <m:t>,</m:t>
                </m:r>
              </m:oMath>
            </m:oMathPara>
          </w:p>
        </w:tc>
        <w:tc>
          <w:tcPr>
            <w:tcW w:w="738" w:type="dxa"/>
            <w:vAlign w:val="center"/>
          </w:tcPr>
          <w:p w14:paraId="7EA20A26" w14:textId="5D6DD703"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BC59FC">
              <w:rPr>
                <w:noProof/>
              </w:rPr>
              <w:t>2</w:t>
            </w:r>
            <w:r w:rsidR="00AC7C1E">
              <w:rPr>
                <w:noProof/>
              </w:rPr>
              <w:fldChar w:fldCharType="end"/>
            </w:r>
            <w:r>
              <w:t>)</w:t>
            </w:r>
          </w:p>
        </w:tc>
      </w:tr>
    </w:tbl>
    <w:p w14:paraId="3DB42D78" w14:textId="45163EFD" w:rsidR="00B93196" w:rsidRDefault="00390672" w:rsidP="00F82748">
      <w:pPr>
        <w:spacing w:after="202"/>
        <w:ind w:firstLine="0"/>
        <w:contextualSpacing/>
      </w:pPr>
      <w:r>
        <w:t xml:space="preserve">where </w:t>
      </w:r>
      <m:oMath>
        <m:r>
          <w:rPr>
            <w:rFonts w:ascii="Cambria Math" w:hAnsi="Cambria Math"/>
          </w:rPr>
          <m:t>R</m:t>
        </m:r>
        <m:d>
          <m:dPr>
            <m:ctrlPr>
              <w:rPr>
                <w:rFonts w:ascii="Cambria Math" w:hAnsi="Cambria Math"/>
              </w:rPr>
            </m:ctrlPr>
          </m:dPr>
          <m:e>
            <m:r>
              <w:rPr>
                <w:rFonts w:ascii="Cambria Math" w:hAnsi="Cambria Math"/>
              </w:rPr>
              <m:t>u</m:t>
            </m:r>
          </m:e>
        </m:d>
      </m:oMath>
      <w:r>
        <w:t xml:space="preserve"> gives the resource availability at time </w:t>
      </w:r>
      <m:oMath>
        <m:r>
          <w:rPr>
            <w:rFonts w:ascii="Cambria Math" w:hAnsi="Cambria Math"/>
          </w:rPr>
          <m:t>u</m:t>
        </m:r>
      </m:oMath>
      <w:r>
        <w:t xml:space="preserve">, and </w:t>
      </w:r>
      <m:oMath>
        <m:r>
          <w:rPr>
            <w:rFonts w:ascii="Cambria Math" w:hAnsi="Cambria Math"/>
          </w:rPr>
          <m:t>S</m:t>
        </m:r>
      </m:oMath>
      <w:r>
        <w:t xml:space="preserve"> gives the resource supply rat</w:t>
      </w:r>
      <w:r w:rsidR="00283422">
        <w:t>e</w:t>
      </w:r>
      <w:r>
        <w:t>. The final term express</w:t>
      </w:r>
      <w:r w:rsidR="00871ECE">
        <w:t xml:space="preserve">es the loss of resources due to </w:t>
      </w:r>
      <w:r>
        <w:t xml:space="preserve">uptake by plants. </w:t>
      </w:r>
      <w:r w:rsidR="00871ECE">
        <w:t>P</w:t>
      </w:r>
      <w:r>
        <w:t xml:space="preserve">lant biomass of species </w:t>
      </w:r>
      <m:oMath>
        <m:r>
          <w:rPr>
            <w:rFonts w:ascii="Cambria Math" w:hAnsi="Cambria Math"/>
          </w:rPr>
          <m:t>i</m:t>
        </m:r>
      </m:oMath>
      <w:r>
        <w:t xml:space="preserve"> at time </w:t>
      </w:r>
      <m:oMath>
        <m:r>
          <w:rPr>
            <w:rFonts w:ascii="Cambria Math" w:hAnsi="Cambria Math"/>
          </w:rPr>
          <m:t>u</m:t>
        </m:r>
      </m:oMath>
      <w:r>
        <w:t xml:space="preserve"> is given by </w:t>
      </w:r>
      <m:oMath>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u</m:t>
            </m:r>
          </m:e>
        </m:d>
      </m:oMath>
      <w:r w:rsidR="009C4676">
        <w:t xml:space="preserve">, </w:t>
      </w:r>
      <w:r w:rsidR="009C4676" w:rsidRPr="009C4676">
        <w:rPr>
          <w:i/>
        </w:rPr>
        <w:t>s</w:t>
      </w:r>
      <w:r w:rsidR="009C4676">
        <w:t xml:space="preserve"> is the number of species in the community </w:t>
      </w:r>
      <w:r>
        <w:t xml:space="preserve">and </w:t>
      </w:r>
      <m:oMath>
        <m:sSub>
          <m:sSubPr>
            <m:ctrlPr>
              <w:rPr>
                <w:rFonts w:ascii="Cambria Math" w:hAnsi="Cambria Math"/>
              </w:rPr>
            </m:ctrlPr>
          </m:sSubPr>
          <m:e>
            <m:r>
              <w:rPr>
                <w:rFonts w:ascii="Cambria Math" w:hAnsi="Cambria Math"/>
              </w:rPr>
              <m:t>f</m:t>
            </m:r>
          </m:e>
          <m:sub>
            <m:r>
              <w:rPr>
                <w:rFonts w:ascii="Cambria Math" w:hAnsi="Cambria Math"/>
              </w:rPr>
              <m:t>i</m:t>
            </m:r>
          </m:sub>
        </m:sSub>
      </m:oMath>
      <w:r>
        <w:t xml:space="preserve"> </w:t>
      </w:r>
      <w:r w:rsidR="009C4676">
        <w:t xml:space="preserve">is the resource dependent uptake function for species </w:t>
      </w:r>
      <w:proofErr w:type="spellStart"/>
      <w:r w:rsidR="009C4676" w:rsidRPr="009C4676">
        <w:rPr>
          <w:i/>
        </w:rPr>
        <w:t>i</w:t>
      </w:r>
      <w:proofErr w:type="spellEnd"/>
      <w:r>
        <w:t xml:space="preserve">. We simulate a Mediterranean climate by setting initial resource availability </w:t>
      </w:r>
      <w:r w:rsidR="00F82748">
        <w:t xml:space="preserve">high, </w:t>
      </w:r>
      <m:oMath>
        <m:r>
          <w:rPr>
            <w:rFonts w:ascii="Cambria Math" w:hAnsi="Cambria Math"/>
          </w:rPr>
          <m:t>R</m:t>
        </m:r>
        <m:d>
          <m:dPr>
            <m:ctrlPr>
              <w:rPr>
                <w:rFonts w:ascii="Cambria Math" w:hAnsi="Cambria Math"/>
                <w:i/>
              </w:rPr>
            </m:ctrlPr>
          </m:dPr>
          <m:e>
            <m:r>
              <w:rPr>
                <w:rFonts w:ascii="Cambria Math" w:hAnsi="Cambria Math"/>
              </w:rPr>
              <m:t>u=0</m:t>
            </m:r>
          </m:e>
        </m:d>
        <m:r>
          <w:rPr>
            <w:rFonts w:ascii="Cambria Math" w:hAnsi="Cambria Math"/>
          </w:rPr>
          <m:t>≫0</m:t>
        </m:r>
      </m:oMath>
      <w:r w:rsidR="00F82748">
        <w:t xml:space="preserve">, and </w:t>
      </w:r>
      <w:r>
        <w:t xml:space="preserve">setting the resource supply rate </w:t>
      </w:r>
      <m:oMath>
        <m:r>
          <w:rPr>
            <w:rFonts w:ascii="Cambria Math" w:hAnsi="Cambria Math"/>
          </w:rPr>
          <m:t>S</m:t>
        </m:r>
      </m:oMath>
      <w:r>
        <w:t xml:space="preserve"> to zero</w:t>
      </w:r>
      <w:r w:rsidR="00D93ED5">
        <w:t>—</w:t>
      </w:r>
      <w:r w:rsidR="00B838FF">
        <w:t>resource availability starts out high and is gradually depleted (</w:t>
      </w:r>
      <w:r w:rsidR="00B838FF">
        <w:fldChar w:fldCharType="begin"/>
      </w:r>
      <w:r w:rsidR="00B838FF">
        <w:instrText xml:space="preserve"> REF _Ref514237815 \h </w:instrText>
      </w:r>
      <w:r w:rsidR="00B838FF">
        <w:fldChar w:fldCharType="separate"/>
      </w:r>
      <w:r w:rsidR="00BC59FC">
        <w:t xml:space="preserve">Figure </w:t>
      </w:r>
      <w:r w:rsidR="00BC59FC">
        <w:rPr>
          <w:noProof/>
        </w:rPr>
        <w:t>2</w:t>
      </w:r>
      <w:r w:rsidR="00B838FF">
        <w:fldChar w:fldCharType="end"/>
      </w:r>
      <w:r w:rsidR="00B838FF">
        <w:t xml:space="preserve"> a). </w:t>
      </w:r>
    </w:p>
    <w:p w14:paraId="4441285D" w14:textId="4816C4E5" w:rsidR="00B93196" w:rsidRPr="00455957" w:rsidRDefault="00390672" w:rsidP="00455957">
      <w:pPr>
        <w:spacing w:after="202"/>
        <w:contextualSpacing/>
      </w:pPr>
      <w:r>
        <w:lastRenderedPageBreak/>
        <w:t xml:space="preserve">Growth of each species </w:t>
      </w:r>
      <w:r w:rsidR="00AE2E61">
        <w:t xml:space="preserve">is simulated with a piecewise differential equation dependent on </w:t>
      </w:r>
      <w:r>
        <w:t>resource availability,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
        <w:gridCol w:w="7038"/>
        <w:gridCol w:w="724"/>
      </w:tblGrid>
      <w:tr w:rsidR="00455957" w14:paraId="67B5BB81" w14:textId="77777777" w:rsidTr="00762A58">
        <w:trPr>
          <w:trHeight w:val="503"/>
        </w:trPr>
        <w:tc>
          <w:tcPr>
            <w:tcW w:w="918" w:type="dxa"/>
            <w:vAlign w:val="center"/>
          </w:tcPr>
          <w:p w14:paraId="12B65479" w14:textId="77777777" w:rsidR="00455957" w:rsidRDefault="00455957" w:rsidP="00762A58">
            <w:pPr>
              <w:spacing w:after="202"/>
              <w:ind w:firstLine="0"/>
              <w:contextualSpacing/>
              <w:jc w:val="center"/>
            </w:pPr>
          </w:p>
        </w:tc>
        <w:tc>
          <w:tcPr>
            <w:tcW w:w="7200" w:type="dxa"/>
            <w:vAlign w:val="center"/>
          </w:tcPr>
          <w:p w14:paraId="77D373E1" w14:textId="0D4542C4" w:rsidR="00455957" w:rsidRDefault="00807661" w:rsidP="00571A8C">
            <w:pPr>
              <w:spacing w:after="202"/>
              <w:contextualSpacing/>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du</m:t>
                    </m:r>
                  </m:den>
                </m:f>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(R(u))</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&amp;</m:t>
                        </m:r>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R</m:t>
                            </m:r>
                          </m:e>
                        </m:d>
                        <m:r>
                          <w:rPr>
                            <w:rFonts w:ascii="Cambria Math" w:hAnsi="Cambria Math"/>
                          </w:rPr>
                          <m:t>&gt;m</m:t>
                        </m:r>
                      </m:e>
                      <m:e>
                        <m:r>
                          <w:rPr>
                            <w:rFonts w:ascii="Cambria Math" w:hAnsi="Cambria Math"/>
                          </w:rPr>
                          <m:t>0,  &amp;</m:t>
                        </m:r>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R</m:t>
                            </m:r>
                          </m:e>
                        </m:d>
                        <m:r>
                          <w:rPr>
                            <w:rFonts w:ascii="Cambria Math" w:hAnsi="Cambria Math"/>
                          </w:rPr>
                          <m:t>≤m</m:t>
                        </m:r>
                      </m:e>
                    </m:eqArr>
                  </m:e>
                </m:d>
                <m:r>
                  <w:rPr>
                    <w:rFonts w:ascii="Cambria Math" w:hAnsi="Cambria Math"/>
                  </w:rPr>
                  <m:t>,</m:t>
                </m:r>
              </m:oMath>
            </m:oMathPara>
          </w:p>
        </w:tc>
        <w:tc>
          <w:tcPr>
            <w:tcW w:w="738" w:type="dxa"/>
            <w:vAlign w:val="center"/>
          </w:tcPr>
          <w:p w14:paraId="06117B59" w14:textId="017B3FCA"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BC59FC">
              <w:rPr>
                <w:noProof/>
              </w:rPr>
              <w:t>3</w:t>
            </w:r>
            <w:r w:rsidR="00AC7C1E">
              <w:rPr>
                <w:noProof/>
              </w:rPr>
              <w:fldChar w:fldCharType="end"/>
            </w:r>
            <w:r>
              <w:t>)</w:t>
            </w:r>
          </w:p>
        </w:tc>
      </w:tr>
    </w:tbl>
    <w:p w14:paraId="5C4B5E77" w14:textId="238E6517" w:rsidR="00B93196" w:rsidRDefault="00F82748" w:rsidP="00E64622">
      <w:pPr>
        <w:spacing w:after="202"/>
        <w:ind w:firstLine="0"/>
        <w:contextualSpacing/>
      </w:pPr>
      <w:r>
        <w:t>w</w:t>
      </w:r>
      <w:r w:rsidR="00390672">
        <w:t xml:space="preserve">here,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00390672">
        <w:t xml:space="preserve"> is the total biomass of species </w:t>
      </w:r>
      <m:oMath>
        <m:r>
          <w:rPr>
            <w:rFonts w:ascii="Cambria Math" w:hAnsi="Cambria Math"/>
          </w:rPr>
          <m:t>i</m:t>
        </m:r>
      </m:oMath>
      <w:r w:rsidR="00390672">
        <w:t xml:space="preserve">, </w:t>
      </w:r>
      <m:oMath>
        <m:r>
          <w:rPr>
            <w:rFonts w:ascii="Cambria Math" w:hAnsi="Cambria Math"/>
          </w:rPr>
          <m:t>q</m:t>
        </m:r>
      </m:oMath>
      <w:r w:rsidR="00390672">
        <w:t xml:space="preserve"> is a resource conversion factor, </w:t>
      </w:r>
      <m:oMath>
        <m:r>
          <w:rPr>
            <w:rFonts w:ascii="Cambria Math" w:hAnsi="Cambria Math"/>
          </w:rPr>
          <m:t>m</m:t>
        </m:r>
      </m:oMath>
      <w:r w:rsidR="00390672">
        <w:t xml:space="preserve"> is a per biomass respiration and tissue loss rate, and as in the first equation,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00390672">
        <w:t xml:space="preserve"> is </w:t>
      </w:r>
      <w:r w:rsidR="00E84F09">
        <w:t>a function giving</w:t>
      </w:r>
      <w:r w:rsidR="00390672">
        <w:t xml:space="preserve"> resource uptake rate.</w:t>
      </w:r>
      <w:r w:rsidR="00E64622">
        <w:t xml:space="preserve">  T</w:t>
      </w:r>
      <w:r w:rsidR="00390672">
        <w:t xml:space="preserve">he growth of each species stops when </w:t>
      </w:r>
      <m:oMath>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(R(u))=m</m:t>
        </m:r>
      </m:oMath>
      <w:r w:rsidR="00390672">
        <w:t xml:space="preserve"> meaning that biomass gained is equal to biomass lost to respiration and maintenance. </w:t>
      </w:r>
      <w:r w:rsidR="00E64622">
        <w:t>T</w:t>
      </w:r>
      <w:r w:rsidR="00390672">
        <w:t xml:space="preserve">he optimal behavior of the plant at this point is to stop growing and convert </w:t>
      </w:r>
      <w:r w:rsidR="009514BB">
        <w:t>all bi</w:t>
      </w:r>
      <w:r w:rsidR="0051421D">
        <w:t>om</w:t>
      </w:r>
      <w:r w:rsidR="009514BB">
        <w:t>ass</w:t>
      </w:r>
      <w:r w:rsidR="00390672">
        <w:t xml:space="preserve"> to seed mass. We impose this behavior on the model by</w:t>
      </w:r>
      <w:r w:rsidR="007F5B3C">
        <w:t xml:space="preserve"> setting growth to zero when resources fall to this point</w:t>
      </w:r>
      <w:r w:rsidR="00390672">
        <w:t>.</w:t>
      </w:r>
    </w:p>
    <w:p w14:paraId="5273D6F1" w14:textId="18D28C76" w:rsidR="00B93196" w:rsidRDefault="00390672">
      <w:pPr>
        <w:spacing w:after="202"/>
        <w:contextualSpacing/>
      </w:pPr>
      <w:r>
        <w:t>Different species are likely to have different rates of resource uptake</w:t>
      </w:r>
      <w:r w:rsidR="00B838FF">
        <w:t xml:space="preserve"> and growth</w:t>
      </w:r>
      <w:r>
        <w:t>. In our simulation</w:t>
      </w:r>
      <w:r w:rsidR="009C4676">
        <w:t>,</w:t>
      </w:r>
      <w:r>
        <w:t xml:space="preserve"> we assume a trade-off between rates of resource uptake at high resource availability and rates of resource uptake at low resource availability</w:t>
      </w:r>
      <w:r w:rsidR="003F7DD7">
        <w:t xml:space="preserve"> (</w:t>
      </w:r>
      <w:r w:rsidR="00B838FF">
        <w:fldChar w:fldCharType="begin"/>
      </w:r>
      <w:r w:rsidR="00B838FF">
        <w:instrText xml:space="preserve"> REF _Ref514237815 \h </w:instrText>
      </w:r>
      <w:r w:rsidR="00B838FF">
        <w:fldChar w:fldCharType="separate"/>
      </w:r>
      <w:r w:rsidR="00BC59FC">
        <w:t xml:space="preserve">Figure </w:t>
      </w:r>
      <w:r w:rsidR="00BC59FC">
        <w:rPr>
          <w:noProof/>
        </w:rPr>
        <w:t>2</w:t>
      </w:r>
      <w:r w:rsidR="00B838FF">
        <w:fldChar w:fldCharType="end"/>
      </w:r>
      <w:r w:rsidR="00B838FF">
        <w:t>c</w:t>
      </w:r>
      <w:r w:rsidR="003F7DD7">
        <w:t>)</w:t>
      </w:r>
      <w:r>
        <w:t xml:space="preserve">. This means that species which </w:t>
      </w:r>
      <w:r w:rsidR="00E8164E">
        <w:t xml:space="preserve">grow rapidly </w:t>
      </w:r>
      <w:r>
        <w:t xml:space="preserve">early in the season when resource availability is high </w:t>
      </w:r>
      <w:r w:rsidR="00E8164E">
        <w:t>will stop growing and produce seed earlier</w:t>
      </w:r>
      <w:r w:rsidR="00B838FF">
        <w:t xml:space="preserve"> (</w:t>
      </w:r>
      <w:r w:rsidR="00B838FF">
        <w:fldChar w:fldCharType="begin"/>
      </w:r>
      <w:r w:rsidR="00B838FF">
        <w:instrText xml:space="preserve"> REF _Ref514237815 \h </w:instrText>
      </w:r>
      <w:r w:rsidR="00B838FF">
        <w:fldChar w:fldCharType="separate"/>
      </w:r>
      <w:r w:rsidR="00BC59FC">
        <w:t xml:space="preserve">Figure </w:t>
      </w:r>
      <w:r w:rsidR="00BC59FC">
        <w:rPr>
          <w:noProof/>
        </w:rPr>
        <w:t>2</w:t>
      </w:r>
      <w:r w:rsidR="00B838FF">
        <w:fldChar w:fldCharType="end"/>
      </w:r>
      <w:r w:rsidR="00B838FF">
        <w:t>b)</w:t>
      </w:r>
      <w:r>
        <w:t>. In contrast, species that grow slower early in the growing season are able to persist later into the season when resource availability is low</w:t>
      </w:r>
      <w:r w:rsidR="00E8164E">
        <w:t xml:space="preserve">.  </w:t>
      </w:r>
    </w:p>
    <w:p w14:paraId="4109C1FA" w14:textId="2057DCFA" w:rsidR="00B93196" w:rsidRDefault="00E8164E">
      <w:pPr>
        <w:spacing w:after="202"/>
        <w:contextualSpacing/>
      </w:pPr>
      <w:r>
        <w:t>T</w:t>
      </w:r>
      <w:r w:rsidR="00390672">
        <w:t xml:space="preserve">his trade-off between species </w:t>
      </w:r>
      <w:r>
        <w:t xml:space="preserve">in early </w:t>
      </w:r>
      <w:r w:rsidR="00B838FF">
        <w:t xml:space="preserve">and </w:t>
      </w:r>
      <w:r>
        <w:t xml:space="preserve">late season growth rates is produced by giving each species </w:t>
      </w:r>
      <m:oMath>
        <m:r>
          <w:rPr>
            <w:rFonts w:ascii="Cambria Math" w:hAnsi="Cambria Math"/>
          </w:rPr>
          <m:t>i</m:t>
        </m:r>
      </m:oMath>
      <w:r w:rsidR="00390672">
        <w:t xml:space="preserve"> a </w:t>
      </w:r>
      <w:r w:rsidR="00EB3314">
        <w:t xml:space="preserve">saturating Monod </w:t>
      </w:r>
      <w:r w:rsidR="00390672">
        <w:t>resource uptake function</w:t>
      </w:r>
      <w:r w:rsidR="00EB3314">
        <w:t xml:space="preserve"> </w:t>
      </w:r>
      <w:r w:rsidR="00E84F09">
        <w:fldChar w:fldCharType="begin"/>
      </w:r>
      <w:r w:rsidR="00E84F09">
        <w:instrText xml:space="preserve"> ADDIN ZOTERO_ITEM CSL_CITATION {"citationID":"yTK7ebSo","properties":{"formattedCitation":"(Miller and Klausmeier 2017)","plainCitation":"(Miller and Klausmeier 2017)","noteIndex":0},"citationItems":[{"id":2817,"uris":["http://zotero.org/users/688880/items/BFAMA2JG"],"uri":["http://zotero.org/users/688880/items/BFAMA2JG"],"itemData":{"id":2817,"type":"article-journal","title":"Evolutionary stability of coexistence due to the storage effect in a two-season model","container-title":"Theoretical Ecology","page":"91-103","volume":"10","issue":"1","source":"CrossRef","DOI":"10.1007/s12080-016-0314-z","ISSN":"1874-1738, 1874-1746","language":"en","author":[{"family":"Miller","given":"Elizabeth T."},{"family":"Klausmeier","given":"Christopher A."}],"issued":{"date-parts":[["2017",3]]}}}],"schema":"https://github.com/citation-style-language/schema/raw/master/csl-citation.json"} </w:instrText>
      </w:r>
      <w:r w:rsidR="00E84F09">
        <w:fldChar w:fldCharType="separate"/>
      </w:r>
      <w:r w:rsidR="00BA2597">
        <w:rPr>
          <w:noProof/>
        </w:rPr>
        <w:t>(Miller and Klausmeier 2017)</w:t>
      </w:r>
      <w:r w:rsidR="00E84F09">
        <w:fldChar w:fldCharType="end"/>
      </w:r>
      <w:r w:rsidR="00E84F0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
        <w:gridCol w:w="7013"/>
        <w:gridCol w:w="730"/>
      </w:tblGrid>
      <w:tr w:rsidR="00455957" w14:paraId="3949F755" w14:textId="77777777" w:rsidTr="00762A58">
        <w:trPr>
          <w:trHeight w:val="503"/>
        </w:trPr>
        <w:tc>
          <w:tcPr>
            <w:tcW w:w="918" w:type="dxa"/>
            <w:vAlign w:val="center"/>
          </w:tcPr>
          <w:p w14:paraId="2E637946" w14:textId="77777777" w:rsidR="00455957" w:rsidRDefault="00455957" w:rsidP="00762A58">
            <w:pPr>
              <w:spacing w:after="202"/>
              <w:ind w:firstLine="0"/>
              <w:contextualSpacing/>
              <w:jc w:val="center"/>
            </w:pPr>
          </w:p>
        </w:tc>
        <w:tc>
          <w:tcPr>
            <w:tcW w:w="7200" w:type="dxa"/>
            <w:vAlign w:val="center"/>
          </w:tcPr>
          <w:p w14:paraId="39304A06" w14:textId="77777777" w:rsidR="00455957" w:rsidRDefault="00807661" w:rsidP="00762A58">
            <w:pPr>
              <w:spacing w:after="202"/>
              <w:contextualSpacing/>
              <w:jc w:val="cente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num>
                  <m:den>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+R</m:t>
                    </m:r>
                  </m:den>
                </m:f>
                <m:r>
                  <w:rPr>
                    <w:rFonts w:ascii="Cambria Math" w:hAnsi="Cambria Math"/>
                  </w:rPr>
                  <m:t>,</m:t>
                </m:r>
              </m:oMath>
            </m:oMathPara>
          </w:p>
        </w:tc>
        <w:tc>
          <w:tcPr>
            <w:tcW w:w="738" w:type="dxa"/>
            <w:vAlign w:val="center"/>
          </w:tcPr>
          <w:p w14:paraId="0C94889F" w14:textId="606337D3"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BC59FC">
              <w:rPr>
                <w:noProof/>
              </w:rPr>
              <w:t>4</w:t>
            </w:r>
            <w:r w:rsidR="00AC7C1E">
              <w:rPr>
                <w:noProof/>
              </w:rPr>
              <w:fldChar w:fldCharType="end"/>
            </w:r>
            <w:r>
              <w:t>)</w:t>
            </w:r>
          </w:p>
        </w:tc>
      </w:tr>
    </w:tbl>
    <w:p w14:paraId="2CFB29CA" w14:textId="7D471392" w:rsidR="00635361" w:rsidRDefault="00E84F09" w:rsidP="00BC6731">
      <w:pPr>
        <w:spacing w:after="202"/>
        <w:ind w:firstLine="0"/>
        <w:contextualSpacing/>
      </w:pPr>
      <w:r>
        <w:t xml:space="preserve">where, </w:t>
      </w:r>
      <m:oMath>
        <m:sSub>
          <m:sSubPr>
            <m:ctrlPr>
              <w:rPr>
                <w:rFonts w:ascii="Cambria Math" w:hAnsi="Cambria Math"/>
              </w:rPr>
            </m:ctrlPr>
          </m:sSubPr>
          <m:e>
            <m:r>
              <w:rPr>
                <w:rFonts w:ascii="Cambria Math" w:hAnsi="Cambria Math"/>
              </w:rPr>
              <m:t>r</m:t>
            </m:r>
          </m:e>
          <m:sub>
            <m:r>
              <w:rPr>
                <w:rFonts w:ascii="Cambria Math" w:hAnsi="Cambria Math"/>
              </w:rPr>
              <m:t>i</m:t>
            </m:r>
          </m:sub>
        </m:sSub>
      </m:oMath>
      <w:r>
        <w:t xml:space="preserve"> is the maximum rate of resource capture and </w:t>
      </w:r>
      <m:oMath>
        <m:sSub>
          <m:sSubPr>
            <m:ctrlPr>
              <w:rPr>
                <w:rFonts w:ascii="Cambria Math" w:hAnsi="Cambria Math"/>
              </w:rPr>
            </m:ctrlPr>
          </m:sSubPr>
          <m:e>
            <m:r>
              <w:rPr>
                <w:rFonts w:ascii="Cambria Math" w:hAnsi="Cambria Math"/>
              </w:rPr>
              <m:t>K</m:t>
            </m:r>
          </m:e>
          <m:sub>
            <m:r>
              <w:rPr>
                <w:rFonts w:ascii="Cambria Math" w:hAnsi="Cambria Math"/>
              </w:rPr>
              <m:t>i</m:t>
            </m:r>
          </m:sub>
        </m:sSub>
      </m:oMath>
      <w:r>
        <w:t xml:space="preserve"> is the half-saturation constant of resource capture.  </w:t>
      </w:r>
      <w:r w:rsidR="00EB3314">
        <w:t xml:space="preserve">In our simulations the species with the highest maximum resource uptake rate </w:t>
      </w:r>
      <m:oMath>
        <m:r>
          <w:rPr>
            <w:rFonts w:ascii="Cambria Math" w:hAnsi="Cambria Math"/>
          </w:rPr>
          <m:t>r</m:t>
        </m:r>
      </m:oMath>
      <w:r w:rsidR="00EB3314">
        <w:t xml:space="preserve">, has the highest half-saturation constant </w:t>
      </w:r>
      <m:oMath>
        <m:r>
          <w:rPr>
            <w:rFonts w:ascii="Cambria Math" w:hAnsi="Cambria Math"/>
          </w:rPr>
          <m:t>k</m:t>
        </m:r>
      </m:oMath>
      <w:r w:rsidR="00EB3314">
        <w:t xml:space="preserve">, and the species with slowest maximum resource uptake rate has the lowest half-saturation constant. </w:t>
      </w:r>
      <w:r w:rsidR="00390672">
        <w:t>The resource upta</w:t>
      </w:r>
      <w:r w:rsidR="00696E1C">
        <w:t xml:space="preserve">ke curves result in </w:t>
      </w:r>
      <w:r w:rsidR="00EB3314">
        <w:t xml:space="preserve">species-specific </w:t>
      </w:r>
      <w:r w:rsidR="00696E1C">
        <w:t xml:space="preserve">growth and phenology for </w:t>
      </w:r>
      <w:r w:rsidR="00FD5022">
        <w:t>the three species we model here</w:t>
      </w:r>
      <w:r w:rsidR="00B838FF">
        <w:t xml:space="preserve">, </w:t>
      </w:r>
      <w:r w:rsidR="00844A96">
        <w:t xml:space="preserve">and term </w:t>
      </w:r>
      <w:r w:rsidR="00B838FF">
        <w:t>‘early’, ‘mid’ and ‘late’ (</w:t>
      </w:r>
      <w:r w:rsidR="00B838FF">
        <w:fldChar w:fldCharType="begin"/>
      </w:r>
      <w:r w:rsidR="00B838FF">
        <w:instrText xml:space="preserve"> REF _Ref514237815 \h </w:instrText>
      </w:r>
      <w:r w:rsidR="00B838FF">
        <w:fldChar w:fldCharType="separate"/>
      </w:r>
      <w:r w:rsidR="00BC59FC">
        <w:t xml:space="preserve">Figure </w:t>
      </w:r>
      <w:r w:rsidR="00BC59FC">
        <w:rPr>
          <w:noProof/>
        </w:rPr>
        <w:t>2</w:t>
      </w:r>
      <w:r w:rsidR="00B838FF">
        <w:fldChar w:fldCharType="end"/>
      </w:r>
      <w:r w:rsidR="00B838FF">
        <w:t>)</w:t>
      </w:r>
      <w:r w:rsidR="003F7DD7">
        <w:t xml:space="preserve">. </w:t>
      </w:r>
      <w:r w:rsidR="00635361">
        <w:t xml:space="preserve">The differences in the timing of growth of species in this model recreates important functional differences between species observed empirically in this system </w:t>
      </w:r>
      <w:r w:rsidR="00635361">
        <w:fldChar w:fldCharType="begin"/>
      </w:r>
      <w:r w:rsidR="00635361">
        <w:instrText xml:space="preserve"> ADDIN ZOTERO_ITEM CSL_CITATION {"citationID":"wEEtEvqx","properties":{"formattedCitation":"(Godoy and Levine 2013)","plainCitation":"(Godoy and Levine 2013)","noteIndex":0},"citationItems":[{"id":1750,"uris":["http://zotero.org/users/688880/items/MAEVP4H8"],"uri":["http://zotero.org/users/688880/items/MAEVP4H8"],"itemData":{"id":1750,"type":"article-journal","title":"Phenology effects on invasion success: insights from coupling field experiments to coexistence theory","container-title":"Ecology","page":"726-736","volume":"95","issue":"3","source":"esajournals.org (Atypon)","abstract":"Ecologists have identified a growing number of functional traits that promote invasion. However, whether trait differences between exotic and native species promote invasion success by enhancing niche differences or giving invaders competitive advantages is poorly understood. We explored the mechanisms by which phenology determines invasion success in a California annual plant community by quantifying how the seasonal timing of growth relates to niche differences that stabilize coexistence, and the competitive ability differences that drive dominance and exclusion. We parameterized models of community dynamics from experimentally assembled annual communities in which exotic plants displayed earlier, coincident, or later phenology than native residents. Using recent theoretical advances from the coexistence literature, we found that differences in phenology promote stabilizing niche differences between exotic and native species. However, phenology was more strongly related to competitive ability differences, allowing later invaders to outcompete earlier native competitors and native residents to outcompete earlier invaders in field experiments. Few of these insights could be inferred by comparing the competitive outcomes across invaders, highlighting the need to quantify niche and competitive ability differences when disentangling how species differences drive invasion success.","DOI":"10.1890/13-1157.1","ISSN":"0012-9658","shortTitle":"Phenology effects on invasion success","journalAbbreviation":"Ecology","author":[{"family":"Godoy","given":"Oscar"},{"family":"Levine","given":"Jonathan M."}],"issued":{"date-parts":[["2013",7,31]]}}}],"schema":"https://github.com/citation-style-language/schema/raw/master/csl-citation.json"} </w:instrText>
      </w:r>
      <w:r w:rsidR="00635361">
        <w:fldChar w:fldCharType="separate"/>
      </w:r>
      <w:r w:rsidR="00635361">
        <w:rPr>
          <w:noProof/>
        </w:rPr>
        <w:t>(Godoy and Levine 2013)</w:t>
      </w:r>
      <w:r w:rsidR="00635361">
        <w:fldChar w:fldCharType="end"/>
      </w:r>
      <w:r w:rsidR="00635361">
        <w:t>.</w:t>
      </w:r>
    </w:p>
    <w:p w14:paraId="26FF65B1" w14:textId="7394669E" w:rsidR="00696E1C" w:rsidRDefault="00390672" w:rsidP="00455957">
      <w:pPr>
        <w:spacing w:after="202"/>
        <w:contextualSpacing/>
      </w:pPr>
      <w:r>
        <w:t xml:space="preserve">So </w:t>
      </w:r>
      <w:r w:rsidR="00163557">
        <w:t>far,</w:t>
      </w:r>
      <w:r>
        <w:t xml:space="preserve"> we have described a model </w:t>
      </w:r>
      <w:r w:rsidR="00FE3A4F">
        <w:t xml:space="preserve">of growth dynamics </w:t>
      </w:r>
      <w:r>
        <w:t xml:space="preserve">in continuous time </w:t>
      </w:r>
      <w:r w:rsidR="00694199">
        <w:rPr>
          <w:i/>
        </w:rPr>
        <w:t>u</w:t>
      </w:r>
      <w:r w:rsidR="00694199">
        <w:t xml:space="preserve"> </w:t>
      </w:r>
      <w:r>
        <w:t xml:space="preserve">within a single generation. By contrast, </w:t>
      </w:r>
      <w:r w:rsidR="00C106A4">
        <w:t xml:space="preserve">for fitting the phenomenological competition models, </w:t>
      </w:r>
      <w:r>
        <w:t xml:space="preserve">we track </w:t>
      </w:r>
      <w:r w:rsidR="00C05EBC">
        <w:t xml:space="preserve">the </w:t>
      </w:r>
      <w:r>
        <w:t xml:space="preserve">total population size of each generation at a discrete annual time </w:t>
      </w:r>
      <m:oMath>
        <m:r>
          <w:rPr>
            <w:rFonts w:ascii="Cambria Math" w:hAnsi="Cambria Math"/>
          </w:rPr>
          <m:t>t</m:t>
        </m:r>
      </m:oMath>
      <w:r>
        <w:t xml:space="preserve">. To calculate the total population size of each species </w:t>
      </w:r>
      <w:r w:rsidR="00C106A4">
        <w:t>in year</w:t>
      </w:r>
      <w:r>
        <w:t xml:space="preserve"> </w:t>
      </w:r>
      <m:oMath>
        <m:r>
          <w:rPr>
            <w:rFonts w:ascii="Cambria Math" w:hAnsi="Cambria Math"/>
          </w:rPr>
          <m:t>t+1</m:t>
        </m:r>
      </m:oMath>
      <w:r>
        <w:t xml:space="preserve"> we take each species’ maximum vegetative biomass during the growing season, multiply that by a conversion factor </w:t>
      </w:r>
      <m:oMath>
        <m:r>
          <w:rPr>
            <w:rFonts w:ascii="Cambria Math" w:hAnsi="Cambria Math"/>
          </w:rPr>
          <m:t>c</m:t>
        </m:r>
      </m:oMath>
      <w:r>
        <w:t xml:space="preserve"> to get </w:t>
      </w:r>
      <w:r w:rsidR="00B838FF">
        <w:t>total number of s</w:t>
      </w:r>
      <w:r>
        <w:t>eed</w:t>
      </w:r>
      <w:r w:rsidR="00B838FF">
        <w:t>s</w:t>
      </w:r>
      <w:r>
        <w:t xml:space="preserve"> </w:t>
      </w:r>
      <w:r w:rsidR="00B838FF">
        <w:t>produced</w:t>
      </w:r>
      <w:r>
        <w:t>. Thus,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015"/>
        <w:gridCol w:w="730"/>
      </w:tblGrid>
      <w:tr w:rsidR="00455957" w14:paraId="6BF1941A" w14:textId="77777777" w:rsidTr="00762A58">
        <w:trPr>
          <w:trHeight w:val="503"/>
        </w:trPr>
        <w:tc>
          <w:tcPr>
            <w:tcW w:w="918" w:type="dxa"/>
            <w:vAlign w:val="center"/>
          </w:tcPr>
          <w:p w14:paraId="2EED065A" w14:textId="77777777" w:rsidR="00455957" w:rsidRDefault="00455957" w:rsidP="00762A58">
            <w:pPr>
              <w:spacing w:after="202"/>
              <w:ind w:firstLine="0"/>
              <w:contextualSpacing/>
              <w:jc w:val="center"/>
            </w:pPr>
          </w:p>
        </w:tc>
        <w:tc>
          <w:tcPr>
            <w:tcW w:w="7200" w:type="dxa"/>
            <w:vAlign w:val="center"/>
          </w:tcPr>
          <w:p w14:paraId="5619765F" w14:textId="0578D42C" w:rsidR="00455957" w:rsidRDefault="00807661" w:rsidP="00762A58">
            <w:pPr>
              <w:spacing w:after="202"/>
              <w:contextualSpacing/>
              <w:jc w:val="center"/>
            </w:pPr>
            <m:oMathPara>
              <m:oMath>
                <m:sSub>
                  <m:sSubPr>
                    <m:ctrlPr>
                      <w:rPr>
                        <w:rFonts w:ascii="Cambria Math" w:hAnsi="Cambria Math"/>
                        <w:i/>
                      </w:rPr>
                    </m:ctrlPr>
                  </m:sSubPr>
                  <m:e>
                    <m:r>
                      <w:rPr>
                        <w:rFonts w:ascii="Cambria Math" w:hAnsi="Cambria Math"/>
                      </w:rPr>
                      <m:t>n</m:t>
                    </m:r>
                  </m:e>
                  <m:sub>
                    <m:r>
                      <w:rPr>
                        <w:rFonts w:ascii="Cambria Math" w:hAnsi="Cambria Math"/>
                      </w:rPr>
                      <m:t>it+1</m:t>
                    </m:r>
                  </m:sub>
                </m:sSub>
                <m:r>
                  <w:rPr>
                    <w:rFonts w:ascii="Cambria Math" w:hAnsi="Cambria Math"/>
                  </w:rPr>
                  <m:t>=c</m:t>
                </m:r>
                <m:sSub>
                  <m:sSubPr>
                    <m:ctrlPr>
                      <w:rPr>
                        <w:rFonts w:ascii="Cambria Math" w:hAnsi="Cambria Math"/>
                        <w:i/>
                      </w:rPr>
                    </m:ctrlPr>
                  </m:sSub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B</m:t>
                                </m:r>
                              </m:e>
                              <m:sub>
                                <m:r>
                                  <w:rPr>
                                    <w:rFonts w:ascii="Cambria Math" w:hAnsi="Cambria Math"/>
                                  </w:rPr>
                                  <m:t>i</m:t>
                                </m:r>
                              </m:sub>
                            </m:sSub>
                          </m:e>
                        </m:func>
                      </m:e>
                    </m:d>
                  </m:e>
                  <m:sub>
                    <m:r>
                      <w:rPr>
                        <w:rFonts w:ascii="Cambria Math" w:hAnsi="Cambria Math"/>
                      </w:rPr>
                      <m:t>t</m:t>
                    </m:r>
                  </m:sub>
                </m:sSub>
                <m:r>
                  <w:rPr>
                    <w:rFonts w:ascii="Cambria Math" w:hAnsi="Cambria Math"/>
                  </w:rPr>
                  <m:t>,</m:t>
                </m:r>
              </m:oMath>
            </m:oMathPara>
          </w:p>
        </w:tc>
        <w:tc>
          <w:tcPr>
            <w:tcW w:w="738" w:type="dxa"/>
            <w:vAlign w:val="center"/>
          </w:tcPr>
          <w:p w14:paraId="29DF05E3" w14:textId="246AF1AE"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BC59FC">
              <w:rPr>
                <w:noProof/>
              </w:rPr>
              <w:t>5</w:t>
            </w:r>
            <w:r w:rsidR="00AC7C1E">
              <w:rPr>
                <w:noProof/>
              </w:rPr>
              <w:fldChar w:fldCharType="end"/>
            </w:r>
            <w:r>
              <w:t>)</w:t>
            </w:r>
          </w:p>
        </w:tc>
      </w:tr>
    </w:tbl>
    <w:p w14:paraId="3F5DF659" w14:textId="46F7E39D" w:rsidR="00515D8D" w:rsidRDefault="00390672" w:rsidP="00973FCF">
      <w:pPr>
        <w:spacing w:after="202"/>
        <w:ind w:firstLine="0"/>
        <w:contextualSpacing/>
      </w:pPr>
      <w:r>
        <w:t xml:space="preserve">where </w:t>
      </w:r>
      <m:oMath>
        <m:sSub>
          <m:sSubPr>
            <m:ctrlPr>
              <w:rPr>
                <w:rFonts w:ascii="Cambria Math" w:hAnsi="Cambria Math"/>
              </w:rPr>
            </m:ctrlPr>
          </m:sSubPr>
          <m:e>
            <m:r>
              <w:rPr>
                <w:rFonts w:ascii="Cambria Math" w:hAnsi="Cambria Math"/>
              </w:rPr>
              <m:t>n</m:t>
            </m:r>
          </m:e>
          <m:sub>
            <m:r>
              <w:rPr>
                <w:rFonts w:ascii="Cambria Math" w:hAnsi="Cambria Math"/>
              </w:rPr>
              <m:t>i,t+1</m:t>
            </m:r>
          </m:sub>
        </m:sSub>
      </m:oMath>
      <w:r>
        <w:t xml:space="preserve"> is the number of seeds produced</w:t>
      </w:r>
      <w:r w:rsidR="006E4B1F">
        <w:t xml:space="preserve"> at the end of the growing season</w:t>
      </w:r>
      <w:r w:rsidR="00140180">
        <w:t>, and therefore available to start the next years population growth</w:t>
      </w:r>
      <w:r>
        <w:t xml:space="preserve">. </w:t>
      </w:r>
      <w:r w:rsidR="00F31E08">
        <w:t>W</w:t>
      </w:r>
      <w:r>
        <w:t>e assume that there is no seed mortality between years and all seeds germinate.</w:t>
      </w:r>
      <w:r w:rsidR="001C1125">
        <w:t xml:space="preserve"> </w:t>
      </w:r>
      <w:r>
        <w:t xml:space="preserve">We simulate these dynamics using the ordinary differential equation solvers package </w:t>
      </w:r>
      <w:proofErr w:type="spellStart"/>
      <w:r w:rsidR="006E4B1F" w:rsidRPr="006E4B1F">
        <w:rPr>
          <w:rFonts w:ascii="Lucida Console" w:hAnsi="Lucida Console" w:cs="Arial"/>
        </w:rPr>
        <w:t>desolve</w:t>
      </w:r>
      <w:proofErr w:type="spellEnd"/>
      <w:r>
        <w:t xml:space="preserve"> in the statistical program </w:t>
      </w:r>
      <w:r w:rsidRPr="006E4B1F">
        <w:rPr>
          <w:rFonts w:cs="Times New Roman"/>
        </w:rPr>
        <w:t>R</w:t>
      </w:r>
      <w:r w:rsidR="006E4B1F" w:rsidRPr="006E4B1F">
        <w:rPr>
          <w:rFonts w:cs="Times New Roman"/>
        </w:rPr>
        <w:t xml:space="preserve"> </w:t>
      </w:r>
      <w:r w:rsidR="006E4B1F" w:rsidRPr="006E4B1F">
        <w:rPr>
          <w:rFonts w:cs="Times New Roman"/>
        </w:rPr>
        <w:lastRenderedPageBreak/>
        <w:fldChar w:fldCharType="begin"/>
      </w:r>
      <w:r w:rsidR="006E4B1F" w:rsidRPr="006E4B1F">
        <w:rPr>
          <w:rFonts w:cs="Times New Roman"/>
        </w:rPr>
        <w:instrText xml:space="preserve"> ADDIN ZOTERO_ITEM CSL_CITATION {"citationID":"wGnLemQR","properties":{"formattedCitation":"(R Core Team 2015)","plainCitation":"(R Core Team 2015)","noteIndex":0},"citationItems":[{"id":106,"uris":["http://zotero.org/users/688880/items/T2P37MVD"],"uri":["http://zotero.org/users/688880/items/T2P37MVD"],"itemData":{"id":106,"type":"book","title":"R: A Language and Environment for Statistical Computing","publisher":"R Foundation for Statistical Computing","publisher-place":"Vienna, Austria","event-place":"Vienna, Austria","URL":"https://www.R-project.org/","author":[{"literal":"R Core Team"}],"issued":{"date-parts":[["2015"]]}}}],"schema":"https://github.com/citation-style-language/schema/raw/master/csl-citation.json"} </w:instrText>
      </w:r>
      <w:r w:rsidR="006E4B1F" w:rsidRPr="006E4B1F">
        <w:rPr>
          <w:rFonts w:cs="Times New Roman"/>
        </w:rPr>
        <w:fldChar w:fldCharType="separate"/>
      </w:r>
      <w:r w:rsidR="006E4B1F" w:rsidRPr="006E4B1F">
        <w:rPr>
          <w:rFonts w:cs="Times New Roman"/>
        </w:rPr>
        <w:t>(R Core Team 2015)</w:t>
      </w:r>
      <w:r w:rsidR="006E4B1F" w:rsidRPr="006E4B1F">
        <w:rPr>
          <w:rFonts w:cs="Times New Roman"/>
        </w:rPr>
        <w:fldChar w:fldCharType="end"/>
      </w:r>
      <w:r>
        <w:t>. Simulation parameters and code to run the simulations are given in the supporting information.</w:t>
      </w:r>
      <w:r w:rsidR="00515D8D">
        <w:t xml:space="preserve">  </w:t>
      </w:r>
    </w:p>
    <w:p w14:paraId="6721D678" w14:textId="61C6333B" w:rsidR="00B93196" w:rsidRDefault="00515D8D" w:rsidP="00CE658F">
      <w:pPr>
        <w:spacing w:after="202"/>
        <w:contextualSpacing/>
      </w:pPr>
      <w:bookmarkStart w:id="88" w:name="response-surface-experiment"/>
      <w:bookmarkEnd w:id="88"/>
      <w:r>
        <w:t>Finally</w:t>
      </w:r>
      <w:r w:rsidR="00CE658F">
        <w:t>,</w:t>
      </w:r>
      <w:r>
        <w:t xml:space="preserve"> </w:t>
      </w:r>
      <w:r w:rsidR="00390672">
        <w:t>we</w:t>
      </w:r>
      <w:r w:rsidR="00CE658F">
        <w:t xml:space="preserve"> used </w:t>
      </w:r>
      <w:r w:rsidR="00B838FF">
        <w:t xml:space="preserve">this </w:t>
      </w:r>
      <w:r w:rsidR="00CE658F">
        <w:t>mechanistic model to</w:t>
      </w:r>
      <w:r w:rsidR="00390672">
        <w:t xml:space="preserve"> simulate</w:t>
      </w:r>
      <w:r w:rsidR="00CE658F">
        <w:t xml:space="preserve"> plant growth </w:t>
      </w:r>
      <w:r w:rsidR="00F95D7B">
        <w:t xml:space="preserve">when faced with </w:t>
      </w:r>
      <w:r w:rsidR="00542765">
        <w:t>a range of densities</w:t>
      </w:r>
      <w:r w:rsidR="00F95D7B">
        <w:t xml:space="preserve"> of one or two other competitors</w:t>
      </w:r>
      <w:r w:rsidR="00542765">
        <w:t xml:space="preserve">, and from these simulated data we fit a </w:t>
      </w:r>
      <w:r w:rsidR="007C13D7">
        <w:t xml:space="preserve">phenomenological competition </w:t>
      </w:r>
      <w:r w:rsidR="00542765">
        <w:t>model</w:t>
      </w:r>
      <w:r w:rsidR="007C13D7">
        <w:t xml:space="preserve">.  </w:t>
      </w:r>
      <w:r w:rsidR="00A33854">
        <w:t xml:space="preserve">In the </w:t>
      </w:r>
      <w:r w:rsidR="00542765">
        <w:t xml:space="preserve">simulated experiment </w:t>
      </w:r>
      <w:r w:rsidR="00390672">
        <w:t xml:space="preserve">each of the three species </w:t>
      </w:r>
      <w:r w:rsidR="00542765">
        <w:t xml:space="preserve">are </w:t>
      </w:r>
      <w:r w:rsidR="00390672">
        <w:t xml:space="preserve">grown against </w:t>
      </w:r>
      <w:r w:rsidR="00542765">
        <w:t>increasing densities of either one interspecific competitor species or two interspecific competitor species at once</w:t>
      </w:r>
      <w:r w:rsidR="00390672">
        <w:t>.</w:t>
      </w:r>
      <w:r w:rsidR="00366E5F">
        <w:t xml:space="preserve"> </w:t>
      </w:r>
      <w:r w:rsidR="005E7D95">
        <w:t xml:space="preserve">For each </w:t>
      </w:r>
      <w:r w:rsidR="00542765">
        <w:t>simulation</w:t>
      </w:r>
      <w:r w:rsidR="005E7D95">
        <w:t>, w</w:t>
      </w:r>
      <w:r w:rsidR="00390672">
        <w:t>e calculate</w:t>
      </w:r>
      <w:r w:rsidR="005E7D95">
        <w:t>d</w:t>
      </w:r>
      <w:r w:rsidR="00390672">
        <w:t xml:space="preserve"> the per capita reproductive output of the focal species and fit </w:t>
      </w:r>
      <w:r w:rsidR="002A58BE">
        <w:t xml:space="preserve">the </w:t>
      </w:r>
      <w:r w:rsidR="00390672">
        <w:t xml:space="preserve">phenomenological competition models </w:t>
      </w:r>
      <w:r w:rsidR="002A58BE">
        <w:t xml:space="preserve">described in the next section </w:t>
      </w:r>
      <w:r w:rsidR="00390672">
        <w:t xml:space="preserve">to our simulated </w:t>
      </w:r>
      <w:r w:rsidR="002A58BE">
        <w:t xml:space="preserve">experimental </w:t>
      </w:r>
      <w:r w:rsidR="00390672">
        <w:t xml:space="preserve">data. </w:t>
      </w:r>
    </w:p>
    <w:p w14:paraId="182DB920" w14:textId="77777777" w:rsidR="00B93196" w:rsidRDefault="00390672">
      <w:pPr>
        <w:pStyle w:val="Heading2"/>
      </w:pPr>
      <w:bookmarkStart w:id="89" w:name="phenomenological-annual-plant-model"/>
      <w:bookmarkEnd w:id="89"/>
      <w:r>
        <w:t>Phenomenological annual plant model</w:t>
      </w:r>
    </w:p>
    <w:p w14:paraId="2D23B9F2" w14:textId="6D25433E" w:rsidR="00B93196" w:rsidRDefault="00390672">
      <w:pPr>
        <w:spacing w:after="202"/>
        <w:contextualSpacing/>
      </w:pPr>
      <w:r>
        <w:t>We model annual plant competition in terms of the decline in per capita reproductive output with increasing density of competitors at the start of the growing season (</w:t>
      </w:r>
      <m:oMath>
        <m:sSub>
          <m:sSubPr>
            <m:ctrlPr>
              <w:rPr>
                <w:rFonts w:ascii="Cambria Math" w:hAnsi="Cambria Math"/>
              </w:rPr>
            </m:ctrlPr>
          </m:sSubPr>
          <m:e>
            <m:r>
              <w:rPr>
                <w:rFonts w:ascii="Cambria Math" w:hAnsi="Cambria Math"/>
              </w:rPr>
              <m:t>n</m:t>
            </m:r>
          </m:e>
          <m:sub>
            <m:r>
              <w:rPr>
                <w:rFonts w:ascii="Cambria Math" w:hAnsi="Cambria Math"/>
              </w:rPr>
              <m:t>j,t</m:t>
            </m:r>
          </m:sub>
        </m:sSub>
      </m:oMath>
      <w:r>
        <w:t xml:space="preserve">). We </w:t>
      </w:r>
      <w:r w:rsidR="00F90404">
        <w:t>tested</w:t>
      </w:r>
      <w:r w:rsidR="003840B0">
        <w:t xml:space="preserve"> two different</w:t>
      </w:r>
      <w:r>
        <w:t xml:space="preserve"> phenomenological competition </w:t>
      </w:r>
      <w:r w:rsidR="003840B0">
        <w:t xml:space="preserve">models.  The first </w:t>
      </w:r>
      <w:r>
        <w:t>has been used</w:t>
      </w:r>
      <w:r w:rsidR="007A229F">
        <w:t xml:space="preserve"> in</w:t>
      </w:r>
      <w:r>
        <w:t xml:space="preserve"> a number</w:t>
      </w:r>
      <w:r w:rsidR="00EF4366">
        <w:t xml:space="preserve"> of</w:t>
      </w:r>
      <w:r>
        <w:t xml:space="preserve"> empirical studies of annual plant </w:t>
      </w:r>
      <w:r w:rsidR="009514BB">
        <w:t xml:space="preserve">competition </w:t>
      </w:r>
      <w:r w:rsidR="00F56B3F">
        <w:t xml:space="preserve">e.g. </w:t>
      </w:r>
      <w:r w:rsidR="009514BB">
        <w:fldChar w:fldCharType="begin"/>
      </w:r>
      <w:r w:rsidR="00F56B3F">
        <w:instrText xml:space="preserve"> ADDIN ZOTERO_ITEM CSL_CITATION {"citationID":"slf3IfF3","properties":{"formattedCitation":"(Kraft et al. 2015)","plainCitation":"(Kraft et al. 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M"}],"issued":{"date-parts":[["2015",1]]}}}],"schema":"https://github.com/citation-style-language/schema/raw/master/csl-citation.json"} </w:instrText>
      </w:r>
      <w:r w:rsidR="009514BB">
        <w:fldChar w:fldCharType="separate"/>
      </w:r>
      <w:r w:rsidR="00F56B3F">
        <w:rPr>
          <w:noProof/>
        </w:rPr>
        <w:t>(Kraft et al. 2015)</w:t>
      </w:r>
      <w:r w:rsidR="009514BB">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7020"/>
        <w:gridCol w:w="729"/>
      </w:tblGrid>
      <w:tr w:rsidR="00455957" w14:paraId="5D326CB4" w14:textId="77777777" w:rsidTr="00762A58">
        <w:trPr>
          <w:trHeight w:val="503"/>
        </w:trPr>
        <w:tc>
          <w:tcPr>
            <w:tcW w:w="918" w:type="dxa"/>
            <w:vAlign w:val="center"/>
          </w:tcPr>
          <w:p w14:paraId="4EA15107" w14:textId="77777777" w:rsidR="00455957" w:rsidRDefault="00455957" w:rsidP="00762A58">
            <w:pPr>
              <w:spacing w:after="202"/>
              <w:ind w:firstLine="0"/>
              <w:contextualSpacing/>
              <w:jc w:val="center"/>
            </w:pPr>
          </w:p>
        </w:tc>
        <w:tc>
          <w:tcPr>
            <w:tcW w:w="7200" w:type="dxa"/>
            <w:vAlign w:val="center"/>
          </w:tcPr>
          <w:p w14:paraId="1DAE6AC3" w14:textId="164FE194" w:rsidR="00455957" w:rsidRDefault="00807661" w:rsidP="00762A58">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 xml:space="preserve">1+ </m:t>
                            </m:r>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j,t</m:t>
                                    </m:r>
                                  </m:sub>
                                </m:sSub>
                              </m:e>
                            </m:nary>
                          </m:e>
                        </m:d>
                      </m:e>
                      <m:sup>
                        <m:sSub>
                          <m:sSubPr>
                            <m:ctrlPr>
                              <w:rPr>
                                <w:rFonts w:ascii="Cambria Math" w:hAnsi="Cambria Math"/>
                                <w:i/>
                              </w:rPr>
                            </m:ctrlPr>
                          </m:sSubPr>
                          <m:e>
                            <m:r>
                              <w:rPr>
                                <w:rFonts w:ascii="Cambria Math" w:hAnsi="Cambria Math"/>
                              </w:rPr>
                              <m:t>τ</m:t>
                            </m:r>
                          </m:e>
                          <m:sub>
                            <m:r>
                              <w:rPr>
                                <w:rFonts w:ascii="Cambria Math" w:hAnsi="Cambria Math"/>
                              </w:rPr>
                              <m:t>i</m:t>
                            </m:r>
                          </m:sub>
                        </m:sSub>
                      </m:sup>
                    </m:sSup>
                  </m:den>
                </m:f>
                <m:r>
                  <w:rPr>
                    <w:rFonts w:ascii="Cambria Math" w:hAnsi="Cambria Math"/>
                  </w:rPr>
                  <m:t xml:space="preserve"> ,</m:t>
                </m:r>
              </m:oMath>
            </m:oMathPara>
          </w:p>
        </w:tc>
        <w:tc>
          <w:tcPr>
            <w:tcW w:w="738" w:type="dxa"/>
            <w:vAlign w:val="center"/>
          </w:tcPr>
          <w:p w14:paraId="47427FEC" w14:textId="35C66B71"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BC59FC">
              <w:rPr>
                <w:noProof/>
              </w:rPr>
              <w:t>6</w:t>
            </w:r>
            <w:r w:rsidR="00AC7C1E">
              <w:rPr>
                <w:noProof/>
              </w:rPr>
              <w:fldChar w:fldCharType="end"/>
            </w:r>
            <w:r>
              <w:t>)</w:t>
            </w:r>
          </w:p>
        </w:tc>
      </w:tr>
    </w:tbl>
    <w:p w14:paraId="72812BC6" w14:textId="222984BF" w:rsidR="00B93196" w:rsidRDefault="00A6374E" w:rsidP="00A6374E">
      <w:pPr>
        <w:spacing w:after="202"/>
        <w:ind w:firstLine="0"/>
        <w:contextualSpacing/>
      </w:pPr>
      <w:r>
        <w:t xml:space="preserve">where </w:t>
      </w:r>
      <m:oMath>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&gt;0</m:t>
        </m:r>
      </m:oMath>
      <w:r>
        <w:t xml:space="preserve"> </w:t>
      </w:r>
      <w:r w:rsidR="00390672">
        <w:t xml:space="preserve">denotes maximum per capita reproductive output, </w:t>
      </w:r>
      <m:oMath>
        <m:sSub>
          <m:sSubPr>
            <m:ctrlPr>
              <w:rPr>
                <w:rFonts w:ascii="Cambria Math" w:hAnsi="Cambria Math"/>
              </w:rPr>
            </m:ctrlPr>
          </m:sSubPr>
          <m:e>
            <m:r>
              <w:rPr>
                <w:rFonts w:ascii="Cambria Math" w:hAnsi="Cambria Math"/>
              </w:rPr>
              <m:t>α</m:t>
            </m:r>
          </m:e>
          <m:sub>
            <m:r>
              <w:rPr>
                <w:rFonts w:ascii="Cambria Math" w:hAnsi="Cambria Math"/>
              </w:rPr>
              <m:t>ij</m:t>
            </m:r>
          </m:sub>
        </m:sSub>
      </m:oMath>
      <w:r w:rsidR="00390672">
        <w:t xml:space="preserve"> is the per capita competitive effect of species </w:t>
      </w:r>
      <m:oMath>
        <m:r>
          <w:rPr>
            <w:rFonts w:ascii="Cambria Math" w:hAnsi="Cambria Math"/>
          </w:rPr>
          <m:t>j</m:t>
        </m:r>
      </m:oMath>
      <w:r w:rsidR="00390672">
        <w:t xml:space="preserve"> on </w:t>
      </w:r>
      <m:oMath>
        <m:r>
          <w:rPr>
            <w:rFonts w:ascii="Cambria Math" w:hAnsi="Cambria Math"/>
          </w:rPr>
          <m:t>i</m:t>
        </m:r>
      </m:oMath>
      <w:r w:rsidR="00390672">
        <w:t xml:space="preserve"> and </w:t>
      </w:r>
      <w:r>
        <w:t xml:space="preserve"> </w:t>
      </w:r>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&gt;0</m:t>
        </m:r>
      </m:oMath>
      <w:r>
        <w:t xml:space="preserve"> is a species</w:t>
      </w:r>
      <w:r w:rsidR="00CC0BA7">
        <w:t>-</w:t>
      </w:r>
      <w:r>
        <w:t>specific parameter controlling</w:t>
      </w:r>
      <w:r w:rsidR="00390672">
        <w:t xml:space="preserve"> how steep fecundity declines with competition in general. </w:t>
      </w:r>
    </w:p>
    <w:p w14:paraId="0E62807F" w14:textId="1D9996EC" w:rsidR="003840B0" w:rsidRDefault="003840B0" w:rsidP="00A6374E">
      <w:pPr>
        <w:spacing w:after="202"/>
        <w:ind w:firstLine="0"/>
        <w:contextualSpacing/>
      </w:pPr>
      <w:r>
        <w:lastRenderedPageBreak/>
        <w:tab/>
        <w:t xml:space="preserve">We also fit </w:t>
      </w:r>
      <w:r w:rsidR="007543E5">
        <w:t xml:space="preserve">a second </w:t>
      </w:r>
      <w:r>
        <w:t xml:space="preserve">model </w:t>
      </w:r>
      <w:r w:rsidR="002B6912">
        <w:t>in which the effects of each species are modified with a</w:t>
      </w:r>
      <w:r w:rsidR="00FA4B01">
        <w:t xml:space="preserve"> separate </w:t>
      </w:r>
      <w:r w:rsidR="002B6912">
        <w:t xml:space="preserve">exponent </w:t>
      </w:r>
      <m:oMath>
        <m:sSub>
          <m:sSubPr>
            <m:ctrlPr>
              <w:rPr>
                <w:rFonts w:ascii="Cambria Math" w:hAnsi="Cambria Math"/>
                <w:i/>
              </w:rPr>
            </m:ctrlPr>
          </m:sSubPr>
          <m:e>
            <m:r>
              <w:rPr>
                <w:rFonts w:ascii="Cambria Math" w:hAnsi="Cambria Math"/>
              </w:rPr>
              <m:t>τ</m:t>
            </m:r>
          </m:e>
          <m:sub>
            <m:r>
              <w:rPr>
                <w:rFonts w:ascii="Cambria Math" w:hAnsi="Cambria Math"/>
              </w:rPr>
              <m:t>ij</m:t>
            </m:r>
          </m:sub>
        </m:sSub>
        <m:r>
          <w:rPr>
            <w:rFonts w:ascii="Cambria Math" w:hAnsi="Cambria Math"/>
          </w:rPr>
          <m:t>,</m:t>
        </m:r>
      </m:oMath>
      <w:r w:rsidR="002B6912">
        <w:t xml:space="preserve"> where </w:t>
      </w:r>
      <m:oMath>
        <m:sSub>
          <m:sSubPr>
            <m:ctrlPr>
              <w:rPr>
                <w:rFonts w:ascii="Cambria Math" w:hAnsi="Cambria Math"/>
                <w:i/>
              </w:rPr>
            </m:ctrlPr>
          </m:sSubPr>
          <m:e>
            <m:r>
              <w:rPr>
                <w:rFonts w:ascii="Cambria Math" w:hAnsi="Cambria Math"/>
              </w:rPr>
              <m:t>τ</m:t>
            </m:r>
          </m:e>
          <m:sub>
            <m:r>
              <w:rPr>
                <w:rFonts w:ascii="Cambria Math" w:hAnsi="Cambria Math"/>
              </w:rPr>
              <m:t>ij</m:t>
            </m:r>
          </m:sub>
        </m:sSub>
        <m:r>
          <w:rPr>
            <w:rFonts w:ascii="Cambria Math" w:hAnsi="Cambria Math"/>
          </w:rPr>
          <m:t xml:space="preserve">&gt;0, </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7020"/>
        <w:gridCol w:w="729"/>
      </w:tblGrid>
      <w:tr w:rsidR="003840B0" w14:paraId="3BCF2245" w14:textId="77777777" w:rsidTr="002B6912">
        <w:trPr>
          <w:trHeight w:val="503"/>
        </w:trPr>
        <w:tc>
          <w:tcPr>
            <w:tcW w:w="891" w:type="dxa"/>
            <w:vAlign w:val="center"/>
          </w:tcPr>
          <w:p w14:paraId="7225F48F" w14:textId="77777777" w:rsidR="003840B0" w:rsidRDefault="003840B0" w:rsidP="00B353DB">
            <w:pPr>
              <w:spacing w:after="202"/>
              <w:ind w:firstLine="0"/>
              <w:contextualSpacing/>
              <w:jc w:val="center"/>
            </w:pPr>
          </w:p>
        </w:tc>
        <w:tc>
          <w:tcPr>
            <w:tcW w:w="7020" w:type="dxa"/>
            <w:vAlign w:val="center"/>
          </w:tcPr>
          <w:p w14:paraId="35240E1B" w14:textId="2EE3E18B" w:rsidR="003840B0" w:rsidRDefault="00807661" w:rsidP="00B353DB">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r>
                      <w:rPr>
                        <w:rFonts w:ascii="Cambria Math" w:hAnsi="Cambria Math"/>
                      </w:rPr>
                      <m:t xml:space="preserve">1+ </m:t>
                    </m:r>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j,t</m:t>
                                    </m:r>
                                  </m:sub>
                                </m:sSub>
                              </m:e>
                            </m:d>
                          </m:e>
                          <m:sub>
                            <m:r>
                              <w:rPr>
                                <w:rFonts w:ascii="Cambria Math" w:hAnsi="Cambria Math"/>
                              </w:rPr>
                              <m:t>i</m:t>
                            </m:r>
                          </m:sub>
                          <m:sup>
                            <m:sSub>
                              <m:sSubPr>
                                <m:ctrlPr>
                                  <w:rPr>
                                    <w:rFonts w:ascii="Cambria Math" w:hAnsi="Cambria Math"/>
                                    <w:i/>
                                  </w:rPr>
                                </m:ctrlPr>
                              </m:sSubPr>
                              <m:e>
                                <m:r>
                                  <w:rPr>
                                    <w:rFonts w:ascii="Cambria Math" w:hAnsi="Cambria Math"/>
                                  </w:rPr>
                                  <m:t>τ</m:t>
                                </m:r>
                              </m:e>
                              <m:sub>
                                <m:r>
                                  <w:rPr>
                                    <w:rFonts w:ascii="Cambria Math" w:hAnsi="Cambria Math"/>
                                  </w:rPr>
                                  <m:t>ij</m:t>
                                </m:r>
                              </m:sub>
                            </m:sSub>
                          </m:sup>
                        </m:sSubSup>
                      </m:e>
                    </m:nary>
                  </m:den>
                </m:f>
                <m:r>
                  <w:rPr>
                    <w:rFonts w:ascii="Cambria Math" w:hAnsi="Cambria Math"/>
                  </w:rPr>
                  <m:t xml:space="preserve">. </m:t>
                </m:r>
              </m:oMath>
            </m:oMathPara>
          </w:p>
        </w:tc>
        <w:tc>
          <w:tcPr>
            <w:tcW w:w="729" w:type="dxa"/>
            <w:vAlign w:val="center"/>
          </w:tcPr>
          <w:p w14:paraId="433DFAE6" w14:textId="18148F9E" w:rsidR="003840B0" w:rsidRDefault="003840B0" w:rsidP="00B353DB">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BC59FC">
              <w:rPr>
                <w:noProof/>
              </w:rPr>
              <w:t>7</w:t>
            </w:r>
            <w:r>
              <w:rPr>
                <w:noProof/>
              </w:rPr>
              <w:fldChar w:fldCharType="end"/>
            </w:r>
            <w:r>
              <w:t>)</w:t>
            </w:r>
          </w:p>
        </w:tc>
      </w:tr>
    </w:tbl>
    <w:p w14:paraId="58F74739" w14:textId="0B27DA18" w:rsidR="00B93196" w:rsidRDefault="002B6912" w:rsidP="00CC0BA7">
      <w:pPr>
        <w:spacing w:after="202"/>
        <w:ind w:firstLine="0"/>
        <w:contextualSpacing/>
      </w:pPr>
      <w:r>
        <w:t xml:space="preserve">This allows species to have per capita effects that depend on density but the competitive effects of each species are still </w:t>
      </w:r>
      <w:r w:rsidR="001D29E2">
        <w:t xml:space="preserve">assumed to be </w:t>
      </w:r>
      <w:r>
        <w:t xml:space="preserve">additive. </w:t>
      </w:r>
      <w:r w:rsidR="00390672">
        <w:t xml:space="preserve">We fit </w:t>
      </w:r>
      <w:r w:rsidR="00CC0BA7">
        <w:t>separate competition models for each of three species</w:t>
      </w:r>
      <w:r w:rsidR="00390672">
        <w:t xml:space="preserve"> </w:t>
      </w:r>
      <w:r w:rsidR="00CC0BA7">
        <w:t xml:space="preserve">using the </w:t>
      </w:r>
      <w:proofErr w:type="spellStart"/>
      <w:r w:rsidR="00CC0BA7" w:rsidRPr="00CC0BA7">
        <w:rPr>
          <w:rFonts w:ascii="Lucida Console" w:hAnsi="Lucida Console"/>
        </w:rPr>
        <w:t>nls</w:t>
      </w:r>
      <w:proofErr w:type="spellEnd"/>
      <w:r w:rsidR="00390672">
        <w:t xml:space="preserve"> </w:t>
      </w:r>
      <w:r w:rsidR="00CC0BA7">
        <w:t>package</w:t>
      </w:r>
      <w:r w:rsidR="00390672">
        <w:t xml:space="preserve"> in R. </w:t>
      </w:r>
      <w:r w:rsidR="00CC0BA7">
        <w:t>We</w:t>
      </w:r>
      <w:r w:rsidR="00390672">
        <w:t xml:space="preserve"> </w:t>
      </w:r>
      <w:r w:rsidR="00A4780A">
        <w:t xml:space="preserve">defined </w:t>
      </w:r>
      <m:oMath>
        <m:sSub>
          <m:sSubPr>
            <m:ctrlPr>
              <w:rPr>
                <w:rFonts w:ascii="Cambria Math" w:hAnsi="Cambria Math"/>
              </w:rPr>
            </m:ctrlPr>
          </m:sSubPr>
          <m:e>
            <m:r>
              <w:rPr>
                <w:rFonts w:ascii="Cambria Math" w:hAnsi="Cambria Math"/>
              </w:rPr>
              <m:t>λ</m:t>
            </m:r>
          </m:e>
          <m:sub>
            <m:r>
              <w:rPr>
                <w:rFonts w:ascii="Cambria Math" w:hAnsi="Cambria Math"/>
              </w:rPr>
              <m:t>i</m:t>
            </m:r>
          </m:sub>
        </m:sSub>
      </m:oMath>
      <w:r w:rsidR="00390672">
        <w:t xml:space="preserve"> for each species as the per capita fecundity in </w:t>
      </w:r>
      <w:r w:rsidR="00CC0BA7">
        <w:t xml:space="preserve">the absence of any competitors </w:t>
      </w:r>
      <w:r w:rsidR="00390672">
        <w:t xml:space="preserve">and </w:t>
      </w:r>
      <w:r w:rsidR="00A4780A">
        <w:t xml:space="preserve">fixed </w:t>
      </w:r>
      <w:r w:rsidR="00390672">
        <w:t xml:space="preserve">this as a </w:t>
      </w:r>
      <w:r w:rsidR="00A4780A">
        <w:t>constant</w:t>
      </w:r>
      <w:r w:rsidR="00CC0BA7">
        <w:t xml:space="preserve"> when fitting the models</w:t>
      </w:r>
      <w:r w:rsidR="00390672">
        <w:t>.</w:t>
      </w:r>
      <w:r w:rsidR="002A42D8">
        <w:t xml:space="preserve"> </w:t>
      </w:r>
    </w:p>
    <w:p w14:paraId="1C0D5464" w14:textId="3D51EFE3" w:rsidR="00F77140" w:rsidRDefault="00F77140" w:rsidP="002F762A">
      <w:pPr>
        <w:spacing w:after="202"/>
        <w:contextualSpacing/>
      </w:pPr>
      <w:r>
        <w:t>In order to detect HOI</w:t>
      </w:r>
      <w:r w:rsidR="00F90404">
        <w:t>s</w:t>
      </w:r>
      <w:r>
        <w:t xml:space="preserve"> and measure their strength we fit the phenomenological model to cases where </w:t>
      </w:r>
      <w:r w:rsidR="00F90404">
        <w:t xml:space="preserve">each focal </w:t>
      </w:r>
      <w:r>
        <w:t xml:space="preserve">species faced increasing densities of </w:t>
      </w:r>
      <w:r w:rsidR="00A4780A">
        <w:t xml:space="preserve">only </w:t>
      </w:r>
      <w:r>
        <w:t xml:space="preserve">one </w:t>
      </w:r>
      <w:r w:rsidR="00DC6F10">
        <w:t xml:space="preserve">other </w:t>
      </w:r>
      <w:r>
        <w:t xml:space="preserve">competitor </w:t>
      </w:r>
      <w:r w:rsidR="006108D0">
        <w:t xml:space="preserve">species </w:t>
      </w:r>
      <w:r>
        <w:t xml:space="preserve">at a time.  Once we had shown that phenomenological models fit these </w:t>
      </w:r>
      <w:r w:rsidR="00DC6F10">
        <w:t>pairwise dynamics</w:t>
      </w:r>
      <w:r w:rsidR="00BE0FC8">
        <w:t xml:space="preserve"> </w:t>
      </w:r>
      <w:r>
        <w:t>adequately we used the</w:t>
      </w:r>
      <w:r w:rsidR="00DB194D">
        <w:t xml:space="preserve"> </w:t>
      </w:r>
      <w:r w:rsidR="00C729F4">
        <w:t>models</w:t>
      </w:r>
      <w:r>
        <w:t xml:space="preserve"> to predict species fecundity in the case where the focal species </w:t>
      </w:r>
      <w:r w:rsidR="00AE1B29">
        <w:t xml:space="preserve">simultaneously </w:t>
      </w:r>
      <w:r>
        <w:t xml:space="preserve">faces two </w:t>
      </w:r>
      <w:r w:rsidR="006108D0">
        <w:t xml:space="preserve">interspecific </w:t>
      </w:r>
      <w:r w:rsidR="00BE0FC8">
        <w:t xml:space="preserve">competitor </w:t>
      </w:r>
      <w:r>
        <w:t xml:space="preserve">species. If species effects are additive, then </w:t>
      </w:r>
      <w:r w:rsidR="00DB194D">
        <w:t xml:space="preserve">our model fit to </w:t>
      </w:r>
      <w:r w:rsidR="002F170D">
        <w:t>density gradients of a single competitor species should be able to predict the joint effect of competition from two competitor species together</w:t>
      </w:r>
      <w:r>
        <w:t xml:space="preserve">. </w:t>
      </w:r>
      <w:r w:rsidR="00A4780A">
        <w:t xml:space="preserve">However, if there are HOIs then the sum of species effects will not be equal to the observed effect of multiple species. We use the </w:t>
      </w:r>
      <w:r w:rsidR="002F170D">
        <w:t xml:space="preserve">deviation between the </w:t>
      </w:r>
      <w:r w:rsidR="005304A0">
        <w:t xml:space="preserve">per capita </w:t>
      </w:r>
      <w:r w:rsidR="002F170D">
        <w:t xml:space="preserve">fecundity of each species predicted by the additive phenomenological model and the </w:t>
      </w:r>
      <w:r w:rsidR="005304A0">
        <w:t xml:space="preserve">per capita </w:t>
      </w:r>
      <w:r w:rsidR="002F170D">
        <w:t xml:space="preserve">fecundity observed in the simulations </w:t>
      </w:r>
      <w:r w:rsidR="005304A0">
        <w:t xml:space="preserve">as </w:t>
      </w:r>
      <w:r w:rsidR="002F170D">
        <w:t>a measure of the effect of</w:t>
      </w:r>
      <w:r w:rsidR="005304A0">
        <w:t xml:space="preserve"> </w:t>
      </w:r>
      <w:r w:rsidR="002F170D">
        <w:t>HOIs</w:t>
      </w:r>
      <w:r>
        <w:t xml:space="preserve">.  </w:t>
      </w:r>
      <w:r w:rsidR="007B3A2B">
        <w:t xml:space="preserve">Importantly, this approach does not require that we specify the </w:t>
      </w:r>
      <w:r w:rsidR="00CB5754">
        <w:t>functional form</w:t>
      </w:r>
      <w:r w:rsidR="007B3A2B">
        <w:t xml:space="preserve"> of the higher order </w:t>
      </w:r>
      <w:r w:rsidR="00C26E59">
        <w:t xml:space="preserve">interaction </w:t>
      </w:r>
      <w:r w:rsidR="007B3A2B">
        <w:t>term</w:t>
      </w:r>
      <w:r w:rsidR="003A7C5E">
        <w:t>.</w:t>
      </w:r>
    </w:p>
    <w:p w14:paraId="217440DB" w14:textId="0706840D" w:rsidR="00B93196" w:rsidRDefault="00E97CEA" w:rsidP="00057A7A">
      <w:pPr>
        <w:pStyle w:val="Heading"/>
      </w:pPr>
      <w:bookmarkStart w:id="90" w:name="model-fits"/>
      <w:bookmarkEnd w:id="90"/>
      <w:r>
        <w:lastRenderedPageBreak/>
        <w:t>Evidence for HOIs</w:t>
      </w:r>
    </w:p>
    <w:p w14:paraId="4A4722B6" w14:textId="0A1C9656" w:rsidR="00DA3D20" w:rsidRDefault="00E97CEA">
      <w:pPr>
        <w:spacing w:after="202"/>
        <w:contextualSpacing/>
      </w:pPr>
      <w:r>
        <w:t xml:space="preserve">For all three species we found that the modified phenomenological competition model with varying exponents </w:t>
      </w:r>
      <w:r w:rsidR="005304A0">
        <w:t xml:space="preserve">(equation </w:t>
      </w:r>
      <w:r w:rsidR="00172674">
        <w:t>7</w:t>
      </w:r>
      <w:r w:rsidR="005304A0">
        <w:t xml:space="preserve">) </w:t>
      </w:r>
      <w:r>
        <w:t xml:space="preserve">fit the </w:t>
      </w:r>
      <w:r w:rsidR="00021DB6">
        <w:t>simulated data accurately</w:t>
      </w:r>
      <w:r w:rsidR="002F170D">
        <w:t xml:space="preserve"> </w:t>
      </w:r>
      <w:r w:rsidR="00021DB6">
        <w:t xml:space="preserve">whereas the standard model </w:t>
      </w:r>
      <w:r w:rsidR="00C729F4">
        <w:t xml:space="preserve">(equation </w:t>
      </w:r>
      <w:r w:rsidR="00172674">
        <w:t>6</w:t>
      </w:r>
      <w:r w:rsidR="00C729F4">
        <w:t xml:space="preserve">) </w:t>
      </w:r>
      <w:r w:rsidR="005304A0">
        <w:t xml:space="preserve">only fit the </w:t>
      </w:r>
      <w:r w:rsidR="00C729F4">
        <w:t xml:space="preserve">data for the early species </w:t>
      </w:r>
      <w:r>
        <w:t>(</w:t>
      </w:r>
      <w:r w:rsidR="002F170D">
        <w:fldChar w:fldCharType="begin"/>
      </w:r>
      <w:r w:rsidR="002F170D">
        <w:instrText xml:space="preserve"> REF _Ref514237754 \h </w:instrText>
      </w:r>
      <w:r w:rsidR="002F170D">
        <w:fldChar w:fldCharType="separate"/>
      </w:r>
      <w:r w:rsidR="00BC59FC">
        <w:t xml:space="preserve">Figure </w:t>
      </w:r>
      <w:r w:rsidR="00BC59FC">
        <w:rPr>
          <w:noProof/>
        </w:rPr>
        <w:t>3</w:t>
      </w:r>
      <w:r w:rsidR="002F170D">
        <w:fldChar w:fldCharType="end"/>
      </w:r>
      <w:r w:rsidR="003576FC">
        <w:t xml:space="preserve">; </w:t>
      </w:r>
      <w:r w:rsidR="003576FC">
        <w:fldChar w:fldCharType="begin"/>
      </w:r>
      <w:r w:rsidR="003576FC">
        <w:instrText xml:space="preserve"> REF _Ref529380736 \h </w:instrText>
      </w:r>
      <w:r w:rsidR="003576FC">
        <w:fldChar w:fldCharType="separate"/>
      </w:r>
      <w:r w:rsidR="003576FC">
        <w:t xml:space="preserve">Figure S </w:t>
      </w:r>
      <w:r w:rsidR="003576FC">
        <w:rPr>
          <w:noProof/>
        </w:rPr>
        <w:t>1</w:t>
      </w:r>
      <w:r w:rsidR="003576FC">
        <w:fldChar w:fldCharType="end"/>
      </w:r>
      <w:r>
        <w:t xml:space="preserve">).  </w:t>
      </w:r>
      <w:r w:rsidR="00D27415">
        <w:t>W</w:t>
      </w:r>
      <w:r w:rsidR="00183126">
        <w:t>hen w</w:t>
      </w:r>
      <w:r w:rsidR="00D27415">
        <w:t xml:space="preserve">e tested </w:t>
      </w:r>
      <w:r w:rsidR="00AF4FB3">
        <w:t>how well</w:t>
      </w:r>
      <w:r w:rsidR="00D27415">
        <w:t xml:space="preserve"> the </w:t>
      </w:r>
      <w:r w:rsidR="00C729F4">
        <w:t xml:space="preserve">models fit to </w:t>
      </w:r>
      <w:r w:rsidR="00172674">
        <w:t xml:space="preserve">competition from one species at a time </w:t>
      </w:r>
      <w:r w:rsidR="00D27415">
        <w:t>predict</w:t>
      </w:r>
      <w:r w:rsidR="00C729F4">
        <w:t>ed</w:t>
      </w:r>
      <w:r w:rsidR="00D27415">
        <w:t xml:space="preserve"> </w:t>
      </w:r>
      <w:r w:rsidR="00C729F4">
        <w:t xml:space="preserve">the simultaneous effects of two </w:t>
      </w:r>
      <w:r w:rsidR="00AF4FB3">
        <w:t>species</w:t>
      </w:r>
      <w:r w:rsidR="009B7DE8">
        <w:t>’</w:t>
      </w:r>
      <w:r w:rsidR="00AF4FB3">
        <w:t>, we found</w:t>
      </w:r>
      <w:r w:rsidR="00C729F4">
        <w:t xml:space="preserve"> weak HOIs for the early season species and strong</w:t>
      </w:r>
      <w:r w:rsidR="001E65C5">
        <w:t>er</w:t>
      </w:r>
      <w:r w:rsidR="00C729F4">
        <w:t xml:space="preserve"> </w:t>
      </w:r>
      <w:r w:rsidR="00AF4FB3">
        <w:t xml:space="preserve">HOIs </w:t>
      </w:r>
      <w:r w:rsidR="00C729F4">
        <w:t>for the mid and late-season species</w:t>
      </w:r>
      <w:r w:rsidR="00AF4FB3">
        <w:t xml:space="preserve"> </w:t>
      </w:r>
      <w:r w:rsidR="002F170D">
        <w:t>(</w:t>
      </w:r>
      <w:r w:rsidR="002F170D">
        <w:fldChar w:fldCharType="begin"/>
      </w:r>
      <w:r w:rsidR="002F170D">
        <w:instrText xml:space="preserve"> REF _Ref524701722 \h </w:instrText>
      </w:r>
      <w:r w:rsidR="002F170D">
        <w:fldChar w:fldCharType="separate"/>
      </w:r>
      <w:r w:rsidR="00BC59FC">
        <w:t xml:space="preserve">Figure </w:t>
      </w:r>
      <w:r w:rsidR="00BC59FC">
        <w:rPr>
          <w:noProof/>
        </w:rPr>
        <w:t>4</w:t>
      </w:r>
      <w:r w:rsidR="002F170D">
        <w:fldChar w:fldCharType="end"/>
      </w:r>
      <w:r w:rsidR="002F170D">
        <w:t>)</w:t>
      </w:r>
      <w:r w:rsidR="00D27415">
        <w:t>.</w:t>
      </w:r>
      <w:r w:rsidR="00B251E4">
        <w:t xml:space="preserve"> </w:t>
      </w:r>
      <w:r w:rsidR="00172674">
        <w:t xml:space="preserve"> </w:t>
      </w:r>
      <w:r w:rsidR="00B251E4">
        <w:t>For</w:t>
      </w:r>
      <w:r w:rsidR="002F170D">
        <w:t xml:space="preserve"> the early species</w:t>
      </w:r>
      <w:r w:rsidR="00B72E69">
        <w:t>,</w:t>
      </w:r>
      <w:r w:rsidR="00B251E4">
        <w:t xml:space="preserve"> the </w:t>
      </w:r>
      <w:r w:rsidR="009B7DE8">
        <w:t xml:space="preserve">observed </w:t>
      </w:r>
      <w:r w:rsidR="00C729F4">
        <w:t>strength of competition from two species together was close to the sum of the two species’ individual effects</w:t>
      </w:r>
      <w:r w:rsidR="009B7DE8">
        <w:t xml:space="preserve"> </w:t>
      </w:r>
      <w:r w:rsidR="00B251E4">
        <w:t>(</w:t>
      </w:r>
      <w:r w:rsidR="002F170D">
        <w:fldChar w:fldCharType="begin"/>
      </w:r>
      <w:r w:rsidR="002F170D">
        <w:instrText xml:space="preserve"> REF _Ref524702022 \h </w:instrText>
      </w:r>
      <w:r w:rsidR="002F170D">
        <w:fldChar w:fldCharType="separate"/>
      </w:r>
      <w:r w:rsidR="00BC59FC">
        <w:t xml:space="preserve">Figure </w:t>
      </w:r>
      <w:r w:rsidR="00BC59FC">
        <w:rPr>
          <w:noProof/>
        </w:rPr>
        <w:t>5</w:t>
      </w:r>
      <w:r w:rsidR="002F170D">
        <w:fldChar w:fldCharType="end"/>
      </w:r>
      <w:r w:rsidR="00605492">
        <w:t xml:space="preserve">).  For </w:t>
      </w:r>
      <w:r w:rsidR="002F170D">
        <w:t>the mid and late season species</w:t>
      </w:r>
      <w:r w:rsidR="00605492">
        <w:t>,</w:t>
      </w:r>
      <w:r w:rsidR="002F170D">
        <w:t xml:space="preserve"> the observed </w:t>
      </w:r>
      <w:r w:rsidR="00C729F4">
        <w:t>strength of competition did not equal the sum of the single species effects</w:t>
      </w:r>
      <w:r w:rsidR="002F170D">
        <w:t xml:space="preserve"> </w:t>
      </w:r>
      <w:r w:rsidR="00B251E4">
        <w:t>(</w:t>
      </w:r>
      <w:r w:rsidR="002F170D">
        <w:fldChar w:fldCharType="begin"/>
      </w:r>
      <w:r w:rsidR="002F170D">
        <w:instrText xml:space="preserve"> REF _Ref524702022 \h </w:instrText>
      </w:r>
      <w:r w:rsidR="002F170D">
        <w:fldChar w:fldCharType="separate"/>
      </w:r>
      <w:r w:rsidR="00BC59FC">
        <w:t xml:space="preserve">Figure </w:t>
      </w:r>
      <w:r w:rsidR="00BC59FC">
        <w:rPr>
          <w:noProof/>
        </w:rPr>
        <w:t>5</w:t>
      </w:r>
      <w:r w:rsidR="002F170D">
        <w:fldChar w:fldCharType="end"/>
      </w:r>
      <w:r w:rsidR="00172674">
        <w:t xml:space="preserve"> b, c</w:t>
      </w:r>
      <w:r w:rsidR="00B251E4">
        <w:t xml:space="preserve">).  </w:t>
      </w:r>
      <w:r w:rsidR="002F170D">
        <w:t xml:space="preserve">Specifically, </w:t>
      </w:r>
      <w:r w:rsidR="003576FC">
        <w:t xml:space="preserve">assuming that species effects were </w:t>
      </w:r>
      <w:r w:rsidR="002F170D">
        <w:t>additiv</w:t>
      </w:r>
      <w:r w:rsidR="003576FC">
        <w:t>e</w:t>
      </w:r>
      <w:r w:rsidR="002F170D">
        <w:t xml:space="preserve"> </w:t>
      </w:r>
      <w:r w:rsidR="003576FC">
        <w:t xml:space="preserve">led us to </w:t>
      </w:r>
      <w:proofErr w:type="spellStart"/>
      <w:r w:rsidR="002F170D">
        <w:t>underpredict</w:t>
      </w:r>
      <w:proofErr w:type="spellEnd"/>
      <w:r w:rsidR="002F170D">
        <w:t xml:space="preserve"> the </w:t>
      </w:r>
      <w:r w:rsidR="00172674">
        <w:t xml:space="preserve">total </w:t>
      </w:r>
      <w:r w:rsidR="002F170D">
        <w:t xml:space="preserve">strength of competition </w:t>
      </w:r>
      <w:r w:rsidR="0044559B">
        <w:t xml:space="preserve">on the </w:t>
      </w:r>
      <w:r w:rsidR="00175B82">
        <w:t>mid-season</w:t>
      </w:r>
      <w:r w:rsidR="002F170D">
        <w:t xml:space="preserve"> species (</w:t>
      </w:r>
      <w:r w:rsidR="002F170D">
        <w:fldChar w:fldCharType="begin"/>
      </w:r>
      <w:r w:rsidR="002F170D">
        <w:instrText xml:space="preserve"> REF _Ref524702022 \h </w:instrText>
      </w:r>
      <w:r w:rsidR="002F170D">
        <w:fldChar w:fldCharType="separate"/>
      </w:r>
      <w:r w:rsidR="00BC59FC">
        <w:t xml:space="preserve">Figure </w:t>
      </w:r>
      <w:r w:rsidR="00BC59FC">
        <w:rPr>
          <w:noProof/>
        </w:rPr>
        <w:t>5</w:t>
      </w:r>
      <w:r w:rsidR="002F170D">
        <w:fldChar w:fldCharType="end"/>
      </w:r>
      <w:r w:rsidR="002F170D">
        <w:t xml:space="preserve"> b), and overpredicted the strength of competition on the late species (</w:t>
      </w:r>
      <w:r w:rsidR="002F170D">
        <w:fldChar w:fldCharType="begin"/>
      </w:r>
      <w:r w:rsidR="002F170D">
        <w:instrText xml:space="preserve"> REF _Ref524702022 \h </w:instrText>
      </w:r>
      <w:r w:rsidR="002F170D">
        <w:fldChar w:fldCharType="separate"/>
      </w:r>
      <w:r w:rsidR="00BC59FC">
        <w:t xml:space="preserve">Figure </w:t>
      </w:r>
      <w:r w:rsidR="00BC59FC">
        <w:rPr>
          <w:noProof/>
        </w:rPr>
        <w:t>5</w:t>
      </w:r>
      <w:r w:rsidR="002F170D">
        <w:fldChar w:fldCharType="end"/>
      </w:r>
      <w:r w:rsidR="002F170D">
        <w:t xml:space="preserve"> c). </w:t>
      </w:r>
      <w:r w:rsidR="006564A4">
        <w:t xml:space="preserve"> </w:t>
      </w:r>
      <w:r w:rsidR="001E65C5">
        <w:t xml:space="preserve">In short, our phenomenological models accurately described single competition but </w:t>
      </w:r>
      <w:r w:rsidR="00172674">
        <w:t>this did not predict the net effect of two species competition</w:t>
      </w:r>
      <w:r w:rsidR="001E65C5">
        <w:t xml:space="preserve">.  This </w:t>
      </w:r>
      <w:r w:rsidR="00172674">
        <w:t>shows</w:t>
      </w:r>
      <w:r w:rsidR="001E65C5">
        <w:t xml:space="preserve"> that </w:t>
      </w:r>
      <w:r w:rsidR="00B42190">
        <w:t>competitors’ effects change</w:t>
      </w:r>
      <w:r w:rsidR="00C729F4">
        <w:t>d</w:t>
      </w:r>
      <w:r w:rsidR="00B42190">
        <w:t xml:space="preserve"> depending on the </w:t>
      </w:r>
      <w:r w:rsidR="001E65C5">
        <w:t>density</w:t>
      </w:r>
      <w:r w:rsidR="00B42190">
        <w:t xml:space="preserve"> of other competing species</w:t>
      </w:r>
      <w:r w:rsidR="001E65C5">
        <w:t xml:space="preserve">, and by </w:t>
      </w:r>
      <w:r w:rsidR="00172674">
        <w:t xml:space="preserve">our </w:t>
      </w:r>
      <w:r w:rsidR="001E65C5">
        <w:t xml:space="preserve">definition this </w:t>
      </w:r>
      <w:r w:rsidR="00172674">
        <w:t xml:space="preserve">is a </w:t>
      </w:r>
      <w:r w:rsidR="001E65C5">
        <w:t>HOI</w:t>
      </w:r>
      <w:r w:rsidR="00B42190">
        <w:t xml:space="preserve">.  </w:t>
      </w:r>
    </w:p>
    <w:p w14:paraId="6E664418" w14:textId="364C187B" w:rsidR="00B353DB" w:rsidRDefault="00A650E9">
      <w:pPr>
        <w:spacing w:after="202"/>
        <w:contextualSpacing/>
      </w:pPr>
      <w:r>
        <w:t>O</w:t>
      </w:r>
      <w:r w:rsidR="00DA3D20">
        <w:t xml:space="preserve">ur </w:t>
      </w:r>
      <w:r w:rsidR="00172674">
        <w:t xml:space="preserve">simulation </w:t>
      </w:r>
      <w:r w:rsidR="00DA3D20">
        <w:t xml:space="preserve">shows that even in a relatively simple resource competition model the effects of multi-species competition may not </w:t>
      </w:r>
      <w:r w:rsidR="00C729F4">
        <w:t xml:space="preserve">be equal to </w:t>
      </w:r>
      <w:r w:rsidR="00DA3D20">
        <w:t xml:space="preserve">the </w:t>
      </w:r>
      <w:r w:rsidR="008023DA">
        <w:t>sum of the individual species effects</w:t>
      </w:r>
      <w:r w:rsidR="00DA3D20">
        <w:t xml:space="preserve">.  </w:t>
      </w:r>
      <w:r w:rsidR="008023DA">
        <w:t>C</w:t>
      </w:r>
      <w:r w:rsidR="00B42190">
        <w:t xml:space="preserve">omparing the observed effects of </w:t>
      </w:r>
      <w:r w:rsidR="00AA06FA">
        <w:t xml:space="preserve">multispecies </w:t>
      </w:r>
      <w:r w:rsidR="00B42190">
        <w:t xml:space="preserve">competition </w:t>
      </w:r>
      <w:r w:rsidR="008023DA">
        <w:t xml:space="preserve">to the sum of the separate species’ effect </w:t>
      </w:r>
      <w:r w:rsidR="00B42190">
        <w:t xml:space="preserve">is a useful way to determine the presence of HOIs without assuming a specific functional form for the HOIs.  This makes it a diagnostic tool, not a way to predict multispecies community dynamics.  </w:t>
      </w:r>
    </w:p>
    <w:p w14:paraId="0436FD2A" w14:textId="0F6485A0" w:rsidR="009C4676" w:rsidRPr="008A121F" w:rsidRDefault="0044559B" w:rsidP="009C2F65">
      <w:pPr>
        <w:spacing w:after="202"/>
        <w:ind w:firstLine="0"/>
        <w:contextualSpacing/>
        <w:rPr>
          <w:i/>
        </w:rPr>
      </w:pPr>
      <w:r w:rsidRPr="008A121F">
        <w:rPr>
          <w:i/>
        </w:rPr>
        <w:lastRenderedPageBreak/>
        <w:t>What Causes</w:t>
      </w:r>
      <w:r w:rsidR="006564A4" w:rsidRPr="008A121F">
        <w:rPr>
          <w:i/>
        </w:rPr>
        <w:t xml:space="preserve"> Higher Order Interactions</w:t>
      </w:r>
      <w:r w:rsidR="007B5C63" w:rsidRPr="008A121F">
        <w:rPr>
          <w:i/>
        </w:rPr>
        <w:t>?</w:t>
      </w:r>
    </w:p>
    <w:p w14:paraId="4487EAEE" w14:textId="036392AD" w:rsidR="007D4E37" w:rsidRDefault="007722B8" w:rsidP="00BE0FC8">
      <w:pPr>
        <w:spacing w:after="202"/>
        <w:contextualSpacing/>
      </w:pPr>
      <w:r>
        <w:t xml:space="preserve">In this model, </w:t>
      </w:r>
      <w:r w:rsidR="005E388B">
        <w:t>HOIs emerge because</w:t>
      </w:r>
      <w:r w:rsidR="00BE0FC8">
        <w:t xml:space="preserve"> </w:t>
      </w:r>
      <w:r w:rsidR="00B42190">
        <w:t>species growth and resource uptake rates are dependent on the current availability of resources in the system (</w:t>
      </w:r>
      <w:r w:rsidR="0044559B">
        <w:fldChar w:fldCharType="begin"/>
      </w:r>
      <w:r w:rsidR="0044559B">
        <w:instrText xml:space="preserve"> REF _Ref514237815 \h </w:instrText>
      </w:r>
      <w:r w:rsidR="0044559B">
        <w:fldChar w:fldCharType="separate"/>
      </w:r>
      <w:r w:rsidR="00BC59FC">
        <w:t xml:space="preserve">Figure </w:t>
      </w:r>
      <w:r w:rsidR="00BC59FC">
        <w:rPr>
          <w:noProof/>
        </w:rPr>
        <w:t>2</w:t>
      </w:r>
      <w:r w:rsidR="0044559B">
        <w:fldChar w:fldCharType="end"/>
      </w:r>
      <w:r w:rsidR="0044559B">
        <w:t xml:space="preserve"> c</w:t>
      </w:r>
      <w:r w:rsidR="00B42190">
        <w:t>).  This means that as species use resources they not only affect the growth rates of their competitors</w:t>
      </w:r>
      <w:r w:rsidR="0044559B">
        <w:t xml:space="preserve">, but they can </w:t>
      </w:r>
      <w:r w:rsidR="00B42190">
        <w:t xml:space="preserve">also affect the net interaction between </w:t>
      </w:r>
      <w:r w:rsidR="00E27AD3">
        <w:t xml:space="preserve">their </w:t>
      </w:r>
      <w:r w:rsidR="00B42190">
        <w:t xml:space="preserve">competitors. </w:t>
      </w:r>
      <w:r w:rsidR="005E388B">
        <w:t xml:space="preserve">For instance, </w:t>
      </w:r>
      <w:r w:rsidR="0044559B">
        <w:t xml:space="preserve">the early species </w:t>
      </w:r>
      <w:r w:rsidR="005E388B">
        <w:t xml:space="preserve">has the most rapid growth and resource uptake rate early in the season when resource </w:t>
      </w:r>
      <w:r w:rsidR="00BE0FC8">
        <w:t>concentrations are high</w:t>
      </w:r>
      <w:r w:rsidR="0044559B">
        <w:t xml:space="preserve"> and it has</w:t>
      </w:r>
      <w:r w:rsidR="005E388B">
        <w:t xml:space="preserve"> a strong impact on early season</w:t>
      </w:r>
      <w:r w:rsidR="00BE0FC8">
        <w:t xml:space="preserve"> resource</w:t>
      </w:r>
      <w:r w:rsidR="0044559B">
        <w:t xml:space="preserve"> availability</w:t>
      </w:r>
      <w:r w:rsidR="005E388B">
        <w:t xml:space="preserve">.  This shifts the resource uptake rates of </w:t>
      </w:r>
      <w:r w:rsidR="00356459">
        <w:t xml:space="preserve">the mid and late season species left </w:t>
      </w:r>
      <w:r w:rsidR="005E388B">
        <w:t xml:space="preserve">along their resource uptake curves. </w:t>
      </w:r>
      <w:r w:rsidR="007D4E37">
        <w:fldChar w:fldCharType="begin"/>
      </w:r>
      <w:r w:rsidR="007D4E37">
        <w:instrText xml:space="preserve"> REF _Ref527030555 \h </w:instrText>
      </w:r>
      <w:r w:rsidR="007D4E37">
        <w:fldChar w:fldCharType="separate"/>
      </w:r>
      <w:r w:rsidR="00BC59FC">
        <w:t xml:space="preserve">Figure </w:t>
      </w:r>
      <w:r w:rsidR="00BC59FC">
        <w:rPr>
          <w:noProof/>
        </w:rPr>
        <w:t>6</w:t>
      </w:r>
      <w:r w:rsidR="007D4E37">
        <w:fldChar w:fldCharType="end"/>
      </w:r>
      <w:r w:rsidR="007D4E37">
        <w:t xml:space="preserve">a </w:t>
      </w:r>
      <w:proofErr w:type="gramStart"/>
      <w:r w:rsidR="007D4E37">
        <w:t>shows</w:t>
      </w:r>
      <w:proofErr w:type="gramEnd"/>
      <w:r w:rsidR="007D4E37">
        <w:t xml:space="preserve"> how the timeseries of resource uptake rates of the mid and late season species shift earlier in response to the change in resource availability caused by the early season species.  </w:t>
      </w:r>
      <w:r w:rsidR="00356459">
        <w:t>B</w:t>
      </w:r>
      <w:r w:rsidR="0044559B">
        <w:t>ecause the</w:t>
      </w:r>
      <w:r w:rsidR="007D4E37">
        <w:t xml:space="preserve"> mid and late season species resource uptake </w:t>
      </w:r>
      <w:r w:rsidR="0044559B">
        <w:t>curves are shaped differently</w:t>
      </w:r>
      <w:r w:rsidR="00A8294F">
        <w:t xml:space="preserve">, this reduces the </w:t>
      </w:r>
      <w:r w:rsidR="006108D0">
        <w:t>uptake</w:t>
      </w:r>
      <w:r w:rsidR="00A8294F">
        <w:t xml:space="preserve"> rate of </w:t>
      </w:r>
      <w:r w:rsidR="00356459">
        <w:t>the mid-season species</w:t>
      </w:r>
      <w:r w:rsidR="00A8294F">
        <w:t xml:space="preserve"> more than </w:t>
      </w:r>
      <w:r w:rsidR="00356459">
        <w:t>the late season species</w:t>
      </w:r>
      <w:r w:rsidR="007D4E37">
        <w:t xml:space="preserve"> during the period of time when </w:t>
      </w:r>
      <w:r w:rsidR="009C120E">
        <w:t xml:space="preserve">both </w:t>
      </w:r>
      <w:r w:rsidR="007D4E37">
        <w:t>species are active</w:t>
      </w:r>
      <w:r w:rsidR="009C120E">
        <w:t xml:space="preserve">, that is until the mid-season species stops growing (gray vertical lines </w:t>
      </w:r>
      <w:r w:rsidR="009C120E">
        <w:fldChar w:fldCharType="begin"/>
      </w:r>
      <w:r w:rsidR="009C120E">
        <w:instrText xml:space="preserve"> REF _Ref527030555 \h </w:instrText>
      </w:r>
      <w:r w:rsidR="009C120E">
        <w:fldChar w:fldCharType="separate"/>
      </w:r>
      <w:r w:rsidR="00BC59FC">
        <w:t xml:space="preserve">Figure </w:t>
      </w:r>
      <w:r w:rsidR="00BC59FC">
        <w:rPr>
          <w:noProof/>
        </w:rPr>
        <w:t>6</w:t>
      </w:r>
      <w:r w:rsidR="009C120E">
        <w:fldChar w:fldCharType="end"/>
      </w:r>
      <w:r w:rsidR="009C120E">
        <w:t xml:space="preserve"> a)</w:t>
      </w:r>
      <w:r w:rsidR="007D4E37">
        <w:t xml:space="preserve">.  Taking the time averaged resource uptake rates of each species </w:t>
      </w:r>
      <w:r w:rsidR="00980607">
        <w:t>over this period</w:t>
      </w:r>
      <w:r w:rsidR="009C120E">
        <w:t xml:space="preserve"> </w:t>
      </w:r>
      <w:r w:rsidR="007D4E37">
        <w:t>shows th</w:t>
      </w:r>
      <w:r w:rsidR="00980607">
        <w:t>e</w:t>
      </w:r>
      <w:r w:rsidR="007D4E37">
        <w:t xml:space="preserve"> effect more clearly</w:t>
      </w:r>
      <w:r w:rsidR="00980607">
        <w:t xml:space="preserve">: </w:t>
      </w:r>
      <w:r w:rsidR="009C120E">
        <w:t xml:space="preserve">the average resource uptake rate of the mid-season species declines much more than that </w:t>
      </w:r>
      <w:r w:rsidR="00980607">
        <w:t>of the late season species in response to the early season species</w:t>
      </w:r>
      <w:r w:rsidR="003576FC">
        <w:t xml:space="preserve"> (</w:t>
      </w:r>
      <w:r w:rsidR="003576FC">
        <w:fldChar w:fldCharType="begin"/>
      </w:r>
      <w:r w:rsidR="003576FC">
        <w:instrText xml:space="preserve"> REF _Ref527030555 \h </w:instrText>
      </w:r>
      <w:r w:rsidR="003576FC">
        <w:fldChar w:fldCharType="separate"/>
      </w:r>
      <w:r w:rsidR="003576FC">
        <w:t xml:space="preserve">Figure </w:t>
      </w:r>
      <w:r w:rsidR="003576FC">
        <w:rPr>
          <w:noProof/>
        </w:rPr>
        <w:t>6</w:t>
      </w:r>
      <w:r w:rsidR="003576FC">
        <w:fldChar w:fldCharType="end"/>
      </w:r>
      <w:r w:rsidR="003576FC">
        <w:t xml:space="preserve"> b)</w:t>
      </w:r>
      <w:r w:rsidR="00980607">
        <w:t xml:space="preserve">. </w:t>
      </w:r>
    </w:p>
    <w:p w14:paraId="0471A4CD" w14:textId="636EEC67" w:rsidR="00BE0FC8" w:rsidRDefault="008023DA" w:rsidP="00BE0FC8">
      <w:pPr>
        <w:spacing w:after="202"/>
        <w:contextualSpacing/>
      </w:pPr>
      <w:r>
        <w:t>D</w:t>
      </w:r>
      <w:r w:rsidR="007D4E37">
        <w:t xml:space="preserve">ifferences in how much the species resource uptake rates change explain the </w:t>
      </w:r>
      <w:r w:rsidR="005C105D">
        <w:t xml:space="preserve">direction of the </w:t>
      </w:r>
      <w:r w:rsidR="007D4E37">
        <w:t>HOI effect of the early and mid</w:t>
      </w:r>
      <w:r w:rsidR="005C105D">
        <w:t>-</w:t>
      </w:r>
      <w:r w:rsidR="007D4E37">
        <w:t>season species on the late season species</w:t>
      </w:r>
      <w:r w:rsidR="005C105D">
        <w:t>:</w:t>
      </w:r>
      <w:r w:rsidR="007D4E37">
        <w:t xml:space="preserve">  </w:t>
      </w:r>
      <w:r w:rsidR="005C105D">
        <w:t>i</w:t>
      </w:r>
      <w:r w:rsidR="007D4E37">
        <w:t xml:space="preserve">n the presence of the early season species, the </w:t>
      </w:r>
      <w:r w:rsidR="000A409C">
        <w:t xml:space="preserve">late </w:t>
      </w:r>
      <w:r w:rsidR="007D4E37">
        <w:t xml:space="preserve">season species gets a </w:t>
      </w:r>
      <w:r w:rsidR="000A409C">
        <w:t>larger</w:t>
      </w:r>
      <w:r w:rsidR="007D4E37">
        <w:t xml:space="preserve"> share of the resource pool it </w:t>
      </w:r>
      <w:r w:rsidR="005C105D">
        <w:t>competes</w:t>
      </w:r>
      <w:r w:rsidR="007D4E37">
        <w:t xml:space="preserve"> </w:t>
      </w:r>
      <w:r w:rsidR="005C105D">
        <w:t xml:space="preserve">for </w:t>
      </w:r>
      <w:r w:rsidR="007D4E37">
        <w:t>with</w:t>
      </w:r>
      <w:r w:rsidR="000A409C">
        <w:t xml:space="preserve"> the mid-season species</w:t>
      </w:r>
      <w:r w:rsidR="005C105D">
        <w:t xml:space="preserve">, and the joint effect of </w:t>
      </w:r>
      <w:r w:rsidR="005C105D">
        <w:lastRenderedPageBreak/>
        <w:t>competition is less than additive</w:t>
      </w:r>
      <w:r w:rsidR="007D4E37">
        <w:t xml:space="preserve"> </w:t>
      </w:r>
      <w:r w:rsidR="00BE0FC8">
        <w:t>(</w:t>
      </w:r>
      <w:r w:rsidR="0044559B">
        <w:fldChar w:fldCharType="begin"/>
      </w:r>
      <w:r w:rsidR="0044559B">
        <w:instrText xml:space="preserve"> REF _Ref524701722 \h </w:instrText>
      </w:r>
      <w:r w:rsidR="0044559B">
        <w:fldChar w:fldCharType="separate"/>
      </w:r>
      <w:r w:rsidR="00BC59FC">
        <w:t xml:space="preserve">Figure </w:t>
      </w:r>
      <w:r w:rsidR="00BC59FC">
        <w:rPr>
          <w:noProof/>
        </w:rPr>
        <w:t>4</w:t>
      </w:r>
      <w:r w:rsidR="0044559B">
        <w:fldChar w:fldCharType="end"/>
      </w:r>
      <w:r w:rsidR="0044559B">
        <w:t xml:space="preserve"> c;</w:t>
      </w:r>
      <w:r w:rsidR="00BE0FC8">
        <w:t xml:space="preserve"> </w:t>
      </w:r>
      <w:r w:rsidR="0044559B">
        <w:fldChar w:fldCharType="begin"/>
      </w:r>
      <w:r w:rsidR="0044559B">
        <w:instrText xml:space="preserve"> REF _Ref524702022 \h </w:instrText>
      </w:r>
      <w:r w:rsidR="0044559B">
        <w:fldChar w:fldCharType="separate"/>
      </w:r>
      <w:r w:rsidR="00BC59FC">
        <w:t xml:space="preserve">Figure </w:t>
      </w:r>
      <w:r w:rsidR="00BC59FC">
        <w:rPr>
          <w:noProof/>
        </w:rPr>
        <w:t>5</w:t>
      </w:r>
      <w:r w:rsidR="0044559B">
        <w:fldChar w:fldCharType="end"/>
      </w:r>
      <w:r w:rsidR="0044559B">
        <w:t xml:space="preserve"> b</w:t>
      </w:r>
      <w:r w:rsidR="00BE0FC8">
        <w:t xml:space="preserve">). </w:t>
      </w:r>
      <w:r w:rsidR="00B42190">
        <w:t xml:space="preserve"> </w:t>
      </w:r>
      <w:r w:rsidR="0044559B">
        <w:t>T</w:t>
      </w:r>
      <w:r w:rsidR="00B42190">
        <w:t xml:space="preserve">he same dynamics </w:t>
      </w:r>
      <w:r w:rsidR="002D29FF">
        <w:t>cause the</w:t>
      </w:r>
      <w:r w:rsidR="00356459">
        <w:t xml:space="preserve"> mid-season species</w:t>
      </w:r>
      <w:r w:rsidR="00B42190">
        <w:t xml:space="preserve"> </w:t>
      </w:r>
      <w:r w:rsidR="002D29FF">
        <w:t xml:space="preserve">to </w:t>
      </w:r>
      <w:r w:rsidR="00B42190">
        <w:t>exper</w:t>
      </w:r>
      <w:r w:rsidR="00356459">
        <w:t xml:space="preserve">ience </w:t>
      </w:r>
      <w:r w:rsidR="007D4E37">
        <w:t xml:space="preserve">stronger </w:t>
      </w:r>
      <w:r w:rsidR="00350B62">
        <w:t xml:space="preserve">than additive </w:t>
      </w:r>
      <w:r w:rsidR="007D4E37">
        <w:t xml:space="preserve">competition </w:t>
      </w:r>
      <w:r w:rsidR="00350B62">
        <w:t>from</w:t>
      </w:r>
      <w:r w:rsidR="005C105D">
        <w:t xml:space="preserve"> the </w:t>
      </w:r>
      <w:r w:rsidR="00356459">
        <w:t xml:space="preserve">early and late species </w:t>
      </w:r>
      <w:r w:rsidR="005C105D">
        <w:t>together:  in the presence of the early season species</w:t>
      </w:r>
      <w:r w:rsidR="00350B62">
        <w:t xml:space="preserve">, </w:t>
      </w:r>
      <w:r w:rsidR="005C105D">
        <w:t>the mid</w:t>
      </w:r>
      <w:r w:rsidR="00350B62">
        <w:t>-</w:t>
      </w:r>
      <w:r w:rsidR="005C105D">
        <w:t xml:space="preserve">season species gets a smaller share of the resource pool it competes for with the late season species </w:t>
      </w:r>
      <w:r w:rsidR="0044559B">
        <w:t>(</w:t>
      </w:r>
      <w:r w:rsidR="0044559B">
        <w:fldChar w:fldCharType="begin"/>
      </w:r>
      <w:r w:rsidR="0044559B">
        <w:instrText xml:space="preserve"> REF _Ref524701722 \h </w:instrText>
      </w:r>
      <w:r w:rsidR="0044559B">
        <w:fldChar w:fldCharType="separate"/>
      </w:r>
      <w:r w:rsidR="00BC59FC">
        <w:t xml:space="preserve">Figure </w:t>
      </w:r>
      <w:r w:rsidR="00BC59FC">
        <w:rPr>
          <w:noProof/>
        </w:rPr>
        <w:t>4</w:t>
      </w:r>
      <w:r w:rsidR="0044559B">
        <w:fldChar w:fldCharType="end"/>
      </w:r>
      <w:r w:rsidR="0044559B">
        <w:t xml:space="preserve"> b; </w:t>
      </w:r>
      <w:r w:rsidR="0044559B">
        <w:fldChar w:fldCharType="begin"/>
      </w:r>
      <w:r w:rsidR="0044559B">
        <w:instrText xml:space="preserve"> REF _Ref524702022 \h </w:instrText>
      </w:r>
      <w:r w:rsidR="0044559B">
        <w:fldChar w:fldCharType="separate"/>
      </w:r>
      <w:r w:rsidR="00BC59FC">
        <w:t xml:space="preserve">Figure </w:t>
      </w:r>
      <w:r w:rsidR="00BC59FC">
        <w:rPr>
          <w:noProof/>
        </w:rPr>
        <w:t>5</w:t>
      </w:r>
      <w:r w:rsidR="0044559B">
        <w:fldChar w:fldCharType="end"/>
      </w:r>
      <w:r w:rsidR="0044559B">
        <w:t xml:space="preserve"> b)</w:t>
      </w:r>
      <w:r w:rsidR="00713FA4">
        <w:t xml:space="preserve">. </w:t>
      </w:r>
    </w:p>
    <w:p w14:paraId="01C53F7A" w14:textId="7F22C4AB" w:rsidR="00B93196" w:rsidRDefault="00713FA4" w:rsidP="008A128F">
      <w:pPr>
        <w:spacing w:after="202"/>
        <w:contextualSpacing/>
      </w:pPr>
      <w:r>
        <w:t xml:space="preserve">By contrast, </w:t>
      </w:r>
      <w:r w:rsidR="00356459">
        <w:t>the early species</w:t>
      </w:r>
      <w:r>
        <w:t xml:space="preserve"> </w:t>
      </w:r>
      <w:r w:rsidR="00356459">
        <w:t>is</w:t>
      </w:r>
      <w:r>
        <w:t xml:space="preserve"> only weakly affected by HOIs</w:t>
      </w:r>
      <w:r w:rsidR="00356459">
        <w:t xml:space="preserve"> (</w:t>
      </w:r>
      <w:r w:rsidR="00356459">
        <w:fldChar w:fldCharType="begin"/>
      </w:r>
      <w:r w:rsidR="00356459">
        <w:instrText xml:space="preserve"> REF _Ref524702022 \h </w:instrText>
      </w:r>
      <w:r w:rsidR="00356459">
        <w:fldChar w:fldCharType="separate"/>
      </w:r>
      <w:r w:rsidR="00BC59FC">
        <w:t xml:space="preserve">Figure </w:t>
      </w:r>
      <w:r w:rsidR="00BC59FC">
        <w:rPr>
          <w:noProof/>
        </w:rPr>
        <w:t>5</w:t>
      </w:r>
      <w:r w:rsidR="00356459">
        <w:fldChar w:fldCharType="end"/>
      </w:r>
      <w:r w:rsidR="00356459">
        <w:t>)</w:t>
      </w:r>
      <w:r>
        <w:t xml:space="preserve">. </w:t>
      </w:r>
      <w:r w:rsidR="00502128">
        <w:t xml:space="preserve">In principle, resource uptake by the late season species should reduce the early season species’ average resource uptake rate more than it does the mid-season species, thereby strengthening the effect of competition on the early species. However, </w:t>
      </w:r>
      <w:r w:rsidR="003576FC">
        <w:t xml:space="preserve">this effect is very weak because </w:t>
      </w:r>
      <w:r w:rsidR="00502128">
        <w:t xml:space="preserve">the late season species grows much slower early in the season than either of </w:t>
      </w:r>
      <w:r w:rsidR="003576FC">
        <w:t xml:space="preserve">its competitor </w:t>
      </w:r>
      <w:r w:rsidR="00350B62">
        <w:t xml:space="preserve">and so it </w:t>
      </w:r>
      <w:r w:rsidR="00502128">
        <w:t>has minimal impact on resource availability.</w:t>
      </w:r>
      <w:r w:rsidR="00250DE2">
        <w:t xml:space="preserve">  Meanwhile, the mid-season species does not significantly change the resource uptake rate of the late season species</w:t>
      </w:r>
      <w:r w:rsidR="003576FC">
        <w:t xml:space="preserve"> because </w:t>
      </w:r>
      <w:r w:rsidR="00250DE2">
        <w:t>the late species</w:t>
      </w:r>
      <w:r w:rsidR="00350B62">
        <w:t>’</w:t>
      </w:r>
      <w:r w:rsidR="00250DE2">
        <w:t xml:space="preserve"> resource uptake curve is flat over the range of resource availabilities that the early species is active (</w:t>
      </w:r>
      <w:r w:rsidR="00250DE2">
        <w:fldChar w:fldCharType="begin"/>
      </w:r>
      <w:r w:rsidR="00250DE2">
        <w:instrText xml:space="preserve"> REF _Ref514237815 \h </w:instrText>
      </w:r>
      <w:r w:rsidR="00250DE2">
        <w:fldChar w:fldCharType="separate"/>
      </w:r>
      <w:r w:rsidR="00BC59FC">
        <w:t xml:space="preserve">Figure </w:t>
      </w:r>
      <w:r w:rsidR="00BC59FC">
        <w:rPr>
          <w:noProof/>
        </w:rPr>
        <w:t>2</w:t>
      </w:r>
      <w:r w:rsidR="00250DE2">
        <w:fldChar w:fldCharType="end"/>
      </w:r>
      <w:r w:rsidR="00250DE2">
        <w:t xml:space="preserve">).  </w:t>
      </w:r>
    </w:p>
    <w:p w14:paraId="0E378B44" w14:textId="6AEF6C6B" w:rsidR="00C45A90" w:rsidRDefault="00713FA4" w:rsidP="00C45A90">
      <w:pPr>
        <w:spacing w:after="202"/>
        <w:contextualSpacing/>
      </w:pPr>
      <w:r>
        <w:t>T</w:t>
      </w:r>
      <w:r w:rsidR="00B74CF7">
        <w:t xml:space="preserve">he </w:t>
      </w:r>
      <w:r w:rsidR="000633BD">
        <w:t>origin</w:t>
      </w:r>
      <w:r w:rsidR="00B74CF7">
        <w:t xml:space="preserve"> of H</w:t>
      </w:r>
      <w:r w:rsidR="00A42F96">
        <w:t xml:space="preserve">OIs in this system </w:t>
      </w:r>
      <w:r w:rsidR="00FA49A0">
        <w:t>are consistent with the arguments in favor of HOIs put forward by</w:t>
      </w:r>
      <w:r w:rsidR="00A42F96">
        <w:t xml:space="preserve"> Abrams </w:t>
      </w:r>
      <w:r w:rsidR="00FF74FC">
        <w:fldChar w:fldCharType="begin"/>
      </w:r>
      <w:r w:rsidR="00FF74FC">
        <w:instrText xml:space="preserve"> ADDIN ZOTERO_ITEM CSL_CITATION {"citationID":"oOIpwF87","properties":{"formattedCitation":"(1983)","plainCitation":"(1983)","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A."}],"issued":{"date-parts":[["1983"]]}},"suppress-author":true}],"schema":"https://github.com/citation-style-language/schema/raw/master/csl-citation.json"} </w:instrText>
      </w:r>
      <w:r w:rsidR="00FF74FC">
        <w:fldChar w:fldCharType="separate"/>
      </w:r>
      <w:r w:rsidR="00FF74FC">
        <w:rPr>
          <w:noProof/>
        </w:rPr>
        <w:t>(1983)</w:t>
      </w:r>
      <w:r w:rsidR="00FF74FC">
        <w:fldChar w:fldCharType="end"/>
      </w:r>
      <w:r w:rsidR="00FF74FC">
        <w:t>.  Abrams argued that HOIs should occur when</w:t>
      </w:r>
      <w:r w:rsidR="009205B1">
        <w:t xml:space="preserve"> </w:t>
      </w:r>
      <w:r>
        <w:t xml:space="preserve">competing species </w:t>
      </w:r>
      <w:r w:rsidR="00250DE2">
        <w:t>have different</w:t>
      </w:r>
      <w:r>
        <w:t xml:space="preserve"> non-linear responses to resource availability.  In our simulation, the resource uptake and growth rates of the competing species follow a Monod or type II functional response to resource availability</w:t>
      </w:r>
      <w:r w:rsidR="00FA49A0">
        <w:t xml:space="preserve"> (</w:t>
      </w:r>
      <w:r w:rsidR="00FA49A0">
        <w:fldChar w:fldCharType="begin"/>
      </w:r>
      <w:r w:rsidR="00FA49A0">
        <w:instrText xml:space="preserve"> REF _Ref514237815 \h </w:instrText>
      </w:r>
      <w:r w:rsidR="00FA49A0">
        <w:fldChar w:fldCharType="separate"/>
      </w:r>
      <w:r w:rsidR="00BC59FC">
        <w:t xml:space="preserve">Figure </w:t>
      </w:r>
      <w:r w:rsidR="00BC59FC">
        <w:rPr>
          <w:noProof/>
        </w:rPr>
        <w:t>2</w:t>
      </w:r>
      <w:r w:rsidR="00FA49A0">
        <w:fldChar w:fldCharType="end"/>
      </w:r>
      <w:r w:rsidR="00FA49A0">
        <w:t>c)</w:t>
      </w:r>
      <w:r>
        <w:t>. This means that competition between pairs of species depends upon the level of resources available</w:t>
      </w:r>
      <w:r w:rsidR="003576FC">
        <w:t xml:space="preserve">. </w:t>
      </w:r>
      <w:r>
        <w:t xml:space="preserve">Since species also influence the resource concentration itself, it follows that competition </w:t>
      </w:r>
      <w:r>
        <w:lastRenderedPageBreak/>
        <w:t xml:space="preserve">between any pair of species is </w:t>
      </w:r>
      <w:r w:rsidR="00E44327">
        <w:t xml:space="preserve">influenced by the presence of other species in the community—the definition of a HOI.  </w:t>
      </w:r>
    </w:p>
    <w:p w14:paraId="0720D908" w14:textId="7E1F44C5" w:rsidR="00B93196" w:rsidRDefault="00E44327" w:rsidP="006B7C91">
      <w:pPr>
        <w:pStyle w:val="mystyle"/>
      </w:pPr>
      <w:r>
        <w:t xml:space="preserve">What makes our example more complicated, but perhaps more realistic, is that unlike in classical resource competition models, resources do not reach an equilibrium during the course of our simulation. </w:t>
      </w:r>
      <w:r w:rsidR="003576FC">
        <w:t xml:space="preserve">Rather, </w:t>
      </w:r>
      <w:r>
        <w:t>they are constantly declining throughout the season</w:t>
      </w:r>
      <w:r w:rsidR="00FA49A0">
        <w:t xml:space="preserve"> (</w:t>
      </w:r>
      <w:r w:rsidR="00FA49A0">
        <w:fldChar w:fldCharType="begin"/>
      </w:r>
      <w:r w:rsidR="00FA49A0">
        <w:instrText xml:space="preserve"> REF _Ref514237815 \h </w:instrText>
      </w:r>
      <w:r w:rsidR="00FA49A0">
        <w:fldChar w:fldCharType="separate"/>
      </w:r>
      <w:r w:rsidR="00BC59FC">
        <w:t xml:space="preserve">Figure </w:t>
      </w:r>
      <w:r w:rsidR="00BC59FC">
        <w:rPr>
          <w:noProof/>
        </w:rPr>
        <w:t>2</w:t>
      </w:r>
      <w:r w:rsidR="00FA49A0">
        <w:fldChar w:fldCharType="end"/>
      </w:r>
      <w:r w:rsidR="00FA49A0">
        <w:t xml:space="preserve"> a)</w:t>
      </w:r>
      <w:r>
        <w:t xml:space="preserve">. </w:t>
      </w:r>
      <w:r w:rsidR="008023DA">
        <w:t>D</w:t>
      </w:r>
      <w:r w:rsidR="00C20EA8">
        <w:t>eriving</w:t>
      </w:r>
      <w:r w:rsidR="00C45A90">
        <w:t xml:space="preserve"> competition coeff</w:t>
      </w:r>
      <w:r w:rsidR="00C20EA8">
        <w:t xml:space="preserve">icients from </w:t>
      </w:r>
      <w:r w:rsidR="00A66DFB">
        <w:t xml:space="preserve">a </w:t>
      </w:r>
      <w:r w:rsidR="00C45A90">
        <w:t xml:space="preserve">mechanistic resource competition </w:t>
      </w:r>
      <w:r w:rsidR="00A66DFB">
        <w:t>model</w:t>
      </w:r>
      <w:r w:rsidR="008023DA">
        <w:t xml:space="preserve"> often</w:t>
      </w:r>
      <w:r w:rsidR="00A66DFB">
        <w:t xml:space="preserve"> </w:t>
      </w:r>
      <w:r w:rsidR="008023DA">
        <w:t xml:space="preserve">requires first </w:t>
      </w:r>
      <w:r w:rsidR="00C45A90">
        <w:t xml:space="preserve">solving </w:t>
      </w:r>
      <w:r w:rsidR="008023DA">
        <w:t xml:space="preserve">for </w:t>
      </w:r>
      <w:r w:rsidR="00FA49A0">
        <w:t>stable</w:t>
      </w:r>
      <w:r w:rsidR="00C45A90">
        <w:t xml:space="preserve"> resource </w:t>
      </w:r>
      <w:r w:rsidR="00A66DFB">
        <w:t xml:space="preserve">equilibria </w:t>
      </w:r>
      <w:r w:rsidR="00C45A90">
        <w:t xml:space="preserve">and then calculating the first order sensitivity of </w:t>
      </w:r>
      <w:r w:rsidR="00FA49A0">
        <w:t>the growth rate of each</w:t>
      </w:r>
      <w:r w:rsidR="00C45A90">
        <w:t xml:space="preserve"> species to the resource availability and the sensitivity of the resource to the consumers </w:t>
      </w:r>
      <w:r w:rsidR="00C20EA8">
        <w:fldChar w:fldCharType="begin"/>
      </w:r>
      <w:r w:rsidR="008023DA">
        <w:instrText xml:space="preserve"> ADDIN ZOTERO_ITEM CSL_CITATION {"citationID":"yJK9kvJ4","properties":{"formattedCitation":"(Tilman 1977, Mesz\\uc0\\u233{}na et al. 2006, Letten et al. 2017)","plainCitation":"(Tilman 1977, Meszéna et al. 2006, Letten et al. 2017)","noteIndex":0},"citationItems":[{"id":2897,"uris":["http://zotero.org/users/688880/items/9DPWXSA2"],"uri":["http://zotero.org/users/688880/items/9DPWXSA2"],"itemData":{"id":2897,"type":"article-journal","title":"Resource Competition between Plankton Algae: An Experimental and Theoretical Approach","container-title":"Ecology","page":"338-348","volume":"58","issue":"2","source":"JSTOR","abstract":"The results of 76 long-term competition experiments between two species of freshwater algae (Asterionella formosa and Cyclotella meneghiniana) grown along a resource gradient agree with the predictions of two different models of resource competition. Both models are based on the functional resource-utilization response of each species to limiting resources. The Monod and the Variable Internal Stores model of competition made similar predictions. Asterionella was observed to be competitively dominant when both species were phosphate limited; Cyclotella was dominant when both species were silicate limited; and both species stably coexisted when each species was growth-rate limited by a different resource. Almost 75% of the variance in the relative abundances of these two species along a natural silicate-phosphate gradient in Lake Michigan is explained by the Monod model.","DOI":"10.2307/1935608","ISSN":"0012-9658","shortTitle":"Resource Competition between Plankton Algae","author":[{"family":"Tilman","given":"David"}],"issued":{"date-parts":[["1977"]]}}},{"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unstable.","DOI":"10.1016/j.tpb.2005.07.001","ISSN":"0040-5809","shortTitle":"Competitive exclusion and limiting similarity","journalAbbreviation":"Theoretical Population Biology","author":[{"family":"Meszéna","given":"Géza"},{"family":"Gyllenberg","given":"Mats"},{"family":"Pásztor","given":"Liz"},{"family":"Metz","given":"Johan A. J."}],"issued":{"date-parts":[["2006",2]]}}},{"id":7575,"uris":["http://zotero.org/users/688880/items/BUYN2E7K"],"uri":["http://zotero.org/users/688880/items/BUYN2E7K"],"itemData":{"id":7575,"type":"article-journal","title":"Linking modern coexistence theory and contemporary niche theory","container-title":"Ecological Monographs","page":"161-177","volume":"87","issue":"2","source":"Wiley Online Library","abstract":"Modern coexistence theory and contemporary niche theory represent parallel frameworks for understanding the niche's role in species coexistence. Despite increasing prominence and shared goals, their compatibility and complementarity have received little attention. This paucity of overlap not only presents an obstacle to newcomers to the field, but it also precludes further conceptual advances at their interface. Here, we present a synthetic treatment of the two frameworks. We review their main concepts and explore their theoretical and empirical relationship, focusing on how the resource supply ratio, impact niche, and requirement niche of contemporary niche theory translate into the stabilizing and equalizing processes of modern coexistence theory. We show, for a general consumer–resource model, that varying resource supply ratios reflects an equalizing process; varying impact niche overlap reflects a stabilizing process; and varying requirement niche overlap may be both stabilizing and equalizing, but has no qualitative effect on coexistence. These generalizations provide mechanistic insight into modern coexistence theory, while also clarifying the role of contemporary niche theory's impacts and requirements in mediating coexistence. From an empirical perspective, we recommend a hierarchical approach, in which quantification of the strength of stabilizing mechanisms is used to guide more focused investigation into the underlying niche factors determining species coexistence. Future research that considers alternative assumptions, including different forms of species interaction, spatiotemporal heterogeneity, and priority effects, would facilitate a more complete synthesis of the two frameworks.","DOI":"10.1002/ecm.1242","ISSN":"1557-7015","language":"en","author":[{"family":"Letten","given":"Andrew D."},{"family":"Ke","given":"Po-Ju"},{"family":"Fukami","given":"Tadashi"}],"issued":{"date-parts":[["2017",5,1]]}}}],"schema":"https://github.com/citation-style-language/schema/raw/master/csl-citation.json"} </w:instrText>
      </w:r>
      <w:r w:rsidR="00C20EA8">
        <w:fldChar w:fldCharType="separate"/>
      </w:r>
      <w:r w:rsidR="008023DA" w:rsidRPr="008023DA">
        <w:rPr>
          <w:rFonts w:cs="Times New Roman"/>
        </w:rPr>
        <w:t>(Tilman 1977, Mesz</w:t>
      </w:r>
      <w:r w:rsidR="008023DA" w:rsidRPr="005D4B8B">
        <w:rPr>
          <w:rFonts w:cs="Times New Roman"/>
        </w:rPr>
        <w:t>éna et al. 2006, Letten et al. 2017)</w:t>
      </w:r>
      <w:r w:rsidR="00C20EA8">
        <w:fldChar w:fldCharType="end"/>
      </w:r>
      <w:r w:rsidR="00C45A90">
        <w:t xml:space="preserve">.  </w:t>
      </w:r>
      <w:r>
        <w:t>However, we believe that in many natural systems, such as those involving annual plants, the</w:t>
      </w:r>
      <w:r w:rsidR="00FA49A0">
        <w:t xml:space="preserve"> pace</w:t>
      </w:r>
      <w:r w:rsidR="00C20EA8">
        <w:t xml:space="preserve"> of resource dynamics may be as rapid as the change in consumer biomass.  This makes deriving competition coefficients analytically much more difficult</w:t>
      </w:r>
      <w:r w:rsidR="003576FC">
        <w:t xml:space="preserve">, perhaps impossible </w:t>
      </w:r>
      <w:r w:rsidR="003576FC">
        <w:fldChar w:fldCharType="begin"/>
      </w:r>
      <w:r w:rsidR="003576FC">
        <w:instrText xml:space="preserve"> ADDIN ZOTERO_ITEM CSL_CITATION {"citationID":"gR2CKoB9","properties":{"formattedCitation":"(O\\uc0\\u8217{}Dwyer 2018)","plainCitation":"(O’Dwyer 2018)","noteIndex":0},"citationItems":[{"id":7504,"uris":["http://zotero.org/users/688880/items/E4YR68IQ"],"uri":["http://zotero.org/users/688880/items/E4YR68IQ"],"itemData":{"id":7504,"type":"article-journal","title":"Whence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1874-1746","shortTitle":"Whence Lotka-Volterra?","language":"en","author":[{"family":"O’Dwyer","given":"James P."}],"issued":{"date-parts":[["2018",4,24]]},"accessed":{"date-parts":[["2018",10,8]]}}}],"schema":"https://github.com/citation-style-language/schema/raw/master/csl-citation.json"} </w:instrText>
      </w:r>
      <w:r w:rsidR="003576FC">
        <w:fldChar w:fldCharType="separate"/>
      </w:r>
      <w:r w:rsidR="003576FC" w:rsidRPr="003576FC">
        <w:rPr>
          <w:rFonts w:cs="Times New Roman"/>
        </w:rPr>
        <w:t>(O’Dwyer 2018)</w:t>
      </w:r>
      <w:r w:rsidR="003576FC">
        <w:fldChar w:fldCharType="end"/>
      </w:r>
      <w:r w:rsidR="00C20EA8">
        <w:t xml:space="preserve">.  The great advantage of </w:t>
      </w:r>
      <w:r w:rsidR="00F75326">
        <w:t>statistically</w:t>
      </w:r>
      <w:r w:rsidR="00F75326" w:rsidDel="00F75326">
        <w:t xml:space="preserve"> </w:t>
      </w:r>
      <w:r w:rsidR="00FA49A0">
        <w:t>fitting a phenomenological model to observed or simulated effects of competition</w:t>
      </w:r>
      <w:r w:rsidR="00C20EA8">
        <w:t xml:space="preserve"> is that </w:t>
      </w:r>
      <w:r w:rsidR="009E741B">
        <w:t xml:space="preserve">this approach </w:t>
      </w:r>
      <w:r w:rsidR="00C20EA8">
        <w:t xml:space="preserve">can help us understand pairwise competition even in such complex cases. </w:t>
      </w:r>
      <w:r w:rsidR="00FA49A0">
        <w:t>However</w:t>
      </w:r>
      <w:r w:rsidR="00C20EA8">
        <w:t xml:space="preserve">, our work here shows that </w:t>
      </w:r>
      <w:r w:rsidR="009E741B">
        <w:t xml:space="preserve">this advantage </w:t>
      </w:r>
      <w:r w:rsidR="00C20EA8">
        <w:t xml:space="preserve">may come at the cost of </w:t>
      </w:r>
      <w:r w:rsidR="009E741B">
        <w:t>ignoring important</w:t>
      </w:r>
      <w:r w:rsidR="00C20EA8">
        <w:t xml:space="preserve"> HOIs in multispecies communities. </w:t>
      </w:r>
    </w:p>
    <w:p w14:paraId="56044AE7" w14:textId="629A83F9" w:rsidR="007A5076" w:rsidRDefault="00FB2B55" w:rsidP="00E70044">
      <w:pPr>
        <w:pStyle w:val="Heading"/>
      </w:pPr>
      <w:r>
        <w:t>Are HOIs Common in Nature</w:t>
      </w:r>
      <w:r w:rsidR="00746378">
        <w:t xml:space="preserve">? </w:t>
      </w:r>
    </w:p>
    <w:p w14:paraId="2DC292C6" w14:textId="09203225" w:rsidR="00540DA5" w:rsidRDefault="00A0621E" w:rsidP="006B7C91">
      <w:pPr>
        <w:pStyle w:val="mystyle"/>
      </w:pPr>
      <w:r>
        <w:t xml:space="preserve">One way to view HOIs in this system is to consider it a </w:t>
      </w:r>
      <w:r w:rsidR="00FB2B55">
        <w:t xml:space="preserve">specific </w:t>
      </w:r>
      <w:r w:rsidR="003F7251">
        <w:t>instance of a more general case</w:t>
      </w:r>
      <w:r w:rsidR="00FB2B55">
        <w:t xml:space="preserve"> in which</w:t>
      </w:r>
      <w:r>
        <w:t xml:space="preserve"> </w:t>
      </w:r>
      <w:r w:rsidR="00FB2B55">
        <w:t xml:space="preserve">the trait that determines each species’ impact on and sensitivity to resource availability is itself governed by resource </w:t>
      </w:r>
      <w:r w:rsidR="003576FC">
        <w:t xml:space="preserve">availability over time </w:t>
      </w:r>
      <w:r w:rsidR="00EE79BD">
        <w:lastRenderedPageBreak/>
        <w:fldChar w:fldCharType="begin"/>
      </w:r>
      <w:r w:rsidR="00EE79BD">
        <w:instrText xml:space="preserve"> ADDIN ZOTERO_ITEM CSL_CITATION {"citationID":"CFzOYsOc","properties":{"formattedCitation":"(Mesz\\uc0\\u233{}na et al. 2006)","plainCitation":"(Meszéna et al. 2006)","noteIndex":0},"citationItems":[{"id":2207,"uris":["http://zotero.org/users/688880/items/VZV8AUHU"],"uri":["http://zotero.org/users/688880/items/VZV8AUHU"],"itemData":{"id":2207,"type":"article-journal","title":"Competitive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unstable.","DOI":"10.1016/j.tpb.2005.07.001","ISSN":"0040-5809","shortTitle":"Competitive exclusion and limiting similarity","journalAbbreviation":"Theoretical Population Biology","author":[{"family":"Meszéna","given":"Géza"},{"family":"Gyllenberg","given":"Mats"},{"family":"Pásztor","given":"Liz"},{"family":"Metz","given":"Johan A. J."}],"issued":{"date-parts":[["2006",2]]}}}],"schema":"https://github.com/citation-style-language/schema/raw/master/csl-citation.json"} </w:instrText>
      </w:r>
      <w:r w:rsidR="00EE79BD">
        <w:fldChar w:fldCharType="separate"/>
      </w:r>
      <w:r w:rsidR="00EE79BD" w:rsidRPr="00EE79BD">
        <w:rPr>
          <w:rFonts w:cs="Times New Roman"/>
        </w:rPr>
        <w:t>(Meszéna et al. 2006)</w:t>
      </w:r>
      <w:r w:rsidR="00EE79BD">
        <w:fldChar w:fldCharType="end"/>
      </w:r>
      <w:r w:rsidR="00FB2B55">
        <w:t xml:space="preserve">. </w:t>
      </w:r>
      <w:r w:rsidR="00540DA5">
        <w:t xml:space="preserve">In this case, </w:t>
      </w:r>
      <w:r w:rsidR="0032457D">
        <w:t xml:space="preserve">the trait in question is </w:t>
      </w:r>
      <w:r w:rsidR="00540DA5">
        <w:t xml:space="preserve">the </w:t>
      </w:r>
      <w:r w:rsidR="003576FC">
        <w:t>average rate of resource uptake</w:t>
      </w:r>
      <w:r w:rsidR="00DD2AFC">
        <w:t>, which</w:t>
      </w:r>
      <w:r w:rsidR="00540DA5">
        <w:t xml:space="preserve"> shifts in response to resource availability and thus the activity of competitors.</w:t>
      </w:r>
      <w:r>
        <w:t xml:space="preserve">  More generally, we believe</w:t>
      </w:r>
      <w:r w:rsidR="00797669">
        <w:t xml:space="preserve"> a general recipe for HOIs will be systems in which </w:t>
      </w:r>
      <w:r w:rsidR="007A16C0">
        <w:t>1) some species</w:t>
      </w:r>
      <w:r w:rsidR="00797669">
        <w:t xml:space="preserve"> can cause large resource fluctuations</w:t>
      </w:r>
      <w:r w:rsidR="007A16C0">
        <w:t xml:space="preserve">, 2) the </w:t>
      </w:r>
      <w:r w:rsidR="008023DA">
        <w:t xml:space="preserve">rate </w:t>
      </w:r>
      <w:r w:rsidR="007A16C0">
        <w:t xml:space="preserve">of resource uptake </w:t>
      </w:r>
      <w:r w:rsidR="008023DA">
        <w:t xml:space="preserve">by other species </w:t>
      </w:r>
      <w:r w:rsidR="007A16C0">
        <w:t>shift</w:t>
      </w:r>
      <w:r w:rsidR="008023DA">
        <w:t>s</w:t>
      </w:r>
      <w:r w:rsidR="007A16C0">
        <w:t xml:space="preserve"> in response to resource availability, and 3) the strength of this response varies across </w:t>
      </w:r>
      <w:r w:rsidR="004B2868">
        <w:t>species</w:t>
      </w:r>
      <w:r w:rsidR="007A16C0">
        <w:t>.</w:t>
      </w:r>
      <w:r w:rsidR="00FB2B55">
        <w:t xml:space="preserve">  Among plants, </w:t>
      </w:r>
      <w:r w:rsidR="004B2868">
        <w:t>plastic changes</w:t>
      </w:r>
      <w:r w:rsidR="007A16C0">
        <w:t xml:space="preserve"> in </w:t>
      </w:r>
      <w:r w:rsidR="004B2868">
        <w:t>traits such as height, specific leaf area, and phenology, have been shown in response to competition and changes in resource availability</w:t>
      </w:r>
      <w:r w:rsidR="003576FC">
        <w:t xml:space="preserve"> (</w:t>
      </w:r>
      <w:r w:rsidR="00541FCE">
        <w:t>e.g.</w:t>
      </w:r>
      <w:r w:rsidR="004B2868">
        <w:t xml:space="preserve"> </w:t>
      </w:r>
      <w:r w:rsidR="004B2868">
        <w:fldChar w:fldCharType="begin"/>
      </w:r>
      <w:r w:rsidR="004B2868">
        <w:instrText xml:space="preserve"> ADDIN ZOTERO_ITEM CSL_CITATION {"citationID":"jbJ83HHP","properties":{"formattedCitation":"(Aronson et al. 1992, Bennett et al. 2016, Conti et al. 2018)","plainCitation":"(Aronson et al. 1992, Bennett et al. 2016, Conti et al. 2018)","noteIndex":0},"citationItems":[{"id":71,"uris":["http://zotero.org/users/688880/items/SRUGINPD"],"uri":["http://zotero.org/users/688880/items/SRUGINPD"],"itemData":{"id":71,"type":"article-journal","title":"Adaptive phenology of desert and Mediterranean populations of annual plants grown with and without water stress","container-title":"Oecologia","page":"17–26","volume":"89","issue":"1","source":"Google Scholar","author":[{"family":"Aronson","given":"James"},{"family":"Kigel","given":"J."},{"family":"Shmida","given":"A."},{"family":"Klein","given":"J."}],"issued":{"date-parts":[["1992"]]}}},{"id":7538,"uris":["http://zotero.org/users/688880/items/JA2XYP7I"],"uri":["http://zotero.org/users/688880/items/JA2XYP7I"],"itemData":{"id":7538,"type":"article-journal","title":"The reciprocal relationship between competition and intraspecific trait variation","container-title":"Journal of Ecology","page":"1410-1420","volume":"104","issue":"5","source":"Wiley Online Library","abstract":"Trait differences among plants are expected to influence the outcome of competition; competition should be strongest between similar species (or individuals) under limiting similarity, and between dissimilar species within competitive hierarchies. These hypotheses are often used to infer competitive dynamics from trait patterns within communities. However, plant traits are frequently plastic in response to competition. This variation is poorly accounted for in trait-based studies of competition and community assembly. To explore the relationship between trait responses and competitive outcomes, we grew 15 species alone, in monoculture and in mixture. We measured traits relating to leaf and root tissue morphology as well as biomass allocation and related competition-induced changes in these traits to intra- and interspecific competition using multi-model inference. Additionally, we tested how traits from different competitive environments influenced potential community assembly inferences. The competitive environment had large effects on species’ traits, although many effects were species specific. Differences among species in how competition affected trait expression were linked to both intra- and interspecific competition, frequently affecting competitive hierarchies. Intraspecific competition was lower for species that limited competition-induced increases in root allocation and had less variability in this trait overall. Interspecific competition was lower for species with larger leaves and lower specific leaf area than their neighbours. Switching to more stress-tolerant strategies by increasing root diameter and leaf tissue density also reduced competition. However, dissimilarity in root tissue density also minimized competition, consistent with limiting similarity affecting competitive outcomes. Moreover, changes in these traits were linked to changes in functional diversity, suggesting that competition affects functional diversity by affecting trait expression. Synthesis. Both trait hierarchies and trait dissimilarity affect the outcome of competition by acting on different traits, although competition-induced changes in trait expression can alter competitive outcomes. Moreover, the magnitude of these trait changes suggests that the source environment where plant traits are collected can affect the inferences drawn from trait patterns within communities. Combined, our results suggest that considering the effect of competition on trait expression is critical to understanding the relationship between traits and community assembly.","DOI":"10.1111/1365-2745.12614","ISSN":"1365-2745","language":"en","author":[{"family":"Bennett","given":"Jonathan A."},{"family":"Riibak","given":"Kersti"},{"family":"Tamme","given":"Riin"},{"family":"Lewis","given":"Rob J."},{"family":"Pärtel","given":"Meelis"}],"issued":{"date-parts":[["2016",9,1]]}}},{"id":7547,"uris":["http://zotero.org/users/688880/items/7PWRPE3M"],"uri":["http://zotero.org/users/688880/items/7PWRPE3M"],"itemData":{"id":7547,"type":"article-journal","title":"Functional trait differences and trait plasticity mediate biotic resistance to potential plant invaders","container-title":"Journal of Ecology","page":"1607-1620","volume":"106","issue":"4","source":"Wiley Online Library","abstract":"Biotic resistance represents an important natural barrier to potential invaders throughout the world, yet the underlying mechanisms that drive such resistance are still debated. In theory, native communities should repel both functionally similar invaders which compete for the same resources, and invaders which possess less competitive traits. However, environmental stress, trade-offs across vital rates and competition-induced plastic trait shifts may modify expected competitive outcomes, thereby influencing invasion dynamics. In order to test these theoretical links between trait distributions and biotic resistance, we performed a mesocosm experiment with 25 non-native ornamental species invading native plant communities. Each non-native species was grown with and without the native community under two watering treatments (regular and reduced). We measured biotic resistance as the difference in performance of non-native individuals grown with and without the community in terms of their survival, growth and reproduction. We quantified overall functional dissimilarity between non-native ornamental individuals and native communities based on the combination of plant height, specific leaf area and seed mass. Then, assuming each of these traits is also potentially linked to competitive ability, we measured the position of non-natives on trait hierarchies. While height is positively correlated with competitive ability for light interception, conservative leaf and seed characteristics provide greater tolerance to competition for other resources. Finally, we quantified plastic trait shifts of non-native individuals induced by competition. Indeed, the native community repelled functionally similar individuals by lowering the invader's survival rate. Simultaneously, shorter ornamental individuals with larger specific leaf areas were less tolerant to biotic resistance from the community across vital rates, although the effect of trait hierarchies often depended on watering conditions. Finally, non-natives responded to competition by shifting their traits. Most importantly, individuals with more competitive traits were able to overcome biotic resistance also through competition-induced plastic trait shifts. Synthesis. Our results highlight that both functional dissimilarity and trait hierarchies mediate biotic resistance to ornamental plant invaders. Nevertheless, environmental stress as well as opposing trends across vital rates are also influential. Furthermore, plastic trait shifts can reinforce potential invaders’ competitive superiority, determining a positive feedback.","DOI":"10.1111/1365-2745.12928","ISSN":"1365-2745","language":"en","author":[{"family":"Conti","given":"Luisa"},{"family":"Block","given":"Svenja"},{"family":"Parepa","given":"Madalin"},{"family":"Münkemüller","given":"Tamara"},{"family":"Thuiller","given":"Wilfried"},{"family":"Acosta","given":"Alicia T. R."},{"family":"Kleunen","given":"Mark","dropping-particle":"van"},{"family":"Dullinger","given":"Stefan"},{"family":"Essl","given":"Franz"},{"family":"Dullinger","given":"Iwona"},{"family":"Moser","given":"Dietmar"},{"family":"Klonner","given":"Günther"},{"family":"Bossdorf","given":"Oliver"},{"family":"Carboni","given":"Marta"}],"issued":{"date-parts":[["2018",7,1]]}}}],"schema":"https://github.com/citation-style-language/schema/raw/master/csl-citation.json"} </w:instrText>
      </w:r>
      <w:r w:rsidR="004B2868">
        <w:fldChar w:fldCharType="separate"/>
      </w:r>
      <w:r w:rsidR="004B2868">
        <w:rPr>
          <w:noProof/>
        </w:rPr>
        <w:t>(Aronson et al. 1992, Bennett et al. 2016, Conti et al. 2018)</w:t>
      </w:r>
      <w:r w:rsidR="004B2868">
        <w:fldChar w:fldCharType="end"/>
      </w:r>
      <w:r w:rsidR="003576FC">
        <w:t>)</w:t>
      </w:r>
      <w:r w:rsidR="00540DA5">
        <w:t xml:space="preserve">.  In theory, these traits should also determine each individual’s impact and sensitivity to competition.  </w:t>
      </w:r>
      <w:r w:rsidR="00175B82">
        <w:t>So,</w:t>
      </w:r>
      <w:r w:rsidR="00540DA5">
        <w:t xml:space="preserve"> are HOIs inevitable? </w:t>
      </w:r>
      <w:r w:rsidR="005D1919">
        <w:t>And i</w:t>
      </w:r>
      <w:r w:rsidR="00540DA5">
        <w:t xml:space="preserve">f so why are so few documented examples among competing plants (but see </w:t>
      </w:r>
      <w:r w:rsidR="00540DA5">
        <w:fldChar w:fldCharType="begin"/>
      </w:r>
      <w:r w:rsidR="00596808">
        <w:instrText xml:space="preserve"> ADDIN ZOTERO_ITEM CSL_CITATION {"citationID":"YgOQcNYs","properties":{"formattedCitation":"(Mayfield and Stouffer 2017)","plainCitation":"(Mayfield and Stouffer 2017)","dontUpdate":true,"noteIndex":0},"citationItems":[{"id":2899,"uris":["http://zotero.org/users/688880/items/67ZRSRKR"],"uri":["http://zotero.org/users/688880/items/67ZRSRKR"],"itemData":{"id":2899,"type":"article-journal","title":"Higher-order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540DA5">
        <w:fldChar w:fldCharType="separate"/>
      </w:r>
      <w:r w:rsidR="00540DA5">
        <w:rPr>
          <w:noProof/>
        </w:rPr>
        <w:t>Mayfield and Stouffer 2017)</w:t>
      </w:r>
      <w:r w:rsidR="00540DA5">
        <w:fldChar w:fldCharType="end"/>
      </w:r>
      <w:r w:rsidR="00540DA5">
        <w:t xml:space="preserve">?  </w:t>
      </w:r>
    </w:p>
    <w:p w14:paraId="6EB9FEBC" w14:textId="4546F79E" w:rsidR="009E120C" w:rsidRDefault="00540DA5" w:rsidP="006B7C91">
      <w:pPr>
        <w:pStyle w:val="mystyle"/>
      </w:pPr>
      <w:r>
        <w:t xml:space="preserve">One </w:t>
      </w:r>
      <w:r w:rsidR="008A72E9">
        <w:t xml:space="preserve">hypothesis is </w:t>
      </w:r>
      <w:r>
        <w:t>while HOIs are common</w:t>
      </w:r>
      <w:r w:rsidR="00A53231">
        <w:t>,</w:t>
      </w:r>
      <w:r>
        <w:t xml:space="preserve"> </w:t>
      </w:r>
      <w:r w:rsidR="00A53231">
        <w:t xml:space="preserve">they </w:t>
      </w:r>
      <w:r>
        <w:t xml:space="preserve">are </w:t>
      </w:r>
      <w:r w:rsidR="008A72E9">
        <w:t>often</w:t>
      </w:r>
      <w:r>
        <w:t xml:space="preserve"> weak.  </w:t>
      </w:r>
      <w:r w:rsidR="008A72E9">
        <w:t>A</w:t>
      </w:r>
      <w:r>
        <w:t xml:space="preserve"> key factor in producing HOIs in our simulation is that </w:t>
      </w:r>
      <w:r w:rsidR="005D6D8C">
        <w:t xml:space="preserve">each species has a uniquely shaped </w:t>
      </w:r>
      <w:r w:rsidR="008A72E9">
        <w:t xml:space="preserve">resource </w:t>
      </w:r>
      <w:r>
        <w:t xml:space="preserve">uptake curve.  </w:t>
      </w:r>
      <w:r w:rsidR="005D6D8C">
        <w:t xml:space="preserve">Additional simulations show that the </w:t>
      </w:r>
      <w:r w:rsidR="009E120C">
        <w:t>weaker</w:t>
      </w:r>
      <w:r w:rsidR="008A72E9">
        <w:t xml:space="preserve"> the trade-off between resource uptake rate</w:t>
      </w:r>
      <w:r w:rsidR="009E120C">
        <w:t>s</w:t>
      </w:r>
      <w:r w:rsidR="008A72E9">
        <w:t xml:space="preserve"> at high </w:t>
      </w:r>
      <w:r w:rsidR="002931CC">
        <w:t xml:space="preserve">versus </w:t>
      </w:r>
      <w:r w:rsidR="008A72E9">
        <w:t>low resource availability</w:t>
      </w:r>
      <w:r w:rsidR="005D6D8C">
        <w:t>—or the more similar species resource uptake curves are to one another—</w:t>
      </w:r>
      <w:r w:rsidR="008A72E9">
        <w:t xml:space="preserve">the </w:t>
      </w:r>
      <w:r w:rsidR="009E120C">
        <w:t>weaker</w:t>
      </w:r>
      <w:r w:rsidR="008A72E9">
        <w:t xml:space="preserve"> the HOIs </w:t>
      </w:r>
      <w:r w:rsidR="00541FCE">
        <w:t xml:space="preserve">are </w:t>
      </w:r>
      <w:r w:rsidR="008A72E9">
        <w:t>in this system</w:t>
      </w:r>
      <w:r w:rsidR="00541FCE">
        <w:t xml:space="preserve"> (Appendix </w:t>
      </w:r>
      <w:r w:rsidR="003576FC">
        <w:t>A</w:t>
      </w:r>
      <w:r w:rsidR="00541FCE">
        <w:t>)</w:t>
      </w:r>
      <w:r w:rsidR="008A72E9">
        <w:t xml:space="preserve">.  </w:t>
      </w:r>
      <w:r w:rsidR="009E120C">
        <w:t xml:space="preserve">In nature, such strong trade-offs may be rare.  </w:t>
      </w:r>
    </w:p>
    <w:p w14:paraId="53B8EDA9" w14:textId="140F40AA" w:rsidR="00540DA5" w:rsidRDefault="009E120C" w:rsidP="006B7C91">
      <w:pPr>
        <w:pStyle w:val="mystyle"/>
      </w:pPr>
      <w:r>
        <w:t xml:space="preserve">The large changes in resource availability and plant biomass in our simulation also </w:t>
      </w:r>
      <w:r w:rsidR="005871E0">
        <w:t>contribute to</w:t>
      </w:r>
      <w:r>
        <w:t xml:space="preserve"> the strength of HOIs.  Because resource availability </w:t>
      </w:r>
      <w:r w:rsidR="009D55FA">
        <w:t>fluctuates widely in our simulation</w:t>
      </w:r>
      <w:r w:rsidR="005D6D8C">
        <w:t xml:space="preserve">, </w:t>
      </w:r>
      <w:r w:rsidR="009D55FA">
        <w:t xml:space="preserve">it means that species interactions change dramatically over the course of the season.  Without </w:t>
      </w:r>
      <w:r w:rsidR="00541FCE">
        <w:t xml:space="preserve">the </w:t>
      </w:r>
      <w:r w:rsidR="009D55FA">
        <w:t xml:space="preserve">extreme fluctuation in </w:t>
      </w:r>
      <w:r w:rsidR="005871E0">
        <w:t xml:space="preserve">the </w:t>
      </w:r>
      <w:r w:rsidR="009D55FA">
        <w:t xml:space="preserve">resource environment, species would have relatively constant competitive effects on one another and no HOIs would </w:t>
      </w:r>
      <w:r w:rsidR="005871E0">
        <w:t>emerge</w:t>
      </w:r>
      <w:r w:rsidR="009D55FA">
        <w:t xml:space="preserve">.  </w:t>
      </w:r>
      <w:r w:rsidR="009D55FA">
        <w:lastRenderedPageBreak/>
        <w:t xml:space="preserve">For instance, compare our system to an idealized version of resource competition experienced by competing perennial plants </w:t>
      </w:r>
      <w:r w:rsidR="009D55FA">
        <w:fldChar w:fldCharType="begin"/>
      </w:r>
      <w:r w:rsidR="009D55FA">
        <w:instrText xml:space="preserve"> ADDIN ZOTERO_ITEM CSL_CITATION {"citationID":"4aorK8Lp","properties":{"formattedCitation":"(Dybzinski and Tilman 2007)","plainCitation":"(Dybzinski and Tilman 2007)","noteIndex":0},"citationItems":[{"id":2773,"uris":["http://zotero.org/users/688880/items/A9GIJ4H6"],"uri":["http://zotero.org/users/688880/items/A9GIJ4H6"],"itemData":{"id":2773,"type":"article-journal","title":"Resource Use Patterns Predict Long</w:instrText>
      </w:r>
      <w:r w:rsidR="009D55FA">
        <w:rPr>
          <w:rFonts w:ascii="Cambria Math" w:hAnsi="Cambria Math" w:cs="Cambria Math"/>
        </w:rPr>
        <w:instrText>‐</w:instrText>
      </w:r>
      <w:r w:rsidR="009D55FA">
        <w:instrText>Term Outcomes of Plant Competition for Nutrients and Light.","container-title":"The American Naturalist","page":"305-318","volume":"170","issue":"3","source":"journals.uchicago.edu (Atypon)","abstract":"An 11</w:instrText>
      </w:r>
      <w:r w:rsidR="009D55FA">
        <w:rPr>
          <w:rFonts w:ascii="Cambria Math" w:hAnsi="Cambria Math" w:cs="Cambria Math"/>
        </w:rPr>
        <w:instrText>‐</w:instrText>
      </w:r>
      <w:r w:rsidR="009D55FA">
        <w:instrText>year competition experiment among combinations of six prairie perennial plant species showed that resource competition theory generally predicted the long</w:instrText>
      </w:r>
      <w:r w:rsidR="009D55FA">
        <w:rPr>
          <w:rFonts w:ascii="Cambria Math" w:hAnsi="Cambria Math" w:cs="Cambria Math"/>
        </w:rPr>
        <w:instrText>‐</w:instrText>
      </w:r>
      <w:r w:rsidR="009D55FA">
        <w:instrText>term outcome of competition. We grew each species in replicated monocultures to determine its requirements for soil nitrate ( ) and light ( ). In six pairwise combinations, the species with the lower   and   excluded its competitor, as predicted by theory. In the remaining two pairwise combinations, one species had a lower  , and the second had a lower  ; these species pairs coexisted, although it is unclear whether resource competition alone was responsible for their coexistence. Smaller differences in   or   between competing species led to slower rates of competitive exclusion, and the influence of   differences on the rate of competitive exclusion was more pronounced on low</w:instrText>
      </w:r>
      <w:r w:rsidR="009D55FA">
        <w:rPr>
          <w:rFonts w:ascii="Cambria Math" w:hAnsi="Cambria Math" w:cs="Cambria Math"/>
        </w:rPr>
        <w:instrText>‐</w:instrText>
      </w:r>
      <w:r w:rsidR="009D55FA">
        <w:instrText>nitrogen soils, while the influence of   differences was more pronounced on high</w:instrText>
      </w:r>
      <w:r w:rsidR="009D55FA">
        <w:rPr>
          <w:rFonts w:ascii="Cambria Math" w:hAnsi="Cambria Math" w:cs="Cambria Math"/>
        </w:rPr>
        <w:instrText>‐</w:instrText>
      </w:r>
      <w:r w:rsidR="009D55FA">
        <w:instrText>nitrogen (low</w:instrText>
      </w:r>
      <w:r w:rsidR="009D55FA">
        <w:rPr>
          <w:rFonts w:ascii="Cambria Math" w:hAnsi="Cambria Math" w:cs="Cambria Math"/>
        </w:rPr>
        <w:instrText>‐</w:instrText>
      </w:r>
      <w:r w:rsidR="009D55FA">
        <w:instrText xml:space="preserve">light) soils. These results were not explained by differences in initial species abundances or neutrality. However, only a few of our paired species coexisted under our experimentally imposed conditions (homogeneous soils, high seeding densities, minimal disturbance, regular water, and low herbivory levels), suggesting that other coexistence mechanisms help generate the diversity observed in natural communities.","DOI":"10.1086/519857","ISSN":"0003-0147","journalAbbreviation":"The American Naturalist","author":[{"family":"Dybzinski","given":"Ray"},{"family":"Tilman","given":"David"}],"issued":{"date-parts":[["2007",9,1]]}}}],"schema":"https://github.com/citation-style-language/schema/raw/master/csl-citation.json"} </w:instrText>
      </w:r>
      <w:r w:rsidR="009D55FA">
        <w:fldChar w:fldCharType="separate"/>
      </w:r>
      <w:r w:rsidR="009D55FA">
        <w:rPr>
          <w:noProof/>
        </w:rPr>
        <w:t>(Dybzinski and Tilman 2007)</w:t>
      </w:r>
      <w:r w:rsidR="009D55FA">
        <w:fldChar w:fldCharType="end"/>
      </w:r>
      <w:r w:rsidR="009D55FA">
        <w:t xml:space="preserve">.  Due to their large size, perennial plants can be assumed to quickly draw resources down to a dynamic equilibrium close to the environmental resource supply rate.  Thus, even if species have different non-linear responses to resource </w:t>
      </w:r>
      <w:commentRangeStart w:id="91"/>
      <w:r w:rsidR="009D55FA">
        <w:t xml:space="preserve">concentration the fact that resource concentration is relatively fixed eliminates the possibility of strong higher order interactions. Because of their resource dynamics, seasonally forced systems, such as annual plant communities in a Mediterranean climate, may be a good place to look for strong HOIs </w:t>
      </w:r>
      <w:r w:rsidR="009D55FA">
        <w:fldChar w:fldCharType="begin"/>
      </w:r>
      <w:r w:rsidR="009D55FA">
        <w:instrText xml:space="preserve"> ADDIN ZOTERO_ITEM CSL_CITATION {"citationID":"mQ0yOLOS","properties":{"formattedCitation":"(Mayfield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9D55FA">
        <w:fldChar w:fldCharType="separate"/>
      </w:r>
      <w:r w:rsidR="009D55FA">
        <w:rPr>
          <w:noProof/>
        </w:rPr>
        <w:t>(Mayfield and Stouffer 2017)</w:t>
      </w:r>
      <w:r w:rsidR="009D55FA">
        <w:fldChar w:fldCharType="end"/>
      </w:r>
      <w:r w:rsidR="009D55FA">
        <w:t>.</w:t>
      </w:r>
      <w:commentRangeEnd w:id="91"/>
      <w:r w:rsidR="002F762A">
        <w:rPr>
          <w:rStyle w:val="CommentReference"/>
        </w:rPr>
        <w:commentReference w:id="91"/>
      </w:r>
      <w:r w:rsidR="00541FCE">
        <w:t xml:space="preserve"> </w:t>
      </w:r>
    </w:p>
    <w:p w14:paraId="030BEDF4" w14:textId="0119B668" w:rsidR="00B507A2" w:rsidRDefault="00B507A2" w:rsidP="00973FCF">
      <w:pPr>
        <w:pBdr>
          <w:bottom w:val="single" w:sz="6" w:space="1" w:color="auto"/>
        </w:pBdr>
        <w:spacing w:after="202"/>
        <w:contextualSpacing/>
      </w:pPr>
      <w:r>
        <w:t xml:space="preserve">Our definition of HOIs does lead to some </w:t>
      </w:r>
      <w:r w:rsidR="0043064D">
        <w:t>peculiar</w:t>
      </w:r>
      <w:r>
        <w:t xml:space="preserve"> properties where species contribution to </w:t>
      </w:r>
      <m:oMath>
        <m:r>
          <w:rPr>
            <w:rFonts w:ascii="Cambria Math" w:hAnsi="Cambria Math"/>
          </w:rPr>
          <m:t>C</m:t>
        </m:r>
      </m:oMath>
      <w:r>
        <w:t xml:space="preserve"> change non-linearly with density.  In our simulation for example, we found a model with non-linear terms for each species’ effect best fit the data for the mid and late-season species.  These terms are required to fit the single species data because</w:t>
      </w:r>
      <w:r w:rsidR="00165B91">
        <w:t xml:space="preserve"> the densities of each competitor have different non-linear effects (</w:t>
      </w:r>
      <w:r w:rsidR="001C1125">
        <w:fldChar w:fldCharType="begin"/>
      </w:r>
      <w:r w:rsidR="001C1125">
        <w:instrText xml:space="preserve"> REF _Ref514237754 \h </w:instrText>
      </w:r>
      <w:r w:rsidR="001C1125">
        <w:fldChar w:fldCharType="separate"/>
      </w:r>
      <w:r w:rsidR="001C1125">
        <w:t xml:space="preserve">Figure </w:t>
      </w:r>
      <w:r w:rsidR="001C1125">
        <w:rPr>
          <w:noProof/>
        </w:rPr>
        <w:t>3</w:t>
      </w:r>
      <w:r w:rsidR="001C1125">
        <w:fldChar w:fldCharType="end"/>
      </w:r>
      <w:r w:rsidR="00165B91" w:rsidRPr="0043064D">
        <w:t xml:space="preserve">). </w:t>
      </w:r>
      <w:r w:rsidRPr="0043064D">
        <w:t xml:space="preserve">To see </w:t>
      </w:r>
      <w:r w:rsidR="00165B91" w:rsidRPr="0043064D">
        <w:t>how this creates issues for defining HOIs</w:t>
      </w:r>
      <w:r w:rsidRPr="0043064D">
        <w:t>, consider two species, one and two, that have identical effects on shared resources and therefore identical effects on a third competitor, species three.  Our definition of HOIs suggests that if there are no HOIs, the true combined effect of one and two together will be the sum of their separate effects:</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Pr="0043064D">
        <w:t xml:space="preserve">, where </w:t>
      </w:r>
      <m:oMath>
        <m:r>
          <w:rPr>
            <w:rFonts w:ascii="Cambria Math" w:hAnsi="Cambria Math"/>
          </w:rPr>
          <m:t>g</m:t>
        </m:r>
      </m:oMath>
      <w:r w:rsidRPr="0043064D">
        <w:t xml:space="preserve"> is a linear or non-linear function of species density.  However, since we have assumed that individuals of one and two are identical we know that their true effect on three must in fact be equal to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Pr="0043064D">
        <w:t xml:space="preserve">  If </w:t>
      </w:r>
      <m:oMath>
        <m:r>
          <w:rPr>
            <w:rFonts w:ascii="Cambria Math" w:hAnsi="Cambria Math"/>
          </w:rPr>
          <m:t>g</m:t>
        </m:r>
      </m:oMath>
      <w:r w:rsidRPr="0043064D">
        <w:t xml:space="preserve"> is a non-linear function then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Pr="0043064D">
        <w:t xml:space="preserve">. Hence the sum of the separate species effects will not </w:t>
      </w:r>
      <w:r w:rsidRPr="0043064D">
        <w:lastRenderedPageBreak/>
        <w:t xml:space="preserve">be equal to the true effect, even when we do not assume any explicit interaction modification. </w:t>
      </w:r>
      <w:r>
        <w:rPr>
          <w:highlight w:val="yellow"/>
        </w:rPr>
        <w:t xml:space="preserve"> </w:t>
      </w:r>
      <w:commentRangeStart w:id="92"/>
      <w:r w:rsidRPr="001572D7">
        <w:rPr>
          <w:highlight w:val="yellow"/>
        </w:rPr>
        <w:t xml:space="preserve">This problem hints that any system in which competition depends non-linearly on the effects of density, even single species density, </w:t>
      </w:r>
      <w:r>
        <w:rPr>
          <w:highlight w:val="yellow"/>
        </w:rPr>
        <w:t xml:space="preserve">will </w:t>
      </w:r>
      <w:r w:rsidRPr="001572D7">
        <w:rPr>
          <w:highlight w:val="yellow"/>
        </w:rPr>
        <w:t>produce HOIs.</w:t>
      </w:r>
      <w:r w:rsidR="00165B91">
        <w:rPr>
          <w:highlight w:val="yellow"/>
        </w:rPr>
        <w:t xml:space="preserve">  </w:t>
      </w:r>
      <w:r w:rsidRPr="001572D7">
        <w:rPr>
          <w:highlight w:val="yellow"/>
        </w:rPr>
        <w:t xml:space="preserve">  </w:t>
      </w:r>
      <w:commentRangeEnd w:id="92"/>
      <w:r>
        <w:rPr>
          <w:rStyle w:val="CommentReference"/>
        </w:rPr>
        <w:commentReference w:id="92"/>
      </w:r>
      <w:r w:rsidR="00165B91">
        <w:rPr>
          <w:rStyle w:val="CommentReference"/>
        </w:rPr>
        <w:t xml:space="preserve"> </w:t>
      </w:r>
    </w:p>
    <w:p w14:paraId="7A1EC0CC" w14:textId="77777777" w:rsidR="00B93196" w:rsidRDefault="00390672">
      <w:pPr>
        <w:pStyle w:val="Heading"/>
      </w:pPr>
      <w:bookmarkStart w:id="93" w:name="discussion"/>
      <w:bookmarkStart w:id="94" w:name="conclusionssummary"/>
      <w:bookmarkEnd w:id="93"/>
      <w:bookmarkEnd w:id="94"/>
      <w:r>
        <w:t>Conclusion</w:t>
      </w:r>
    </w:p>
    <w:p w14:paraId="08D741D5" w14:textId="6A8568EC" w:rsidR="00B93196" w:rsidRDefault="005B1483">
      <w:pPr>
        <w:spacing w:after="202"/>
        <w:contextualSpacing/>
      </w:pPr>
      <w:ins w:id="95" w:author="Nathan Kraft" w:date="2018-11-13T10:10:00Z">
        <w:r>
          <w:t>&lt;Remind us of general aims of the paper here before you recap the methods- why do HOIs matter and what is the research need?&gt;</w:t>
        </w:r>
      </w:ins>
      <w:ins w:id="96" w:author="Nathan Kraft" w:date="2018-11-13T10:11:00Z">
        <w:r>
          <w:t xml:space="preserve"> </w:t>
        </w:r>
      </w:ins>
      <w:r w:rsidR="00390672">
        <w:t xml:space="preserve">We have sought to clarify the definition of HOI’s and explain how they could arise from relatively simple competitive dynamics. </w:t>
      </w:r>
      <w:r w:rsidR="006A1A7F">
        <w:t xml:space="preserve">We propose that the most robust method to detect HOIs is to compare the observed strength of multispecies competition to the sum of individual species effects. </w:t>
      </w:r>
      <w:r w:rsidR="00390672">
        <w:t xml:space="preserve">We illustrate </w:t>
      </w:r>
      <w:r w:rsidR="006A1A7F">
        <w:t xml:space="preserve">our definition of HOIs and our proposed method for detecting HOIs </w:t>
      </w:r>
      <w:r w:rsidR="00390672">
        <w:t xml:space="preserve">with </w:t>
      </w:r>
      <w:r w:rsidR="002F762A">
        <w:t xml:space="preserve">a simple mechanistic model of species competition for a single resource. </w:t>
      </w:r>
      <w:r w:rsidR="006A1A7F">
        <w:t xml:space="preserve">Defining HOIs in this way requires that the focal species’ response to single species competition is accurately modeled first. </w:t>
      </w:r>
      <w:r w:rsidR="00541FCE">
        <w:t>Our analysis also reveals a potential difficulty in formulating a truly general way of measuring HOIs—it may be that HOIs are only defined in cases where per capita interspecific competition is constant</w:t>
      </w:r>
      <w:r w:rsidR="00F8634A">
        <w:t xml:space="preserve">. </w:t>
      </w:r>
      <w:r w:rsidR="002F762A">
        <w:t xml:space="preserve">While we believe that HOIs should be common in nature this does not mean that they will be strong or strong enough to detect statistically in empirical settings.  Our work suggests that environments in which resource availability </w:t>
      </w:r>
      <w:r w:rsidR="006A1A7F">
        <w:t xml:space="preserve">and competitor size </w:t>
      </w:r>
      <w:r w:rsidR="001C1125">
        <w:t xml:space="preserve">change rapidly during a single growing </w:t>
      </w:r>
      <w:r w:rsidR="002F762A">
        <w:t>season may</w:t>
      </w:r>
      <w:r w:rsidR="00541FCE">
        <w:t xml:space="preserve"> </w:t>
      </w:r>
      <w:r w:rsidR="002F762A">
        <w:t xml:space="preserve">be a likely place for HOIs to emerge. </w:t>
      </w:r>
    </w:p>
    <w:p w14:paraId="45053543" w14:textId="77777777" w:rsidR="00B93196" w:rsidRDefault="00390672">
      <w:pPr>
        <w:pStyle w:val="Heading"/>
      </w:pPr>
      <w:bookmarkStart w:id="97" w:name="acknowledgments"/>
      <w:bookmarkEnd w:id="97"/>
      <w:r>
        <w:t>Acknowledgments</w:t>
      </w:r>
    </w:p>
    <w:p w14:paraId="5C29317E" w14:textId="77777777" w:rsidR="001C1125" w:rsidRDefault="001C1125">
      <w:pPr>
        <w:spacing w:line="276" w:lineRule="auto"/>
        <w:ind w:firstLine="0"/>
        <w:jc w:val="both"/>
        <w:rPr>
          <w:rFonts w:eastAsia="Noto Sans CJK SC Regular" w:cs="FreeSans"/>
          <w:b/>
          <w:szCs w:val="28"/>
        </w:rPr>
      </w:pPr>
      <w:bookmarkStart w:id="98" w:name="references"/>
      <w:bookmarkEnd w:id="98"/>
      <w:r>
        <w:br w:type="page"/>
      </w:r>
    </w:p>
    <w:p w14:paraId="73D91D9C" w14:textId="32F42B2D" w:rsidR="00B93196" w:rsidRDefault="00390672">
      <w:pPr>
        <w:pStyle w:val="Heading"/>
      </w:pPr>
      <w:r>
        <w:lastRenderedPageBreak/>
        <w:t>References</w:t>
      </w:r>
    </w:p>
    <w:p w14:paraId="028DCC1B" w14:textId="77777777" w:rsidR="00596808" w:rsidRPr="00596808" w:rsidRDefault="007B137A" w:rsidP="008269E1">
      <w:pPr>
        <w:pStyle w:val="Bibliography"/>
      </w:pPr>
      <w:r>
        <w:t xml:space="preserve"> </w:t>
      </w:r>
      <w:r w:rsidR="00F56B3F">
        <w:fldChar w:fldCharType="begin"/>
      </w:r>
      <w:r w:rsidR="00596808">
        <w:instrText xml:space="preserve"> ADDIN ZOTERO_BIBL {"uncited":[],"omitted":[],"custom":[]} CSL_BIBLIOGRAPHY </w:instrText>
      </w:r>
      <w:r w:rsidR="00F56B3F">
        <w:fldChar w:fldCharType="separate"/>
      </w:r>
      <w:r w:rsidR="00596808" w:rsidRPr="00596808">
        <w:t>Abrams, P. A. 1983. Arguments in Favor of Higher Order Interactions. The American Naturalist 121:887–891.</w:t>
      </w:r>
    </w:p>
    <w:p w14:paraId="14DBDD9C" w14:textId="77777777" w:rsidR="00596808" w:rsidRPr="00596808" w:rsidRDefault="00596808" w:rsidP="008269E1">
      <w:pPr>
        <w:pStyle w:val="Bibliography"/>
      </w:pPr>
      <w:r w:rsidRPr="00596808">
        <w:t>Adler, F. R., and W. F. Morris. 1994. A General Test for Interaction Modification. Ecology 75:1552–1559.</w:t>
      </w:r>
    </w:p>
    <w:p w14:paraId="51D16D2F" w14:textId="77777777" w:rsidR="00596808" w:rsidRPr="00596808" w:rsidRDefault="00596808" w:rsidP="008269E1">
      <w:pPr>
        <w:pStyle w:val="Bibliography"/>
      </w:pPr>
      <w:r w:rsidRPr="00596808">
        <w:t>Aronson, J., J. Kigel, A. Shmida, and J. Klein. 1992. Adaptive phenology of desert and Mediterranean populations of annual plants grown with and without water stress. Oecologia 89:17–26.</w:t>
      </w:r>
    </w:p>
    <w:p w14:paraId="6A5687CD" w14:textId="77777777" w:rsidR="00596808" w:rsidRPr="00596808" w:rsidRDefault="00596808" w:rsidP="008269E1">
      <w:pPr>
        <w:pStyle w:val="Bibliography"/>
      </w:pPr>
      <w:r w:rsidRPr="00596808">
        <w:t>Bennett, J. A., K. Riibak, R. Tamme, R. J. Lewis, and M. Pärtel. 2016. The reciprocal relationship between competition and intraspecific trait variation. Journal of Ecology 104:1410–1420.</w:t>
      </w:r>
    </w:p>
    <w:p w14:paraId="14A4BA9D" w14:textId="77777777" w:rsidR="00596808" w:rsidRPr="00596808" w:rsidRDefault="00596808" w:rsidP="008269E1">
      <w:pPr>
        <w:pStyle w:val="Bibliography"/>
      </w:pPr>
      <w:r w:rsidRPr="00596808">
        <w:t>Billick, I., and T. J. Case. 1994. Higher Order Interactions in Ecological Communities: What Are They and How Can They be Detected? Ecology 75:1530–1543.</w:t>
      </w:r>
    </w:p>
    <w:p w14:paraId="0E97C52C" w14:textId="77777777" w:rsidR="00596808" w:rsidRPr="00596808" w:rsidRDefault="00596808" w:rsidP="008269E1">
      <w:pPr>
        <w:pStyle w:val="Bibliography"/>
      </w:pPr>
      <w:r w:rsidRPr="00596808">
        <w:t>Case, T. J., and E. A. Bender. 1981. Testing for Higher Order Interactions. The American Naturalist 118:920–929.</w:t>
      </w:r>
    </w:p>
    <w:p w14:paraId="6F73DBEF" w14:textId="77777777" w:rsidR="00596808" w:rsidRPr="00596808" w:rsidRDefault="00596808" w:rsidP="008269E1">
      <w:pPr>
        <w:pStyle w:val="Bibliography"/>
      </w:pPr>
      <w:r w:rsidRPr="00596808">
        <w:t>Chesson, P. 2000. Mechanisms of Maintenance of Species Diversity. Annual Review of Ecology and Systematics 31:343–366.</w:t>
      </w:r>
    </w:p>
    <w:p w14:paraId="4AC94D72" w14:textId="77777777" w:rsidR="00596808" w:rsidRPr="00596808" w:rsidRDefault="00596808" w:rsidP="008269E1">
      <w:pPr>
        <w:pStyle w:val="Bibliography"/>
      </w:pPr>
      <w:r w:rsidRPr="00596808">
        <w:t>Cohen, D. 1976. The Optimal Timing of Reproduction. The American Naturalist 110:801–807.</w:t>
      </w:r>
    </w:p>
    <w:p w14:paraId="27ACDE5D" w14:textId="77777777" w:rsidR="00596808" w:rsidRPr="00596808" w:rsidRDefault="00596808" w:rsidP="008269E1">
      <w:pPr>
        <w:pStyle w:val="Bibliography"/>
      </w:pPr>
      <w:r w:rsidRPr="00596808">
        <w:t xml:space="preserve">Conti, L., S. Block, M. Parepa, T. Münkemüller, W. Thuiller, A. T. R. Acosta, M. van Kleunen, S. Dullinger, F. Essl, I. Dullinger, D. Moser, G. Klonner, O. Bossdorf, </w:t>
      </w:r>
      <w:r w:rsidRPr="00596808">
        <w:lastRenderedPageBreak/>
        <w:t>and M. Carboni. 2018. Functional trait differences and trait plasticity mediate biotic resistance to potential plant invaders. Journal of Ecology 106:1607–1620.</w:t>
      </w:r>
    </w:p>
    <w:p w14:paraId="2DDB685C" w14:textId="77777777" w:rsidR="00596808" w:rsidRPr="00596808" w:rsidRDefault="00596808" w:rsidP="008269E1">
      <w:pPr>
        <w:pStyle w:val="Bibliography"/>
      </w:pPr>
      <w:r w:rsidRPr="00596808">
        <w:t>Dybzinski, R., and D. Tilman. 2007. Resource Use Patterns Predict Long</w:t>
      </w:r>
      <w:r w:rsidRPr="00596808">
        <w:rPr>
          <w:rFonts w:ascii="Cambria Math" w:hAnsi="Cambria Math" w:cs="Cambria Math"/>
        </w:rPr>
        <w:t>‐</w:t>
      </w:r>
      <w:r w:rsidRPr="00596808">
        <w:t>Term Outcomes of Plant Competition for Nutrients and Light. The American Naturalist 170:305–318.</w:t>
      </w:r>
    </w:p>
    <w:p w14:paraId="553F4B57" w14:textId="77777777" w:rsidR="00596808" w:rsidRPr="00596808" w:rsidRDefault="00596808" w:rsidP="008269E1">
      <w:pPr>
        <w:pStyle w:val="Bibliography"/>
      </w:pPr>
      <w:r w:rsidRPr="00596808">
        <w:t>Godoy, O., and J. M. Levine. 2013. Phenology effects on invasion success: insights from coupling field experiments to coexistence theory. Ecology 95:726–736.</w:t>
      </w:r>
    </w:p>
    <w:p w14:paraId="783A321A" w14:textId="77777777" w:rsidR="00596808" w:rsidRPr="00596808" w:rsidRDefault="00596808" w:rsidP="008269E1">
      <w:pPr>
        <w:pStyle w:val="Bibliography"/>
      </w:pPr>
      <w:r w:rsidRPr="00596808">
        <w:t>Grilli, J., G. Barabás, M. J. Michalska-Smith, and S. Allesina. 2017. Higher-order interactions stabilize dynamics in competitive network models. Nature 548:210–213.</w:t>
      </w:r>
    </w:p>
    <w:p w14:paraId="6BA1060E" w14:textId="77777777" w:rsidR="00596808" w:rsidRPr="00596808" w:rsidRDefault="00596808" w:rsidP="008269E1">
      <w:pPr>
        <w:pStyle w:val="Bibliography"/>
      </w:pPr>
      <w:r w:rsidRPr="00596808">
        <w:t>Hassell, M. P., and H. N. Comins. 1976. Discrete time models for two-species competition. Theoretical Population Biology 9:202–221.</w:t>
      </w:r>
    </w:p>
    <w:p w14:paraId="1B72359C" w14:textId="77777777" w:rsidR="00596808" w:rsidRPr="00596808" w:rsidRDefault="00596808" w:rsidP="008269E1">
      <w:pPr>
        <w:pStyle w:val="Bibliography"/>
      </w:pPr>
      <w:r w:rsidRPr="00596808">
        <w:t>Kraft, N. J. B., O. Godoy, and J. M. Levine. 2015. Plant functional traits and the multidimensional nature of species coexistence. Proceedings of the National Academy of Sciences of the United States of America 112:797–802.</w:t>
      </w:r>
    </w:p>
    <w:p w14:paraId="077F5227" w14:textId="77777777" w:rsidR="00596808" w:rsidRPr="00596808" w:rsidRDefault="00596808" w:rsidP="008269E1">
      <w:pPr>
        <w:pStyle w:val="Bibliography"/>
      </w:pPr>
      <w:r w:rsidRPr="00596808">
        <w:t>Letten, A. D., P.-J. Ke, and T. Fukami. 2017. Linking modern coexistence theory and contemporary niche theory. Ecological Monographs 87:161–177.</w:t>
      </w:r>
    </w:p>
    <w:p w14:paraId="3A7F69A6" w14:textId="77777777" w:rsidR="00596808" w:rsidRPr="00596808" w:rsidRDefault="00596808" w:rsidP="008269E1">
      <w:pPr>
        <w:pStyle w:val="Bibliography"/>
      </w:pPr>
      <w:r w:rsidRPr="00596808">
        <w:t>Levine, J. M., J. Bascompte, P. B. Adler, and S. Allesina. 2017. Beyond pairwise mechanisms of species coexistence in complex communities. Nature 546:56–64.</w:t>
      </w:r>
    </w:p>
    <w:p w14:paraId="4504EA15" w14:textId="77777777" w:rsidR="00596808" w:rsidRPr="00596808" w:rsidRDefault="00596808" w:rsidP="008269E1">
      <w:pPr>
        <w:pStyle w:val="Bibliography"/>
      </w:pPr>
      <w:r w:rsidRPr="00596808">
        <w:t>Mayfield, M. M., and D. B. Stouffer. 2017. Higher-order interactions capture unexplained complexity in diverse communities. Nature Ecology &amp; Evolution 1:0062.</w:t>
      </w:r>
    </w:p>
    <w:p w14:paraId="68950D3B" w14:textId="77777777" w:rsidR="00596808" w:rsidRPr="00596808" w:rsidRDefault="00596808" w:rsidP="008269E1">
      <w:pPr>
        <w:pStyle w:val="Bibliography"/>
      </w:pPr>
      <w:r w:rsidRPr="00596808">
        <w:lastRenderedPageBreak/>
        <w:t>Meszéna, G., M. Gyllenberg, L. Pásztor, and J. A. J. Metz. 2006. Competitive exclusion and limiting similarity: A unified theory. Theoretical Population Biology 69:68–87.</w:t>
      </w:r>
    </w:p>
    <w:p w14:paraId="392975F6" w14:textId="77777777" w:rsidR="00596808" w:rsidRPr="00596808" w:rsidRDefault="00596808" w:rsidP="008269E1">
      <w:pPr>
        <w:pStyle w:val="Bibliography"/>
      </w:pPr>
      <w:r w:rsidRPr="00596808">
        <w:t>Miller, E. T., and C. A. Klausmeier. 2017. Evolutionary stability of coexistence due to the storage effect in a two-season model. Theoretical Ecology 10:91–103.</w:t>
      </w:r>
    </w:p>
    <w:p w14:paraId="069F3CEE" w14:textId="77777777" w:rsidR="00596808" w:rsidRPr="00596808" w:rsidRDefault="00596808" w:rsidP="008269E1">
      <w:pPr>
        <w:pStyle w:val="Bibliography"/>
      </w:pPr>
      <w:r w:rsidRPr="00596808">
        <w:t>Neill, W. E. 1974. The Community Matrix and Interdependence of the Competition Coefficients. The American Naturalist 108:399–408.</w:t>
      </w:r>
    </w:p>
    <w:p w14:paraId="25F132C8" w14:textId="77777777" w:rsidR="00596808" w:rsidRPr="00596808" w:rsidRDefault="00596808" w:rsidP="008269E1">
      <w:pPr>
        <w:pStyle w:val="Bibliography"/>
      </w:pPr>
      <w:r w:rsidRPr="00596808">
        <w:t>O’Dwyer, J. P. 2018. Whence Lotka-Volterra?: Conservation laws and integrable systems in ecology. Theoretical Ecology.</w:t>
      </w:r>
    </w:p>
    <w:p w14:paraId="3135DE9A" w14:textId="77777777" w:rsidR="00596808" w:rsidRPr="00596808" w:rsidRDefault="00596808" w:rsidP="008269E1">
      <w:pPr>
        <w:pStyle w:val="Bibliography"/>
      </w:pPr>
      <w:r w:rsidRPr="00596808">
        <w:t>Pomerantz, M. J. 1981. Do “Higher Order Interactions” in Competition Systems Really Exist? The American Naturalist 117:583–591.</w:t>
      </w:r>
    </w:p>
    <w:p w14:paraId="7AA97968" w14:textId="77777777" w:rsidR="00596808" w:rsidRPr="00596808" w:rsidRDefault="00596808" w:rsidP="008269E1">
      <w:pPr>
        <w:pStyle w:val="Bibliography"/>
      </w:pPr>
      <w:r w:rsidRPr="00596808">
        <w:t>R Core Team. 2015. R: A Language and Environment for Statistical Computing. R Foundation for Statistical Computing, Vienna, Austria.</w:t>
      </w:r>
    </w:p>
    <w:p w14:paraId="52A38537" w14:textId="77777777" w:rsidR="00596808" w:rsidRPr="00596808" w:rsidRDefault="00596808" w:rsidP="008269E1">
      <w:pPr>
        <w:pStyle w:val="Bibliography"/>
      </w:pPr>
      <w:r w:rsidRPr="00596808">
        <w:t>Tilman, D. 1977. Resource Competition between Plankton Algae: An Experimental and Theoretical Approach. Ecology 58:338–348.</w:t>
      </w:r>
    </w:p>
    <w:p w14:paraId="663A6153" w14:textId="77777777" w:rsidR="00596808" w:rsidRPr="00596808" w:rsidRDefault="00596808" w:rsidP="008269E1">
      <w:pPr>
        <w:pStyle w:val="Bibliography"/>
      </w:pPr>
      <w:r w:rsidRPr="00596808">
        <w:t>Vandermeer, J. H. 1969. The Competitive Structure of Communities: An Experimental Approach with Protozoa. Ecology 50:362–371.</w:t>
      </w:r>
    </w:p>
    <w:p w14:paraId="7B78105E" w14:textId="333066BF" w:rsidR="0061034E" w:rsidRDefault="00F56B3F" w:rsidP="008269E1">
      <w:pPr>
        <w:pStyle w:val="Bibliography"/>
      </w:pPr>
      <w:r>
        <w:rPr>
          <w:rFonts w:cs="Times New Roman"/>
        </w:rPr>
        <w:fldChar w:fldCharType="end"/>
      </w:r>
      <w:r w:rsidR="0061034E">
        <w:br w:type="page"/>
      </w:r>
    </w:p>
    <w:p w14:paraId="76F0DB74" w14:textId="40F34747" w:rsidR="00D709AF" w:rsidRPr="00D709AF" w:rsidRDefault="0061034E" w:rsidP="00D73DDC">
      <w:pPr>
        <w:pStyle w:val="Heading"/>
      </w:pPr>
      <w:r>
        <w:lastRenderedPageBreak/>
        <w:t>Figures</w:t>
      </w:r>
      <w:r w:rsidR="006245D6">
        <w:t xml:space="preserve"> </w:t>
      </w:r>
    </w:p>
    <w:p w14:paraId="7AF422EC" w14:textId="77777777" w:rsidR="00FB51D5" w:rsidRDefault="0063756B" w:rsidP="00FB51D5">
      <w:pPr>
        <w:pStyle w:val="BodyText"/>
        <w:keepNext/>
        <w:ind w:firstLine="0"/>
      </w:pPr>
      <w:r>
        <w:rPr>
          <w:noProof/>
        </w:rPr>
        <w:drawing>
          <wp:inline distT="0" distB="0" distL="0" distR="0" wp14:anchorId="5638FC75" wp14:editId="6339FC5A">
            <wp:extent cx="4820634" cy="4017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1.png"/>
                    <pic:cNvPicPr/>
                  </pic:nvPicPr>
                  <pic:blipFill>
                    <a:blip r:embed="rId11">
                      <a:extLst>
                        <a:ext uri="{28A0092B-C50C-407E-A947-70E740481C1C}">
                          <a14:useLocalDpi xmlns:a14="http://schemas.microsoft.com/office/drawing/2010/main" val="0"/>
                        </a:ext>
                      </a:extLst>
                    </a:blip>
                    <a:stretch>
                      <a:fillRect/>
                    </a:stretch>
                  </pic:blipFill>
                  <pic:spPr>
                    <a:xfrm>
                      <a:off x="0" y="0"/>
                      <a:ext cx="4824395" cy="4020329"/>
                    </a:xfrm>
                    <a:prstGeom prst="rect">
                      <a:avLst/>
                    </a:prstGeom>
                  </pic:spPr>
                </pic:pic>
              </a:graphicData>
            </a:graphic>
          </wp:inline>
        </w:drawing>
      </w:r>
    </w:p>
    <w:p w14:paraId="25F157AE" w14:textId="261B8272" w:rsidR="00E84F09" w:rsidRPr="00FB51D5" w:rsidRDefault="00FB51D5" w:rsidP="00B570B6">
      <w:pPr>
        <w:pStyle w:val="Caption"/>
      </w:pPr>
      <w:bookmarkStart w:id="99" w:name="_Ref514237378"/>
      <w:r>
        <w:t xml:space="preserve">Figure </w:t>
      </w:r>
      <w:r w:rsidR="006A0465">
        <w:rPr>
          <w:b w:val="0"/>
          <w:bCs w:val="0"/>
          <w:noProof/>
        </w:rPr>
        <w:fldChar w:fldCharType="begin"/>
      </w:r>
      <w:r w:rsidR="006A0465">
        <w:rPr>
          <w:noProof/>
        </w:rPr>
        <w:instrText xml:space="preserve"> SEQ Figure \* ARABIC </w:instrText>
      </w:r>
      <w:r w:rsidR="006A0465">
        <w:rPr>
          <w:b w:val="0"/>
          <w:bCs w:val="0"/>
          <w:noProof/>
        </w:rPr>
        <w:fldChar w:fldCharType="separate"/>
      </w:r>
      <w:r w:rsidR="00BC59FC">
        <w:rPr>
          <w:noProof/>
        </w:rPr>
        <w:t>1</w:t>
      </w:r>
      <w:r w:rsidR="006A0465">
        <w:rPr>
          <w:b w:val="0"/>
          <w:bCs w:val="0"/>
          <w:noProof/>
        </w:rPr>
        <w:fldChar w:fldCharType="end"/>
      </w:r>
      <w:bookmarkEnd w:id="99"/>
      <w:r>
        <w:t xml:space="preserve">. </w:t>
      </w:r>
      <w:r w:rsidRPr="0061034E">
        <w:t>Three species competit</w:t>
      </w:r>
      <w:r>
        <w:t>ive network. Inter- and intraspecific competition</w:t>
      </w:r>
      <w:r w:rsidRPr="0061034E">
        <w:t xml:space="preserve"> between species </w:t>
      </w:r>
      <w:r>
        <w:t>is</w:t>
      </w:r>
      <w:r w:rsidRPr="0061034E">
        <w:t xml:space="preserve"> depicted with the blue arrows. The effect of species two on one can be described by </w:t>
      </w:r>
      <w:r>
        <w:t>the</w:t>
      </w:r>
      <w:r w:rsidRPr="0061034E">
        <w:t xml:space="preserve"> </w:t>
      </w:r>
      <w:r>
        <w:t>per capita effect</w:t>
      </w:r>
      <w:r w:rsidRPr="0061034E">
        <w:t xml:space="preserve"> α</w:t>
      </w:r>
      <w:r w:rsidRPr="006B266A">
        <w:rPr>
          <w:vertAlign w:val="subscript"/>
        </w:rPr>
        <w:t>12</w:t>
      </w:r>
      <w:r w:rsidRPr="0061034E">
        <w:t xml:space="preserve">. </w:t>
      </w:r>
      <w:r>
        <w:t xml:space="preserve">An HOI, </w:t>
      </w:r>
      <w:r>
        <w:sym w:font="Symbol" w:char="F062"/>
      </w:r>
      <w:r>
        <w:rPr>
          <w:vertAlign w:val="subscript"/>
        </w:rPr>
        <w:t>1(23)</w:t>
      </w:r>
      <w:r>
        <w:t xml:space="preserve">, is depicted as arrows </w:t>
      </w:r>
      <w:r w:rsidR="00B2514F">
        <w:t xml:space="preserve">from species two and three converging on one.  The added effect of the HOI indicates that net </w:t>
      </w:r>
      <w:r>
        <w:t>effect of two and three on species one is non-additive.</w:t>
      </w:r>
      <w:r w:rsidR="00E84F09">
        <w:br w:type="page"/>
      </w:r>
    </w:p>
    <w:p w14:paraId="36BD661C" w14:textId="77777777" w:rsidR="00FB51D5" w:rsidRDefault="00E84F09" w:rsidP="00FB51D5">
      <w:pPr>
        <w:pStyle w:val="figcaption"/>
        <w:keepNext/>
      </w:pPr>
      <w:commentRangeStart w:id="100"/>
      <w:r>
        <w:rPr>
          <w:noProof/>
        </w:rPr>
        <w:lastRenderedPageBreak/>
        <w:drawing>
          <wp:inline distT="0" distB="0" distL="0" distR="0" wp14:anchorId="7F891BF9" wp14:editId="3C25B66F">
            <wp:extent cx="4978400" cy="3556000"/>
            <wp:effectExtent l="0" t="0" r="0"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Example time series showing draw down of the resource during the course of the simulation, upper panel, and growth of each of the species, lower panel. Species one grows rapidly early in the season, but senesces early as well. Species three grows slowly early in the season but grows for a longer period of time. Species is somewhere between these extremes. Each species reaches its peak biomass at a different time, at which point we assume all vegetative biomass is converted to seed mass, and resource uptake by that species stops."/>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978400" cy="3556000"/>
                    </a:xfrm>
                    <a:prstGeom prst="rect">
                      <a:avLst/>
                    </a:prstGeom>
                  </pic:spPr>
                </pic:pic>
              </a:graphicData>
            </a:graphic>
          </wp:inline>
        </w:drawing>
      </w:r>
      <w:commentRangeEnd w:id="100"/>
      <w:r w:rsidR="002F762A">
        <w:rPr>
          <w:rStyle w:val="CommentReference"/>
          <w:b w:val="0"/>
        </w:rPr>
        <w:commentReference w:id="100"/>
      </w:r>
    </w:p>
    <w:p w14:paraId="1B0306FB" w14:textId="780030A5" w:rsidR="00CC0BA7" w:rsidRPr="00FB51D5" w:rsidRDefault="00FB51D5" w:rsidP="00FB51D5">
      <w:pPr>
        <w:pStyle w:val="figcaption"/>
      </w:pPr>
      <w:bookmarkStart w:id="101" w:name="_Ref514237815"/>
      <w:commentRangeStart w:id="102"/>
      <w:r>
        <w:t xml:space="preserve">Figure </w:t>
      </w:r>
      <w:r w:rsidR="006A0465">
        <w:rPr>
          <w:noProof/>
        </w:rPr>
        <w:fldChar w:fldCharType="begin"/>
      </w:r>
      <w:r w:rsidR="006A0465">
        <w:rPr>
          <w:noProof/>
        </w:rPr>
        <w:instrText xml:space="preserve"> SEQ Figure \* ARABIC </w:instrText>
      </w:r>
      <w:r w:rsidR="006A0465">
        <w:rPr>
          <w:noProof/>
        </w:rPr>
        <w:fldChar w:fldCharType="separate"/>
      </w:r>
      <w:r w:rsidR="00BC59FC">
        <w:rPr>
          <w:noProof/>
        </w:rPr>
        <w:t>2</w:t>
      </w:r>
      <w:r w:rsidR="006A0465">
        <w:rPr>
          <w:noProof/>
        </w:rPr>
        <w:fldChar w:fldCharType="end"/>
      </w:r>
      <w:bookmarkEnd w:id="101"/>
      <w:r>
        <w:t xml:space="preserve">. Example time series </w:t>
      </w:r>
      <w:commentRangeEnd w:id="102"/>
      <w:r w:rsidR="00947035">
        <w:rPr>
          <w:rStyle w:val="CommentReference"/>
          <w:b w:val="0"/>
        </w:rPr>
        <w:commentReference w:id="102"/>
      </w:r>
      <w:r>
        <w:t xml:space="preserve">showing </w:t>
      </w:r>
      <w:r w:rsidR="00A42F96">
        <w:t xml:space="preserve">a) the </w:t>
      </w:r>
      <w:r>
        <w:t xml:space="preserve">drawdown of the resource during the </w:t>
      </w:r>
      <w:commentRangeStart w:id="103"/>
      <w:r>
        <w:t xml:space="preserve">course of the </w:t>
      </w:r>
      <w:r w:rsidR="00A42F96">
        <w:t>simulated growing season</w:t>
      </w:r>
      <w:commentRangeEnd w:id="103"/>
      <w:r w:rsidR="005B1483">
        <w:rPr>
          <w:rStyle w:val="CommentReference"/>
          <w:b w:val="0"/>
        </w:rPr>
        <w:commentReference w:id="103"/>
      </w:r>
      <w:r>
        <w:t xml:space="preserve">, </w:t>
      </w:r>
      <w:r w:rsidR="00A42F96">
        <w:t>b) the</w:t>
      </w:r>
      <w:r>
        <w:t xml:space="preserve"> growth of each of species</w:t>
      </w:r>
      <w:r w:rsidR="00A42F96">
        <w:t xml:space="preserve"> shown with colored lines and c) the dependence of resource uptake rates on resource concentration.  </w:t>
      </w:r>
      <w:r w:rsidR="0023375E">
        <w:t>The early season species</w:t>
      </w:r>
      <w:r>
        <w:t xml:space="preserve"> grows rapidly </w:t>
      </w:r>
      <w:r w:rsidR="00A42F96">
        <w:t xml:space="preserve">when resource availability is high and </w:t>
      </w:r>
      <w:r>
        <w:t xml:space="preserve">senesces early. </w:t>
      </w:r>
      <w:r w:rsidR="00A42F96">
        <w:t xml:space="preserve">By contrast, </w:t>
      </w:r>
      <w:r w:rsidR="0023375E">
        <w:t>the late season species</w:t>
      </w:r>
      <w:r>
        <w:t xml:space="preserve"> grows </w:t>
      </w:r>
      <w:r w:rsidR="00A42F96">
        <w:t xml:space="preserve">slower than species one and two </w:t>
      </w:r>
      <w:r w:rsidR="0023375E">
        <w:t>when resource availability is high</w:t>
      </w:r>
      <w:r w:rsidR="00A42F96">
        <w:t xml:space="preserve"> but it is able to maintain high</w:t>
      </w:r>
      <w:r w:rsidR="0023375E">
        <w:t>er</w:t>
      </w:r>
      <w:r w:rsidR="00A42F96">
        <w:t xml:space="preserve"> rates of resource uptake at lower resource concentrations.  This allows it to grow later into the season and senesce last. </w:t>
      </w:r>
      <w:r w:rsidR="0023375E">
        <w:t>The middle season species</w:t>
      </w:r>
      <w:r w:rsidR="00A42F96">
        <w:t xml:space="preserve"> </w:t>
      </w:r>
      <w:r w:rsidR="0023375E">
        <w:t>l</w:t>
      </w:r>
      <w:r w:rsidR="00A42F96">
        <w:t xml:space="preserve">ies between these extremes. </w:t>
      </w:r>
    </w:p>
    <w:p w14:paraId="5E2F979C" w14:textId="77777777" w:rsidR="00FB51D5" w:rsidRDefault="00CC0BA7" w:rsidP="00FB51D5">
      <w:pPr>
        <w:pStyle w:val="figcaption"/>
        <w:keepNext/>
      </w:pPr>
      <w:r>
        <w:rPr>
          <w:noProof/>
        </w:rPr>
        <w:lastRenderedPageBreak/>
        <w:drawing>
          <wp:inline distT="0" distB="0" distL="0" distR="0" wp14:anchorId="76B1412E" wp14:editId="21B19E8B">
            <wp:extent cx="4978400" cy="2844800"/>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Simulated per capita seed production of species one in response to increasing competitor density on the x-axis. Colored lines show three different levels of density of a second competitor. The dashed line shows the best fit line from the basic model and the dotted line shows the best fit from the HOI model"/>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978400" cy="2844800"/>
                    </a:xfrm>
                    <a:prstGeom prst="rect">
                      <a:avLst/>
                    </a:prstGeom>
                  </pic:spPr>
                </pic:pic>
              </a:graphicData>
            </a:graphic>
          </wp:inline>
        </w:drawing>
      </w:r>
    </w:p>
    <w:p w14:paraId="1C9C8D07" w14:textId="73359CAF" w:rsidR="0032749A" w:rsidRDefault="00FB51D5" w:rsidP="0012796D">
      <w:pPr>
        <w:pStyle w:val="Caption"/>
      </w:pPr>
      <w:bookmarkStart w:id="104" w:name="_Ref514237754"/>
      <w:commentRangeStart w:id="105"/>
      <w:r>
        <w:t xml:space="preserve">Figure </w:t>
      </w:r>
      <w:r w:rsidR="006A0465">
        <w:rPr>
          <w:noProof/>
        </w:rPr>
        <w:fldChar w:fldCharType="begin"/>
      </w:r>
      <w:r w:rsidR="006A0465">
        <w:rPr>
          <w:noProof/>
        </w:rPr>
        <w:instrText xml:space="preserve"> SEQ Figure \* ARABIC </w:instrText>
      </w:r>
      <w:r w:rsidR="006A0465">
        <w:rPr>
          <w:noProof/>
        </w:rPr>
        <w:fldChar w:fldCharType="separate"/>
      </w:r>
      <w:r w:rsidR="00BC59FC">
        <w:rPr>
          <w:noProof/>
        </w:rPr>
        <w:t>3</w:t>
      </w:r>
      <w:r w:rsidR="006A0465">
        <w:rPr>
          <w:noProof/>
        </w:rPr>
        <w:fldChar w:fldCharType="end"/>
      </w:r>
      <w:bookmarkEnd w:id="104"/>
      <w:r>
        <w:t xml:space="preserve">. </w:t>
      </w:r>
      <w:r w:rsidR="00CC0BA7">
        <w:t xml:space="preserve">Simulated </w:t>
      </w:r>
      <w:commentRangeEnd w:id="105"/>
      <w:r w:rsidR="005B1483">
        <w:rPr>
          <w:rStyle w:val="CommentReference"/>
          <w:rFonts w:cstheme="minorBidi"/>
          <w:b w:val="0"/>
          <w:bCs w:val="0"/>
        </w:rPr>
        <w:commentReference w:id="105"/>
      </w:r>
      <w:r w:rsidR="00CC0BA7">
        <w:t xml:space="preserve">per capita seed production of </w:t>
      </w:r>
      <w:r w:rsidR="0023375E">
        <w:t>the a) early, b) middle and c) late season species</w:t>
      </w:r>
      <w:r w:rsidR="00D85B27">
        <w:t xml:space="preserve"> in response to increasing inter-specific </w:t>
      </w:r>
      <w:r w:rsidR="0023375E">
        <w:t xml:space="preserve">density </w:t>
      </w:r>
      <w:r w:rsidR="00CC0BA7">
        <w:t xml:space="preserve">on the x-axis. </w:t>
      </w:r>
      <w:r w:rsidR="0032749A">
        <w:t>Colors correspond to the identity of the competitor species</w:t>
      </w:r>
      <w:r w:rsidR="00CC0BA7">
        <w:t xml:space="preserve">. The </w:t>
      </w:r>
      <w:r w:rsidR="0032749A">
        <w:t>solid line shows best fit line from the model with varying exponents on each competitor</w:t>
      </w:r>
      <w:r w:rsidR="001C76DC">
        <w:t>’</w:t>
      </w:r>
      <w:r w:rsidR="0032749A">
        <w:t>s effect (eq</w:t>
      </w:r>
      <w:r w:rsidR="001525D6">
        <w:t>uation 7</w:t>
      </w:r>
      <w:r w:rsidR="0032749A">
        <w:t xml:space="preserve">). </w:t>
      </w:r>
    </w:p>
    <w:p w14:paraId="3C80CD96" w14:textId="77777777" w:rsidR="0032749A" w:rsidRDefault="0032749A">
      <w:pPr>
        <w:spacing w:line="276" w:lineRule="auto"/>
        <w:ind w:firstLine="0"/>
        <w:jc w:val="both"/>
        <w:rPr>
          <w:rFonts w:cs="Cambria (Body CS)"/>
          <w:b/>
          <w:bCs/>
          <w:szCs w:val="18"/>
        </w:rPr>
      </w:pPr>
      <w:r>
        <w:br w:type="page"/>
      </w:r>
    </w:p>
    <w:p w14:paraId="594CFADC" w14:textId="77777777" w:rsidR="0032749A" w:rsidRDefault="0032749A" w:rsidP="0012796D">
      <w:pPr>
        <w:pStyle w:val="Caption"/>
      </w:pPr>
      <w:r>
        <w:rPr>
          <w:noProof/>
        </w:rPr>
        <w:lastRenderedPageBreak/>
        <w:drawing>
          <wp:inline distT="0" distB="0" distL="0" distR="0" wp14:anchorId="4DEE5222" wp14:editId="515F8903">
            <wp:extent cx="5280660" cy="30175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o_sp_comp_pw_lin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80660" cy="3017520"/>
                    </a:xfrm>
                    <a:prstGeom prst="rect">
                      <a:avLst/>
                    </a:prstGeom>
                  </pic:spPr>
                </pic:pic>
              </a:graphicData>
            </a:graphic>
          </wp:inline>
        </w:drawing>
      </w:r>
    </w:p>
    <w:p w14:paraId="2E3A7490" w14:textId="7CDBBAC6" w:rsidR="00AD2064" w:rsidRDefault="0032749A" w:rsidP="0012796D">
      <w:pPr>
        <w:pStyle w:val="Caption"/>
      </w:pPr>
      <w:bookmarkStart w:id="106" w:name="_Ref524701722"/>
      <w:commentRangeStart w:id="107"/>
      <w:r>
        <w:t xml:space="preserve">Figure </w:t>
      </w:r>
      <w:r>
        <w:rPr>
          <w:noProof/>
        </w:rPr>
        <w:fldChar w:fldCharType="begin"/>
      </w:r>
      <w:r>
        <w:rPr>
          <w:noProof/>
        </w:rPr>
        <w:instrText xml:space="preserve"> SEQ Figure \* ARABIC </w:instrText>
      </w:r>
      <w:r>
        <w:rPr>
          <w:noProof/>
        </w:rPr>
        <w:fldChar w:fldCharType="separate"/>
      </w:r>
      <w:r w:rsidR="00BC59FC">
        <w:rPr>
          <w:noProof/>
        </w:rPr>
        <w:t>4</w:t>
      </w:r>
      <w:r>
        <w:rPr>
          <w:noProof/>
        </w:rPr>
        <w:fldChar w:fldCharType="end"/>
      </w:r>
      <w:bookmarkEnd w:id="106"/>
      <w:r>
        <w:t xml:space="preserve">. </w:t>
      </w:r>
      <w:r w:rsidR="0023375E">
        <w:t xml:space="preserve">Simulated </w:t>
      </w:r>
      <w:commentRangeEnd w:id="107"/>
      <w:r w:rsidR="005B1483">
        <w:rPr>
          <w:rStyle w:val="CommentReference"/>
          <w:rFonts w:cstheme="minorBidi"/>
          <w:b w:val="0"/>
          <w:bCs w:val="0"/>
        </w:rPr>
        <w:commentReference w:id="107"/>
      </w:r>
      <w:r w:rsidR="0023375E">
        <w:t>per capita seed production of the a) early, b) mid and c) late season species in response to increasing competition from two species at once.</w:t>
      </w:r>
      <w:r>
        <w:t xml:space="preserve"> </w:t>
      </w:r>
      <w:r w:rsidR="0023375E">
        <w:t xml:space="preserve">Increasing densities of one competitor species are shown on the x-axis and </w:t>
      </w:r>
      <w:r w:rsidR="001724B0">
        <w:t xml:space="preserve">increasing </w:t>
      </w:r>
      <w:r w:rsidR="0023375E">
        <w:t xml:space="preserve">density </w:t>
      </w:r>
      <w:r w:rsidR="001724B0">
        <w:t xml:space="preserve">of a second </w:t>
      </w:r>
      <w:r w:rsidR="0023375E">
        <w:t>competitor are shown with the varying</w:t>
      </w:r>
      <w:r w:rsidR="001724B0">
        <w:t xml:space="preserve"> colors</w:t>
      </w:r>
      <w:r>
        <w:t>. The lines show the predicted per capita fecundity from the competition model with varying exponents (</w:t>
      </w:r>
      <w:r w:rsidR="001525D6">
        <w:t>equation</w:t>
      </w:r>
      <w:r>
        <w:t xml:space="preserve"> </w:t>
      </w:r>
      <w:r w:rsidR="006B2FC8">
        <w:t>7</w:t>
      </w:r>
      <w:r>
        <w:t xml:space="preserve">).  The predictions are generated assuming that </w:t>
      </w:r>
      <w:r w:rsidR="0023375E">
        <w:t>species</w:t>
      </w:r>
      <w:r w:rsidR="001724B0">
        <w:t>’</w:t>
      </w:r>
      <w:r w:rsidR="0023375E">
        <w:t xml:space="preserve"> </w:t>
      </w:r>
      <w:r>
        <w:t xml:space="preserve">competitive effects are additive.  </w:t>
      </w:r>
      <w:r w:rsidR="009613A1">
        <w:t xml:space="preserve">Deviations between the predictions (lines) and the observations (points) indicate the presence of non-additive species’ effects and therefore higher order interactions. </w:t>
      </w:r>
    </w:p>
    <w:p w14:paraId="101BCEBE" w14:textId="77777777" w:rsidR="00AD2064" w:rsidRDefault="00AD2064">
      <w:pPr>
        <w:spacing w:line="276" w:lineRule="auto"/>
        <w:ind w:firstLine="0"/>
        <w:jc w:val="both"/>
        <w:rPr>
          <w:rFonts w:cs="Cambria (Body CS)"/>
          <w:b/>
          <w:bCs/>
          <w:szCs w:val="18"/>
        </w:rPr>
      </w:pPr>
      <w:r>
        <w:br w:type="page"/>
      </w:r>
    </w:p>
    <w:p w14:paraId="0FD71A84" w14:textId="77777777" w:rsidR="00AD2064" w:rsidRDefault="00AD2064" w:rsidP="0012796D">
      <w:pPr>
        <w:pStyle w:val="Caption"/>
      </w:pPr>
      <w:r>
        <w:rPr>
          <w:noProof/>
        </w:rPr>
        <w:lastRenderedPageBreak/>
        <w:drawing>
          <wp:inline distT="0" distB="0" distL="0" distR="0" wp14:anchorId="22AE7A9C" wp14:editId="642E5F34">
            <wp:extent cx="5280660" cy="30175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_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80660" cy="3017520"/>
                    </a:xfrm>
                    <a:prstGeom prst="rect">
                      <a:avLst/>
                    </a:prstGeom>
                  </pic:spPr>
                </pic:pic>
              </a:graphicData>
            </a:graphic>
          </wp:inline>
        </w:drawing>
      </w:r>
    </w:p>
    <w:p w14:paraId="4BDDB345" w14:textId="53D2289D" w:rsidR="00AD2064" w:rsidRDefault="00AD2064" w:rsidP="00AD2064">
      <w:pPr>
        <w:pStyle w:val="Caption"/>
      </w:pPr>
      <w:bookmarkStart w:id="108" w:name="_Ref524702022"/>
      <w:commentRangeStart w:id="109"/>
      <w:r>
        <w:t xml:space="preserve">Figure </w:t>
      </w:r>
      <w:r>
        <w:rPr>
          <w:noProof/>
        </w:rPr>
        <w:fldChar w:fldCharType="begin"/>
      </w:r>
      <w:r>
        <w:rPr>
          <w:noProof/>
        </w:rPr>
        <w:instrText xml:space="preserve"> SEQ Figure \* ARABIC </w:instrText>
      </w:r>
      <w:r>
        <w:rPr>
          <w:noProof/>
        </w:rPr>
        <w:fldChar w:fldCharType="separate"/>
      </w:r>
      <w:r w:rsidR="00BC59FC">
        <w:rPr>
          <w:noProof/>
        </w:rPr>
        <w:t>5</w:t>
      </w:r>
      <w:r>
        <w:rPr>
          <w:noProof/>
        </w:rPr>
        <w:fldChar w:fldCharType="end"/>
      </w:r>
      <w:bookmarkEnd w:id="108"/>
      <w:r>
        <w:t xml:space="preserve">. </w:t>
      </w:r>
      <w:r w:rsidR="008F7479">
        <w:t xml:space="preserve">Deviation from </w:t>
      </w:r>
      <w:commentRangeEnd w:id="109"/>
      <w:r w:rsidR="005B1483">
        <w:rPr>
          <w:rStyle w:val="CommentReference"/>
          <w:rFonts w:cstheme="minorBidi"/>
          <w:b w:val="0"/>
          <w:bCs w:val="0"/>
        </w:rPr>
        <w:commentReference w:id="109"/>
      </w:r>
      <w:r w:rsidR="008F7479">
        <w:t>additivity of</w:t>
      </w:r>
      <w:r w:rsidR="00553202">
        <w:t xml:space="preserve"> two-species competition</w:t>
      </w:r>
      <w:r w:rsidR="00B84F3F">
        <w:t xml:space="preserve"> for each </w:t>
      </w:r>
      <w:r w:rsidR="008F7479">
        <w:t>species in the community</w:t>
      </w:r>
      <w:r w:rsidR="00553202">
        <w:t xml:space="preserve">. </w:t>
      </w:r>
      <w:r w:rsidR="00BE496F">
        <w:t xml:space="preserve">A) The </w:t>
      </w:r>
      <w:r w:rsidR="008F7479">
        <w:t xml:space="preserve">deviation from </w:t>
      </w:r>
      <w:r w:rsidR="003C2F6C">
        <w:t>additive competitor effects</w:t>
      </w:r>
      <w:r w:rsidR="008F7479">
        <w:t xml:space="preserve"> </w:t>
      </w:r>
      <w:r w:rsidR="00BE496F">
        <w:t>is shown as the increase in root mean squared error of the phenomenological model (</w:t>
      </w:r>
      <w:r w:rsidR="001525D6">
        <w:t>equation</w:t>
      </w:r>
      <w:r w:rsidR="00BE496F">
        <w:t xml:space="preserve"> </w:t>
      </w:r>
      <w:r w:rsidR="006B2FC8">
        <w:t>7</w:t>
      </w:r>
      <w:r w:rsidR="00BE496F">
        <w:t>)  in multispecies competition compared to single species competition.  B</w:t>
      </w:r>
      <w:r w:rsidR="00B84F3F">
        <w:t xml:space="preserve">) </w:t>
      </w:r>
      <w:r w:rsidR="00BE496F">
        <w:t xml:space="preserve">The </w:t>
      </w:r>
      <w:r w:rsidR="000412FB">
        <w:t xml:space="preserve">average </w:t>
      </w:r>
      <w:r w:rsidR="003C2F6C">
        <w:t>deviation from additive competitor effects</w:t>
      </w:r>
      <w:r w:rsidR="00B84F3F">
        <w:t xml:space="preserve">, positive values show that </w:t>
      </w:r>
      <w:r w:rsidR="003C2F6C">
        <w:t xml:space="preserve">multispecies </w:t>
      </w:r>
      <w:r w:rsidR="00B84F3F">
        <w:t xml:space="preserve">competition was </w:t>
      </w:r>
      <w:r w:rsidR="003C2F6C">
        <w:t xml:space="preserve">weaker </w:t>
      </w:r>
      <w:r w:rsidR="00B84F3F">
        <w:t xml:space="preserve">than predicted, negative values show where competition was greater than predicted. </w:t>
      </w:r>
      <w:r>
        <w:t xml:space="preserve">  </w:t>
      </w:r>
    </w:p>
    <w:p w14:paraId="1ECED277" w14:textId="720D1165" w:rsidR="000E4052" w:rsidRDefault="000E4052">
      <w:pPr>
        <w:spacing w:line="276" w:lineRule="auto"/>
        <w:ind w:firstLine="0"/>
        <w:jc w:val="both"/>
      </w:pPr>
      <w:r>
        <w:br w:type="page"/>
      </w:r>
    </w:p>
    <w:p w14:paraId="7A614C5E" w14:textId="0D3941FF" w:rsidR="000E4052" w:rsidRDefault="000E4052" w:rsidP="000E4052">
      <w:pPr>
        <w:ind w:firstLine="0"/>
      </w:pPr>
      <w:r>
        <w:rPr>
          <w:noProof/>
        </w:rPr>
        <w:lastRenderedPageBreak/>
        <w:drawing>
          <wp:inline distT="0" distB="0" distL="0" distR="0" wp14:anchorId="6767C03A" wp14:editId="6CB60560">
            <wp:extent cx="5486400" cy="313508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chanistic_fig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135085"/>
                    </a:xfrm>
                    <a:prstGeom prst="rect">
                      <a:avLst/>
                    </a:prstGeom>
                  </pic:spPr>
                </pic:pic>
              </a:graphicData>
            </a:graphic>
          </wp:inline>
        </w:drawing>
      </w:r>
    </w:p>
    <w:p w14:paraId="6D5FEF62" w14:textId="0ED88831" w:rsidR="00C57AA2" w:rsidRDefault="000E4052" w:rsidP="0012796D">
      <w:pPr>
        <w:pStyle w:val="Caption"/>
      </w:pPr>
      <w:bookmarkStart w:id="110" w:name="_Ref527030555"/>
      <w:commentRangeStart w:id="111"/>
      <w:r>
        <w:t xml:space="preserve">Figure </w:t>
      </w:r>
      <w:r>
        <w:rPr>
          <w:b w:val="0"/>
          <w:bCs w:val="0"/>
          <w:noProof/>
        </w:rPr>
        <w:fldChar w:fldCharType="begin"/>
      </w:r>
      <w:r>
        <w:rPr>
          <w:noProof/>
        </w:rPr>
        <w:instrText xml:space="preserve"> SEQ Figure \* ARABIC </w:instrText>
      </w:r>
      <w:r>
        <w:rPr>
          <w:b w:val="0"/>
          <w:bCs w:val="0"/>
          <w:noProof/>
        </w:rPr>
        <w:fldChar w:fldCharType="separate"/>
      </w:r>
      <w:r w:rsidR="00BC59FC">
        <w:rPr>
          <w:noProof/>
        </w:rPr>
        <w:t>6</w:t>
      </w:r>
      <w:r>
        <w:rPr>
          <w:b w:val="0"/>
          <w:bCs w:val="0"/>
          <w:noProof/>
        </w:rPr>
        <w:fldChar w:fldCharType="end"/>
      </w:r>
      <w:bookmarkEnd w:id="110"/>
      <w:r>
        <w:t xml:space="preserve">. Mechanistic </w:t>
      </w:r>
      <w:commentRangeEnd w:id="111"/>
      <w:r w:rsidR="005B1483">
        <w:rPr>
          <w:rStyle w:val="CommentReference"/>
          <w:rFonts w:cstheme="minorBidi"/>
          <w:b w:val="0"/>
          <w:bCs w:val="0"/>
        </w:rPr>
        <w:commentReference w:id="111"/>
      </w:r>
      <w:r>
        <w:t xml:space="preserve">explanation for higher-order interactions.  A) The resource uptake rates of the mid and late season species over the course of </w:t>
      </w:r>
      <w:r w:rsidR="00BE496F">
        <w:t xml:space="preserve">a </w:t>
      </w:r>
      <w:r>
        <w:t xml:space="preserve">growing season, with and without the early species. </w:t>
      </w:r>
      <w:r w:rsidR="00DE701D">
        <w:t>Gray vertical lines show the da</w:t>
      </w:r>
      <w:r w:rsidR="001643DC">
        <w:t>y</w:t>
      </w:r>
      <w:r w:rsidR="00DE701D">
        <w:t xml:space="preserve"> </w:t>
      </w:r>
      <w:r w:rsidR="00350B62">
        <w:t>at which the mid-season species</w:t>
      </w:r>
      <w:r w:rsidR="00DE701D">
        <w:t xml:space="preserve"> </w:t>
      </w:r>
      <w:r w:rsidR="00350B62">
        <w:t xml:space="preserve">stops growing </w:t>
      </w:r>
      <w:r w:rsidR="00DE701D">
        <w:t xml:space="preserve">with and without the early species. </w:t>
      </w:r>
      <w:r w:rsidR="007427A4">
        <w:t>B</w:t>
      </w:r>
      <w:r>
        <w:t xml:space="preserve">) The average resource uptake rates of the mid and late season species </w:t>
      </w:r>
      <w:r w:rsidR="00350B62">
        <w:t xml:space="preserve">in the absence and presence of the </w:t>
      </w:r>
      <w:r w:rsidR="007427A4">
        <w:t xml:space="preserve">early season </w:t>
      </w:r>
      <w:r w:rsidR="00350B62">
        <w:t>species</w:t>
      </w:r>
      <w:r>
        <w:t xml:space="preserve">.   </w:t>
      </w:r>
      <w:r w:rsidR="009761CF">
        <w:br w:type="page"/>
      </w:r>
    </w:p>
    <w:p w14:paraId="38B767A2" w14:textId="77777777" w:rsidR="00D42E14" w:rsidRDefault="00D42E14" w:rsidP="00D42E14">
      <w:pPr>
        <w:pStyle w:val="Heading"/>
      </w:pPr>
      <w:r>
        <w:lastRenderedPageBreak/>
        <w:t xml:space="preserve">Supporting Information – Additional Figures </w:t>
      </w:r>
    </w:p>
    <w:p w14:paraId="0D57AB37" w14:textId="77777777" w:rsidR="00D42E14" w:rsidRDefault="00D42E14" w:rsidP="00D42E14">
      <w:pPr>
        <w:pStyle w:val="Heading"/>
      </w:pPr>
      <w:r>
        <w:rPr>
          <w:noProof/>
        </w:rPr>
        <w:drawing>
          <wp:inline distT="0" distB="0" distL="0" distR="0" wp14:anchorId="4BD4E41B" wp14:editId="37B4F396">
            <wp:extent cx="5486400" cy="31349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endix_pairwise_comp_with_li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134995"/>
                    </a:xfrm>
                    <a:prstGeom prst="rect">
                      <a:avLst/>
                    </a:prstGeom>
                  </pic:spPr>
                </pic:pic>
              </a:graphicData>
            </a:graphic>
          </wp:inline>
        </w:drawing>
      </w:r>
    </w:p>
    <w:p w14:paraId="0FA75C88" w14:textId="6FB9BBE6" w:rsidR="00D42E14" w:rsidRDefault="00D42E14" w:rsidP="00D42E14">
      <w:pPr>
        <w:pStyle w:val="Caption"/>
      </w:pPr>
      <w:bookmarkStart w:id="112" w:name="_Ref529380736"/>
      <w:commentRangeStart w:id="113"/>
      <w:r>
        <w:t xml:space="preserve">Figure S </w:t>
      </w:r>
      <w:r w:rsidR="009462AD">
        <w:rPr>
          <w:noProof/>
        </w:rPr>
        <w:fldChar w:fldCharType="begin"/>
      </w:r>
      <w:r w:rsidR="009462AD">
        <w:rPr>
          <w:noProof/>
        </w:rPr>
        <w:instrText xml:space="preserve"> SEQ Figure_S \* ARABIC </w:instrText>
      </w:r>
      <w:r w:rsidR="009462AD">
        <w:rPr>
          <w:noProof/>
        </w:rPr>
        <w:fldChar w:fldCharType="separate"/>
      </w:r>
      <w:r>
        <w:rPr>
          <w:noProof/>
        </w:rPr>
        <w:t>1</w:t>
      </w:r>
      <w:r w:rsidR="009462AD">
        <w:rPr>
          <w:noProof/>
        </w:rPr>
        <w:fldChar w:fldCharType="end"/>
      </w:r>
      <w:bookmarkEnd w:id="112"/>
      <w:r>
        <w:t xml:space="preserve"> Simulated </w:t>
      </w:r>
      <w:commentRangeEnd w:id="113"/>
      <w:r w:rsidR="00BB1915">
        <w:rPr>
          <w:rStyle w:val="CommentReference"/>
          <w:rFonts w:cstheme="minorBidi"/>
          <w:b w:val="0"/>
          <w:bCs w:val="0"/>
        </w:rPr>
        <w:commentReference w:id="113"/>
      </w:r>
      <w:r>
        <w:t xml:space="preserve">per capita seed production of the A) early, B) middle and C) late season species in response to increasing inter-specific density on the x-axis. Points show the simulated response from the mechanistic model.  Lines show best fit from the basic </w:t>
      </w:r>
      <w:proofErr w:type="spellStart"/>
      <w:r>
        <w:t>Beverton</w:t>
      </w:r>
      <w:proofErr w:type="spellEnd"/>
      <w:r>
        <w:t xml:space="preserve">-Holt phenomenological model (“model 1”; </w:t>
      </w:r>
      <w:r w:rsidR="001525D6">
        <w:t>equation</w:t>
      </w:r>
      <w:r>
        <w:t xml:space="preserve"> </w:t>
      </w:r>
      <w:r w:rsidR="002B1DE1">
        <w:t>6</w:t>
      </w:r>
      <w:r>
        <w:t xml:space="preserve">) and the modified model with varying exponents for each species’ effect (“model 2”; </w:t>
      </w:r>
      <w:r w:rsidR="001525D6">
        <w:t>equation</w:t>
      </w:r>
      <w:r>
        <w:t xml:space="preserve"> </w:t>
      </w:r>
      <w:r w:rsidR="006B2FC8">
        <w:t>7</w:t>
      </w:r>
      <w:r>
        <w:t xml:space="preserve">). </w:t>
      </w:r>
    </w:p>
    <w:p w14:paraId="07204437" w14:textId="77777777" w:rsidR="00D42E14" w:rsidRDefault="00D42E14">
      <w:pPr>
        <w:spacing w:line="276" w:lineRule="auto"/>
        <w:ind w:firstLine="0"/>
        <w:jc w:val="both"/>
        <w:rPr>
          <w:rFonts w:cs="Cambria (Body CS)"/>
          <w:b/>
          <w:bCs/>
          <w:szCs w:val="18"/>
        </w:rPr>
      </w:pPr>
      <w:r>
        <w:br w:type="page"/>
      </w:r>
    </w:p>
    <w:p w14:paraId="4315AA10" w14:textId="77777777" w:rsidR="00D42E14" w:rsidRDefault="00D42E14" w:rsidP="006B2FC8">
      <w:pPr>
        <w:pStyle w:val="Caption"/>
        <w:keepNext/>
      </w:pPr>
      <w:r>
        <w:rPr>
          <w:noProof/>
        </w:rPr>
        <w:lastRenderedPageBreak/>
        <w:drawing>
          <wp:inline distT="0" distB="0" distL="0" distR="0" wp14:anchorId="7EC973BB" wp14:editId="51821D82">
            <wp:extent cx="5280660" cy="30175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endix_compare_error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80660" cy="3017520"/>
                    </a:xfrm>
                    <a:prstGeom prst="rect">
                      <a:avLst/>
                    </a:prstGeom>
                  </pic:spPr>
                </pic:pic>
              </a:graphicData>
            </a:graphic>
          </wp:inline>
        </w:drawing>
      </w:r>
    </w:p>
    <w:p w14:paraId="3129F211" w14:textId="24CC84CE" w:rsidR="00D42E14" w:rsidRDefault="00D42E14" w:rsidP="00D42E14">
      <w:pPr>
        <w:pStyle w:val="Caption"/>
      </w:pPr>
      <w:commentRangeStart w:id="114"/>
      <w:r>
        <w:t xml:space="preserve">Figure S </w:t>
      </w:r>
      <w:r w:rsidR="009462AD">
        <w:rPr>
          <w:noProof/>
        </w:rPr>
        <w:fldChar w:fldCharType="begin"/>
      </w:r>
      <w:r w:rsidR="009462AD">
        <w:rPr>
          <w:noProof/>
        </w:rPr>
        <w:instrText xml:space="preserve"> SEQ Figure_S \* ARABIC </w:instrText>
      </w:r>
      <w:r w:rsidR="009462AD">
        <w:rPr>
          <w:noProof/>
        </w:rPr>
        <w:fldChar w:fldCharType="separate"/>
      </w:r>
      <w:r>
        <w:rPr>
          <w:noProof/>
        </w:rPr>
        <w:t>2</w:t>
      </w:r>
      <w:r w:rsidR="009462AD">
        <w:rPr>
          <w:noProof/>
        </w:rPr>
        <w:fldChar w:fldCharType="end"/>
      </w:r>
      <w:r>
        <w:t xml:space="preserve"> Deviation </w:t>
      </w:r>
      <w:commentRangeEnd w:id="114"/>
      <w:r w:rsidR="00BB1915">
        <w:rPr>
          <w:rStyle w:val="CommentReference"/>
          <w:rFonts w:cstheme="minorBidi"/>
          <w:b w:val="0"/>
          <w:bCs w:val="0"/>
        </w:rPr>
        <w:commentReference w:id="114"/>
      </w:r>
      <w:r>
        <w:t xml:space="preserve">from additivity of two-species competition for each species in the community. A) The deviation from additive competitor effects is shown as the increase in root mean squared error of the phenomenological models  in multispecies competition compared to single species competition.  B) The average deviation from additive competitor effects, positive values show that multispecies competition was weaker than predicted, negative values show where competition was greater than predicted.  Deviations from additivity are shown for both phenomenological models—the standard </w:t>
      </w:r>
      <w:proofErr w:type="spellStart"/>
      <w:r>
        <w:t>Beverton</w:t>
      </w:r>
      <w:proofErr w:type="spellEnd"/>
      <w:r>
        <w:t xml:space="preserve">-Holt model (“model 1”, </w:t>
      </w:r>
      <w:r w:rsidR="001525D6">
        <w:t>equation</w:t>
      </w:r>
      <w:r>
        <w:t xml:space="preserve"> </w:t>
      </w:r>
      <w:r w:rsidR="002B1DE1">
        <w:t>6</w:t>
      </w:r>
      <w:r>
        <w:t xml:space="preserve">) and the model with separate exponents on each competitor (“model 2”, </w:t>
      </w:r>
      <w:r w:rsidR="001525D6">
        <w:t>equation</w:t>
      </w:r>
      <w:r>
        <w:t xml:space="preserve"> </w:t>
      </w:r>
      <w:r w:rsidR="006B2FC8">
        <w:t>7</w:t>
      </w:r>
      <w:r>
        <w:t xml:space="preserve">). </w:t>
      </w:r>
    </w:p>
    <w:p w14:paraId="069E696D" w14:textId="50114F22" w:rsidR="00D42E14" w:rsidRDefault="00D42E14" w:rsidP="00D42E14">
      <w:pPr>
        <w:pStyle w:val="Caption"/>
      </w:pPr>
      <w:r>
        <w:t xml:space="preserve"> </w:t>
      </w:r>
    </w:p>
    <w:p w14:paraId="3EBC0FF2" w14:textId="371BC622" w:rsidR="00D42E14" w:rsidRPr="00D42E14" w:rsidRDefault="00D42E14" w:rsidP="006B2FC8">
      <w:pPr>
        <w:pStyle w:val="Caption"/>
        <w:rPr>
          <w:rFonts w:eastAsia="Noto Sans CJK SC Regular" w:cs="FreeSans"/>
          <w:szCs w:val="28"/>
        </w:rPr>
      </w:pPr>
    </w:p>
    <w:p w14:paraId="5D21AB09" w14:textId="5DF297F2" w:rsidR="00D85B27" w:rsidRDefault="006D7279" w:rsidP="00D939AA">
      <w:pPr>
        <w:pStyle w:val="Heading"/>
      </w:pPr>
      <w:r>
        <w:lastRenderedPageBreak/>
        <w:t xml:space="preserve">Appendix </w:t>
      </w:r>
      <w:r w:rsidR="001B5C21">
        <w:t xml:space="preserve">A </w:t>
      </w:r>
      <w:r>
        <w:t xml:space="preserve">– </w:t>
      </w:r>
      <w:r w:rsidR="00C17369">
        <w:t xml:space="preserve">The effect of relative non-linearity in </w:t>
      </w:r>
      <w:r>
        <w:t xml:space="preserve">resource </w:t>
      </w:r>
      <w:r w:rsidR="00C17369">
        <w:t>uptake curves on</w:t>
      </w:r>
      <w:r w:rsidR="00D939AA">
        <w:t xml:space="preserve"> higher order interactions</w:t>
      </w:r>
      <w:r>
        <w:t xml:space="preserve"> </w:t>
      </w:r>
    </w:p>
    <w:p w14:paraId="43C6EB67" w14:textId="24A76D8F" w:rsidR="00C17369" w:rsidRDefault="00E36A05" w:rsidP="008A128F">
      <w:pPr>
        <w:pStyle w:val="BodyText"/>
      </w:pPr>
      <w:r>
        <w:t xml:space="preserve">In order to test whether </w:t>
      </w:r>
      <w:r w:rsidR="001643DC">
        <w:t xml:space="preserve">the strength of </w:t>
      </w:r>
      <w:r>
        <w:t xml:space="preserve">higher order interactions </w:t>
      </w:r>
      <w:r w:rsidR="0043064D">
        <w:t>was</w:t>
      </w:r>
      <w:r w:rsidR="001643DC">
        <w:t xml:space="preserve"> </w:t>
      </w:r>
      <w:r>
        <w:t xml:space="preserve">associated with the </w:t>
      </w:r>
      <w:r w:rsidR="001643DC">
        <w:t xml:space="preserve">strength of the trade-off in </w:t>
      </w:r>
      <w:r>
        <w:t xml:space="preserve">the competitors’ resource uptake curves, we simulated an additional five communities in which we varied the </w:t>
      </w:r>
      <w:r w:rsidR="00C17369">
        <w:t>degree of</w:t>
      </w:r>
      <w:r>
        <w:t xml:space="preserve"> </w:t>
      </w:r>
      <w:r w:rsidR="00C17369">
        <w:t>relative non-linearity between species resource uptake curves.</w:t>
      </w:r>
      <w:r>
        <w:t xml:space="preserve">  We did this by starting with a scenario in which each species was given a resource uptake curve </w:t>
      </w:r>
      <w:r w:rsidR="0025446F">
        <w:t>close to</w:t>
      </w:r>
      <w:r w:rsidR="001643DC">
        <w:t xml:space="preserve"> that of the</w:t>
      </w:r>
      <w:r w:rsidR="0025446F">
        <w:t xml:space="preserve"> </w:t>
      </w:r>
      <w:r>
        <w:t>mid-season species in the main text (</w:t>
      </w:r>
      <w:r>
        <w:fldChar w:fldCharType="begin"/>
      </w:r>
      <w:r>
        <w:instrText xml:space="preserve"> REF _Ref514237815 \h </w:instrText>
      </w:r>
      <w:r>
        <w:fldChar w:fldCharType="separate"/>
      </w:r>
      <w:r w:rsidR="00BC59FC">
        <w:t xml:space="preserve">Figure </w:t>
      </w:r>
      <w:r w:rsidR="00BC59FC">
        <w:rPr>
          <w:noProof/>
        </w:rPr>
        <w:t>2</w:t>
      </w:r>
      <w:r>
        <w:fldChar w:fldCharType="end"/>
      </w:r>
      <w:r>
        <w:t xml:space="preserve"> b).  In this first scenario there is </w:t>
      </w:r>
      <w:r w:rsidR="0025446F">
        <w:t xml:space="preserve">very little </w:t>
      </w:r>
      <w:r>
        <w:t>difference between species in their resource uptake curve</w:t>
      </w:r>
      <w:r w:rsidR="001643DC">
        <w:t>s</w:t>
      </w:r>
      <w:r>
        <w:t>.  Then we parameterized four additional scenarios</w:t>
      </w:r>
      <w:r w:rsidR="001643DC">
        <w:t xml:space="preserve"> by gradually increasing the</w:t>
      </w:r>
      <w:r>
        <w:t xml:space="preserve"> maximum uptake rate and half-saturation constant of the early season species, and </w:t>
      </w:r>
      <w:r w:rsidR="001643DC">
        <w:t xml:space="preserve">gradually decreasing </w:t>
      </w:r>
      <w:r>
        <w:t>the maximum uptake rate and half-saturation constant of the late season species</w:t>
      </w:r>
      <w:r w:rsidR="00D976D1">
        <w:t xml:space="preserve"> (</w:t>
      </w:r>
      <w:r w:rsidR="00595B06">
        <w:t xml:space="preserve">Table </w:t>
      </w:r>
      <w:r w:rsidR="00D1676D">
        <w:t>A1</w:t>
      </w:r>
      <w:r w:rsidR="00595B06">
        <w:t>)</w:t>
      </w:r>
      <w:r>
        <w:t xml:space="preserve">. </w:t>
      </w:r>
      <w:r w:rsidR="00C17369">
        <w:t xml:space="preserve"> We then simulated competition, fit phenomenological competition models, and compared the predicted effects of competition assuming additivity, to the observed effects of competition as in the main text.  Our simulations show that as the relative non-linearity between species is increased, the error between the additive </w:t>
      </w:r>
      <w:r w:rsidR="0025446F">
        <w:t xml:space="preserve">phenomenological </w:t>
      </w:r>
      <w:r w:rsidR="00C17369">
        <w:t xml:space="preserve">model and the simulated observations grows (Figure </w:t>
      </w:r>
      <w:r w:rsidR="006515F9">
        <w:t xml:space="preserve">A </w:t>
      </w:r>
      <w:r w:rsidR="00C17369">
        <w:t xml:space="preserve">1). </w:t>
      </w:r>
    </w:p>
    <w:p w14:paraId="750B20BD" w14:textId="15C379A8" w:rsidR="0025446F" w:rsidRDefault="0025446F">
      <w:pPr>
        <w:spacing w:line="276" w:lineRule="auto"/>
        <w:ind w:firstLine="0"/>
        <w:jc w:val="both"/>
      </w:pPr>
      <w:r>
        <w:br w:type="page"/>
      </w:r>
    </w:p>
    <w:p w14:paraId="41826B40" w14:textId="4170512A" w:rsidR="00527F85" w:rsidRDefault="00527F85" w:rsidP="008D04AB">
      <w:pPr>
        <w:pStyle w:val="Caption"/>
        <w:keepNext/>
      </w:pPr>
      <w:r>
        <w:lastRenderedPageBreak/>
        <w:t xml:space="preserve">Table A </w:t>
      </w:r>
      <w:r w:rsidR="009462AD">
        <w:rPr>
          <w:noProof/>
        </w:rPr>
        <w:fldChar w:fldCharType="begin"/>
      </w:r>
      <w:r w:rsidR="009462AD">
        <w:rPr>
          <w:noProof/>
        </w:rPr>
        <w:instrText xml:space="preserve"> SEQ Table_A \* ARABIC </w:instrText>
      </w:r>
      <w:r w:rsidR="009462AD">
        <w:rPr>
          <w:noProof/>
        </w:rPr>
        <w:fldChar w:fldCharType="separate"/>
      </w:r>
      <w:r>
        <w:rPr>
          <w:noProof/>
        </w:rPr>
        <w:t>1</w:t>
      </w:r>
      <w:r w:rsidR="009462AD">
        <w:rPr>
          <w:noProof/>
        </w:rPr>
        <w:fldChar w:fldCharType="end"/>
      </w:r>
      <w:r>
        <w:t xml:space="preserve">.  Parameter values for five simulations with gradually increasing strength of the trade-off between the early season and late season species resource uptake curves.  </w:t>
      </w:r>
    </w:p>
    <w:tbl>
      <w:tblPr>
        <w:tblW w:w="5983" w:type="dxa"/>
        <w:tblLook w:val="04A0" w:firstRow="1" w:lastRow="0" w:firstColumn="1" w:lastColumn="0" w:noHBand="0" w:noVBand="1"/>
      </w:tblPr>
      <w:tblGrid>
        <w:gridCol w:w="1300"/>
        <w:gridCol w:w="1176"/>
        <w:gridCol w:w="1710"/>
        <w:gridCol w:w="1797"/>
      </w:tblGrid>
      <w:tr w:rsidR="0025446F" w:rsidRPr="0025446F" w14:paraId="612D0B12" w14:textId="77777777" w:rsidTr="00A0199A">
        <w:trPr>
          <w:trHeight w:val="320"/>
        </w:trPr>
        <w:tc>
          <w:tcPr>
            <w:tcW w:w="1300" w:type="dxa"/>
            <w:tcBorders>
              <w:top w:val="nil"/>
              <w:left w:val="nil"/>
              <w:bottom w:val="double" w:sz="4" w:space="0" w:color="auto"/>
              <w:right w:val="nil"/>
            </w:tcBorders>
            <w:shd w:val="clear" w:color="auto" w:fill="auto"/>
            <w:noWrap/>
            <w:vAlign w:val="center"/>
            <w:hideMark/>
          </w:tcPr>
          <w:p w14:paraId="4218EA8F" w14:textId="77777777" w:rsidR="0025446F" w:rsidRPr="0025446F" w:rsidRDefault="0025446F" w:rsidP="00B83C2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Scenario</w:t>
            </w:r>
          </w:p>
        </w:tc>
        <w:tc>
          <w:tcPr>
            <w:tcW w:w="1176" w:type="dxa"/>
            <w:tcBorders>
              <w:top w:val="nil"/>
              <w:left w:val="nil"/>
              <w:bottom w:val="double" w:sz="4" w:space="0" w:color="auto"/>
              <w:right w:val="nil"/>
            </w:tcBorders>
            <w:shd w:val="clear" w:color="auto" w:fill="auto"/>
            <w:noWrap/>
            <w:vAlign w:val="center"/>
            <w:hideMark/>
          </w:tcPr>
          <w:p w14:paraId="50EB3781" w14:textId="4DD89FA5" w:rsidR="0025446F" w:rsidRPr="0025446F" w:rsidRDefault="0025446F" w:rsidP="00B83C2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Species</w:t>
            </w:r>
          </w:p>
        </w:tc>
        <w:tc>
          <w:tcPr>
            <w:tcW w:w="1710" w:type="dxa"/>
            <w:tcBorders>
              <w:top w:val="nil"/>
              <w:left w:val="nil"/>
              <w:bottom w:val="double" w:sz="4" w:space="0" w:color="auto"/>
              <w:right w:val="nil"/>
            </w:tcBorders>
            <w:shd w:val="clear" w:color="auto" w:fill="auto"/>
            <w:noWrap/>
            <w:vAlign w:val="center"/>
            <w:hideMark/>
          </w:tcPr>
          <w:p w14:paraId="6ABD3B9C" w14:textId="410F57C2" w:rsidR="0025446F" w:rsidRPr="0025446F" w:rsidRDefault="008829A7" w:rsidP="00B83C2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Max Uptake Rate</w:t>
            </w:r>
            <w:r>
              <w:rPr>
                <w:rFonts w:ascii="Calibri" w:eastAsia="Times New Roman" w:hAnsi="Calibri" w:cs="Times New Roman"/>
                <w:color w:val="000000"/>
                <w:szCs w:val="24"/>
              </w:rPr>
              <w:t xml:space="preserve"> (r)</w:t>
            </w:r>
          </w:p>
        </w:tc>
        <w:tc>
          <w:tcPr>
            <w:tcW w:w="1797" w:type="dxa"/>
            <w:tcBorders>
              <w:top w:val="nil"/>
              <w:left w:val="nil"/>
              <w:bottom w:val="double" w:sz="4" w:space="0" w:color="auto"/>
              <w:right w:val="nil"/>
            </w:tcBorders>
            <w:shd w:val="clear" w:color="auto" w:fill="auto"/>
            <w:noWrap/>
            <w:vAlign w:val="center"/>
            <w:hideMark/>
          </w:tcPr>
          <w:p w14:paraId="78A4B127" w14:textId="037F81A7" w:rsidR="0025446F" w:rsidRPr="0025446F" w:rsidRDefault="008829A7" w:rsidP="00B83C2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Half Saturation Constant</w:t>
            </w:r>
            <w:r>
              <w:rPr>
                <w:rFonts w:ascii="Calibri" w:eastAsia="Times New Roman" w:hAnsi="Calibri" w:cs="Times New Roman"/>
                <w:color w:val="000000"/>
                <w:szCs w:val="24"/>
              </w:rPr>
              <w:t xml:space="preserve"> (K)</w:t>
            </w:r>
          </w:p>
        </w:tc>
      </w:tr>
      <w:tr w:rsidR="008829A7" w:rsidRPr="0025446F" w14:paraId="3CF5A142" w14:textId="77777777" w:rsidTr="00A0199A">
        <w:trPr>
          <w:trHeight w:val="320"/>
        </w:trPr>
        <w:tc>
          <w:tcPr>
            <w:tcW w:w="1300" w:type="dxa"/>
            <w:vMerge w:val="restart"/>
            <w:tcBorders>
              <w:top w:val="double" w:sz="4" w:space="0" w:color="auto"/>
              <w:left w:val="nil"/>
              <w:right w:val="nil"/>
            </w:tcBorders>
            <w:shd w:val="clear" w:color="auto" w:fill="auto"/>
            <w:noWrap/>
            <w:vAlign w:val="center"/>
            <w:hideMark/>
          </w:tcPr>
          <w:p w14:paraId="180E8C94" w14:textId="77777777" w:rsidR="008829A7" w:rsidRPr="0025446F" w:rsidRDefault="008829A7" w:rsidP="008829A7">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1</w:t>
            </w:r>
          </w:p>
        </w:tc>
        <w:tc>
          <w:tcPr>
            <w:tcW w:w="1176" w:type="dxa"/>
            <w:tcBorders>
              <w:top w:val="double" w:sz="4" w:space="0" w:color="auto"/>
              <w:left w:val="nil"/>
              <w:bottom w:val="nil"/>
              <w:right w:val="nil"/>
            </w:tcBorders>
            <w:shd w:val="clear" w:color="auto" w:fill="auto"/>
            <w:noWrap/>
            <w:vAlign w:val="bottom"/>
            <w:hideMark/>
          </w:tcPr>
          <w:p w14:paraId="0133D7D8" w14:textId="4D9DA1C8"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double" w:sz="4" w:space="0" w:color="auto"/>
              <w:left w:val="nil"/>
              <w:bottom w:val="nil"/>
              <w:right w:val="nil"/>
            </w:tcBorders>
            <w:shd w:val="clear" w:color="auto" w:fill="auto"/>
            <w:noWrap/>
            <w:vAlign w:val="bottom"/>
            <w:hideMark/>
          </w:tcPr>
          <w:p w14:paraId="3CEC3749" w14:textId="335465C0"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2.92</w:t>
            </w:r>
          </w:p>
        </w:tc>
        <w:tc>
          <w:tcPr>
            <w:tcW w:w="1797" w:type="dxa"/>
            <w:tcBorders>
              <w:top w:val="double" w:sz="4" w:space="0" w:color="auto"/>
              <w:left w:val="nil"/>
              <w:bottom w:val="nil"/>
              <w:right w:val="nil"/>
            </w:tcBorders>
            <w:shd w:val="clear" w:color="auto" w:fill="auto"/>
            <w:noWrap/>
            <w:vAlign w:val="bottom"/>
            <w:hideMark/>
          </w:tcPr>
          <w:p w14:paraId="4D11BFBD" w14:textId="47D04666"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50.88</w:t>
            </w:r>
          </w:p>
        </w:tc>
      </w:tr>
      <w:tr w:rsidR="008829A7" w:rsidRPr="0025446F" w14:paraId="31BFBF55" w14:textId="77777777" w:rsidTr="00A0199A">
        <w:trPr>
          <w:trHeight w:val="320"/>
        </w:trPr>
        <w:tc>
          <w:tcPr>
            <w:tcW w:w="1300" w:type="dxa"/>
            <w:vMerge/>
            <w:tcBorders>
              <w:left w:val="nil"/>
              <w:right w:val="nil"/>
            </w:tcBorders>
            <w:shd w:val="clear" w:color="auto" w:fill="auto"/>
            <w:noWrap/>
            <w:vAlign w:val="center"/>
            <w:hideMark/>
          </w:tcPr>
          <w:p w14:paraId="36383486" w14:textId="77777777" w:rsidR="008829A7" w:rsidRPr="0025446F" w:rsidRDefault="008829A7" w:rsidP="008829A7">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2543C077" w14:textId="1C29941E"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33B4928" w14:textId="02240D4E"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047258A7" w14:textId="3C1F2AF9"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8829A7" w:rsidRPr="0025446F" w14:paraId="731B0CCA" w14:textId="77777777" w:rsidTr="00A0199A">
        <w:trPr>
          <w:trHeight w:val="320"/>
        </w:trPr>
        <w:tc>
          <w:tcPr>
            <w:tcW w:w="1300" w:type="dxa"/>
            <w:vMerge/>
            <w:tcBorders>
              <w:left w:val="nil"/>
              <w:bottom w:val="single" w:sz="4" w:space="0" w:color="auto"/>
              <w:right w:val="nil"/>
            </w:tcBorders>
            <w:shd w:val="clear" w:color="auto" w:fill="auto"/>
            <w:noWrap/>
            <w:vAlign w:val="center"/>
            <w:hideMark/>
          </w:tcPr>
          <w:p w14:paraId="241BF05B" w14:textId="77777777" w:rsidR="008829A7" w:rsidRPr="0025446F" w:rsidRDefault="008829A7" w:rsidP="008829A7">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auto"/>
              <w:right w:val="nil"/>
            </w:tcBorders>
            <w:shd w:val="clear" w:color="auto" w:fill="auto"/>
            <w:noWrap/>
            <w:vAlign w:val="bottom"/>
            <w:hideMark/>
          </w:tcPr>
          <w:p w14:paraId="5EE089AE" w14:textId="12C070CC"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auto"/>
              <w:right w:val="nil"/>
            </w:tcBorders>
            <w:shd w:val="clear" w:color="auto" w:fill="auto"/>
            <w:noWrap/>
            <w:vAlign w:val="bottom"/>
            <w:hideMark/>
          </w:tcPr>
          <w:p w14:paraId="670EC202" w14:textId="7BB40085"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2.50</w:t>
            </w:r>
          </w:p>
        </w:tc>
        <w:tc>
          <w:tcPr>
            <w:tcW w:w="1797" w:type="dxa"/>
            <w:tcBorders>
              <w:top w:val="nil"/>
              <w:left w:val="nil"/>
              <w:bottom w:val="single" w:sz="4" w:space="0" w:color="auto"/>
              <w:right w:val="nil"/>
            </w:tcBorders>
            <w:shd w:val="clear" w:color="auto" w:fill="auto"/>
            <w:noWrap/>
            <w:vAlign w:val="bottom"/>
            <w:hideMark/>
          </w:tcPr>
          <w:p w14:paraId="3C35B2D9" w14:textId="4384FA48"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23.79</w:t>
            </w:r>
          </w:p>
        </w:tc>
      </w:tr>
      <w:tr w:rsidR="008829A7" w:rsidRPr="0025446F" w14:paraId="5834662F" w14:textId="77777777" w:rsidTr="00A0199A">
        <w:trPr>
          <w:trHeight w:val="320"/>
        </w:trPr>
        <w:tc>
          <w:tcPr>
            <w:tcW w:w="1300" w:type="dxa"/>
            <w:vMerge w:val="restart"/>
            <w:tcBorders>
              <w:top w:val="single" w:sz="4" w:space="0" w:color="auto"/>
              <w:left w:val="nil"/>
              <w:right w:val="nil"/>
            </w:tcBorders>
            <w:shd w:val="clear" w:color="auto" w:fill="auto"/>
            <w:noWrap/>
            <w:vAlign w:val="center"/>
            <w:hideMark/>
          </w:tcPr>
          <w:p w14:paraId="6FC6990A" w14:textId="77777777" w:rsidR="008829A7" w:rsidRPr="0025446F" w:rsidRDefault="008829A7" w:rsidP="008829A7">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2</w:t>
            </w:r>
          </w:p>
        </w:tc>
        <w:tc>
          <w:tcPr>
            <w:tcW w:w="1176" w:type="dxa"/>
            <w:tcBorders>
              <w:top w:val="single" w:sz="4" w:space="0" w:color="auto"/>
              <w:left w:val="nil"/>
              <w:bottom w:val="nil"/>
              <w:right w:val="nil"/>
            </w:tcBorders>
            <w:shd w:val="clear" w:color="auto" w:fill="auto"/>
            <w:noWrap/>
            <w:vAlign w:val="bottom"/>
            <w:hideMark/>
          </w:tcPr>
          <w:p w14:paraId="30EA17FC" w14:textId="5F8281AF"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auto"/>
              <w:left w:val="nil"/>
              <w:bottom w:val="nil"/>
              <w:right w:val="nil"/>
            </w:tcBorders>
            <w:shd w:val="clear" w:color="auto" w:fill="auto"/>
            <w:noWrap/>
            <w:vAlign w:val="bottom"/>
            <w:hideMark/>
          </w:tcPr>
          <w:p w14:paraId="1FA6E20F" w14:textId="2CB5F523"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3.24</w:t>
            </w:r>
          </w:p>
        </w:tc>
        <w:tc>
          <w:tcPr>
            <w:tcW w:w="1797" w:type="dxa"/>
            <w:tcBorders>
              <w:top w:val="single" w:sz="4" w:space="0" w:color="auto"/>
              <w:left w:val="nil"/>
              <w:bottom w:val="nil"/>
              <w:right w:val="nil"/>
            </w:tcBorders>
            <w:shd w:val="clear" w:color="auto" w:fill="auto"/>
            <w:noWrap/>
            <w:vAlign w:val="bottom"/>
            <w:hideMark/>
          </w:tcPr>
          <w:p w14:paraId="603B262D" w14:textId="5B89FC08"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73.32</w:t>
            </w:r>
          </w:p>
        </w:tc>
      </w:tr>
      <w:tr w:rsidR="008829A7" w:rsidRPr="0025446F" w14:paraId="13D31948" w14:textId="77777777" w:rsidTr="00A0199A">
        <w:trPr>
          <w:trHeight w:val="320"/>
        </w:trPr>
        <w:tc>
          <w:tcPr>
            <w:tcW w:w="1300" w:type="dxa"/>
            <w:vMerge/>
            <w:tcBorders>
              <w:left w:val="nil"/>
              <w:right w:val="nil"/>
            </w:tcBorders>
            <w:shd w:val="clear" w:color="auto" w:fill="auto"/>
            <w:noWrap/>
            <w:vAlign w:val="center"/>
            <w:hideMark/>
          </w:tcPr>
          <w:p w14:paraId="6D41111B" w14:textId="77777777" w:rsidR="008829A7" w:rsidRPr="0025446F" w:rsidRDefault="008829A7" w:rsidP="008829A7">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743A388F" w14:textId="5796A136"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7898BA9C" w14:textId="48B37A72"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163BEBD5" w14:textId="286D3B7C"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8829A7" w:rsidRPr="0025446F" w14:paraId="522B8B83" w14:textId="77777777" w:rsidTr="00A0199A">
        <w:trPr>
          <w:trHeight w:val="320"/>
        </w:trPr>
        <w:tc>
          <w:tcPr>
            <w:tcW w:w="1300" w:type="dxa"/>
            <w:vMerge/>
            <w:tcBorders>
              <w:left w:val="nil"/>
              <w:bottom w:val="single" w:sz="4" w:space="0" w:color="000000"/>
              <w:right w:val="nil"/>
            </w:tcBorders>
            <w:shd w:val="clear" w:color="auto" w:fill="auto"/>
            <w:noWrap/>
            <w:vAlign w:val="center"/>
            <w:hideMark/>
          </w:tcPr>
          <w:p w14:paraId="247D9CE6" w14:textId="77777777" w:rsidR="008829A7" w:rsidRPr="0025446F" w:rsidRDefault="008829A7" w:rsidP="008829A7">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01F8F0CF" w14:textId="018FD63F"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463AF317" w14:textId="061AEC55"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2.40</w:t>
            </w:r>
          </w:p>
        </w:tc>
        <w:tc>
          <w:tcPr>
            <w:tcW w:w="1797" w:type="dxa"/>
            <w:tcBorders>
              <w:top w:val="nil"/>
              <w:left w:val="nil"/>
              <w:bottom w:val="single" w:sz="4" w:space="0" w:color="000000"/>
              <w:right w:val="nil"/>
            </w:tcBorders>
            <w:shd w:val="clear" w:color="auto" w:fill="auto"/>
            <w:noWrap/>
            <w:vAlign w:val="bottom"/>
            <w:hideMark/>
          </w:tcPr>
          <w:p w14:paraId="5E8C948B" w14:textId="51E92A42"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17.74</w:t>
            </w:r>
          </w:p>
        </w:tc>
      </w:tr>
      <w:tr w:rsidR="008829A7" w:rsidRPr="0025446F" w14:paraId="587E3113" w14:textId="77777777" w:rsidTr="00A0199A">
        <w:trPr>
          <w:trHeight w:val="320"/>
        </w:trPr>
        <w:tc>
          <w:tcPr>
            <w:tcW w:w="1300" w:type="dxa"/>
            <w:vMerge w:val="restart"/>
            <w:tcBorders>
              <w:top w:val="single" w:sz="4" w:space="0" w:color="000000"/>
              <w:left w:val="nil"/>
              <w:right w:val="nil"/>
            </w:tcBorders>
            <w:shd w:val="clear" w:color="auto" w:fill="auto"/>
            <w:noWrap/>
            <w:vAlign w:val="center"/>
            <w:hideMark/>
          </w:tcPr>
          <w:p w14:paraId="6B93F375" w14:textId="77777777" w:rsidR="008829A7" w:rsidRPr="0025446F" w:rsidRDefault="008829A7" w:rsidP="008829A7">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3</w:t>
            </w:r>
          </w:p>
        </w:tc>
        <w:tc>
          <w:tcPr>
            <w:tcW w:w="1176" w:type="dxa"/>
            <w:tcBorders>
              <w:top w:val="single" w:sz="4" w:space="0" w:color="000000"/>
              <w:left w:val="nil"/>
              <w:bottom w:val="nil"/>
              <w:right w:val="nil"/>
            </w:tcBorders>
            <w:shd w:val="clear" w:color="auto" w:fill="auto"/>
            <w:noWrap/>
            <w:vAlign w:val="bottom"/>
            <w:hideMark/>
          </w:tcPr>
          <w:p w14:paraId="25EFCBA9" w14:textId="7906FFD8"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7B64EB7B" w14:textId="1C920891"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3.56</w:t>
            </w:r>
          </w:p>
        </w:tc>
        <w:tc>
          <w:tcPr>
            <w:tcW w:w="1797" w:type="dxa"/>
            <w:tcBorders>
              <w:top w:val="single" w:sz="4" w:space="0" w:color="000000"/>
              <w:left w:val="nil"/>
              <w:bottom w:val="nil"/>
              <w:right w:val="nil"/>
            </w:tcBorders>
            <w:shd w:val="clear" w:color="auto" w:fill="auto"/>
            <w:noWrap/>
            <w:vAlign w:val="bottom"/>
            <w:hideMark/>
          </w:tcPr>
          <w:p w14:paraId="69AACCC2" w14:textId="295F6956"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97.32</w:t>
            </w:r>
          </w:p>
        </w:tc>
      </w:tr>
      <w:tr w:rsidR="008829A7" w:rsidRPr="0025446F" w14:paraId="57CA9ADB" w14:textId="77777777" w:rsidTr="00A0199A">
        <w:trPr>
          <w:trHeight w:val="320"/>
        </w:trPr>
        <w:tc>
          <w:tcPr>
            <w:tcW w:w="1300" w:type="dxa"/>
            <w:vMerge/>
            <w:tcBorders>
              <w:left w:val="nil"/>
              <w:right w:val="nil"/>
            </w:tcBorders>
            <w:shd w:val="clear" w:color="auto" w:fill="auto"/>
            <w:noWrap/>
            <w:vAlign w:val="center"/>
            <w:hideMark/>
          </w:tcPr>
          <w:p w14:paraId="7C2D96BE" w14:textId="77777777" w:rsidR="008829A7" w:rsidRPr="0025446F" w:rsidRDefault="008829A7" w:rsidP="008829A7">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7BFCE5FD" w14:textId="4C58C6BB"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0101B90" w14:textId="04CCE082"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74FE3881" w14:textId="42CD9645"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8829A7" w:rsidRPr="0025446F" w14:paraId="3493277B" w14:textId="77777777" w:rsidTr="00A0199A">
        <w:trPr>
          <w:trHeight w:val="320"/>
        </w:trPr>
        <w:tc>
          <w:tcPr>
            <w:tcW w:w="1300" w:type="dxa"/>
            <w:vMerge/>
            <w:tcBorders>
              <w:left w:val="nil"/>
              <w:bottom w:val="single" w:sz="4" w:space="0" w:color="000000"/>
              <w:right w:val="nil"/>
            </w:tcBorders>
            <w:shd w:val="clear" w:color="auto" w:fill="auto"/>
            <w:noWrap/>
            <w:vAlign w:val="center"/>
            <w:hideMark/>
          </w:tcPr>
          <w:p w14:paraId="12A3B647" w14:textId="77777777" w:rsidR="008829A7" w:rsidRPr="0025446F" w:rsidRDefault="008829A7" w:rsidP="008829A7">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2D9478CB" w14:textId="640AB400"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33EAC3A9" w14:textId="09A8432A"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2.30</w:t>
            </w:r>
          </w:p>
        </w:tc>
        <w:tc>
          <w:tcPr>
            <w:tcW w:w="1797" w:type="dxa"/>
            <w:tcBorders>
              <w:top w:val="nil"/>
              <w:left w:val="nil"/>
              <w:bottom w:val="single" w:sz="4" w:space="0" w:color="000000"/>
              <w:right w:val="nil"/>
            </w:tcBorders>
            <w:shd w:val="clear" w:color="auto" w:fill="auto"/>
            <w:noWrap/>
            <w:vAlign w:val="bottom"/>
            <w:hideMark/>
          </w:tcPr>
          <w:p w14:paraId="506101E9" w14:textId="17254999"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11.84</w:t>
            </w:r>
          </w:p>
        </w:tc>
      </w:tr>
      <w:tr w:rsidR="008829A7" w:rsidRPr="0025446F" w14:paraId="7465ED50" w14:textId="77777777" w:rsidTr="00A0199A">
        <w:trPr>
          <w:trHeight w:val="320"/>
        </w:trPr>
        <w:tc>
          <w:tcPr>
            <w:tcW w:w="1300" w:type="dxa"/>
            <w:vMerge w:val="restart"/>
            <w:tcBorders>
              <w:top w:val="single" w:sz="4" w:space="0" w:color="000000"/>
              <w:left w:val="nil"/>
              <w:right w:val="nil"/>
            </w:tcBorders>
            <w:shd w:val="clear" w:color="auto" w:fill="auto"/>
            <w:noWrap/>
            <w:vAlign w:val="center"/>
            <w:hideMark/>
          </w:tcPr>
          <w:p w14:paraId="0C5E5960" w14:textId="77777777" w:rsidR="008829A7" w:rsidRPr="0025446F" w:rsidRDefault="008829A7" w:rsidP="008829A7">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4</w:t>
            </w:r>
          </w:p>
        </w:tc>
        <w:tc>
          <w:tcPr>
            <w:tcW w:w="1176" w:type="dxa"/>
            <w:tcBorders>
              <w:top w:val="single" w:sz="4" w:space="0" w:color="000000"/>
              <w:left w:val="nil"/>
              <w:bottom w:val="nil"/>
              <w:right w:val="nil"/>
            </w:tcBorders>
            <w:shd w:val="clear" w:color="auto" w:fill="auto"/>
            <w:noWrap/>
            <w:vAlign w:val="bottom"/>
            <w:hideMark/>
          </w:tcPr>
          <w:p w14:paraId="1A977A7D" w14:textId="0C8533EC"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4042D33E" w14:textId="6D25A731"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3.88</w:t>
            </w:r>
          </w:p>
        </w:tc>
        <w:tc>
          <w:tcPr>
            <w:tcW w:w="1797" w:type="dxa"/>
            <w:tcBorders>
              <w:top w:val="single" w:sz="4" w:space="0" w:color="000000"/>
              <w:left w:val="nil"/>
              <w:bottom w:val="nil"/>
              <w:right w:val="nil"/>
            </w:tcBorders>
            <w:shd w:val="clear" w:color="auto" w:fill="auto"/>
            <w:noWrap/>
            <w:vAlign w:val="bottom"/>
            <w:hideMark/>
          </w:tcPr>
          <w:p w14:paraId="5EAED673" w14:textId="588C076C"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122.88</w:t>
            </w:r>
          </w:p>
        </w:tc>
      </w:tr>
      <w:tr w:rsidR="008829A7" w:rsidRPr="0025446F" w14:paraId="5EBCDB63" w14:textId="77777777" w:rsidTr="00A0199A">
        <w:trPr>
          <w:trHeight w:val="320"/>
        </w:trPr>
        <w:tc>
          <w:tcPr>
            <w:tcW w:w="1300" w:type="dxa"/>
            <w:vMerge/>
            <w:tcBorders>
              <w:left w:val="nil"/>
              <w:right w:val="nil"/>
            </w:tcBorders>
            <w:shd w:val="clear" w:color="auto" w:fill="auto"/>
            <w:noWrap/>
            <w:vAlign w:val="center"/>
            <w:hideMark/>
          </w:tcPr>
          <w:p w14:paraId="054E19B7" w14:textId="77777777" w:rsidR="008829A7" w:rsidRPr="0025446F" w:rsidRDefault="008829A7" w:rsidP="008829A7">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203D3A81" w14:textId="0F05A78F"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67FA231B" w14:textId="66F9CCF3"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02219E26" w14:textId="46226CB1"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8829A7" w:rsidRPr="0025446F" w14:paraId="6CC365CB" w14:textId="77777777" w:rsidTr="00A0199A">
        <w:trPr>
          <w:trHeight w:val="320"/>
        </w:trPr>
        <w:tc>
          <w:tcPr>
            <w:tcW w:w="1300" w:type="dxa"/>
            <w:vMerge/>
            <w:tcBorders>
              <w:left w:val="nil"/>
              <w:bottom w:val="single" w:sz="4" w:space="0" w:color="000000"/>
              <w:right w:val="nil"/>
            </w:tcBorders>
            <w:shd w:val="clear" w:color="auto" w:fill="auto"/>
            <w:noWrap/>
            <w:vAlign w:val="center"/>
            <w:hideMark/>
          </w:tcPr>
          <w:p w14:paraId="0E395F07" w14:textId="77777777" w:rsidR="008829A7" w:rsidRPr="0025446F" w:rsidRDefault="008829A7" w:rsidP="008829A7">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49FF55E6" w14:textId="31B09326"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638F47E5" w14:textId="5E09F244"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2.20</w:t>
            </w:r>
          </w:p>
        </w:tc>
        <w:tc>
          <w:tcPr>
            <w:tcW w:w="1797" w:type="dxa"/>
            <w:tcBorders>
              <w:top w:val="nil"/>
              <w:left w:val="nil"/>
              <w:bottom w:val="single" w:sz="4" w:space="0" w:color="000000"/>
              <w:right w:val="nil"/>
            </w:tcBorders>
            <w:shd w:val="clear" w:color="auto" w:fill="auto"/>
            <w:noWrap/>
            <w:vAlign w:val="bottom"/>
            <w:hideMark/>
          </w:tcPr>
          <w:p w14:paraId="0AC61940" w14:textId="3EA01643"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6.09</w:t>
            </w:r>
          </w:p>
        </w:tc>
      </w:tr>
      <w:tr w:rsidR="008829A7" w:rsidRPr="0025446F" w14:paraId="3EA16791" w14:textId="77777777" w:rsidTr="00A0199A">
        <w:trPr>
          <w:trHeight w:val="320"/>
        </w:trPr>
        <w:tc>
          <w:tcPr>
            <w:tcW w:w="1300" w:type="dxa"/>
            <w:vMerge w:val="restart"/>
            <w:tcBorders>
              <w:top w:val="single" w:sz="4" w:space="0" w:color="000000"/>
              <w:left w:val="nil"/>
              <w:right w:val="nil"/>
            </w:tcBorders>
            <w:shd w:val="clear" w:color="auto" w:fill="auto"/>
            <w:noWrap/>
            <w:vAlign w:val="center"/>
            <w:hideMark/>
          </w:tcPr>
          <w:p w14:paraId="1F2509C5" w14:textId="77777777" w:rsidR="008829A7" w:rsidRPr="0025446F" w:rsidRDefault="008829A7" w:rsidP="008829A7">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5</w:t>
            </w:r>
          </w:p>
        </w:tc>
        <w:tc>
          <w:tcPr>
            <w:tcW w:w="1176" w:type="dxa"/>
            <w:tcBorders>
              <w:top w:val="single" w:sz="4" w:space="0" w:color="000000"/>
              <w:left w:val="nil"/>
              <w:bottom w:val="nil"/>
              <w:right w:val="nil"/>
            </w:tcBorders>
            <w:shd w:val="clear" w:color="auto" w:fill="auto"/>
            <w:noWrap/>
            <w:vAlign w:val="bottom"/>
            <w:hideMark/>
          </w:tcPr>
          <w:p w14:paraId="6AF48921" w14:textId="1E82CFF9"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423DAA87" w14:textId="1B714FD0"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4.20</w:t>
            </w:r>
          </w:p>
        </w:tc>
        <w:tc>
          <w:tcPr>
            <w:tcW w:w="1797" w:type="dxa"/>
            <w:tcBorders>
              <w:top w:val="single" w:sz="4" w:space="0" w:color="000000"/>
              <w:left w:val="nil"/>
              <w:bottom w:val="nil"/>
              <w:right w:val="nil"/>
            </w:tcBorders>
            <w:shd w:val="clear" w:color="auto" w:fill="auto"/>
            <w:noWrap/>
            <w:vAlign w:val="bottom"/>
            <w:hideMark/>
          </w:tcPr>
          <w:p w14:paraId="52C3DA7A" w14:textId="650F958F"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150.00</w:t>
            </w:r>
          </w:p>
        </w:tc>
      </w:tr>
      <w:tr w:rsidR="008829A7" w:rsidRPr="0025446F" w14:paraId="2ED8ABBB" w14:textId="77777777" w:rsidTr="00A0199A">
        <w:trPr>
          <w:trHeight w:val="320"/>
        </w:trPr>
        <w:tc>
          <w:tcPr>
            <w:tcW w:w="1300" w:type="dxa"/>
            <w:vMerge/>
            <w:tcBorders>
              <w:left w:val="nil"/>
              <w:right w:val="nil"/>
            </w:tcBorders>
            <w:shd w:val="clear" w:color="auto" w:fill="auto"/>
            <w:noWrap/>
            <w:vAlign w:val="bottom"/>
            <w:hideMark/>
          </w:tcPr>
          <w:p w14:paraId="510EF912" w14:textId="77777777" w:rsidR="008829A7" w:rsidRPr="0025446F" w:rsidRDefault="008829A7" w:rsidP="008829A7">
            <w:pPr>
              <w:spacing w:after="0" w:line="240" w:lineRule="auto"/>
              <w:ind w:firstLine="0"/>
              <w:jc w:val="right"/>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467607BF" w14:textId="21E9753A"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9140CEB" w14:textId="14430997"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514067BD" w14:textId="6AD39F53"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8829A7" w:rsidRPr="0025446F" w14:paraId="1FFCC73F" w14:textId="77777777" w:rsidTr="00A0199A">
        <w:trPr>
          <w:trHeight w:val="320"/>
        </w:trPr>
        <w:tc>
          <w:tcPr>
            <w:tcW w:w="1300" w:type="dxa"/>
            <w:vMerge/>
            <w:tcBorders>
              <w:left w:val="nil"/>
              <w:bottom w:val="single" w:sz="4" w:space="0" w:color="000000"/>
              <w:right w:val="nil"/>
            </w:tcBorders>
            <w:shd w:val="clear" w:color="auto" w:fill="auto"/>
            <w:noWrap/>
            <w:vAlign w:val="bottom"/>
            <w:hideMark/>
          </w:tcPr>
          <w:p w14:paraId="4940F841" w14:textId="77777777" w:rsidR="008829A7" w:rsidRPr="0025446F" w:rsidRDefault="008829A7" w:rsidP="008829A7">
            <w:pPr>
              <w:spacing w:after="0" w:line="240" w:lineRule="auto"/>
              <w:ind w:firstLine="0"/>
              <w:jc w:val="right"/>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5C80AEDA" w14:textId="53941934"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4FC0C7D9" w14:textId="7397C903"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2.10</w:t>
            </w:r>
          </w:p>
        </w:tc>
        <w:tc>
          <w:tcPr>
            <w:tcW w:w="1797" w:type="dxa"/>
            <w:tcBorders>
              <w:top w:val="nil"/>
              <w:left w:val="nil"/>
              <w:bottom w:val="single" w:sz="4" w:space="0" w:color="000000"/>
              <w:right w:val="nil"/>
            </w:tcBorders>
            <w:shd w:val="clear" w:color="auto" w:fill="auto"/>
            <w:noWrap/>
            <w:vAlign w:val="bottom"/>
            <w:hideMark/>
          </w:tcPr>
          <w:p w14:paraId="31BFA3D4" w14:textId="2107723A"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0.50</w:t>
            </w:r>
          </w:p>
        </w:tc>
      </w:tr>
    </w:tbl>
    <w:p w14:paraId="071ED835" w14:textId="77777777" w:rsidR="0025446F" w:rsidRPr="00E36A05" w:rsidRDefault="0025446F" w:rsidP="00B83C2C">
      <w:pPr>
        <w:pStyle w:val="BodyText"/>
        <w:ind w:firstLine="0"/>
      </w:pPr>
    </w:p>
    <w:p w14:paraId="78C32139" w14:textId="520B6C3F" w:rsidR="006D7279" w:rsidRDefault="006D7279" w:rsidP="006D7279">
      <w:pPr>
        <w:pStyle w:val="BodyText"/>
        <w:ind w:firstLine="0"/>
      </w:pPr>
    </w:p>
    <w:p w14:paraId="2454E94A" w14:textId="6D779F16" w:rsidR="00C15AA1" w:rsidRDefault="00C15AA1">
      <w:pPr>
        <w:spacing w:line="276" w:lineRule="auto"/>
        <w:ind w:firstLine="0"/>
        <w:jc w:val="both"/>
      </w:pPr>
      <w:r>
        <w:br w:type="page"/>
      </w:r>
    </w:p>
    <w:p w14:paraId="65690F81" w14:textId="77777777" w:rsidR="001643DC" w:rsidRDefault="00C15AA1" w:rsidP="001643DC">
      <w:pPr>
        <w:pStyle w:val="BodyText"/>
        <w:keepNext/>
        <w:ind w:firstLine="0"/>
      </w:pPr>
      <w:r>
        <w:rPr>
          <w:noProof/>
        </w:rPr>
        <w:lastRenderedPageBreak/>
        <w:drawing>
          <wp:inline distT="0" distB="0" distL="0" distR="0" wp14:anchorId="3EE5EA6A" wp14:editId="65FBA922">
            <wp:extent cx="4321628" cy="40674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_plots_with_trade_off.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1628" cy="4067415"/>
                    </a:xfrm>
                    <a:prstGeom prst="rect">
                      <a:avLst/>
                    </a:prstGeom>
                  </pic:spPr>
                </pic:pic>
              </a:graphicData>
            </a:graphic>
          </wp:inline>
        </w:drawing>
      </w:r>
    </w:p>
    <w:p w14:paraId="211EFFFC" w14:textId="4A92F735" w:rsidR="00C15AA1" w:rsidRPr="006D7279" w:rsidRDefault="001643DC" w:rsidP="001643DC">
      <w:pPr>
        <w:pStyle w:val="Caption"/>
      </w:pPr>
      <w:r>
        <w:t xml:space="preserve">Figure A </w:t>
      </w:r>
      <w:r w:rsidR="009462AD">
        <w:rPr>
          <w:noProof/>
        </w:rPr>
        <w:fldChar w:fldCharType="begin"/>
      </w:r>
      <w:r w:rsidR="009462AD">
        <w:rPr>
          <w:noProof/>
        </w:rPr>
        <w:instrText xml:space="preserve"> SEQ Figure_A \* ARABIC </w:instrText>
      </w:r>
      <w:r w:rsidR="009462AD">
        <w:rPr>
          <w:noProof/>
        </w:rPr>
        <w:fldChar w:fldCharType="separate"/>
      </w:r>
      <w:r>
        <w:rPr>
          <w:noProof/>
        </w:rPr>
        <w:t>1</w:t>
      </w:r>
      <w:r w:rsidR="009462AD">
        <w:rPr>
          <w:noProof/>
        </w:rPr>
        <w:fldChar w:fldCharType="end"/>
      </w:r>
      <w:r>
        <w:t xml:space="preserve"> </w:t>
      </w:r>
      <w:r w:rsidR="000412FB">
        <w:t xml:space="preserve">Increasing the </w:t>
      </w:r>
      <w:r w:rsidR="00D66064">
        <w:t xml:space="preserve">strength of the resource uptake trade-off between the early and late season species </w:t>
      </w:r>
      <w:r w:rsidR="000412FB">
        <w:t xml:space="preserve">increases the </w:t>
      </w:r>
      <w:r w:rsidR="00527F85">
        <w:t>deviations from additivity of two species competition</w:t>
      </w:r>
      <w:r w:rsidR="000412FB">
        <w:t xml:space="preserve">.  </w:t>
      </w:r>
      <w:r w:rsidR="00171A6B">
        <w:t xml:space="preserve">A) Shows increasing relative non-linearity between species’ resource uptake curves in five scenarios. </w:t>
      </w:r>
      <w:r w:rsidR="00D42E14">
        <w:t>B</w:t>
      </w:r>
      <w:r w:rsidR="00527F85">
        <w:t>) The deviation from additive competitor effects is shown as the increase in root mean squared error of the phenomenological model (</w:t>
      </w:r>
      <w:r w:rsidR="001525D6">
        <w:t>equation</w:t>
      </w:r>
      <w:r w:rsidR="00527F85">
        <w:t xml:space="preserve"> </w:t>
      </w:r>
      <w:r w:rsidR="006B2FC8">
        <w:t>7</w:t>
      </w:r>
      <w:r w:rsidR="00527F85">
        <w:t xml:space="preserve">)  in multispecies competition compared to single species competition.  </w:t>
      </w:r>
      <w:r w:rsidR="00D42E14">
        <w:t>C</w:t>
      </w:r>
      <w:r w:rsidR="00527F85">
        <w:t xml:space="preserve">) The average deviation from additive competitor effects, positive values show that multispecies competition was weaker than predicted, negative values show where competition was greater than predicted.   </w:t>
      </w:r>
      <w:r w:rsidR="00171A6B">
        <w:t xml:space="preserve">In B and </w:t>
      </w:r>
      <w:r w:rsidR="0043064D">
        <w:t>C,</w:t>
      </w:r>
      <w:r w:rsidR="00171A6B">
        <w:t xml:space="preserve"> the x-axis refers to the different scenarios depicted in A.  </w:t>
      </w:r>
    </w:p>
    <w:sectPr w:rsidR="00C15AA1" w:rsidRPr="006D7279">
      <w:footerReference w:type="default" r:id="rId20"/>
      <w:pgSz w:w="12240" w:h="15840"/>
      <w:pgMar w:top="1440" w:right="1800" w:bottom="2004" w:left="1800" w:header="0" w:footer="1440" w:gutter="0"/>
      <w:lnNumType w:countBy="1" w:distance="283" w:restart="continuous"/>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Andy Kleinhesselink" w:date="2018-11-07T19:27:00Z" w:initials="AK">
    <w:p w14:paraId="3CC8F83C" w14:textId="35FAE9C0" w:rsidR="005B1483" w:rsidRDefault="005B1483" w:rsidP="00BA4F59">
      <w:pPr>
        <w:pStyle w:val="CommentText"/>
        <w:ind w:firstLine="0"/>
      </w:pPr>
      <w:r>
        <w:rPr>
          <w:rStyle w:val="CommentReference"/>
        </w:rPr>
        <w:annotationRef/>
      </w:r>
      <w:r>
        <w:t xml:space="preserve">I’m bad at titles.  This captures it well but maybe is too dull.  I’m open to suggestions. </w:t>
      </w:r>
    </w:p>
  </w:comment>
  <w:comment w:id="1" w:author="Nathan Kraft" w:date="2018-11-13T09:01:00Z" w:initials="NK">
    <w:p w14:paraId="10CFA8ED" w14:textId="787B34DE" w:rsidR="005B1483" w:rsidRDefault="005B1483">
      <w:pPr>
        <w:pStyle w:val="CommentText"/>
      </w:pPr>
      <w:r>
        <w:rPr>
          <w:rStyle w:val="CommentReference"/>
        </w:rPr>
        <w:annotationRef/>
      </w:r>
      <w:r>
        <w:t xml:space="preserve">I don’t worry about flashy or short usually, I just try to be descriptive. One option is put in something about the significance. I also think the definition part does not need to be in the title- its implicit in answering the bigger question about detection </w:t>
      </w:r>
      <w:proofErr w:type="spellStart"/>
      <w:r>
        <w:t>amd</w:t>
      </w:r>
      <w:proofErr w:type="spellEnd"/>
      <w:r>
        <w:t xml:space="preserve"> importance- for example a small tweak gets you to:</w:t>
      </w:r>
    </w:p>
    <w:p w14:paraId="7D6541C3" w14:textId="77777777" w:rsidR="005B1483" w:rsidRDefault="005B1483">
      <w:pPr>
        <w:pStyle w:val="CommentText"/>
      </w:pPr>
    </w:p>
    <w:p w14:paraId="3FD6ED25" w14:textId="77777777" w:rsidR="005B1483" w:rsidRDefault="005B1483">
      <w:pPr>
        <w:pStyle w:val="CommentText"/>
      </w:pPr>
      <w:r>
        <w:t>Higher order interactions among competitors: how common are they, and what are the consequences for species coexistence?</w:t>
      </w:r>
    </w:p>
    <w:p w14:paraId="498EF812" w14:textId="77777777" w:rsidR="005B1483" w:rsidRDefault="005B1483">
      <w:pPr>
        <w:pStyle w:val="CommentText"/>
      </w:pPr>
    </w:p>
    <w:p w14:paraId="7E0D953B" w14:textId="2BE85AF6" w:rsidR="005B1483" w:rsidRDefault="005B1483">
      <w:pPr>
        <w:pStyle w:val="CommentText"/>
      </w:pPr>
      <w:r>
        <w:t>Or similar- this is just a first shot</w:t>
      </w:r>
    </w:p>
  </w:comment>
  <w:comment w:id="3" w:author="Nathan Kraft" w:date="2018-11-13T09:01:00Z" w:initials="NK">
    <w:p w14:paraId="14270F1D" w14:textId="23FF8623" w:rsidR="005B1483" w:rsidRDefault="005B1483">
      <w:pPr>
        <w:pStyle w:val="CommentText"/>
      </w:pPr>
      <w:r>
        <w:rPr>
          <w:rStyle w:val="CommentReference"/>
        </w:rPr>
        <w:annotationRef/>
      </w:r>
      <w:r>
        <w:t>Switch order</w:t>
      </w:r>
    </w:p>
  </w:comment>
  <w:comment w:id="6" w:author="Nathan Kraft" w:date="2018-11-13T09:07:00Z" w:initials="NK">
    <w:p w14:paraId="3E0B25A6" w14:textId="4D29DFA4" w:rsidR="005B1483" w:rsidRDefault="005B1483">
      <w:pPr>
        <w:pStyle w:val="CommentText"/>
      </w:pPr>
      <w:r>
        <w:rPr>
          <w:rStyle w:val="CommentReference"/>
        </w:rPr>
        <w:annotationRef/>
      </w:r>
      <w:r>
        <w:t xml:space="preserve">For some reason I think there is a focus on not using possessives for generic species in science writing (“their lifetime”)- might be wrong on this, but my inclination is to try to rephrase without this construction. </w:t>
      </w:r>
    </w:p>
  </w:comment>
  <w:comment w:id="10" w:author="Nathan Kraft" w:date="2018-11-13T09:08:00Z" w:initials="NK">
    <w:p w14:paraId="585C0C5A" w14:textId="7575C80D" w:rsidR="005B1483" w:rsidRDefault="005B1483">
      <w:pPr>
        <w:pStyle w:val="CommentText"/>
      </w:pPr>
      <w:r>
        <w:rPr>
          <w:rStyle w:val="CommentReference"/>
        </w:rPr>
        <w:annotationRef/>
      </w:r>
      <w:r>
        <w:t xml:space="preserve">Is this still correct? If so I think it is clearer for an opening sentence. </w:t>
      </w:r>
    </w:p>
  </w:comment>
  <w:comment w:id="12" w:author="Nathan Kraft" w:date="2018-11-13T09:10:00Z" w:initials="NK">
    <w:p w14:paraId="4C56D619" w14:textId="599BEF1C" w:rsidR="005B1483" w:rsidRDefault="005B1483">
      <w:pPr>
        <w:pStyle w:val="CommentText"/>
      </w:pPr>
      <w:r>
        <w:rPr>
          <w:rStyle w:val="CommentReference"/>
        </w:rPr>
        <w:annotationRef/>
      </w:r>
      <w:r>
        <w:t>I think this phrasing is more direct if it is still correct- only issue is that you usually do not want to refer back to an idea form a previous paragraph without rephrasing it. I might just remove the paragraph break and keep this shorter sentence- what do you think?</w:t>
      </w:r>
    </w:p>
  </w:comment>
  <w:comment w:id="28" w:author="Nathan Kraft" w:date="2018-11-13T09:24:00Z" w:initials="NK">
    <w:p w14:paraId="2029381B" w14:textId="0FA40534" w:rsidR="005B1483" w:rsidRDefault="005B1483">
      <w:pPr>
        <w:pStyle w:val="CommentText"/>
      </w:pPr>
      <w:r>
        <w:rPr>
          <w:rStyle w:val="CommentReference"/>
        </w:rPr>
        <w:annotationRef/>
      </w:r>
      <w:r>
        <w:t xml:space="preserve">Can you give a one phrase statement here? If not don’t bother. </w:t>
      </w:r>
    </w:p>
  </w:comment>
  <w:comment w:id="62" w:author="Nathan Kraft" w:date="2018-11-13T09:41:00Z" w:initials="NK">
    <w:p w14:paraId="40561989" w14:textId="520E6587" w:rsidR="005B1483" w:rsidRDefault="005B1483">
      <w:pPr>
        <w:pStyle w:val="CommentText"/>
      </w:pPr>
      <w:r>
        <w:rPr>
          <w:rStyle w:val="CommentReference"/>
        </w:rPr>
        <w:annotationRef/>
      </w:r>
      <w:r>
        <w:t xml:space="preserve">The construction of this sentence is unclear to me as you are flipping perspective so fast- its reads like you are arguing against a point that you just barely developed in the previous sentence. I think this needs to be re-phrased or you need another sentence about HOIs as an artifact before you attack that idea. </w:t>
      </w:r>
      <w:proofErr w:type="spellStart"/>
      <w:r>
        <w:t>Its</w:t>
      </w:r>
      <w:proofErr w:type="spellEnd"/>
      <w:r>
        <w:t xml:space="preserve"> good to argue both sides of an issue in a paper like this, but you need to pace yourself or the readers will get whiplash and have a hard time following your thread.</w:t>
      </w:r>
    </w:p>
  </w:comment>
  <w:comment w:id="67" w:author="Nathan Kraft" w:date="2018-11-13T09:44:00Z" w:initials="NK">
    <w:p w14:paraId="457696B9" w14:textId="4CF09478" w:rsidR="005B1483" w:rsidRDefault="005B1483">
      <w:pPr>
        <w:pStyle w:val="CommentText"/>
      </w:pPr>
      <w:r>
        <w:rPr>
          <w:rStyle w:val="CommentReference"/>
        </w:rPr>
        <w:annotationRef/>
      </w:r>
      <w:r>
        <w:t xml:space="preserve">Do you need this idea? It complicates the reading of an already </w:t>
      </w:r>
      <w:proofErr w:type="gramStart"/>
      <w:r>
        <w:t>fast moving</w:t>
      </w:r>
      <w:proofErr w:type="gramEnd"/>
      <w:r>
        <w:t xml:space="preserve"> paragraph- suggest deleting or breaking this up as a separate idea/ sentence. </w:t>
      </w:r>
    </w:p>
  </w:comment>
  <w:comment w:id="68" w:author="Nathan Kraft" w:date="2018-11-13T09:45:00Z" w:initials="NK">
    <w:p w14:paraId="682751BC" w14:textId="77777777" w:rsidR="005B1483" w:rsidRDefault="005B1483">
      <w:pPr>
        <w:pStyle w:val="CommentText"/>
      </w:pPr>
      <w:r>
        <w:rPr>
          <w:rStyle w:val="CommentReference"/>
        </w:rPr>
        <w:annotationRef/>
      </w:r>
      <w:r>
        <w:t xml:space="preserve">You </w:t>
      </w:r>
      <w:proofErr w:type="gramStart"/>
      <w:r>
        <w:t>have a tendency to</w:t>
      </w:r>
      <w:proofErr w:type="gramEnd"/>
      <w:r>
        <w:t xml:space="preserve"> phrase needs around specific products rather than the knowledge that those products will produce- I think it is clearer and more compelling to argue for the need for knowledge rather than the exercise, of which there may be multiple ways to get to the same knowledge. Here I think we need an understanding of the mechanistic basis of HOIs, we don’t need an investigation other than as a means to the understanding. Does that make sense? Same idea as my edits to lines 63-65 above.</w:t>
      </w:r>
    </w:p>
    <w:p w14:paraId="4779E74D" w14:textId="77777777" w:rsidR="005B1483" w:rsidRDefault="005B1483">
      <w:pPr>
        <w:pStyle w:val="CommentText"/>
      </w:pPr>
    </w:p>
    <w:p w14:paraId="1140F16E" w14:textId="2697B463" w:rsidR="005B1483" w:rsidRDefault="005B1483">
      <w:pPr>
        <w:pStyle w:val="CommentText"/>
      </w:pPr>
      <w:r>
        <w:t xml:space="preserve">This is subtle stuff here, but I think it helps to sell the paper- even if reviewers do not agree with the means you have chosen here, it is likely that they will agree with the needs your articulate. Phrasing the intro around those needs helps to get more readers and reviewers on board even if they don’t like the means you choose to pursue those needs- it helps win over skeptical reviewers. </w:t>
      </w:r>
    </w:p>
  </w:comment>
  <w:comment w:id="69" w:author="Nathan Kraft" w:date="2018-11-13T09:51:00Z" w:initials="NK">
    <w:p w14:paraId="181222D1" w14:textId="77777777" w:rsidR="005B1483" w:rsidRDefault="005B1483" w:rsidP="00145620">
      <w:pPr>
        <w:pStyle w:val="CommentText"/>
      </w:pPr>
      <w:r>
        <w:rPr>
          <w:rStyle w:val="CommentReference"/>
        </w:rPr>
        <w:annotationRef/>
      </w:r>
      <w:r>
        <w:t xml:space="preserve">Start with a more general statement of the goals here, something like: </w:t>
      </w:r>
    </w:p>
    <w:p w14:paraId="2A0685E7" w14:textId="77777777" w:rsidR="005B1483" w:rsidRDefault="005B1483" w:rsidP="00145620">
      <w:pPr>
        <w:pStyle w:val="CommentText"/>
      </w:pPr>
    </w:p>
    <w:p w14:paraId="508DCE53" w14:textId="772D709A" w:rsidR="005B1483" w:rsidRDefault="005B1483" w:rsidP="00145620">
      <w:pPr>
        <w:pStyle w:val="CommentText"/>
      </w:pPr>
      <w:r>
        <w:t xml:space="preserve">“HOIs have the potential to profoundly alter our understanding of the structure of multi-species communities, however progress in this area is limited by inconsistent definitions, difficulties in detecting HOIs in empirical data, and a lack of understanding about the mechanisms that produce HOIs. To advance our understanding of HOIs, in this paper we first discuss issues in the definition of HOIs. To aid progress in this area, we propose a general definition of HOIs and then construct a simple, mechanistic resource competition model to illustrate the definition. We then use this model to simulate empirical data and explore the challenges in detecting HOIs from field data. Our simulations demonstrate that that HOIs may be common even in relatively simple cases of competition. Importantly,  (I like the rest of what you have from here).” </w:t>
      </w:r>
    </w:p>
  </w:comment>
  <w:comment w:id="71" w:author="Nathan Kraft" w:date="2018-11-13T09:58:00Z" w:initials="NK">
    <w:p w14:paraId="360B3466" w14:textId="022166FF" w:rsidR="005B1483" w:rsidRDefault="005B1483">
      <w:pPr>
        <w:pStyle w:val="CommentText"/>
      </w:pPr>
      <w:r>
        <w:rPr>
          <w:rStyle w:val="CommentReference"/>
        </w:rPr>
        <w:annotationRef/>
      </w:r>
      <w:r>
        <w:t xml:space="preserve">Eventually you’ll need to edit this to only have one set of parentheses here- likely in your citation manager. </w:t>
      </w:r>
    </w:p>
  </w:comment>
  <w:comment w:id="72" w:author="Nathan Kraft" w:date="2018-11-13T09:59:00Z" w:initials="NK">
    <w:p w14:paraId="56E65D27" w14:textId="2E12B49E" w:rsidR="005B1483" w:rsidRDefault="005B1483">
      <w:pPr>
        <w:pStyle w:val="CommentText"/>
      </w:pPr>
      <w:r>
        <w:rPr>
          <w:rStyle w:val="CommentReference"/>
        </w:rPr>
        <w:annotationRef/>
      </w:r>
      <w:r>
        <w:t xml:space="preserve">Transition and phrasing are awkward here. </w:t>
      </w:r>
    </w:p>
  </w:comment>
  <w:comment w:id="74" w:author="Nathan Kraft" w:date="2018-11-13T10:00:00Z" w:initials="NK">
    <w:p w14:paraId="498E4C96" w14:textId="6AF14990" w:rsidR="005B1483" w:rsidRDefault="005B1483">
      <w:pPr>
        <w:pStyle w:val="CommentText"/>
      </w:pPr>
      <w:r>
        <w:rPr>
          <w:rStyle w:val="CommentReference"/>
        </w:rPr>
        <w:annotationRef/>
      </w:r>
      <w:r>
        <w:t>rephrase</w:t>
      </w:r>
    </w:p>
  </w:comment>
  <w:comment w:id="75" w:author="Nathan Kraft" w:date="2018-11-13T10:00:00Z" w:initials="NK">
    <w:p w14:paraId="5D30ACFE" w14:textId="5A125709" w:rsidR="005B1483" w:rsidRDefault="005B1483">
      <w:pPr>
        <w:pStyle w:val="CommentText"/>
      </w:pPr>
      <w:r>
        <w:rPr>
          <w:rStyle w:val="CommentReference"/>
        </w:rPr>
        <w:annotationRef/>
      </w:r>
      <w:r>
        <w:t xml:space="preserve">This would be strengthened if you could rephrase without first person- using the first person is fine stylistically in ecology these days, but phrasing this in an impersonal way elevates the importance above our preferences, even just slightly, and I think its important to do this for central issues in a paper that are not just musings in the discussion section. Here I’d focus on something like “what are likely to be the most consequential implications of HOIs for community dynamics” or similar. </w:t>
      </w:r>
    </w:p>
  </w:comment>
  <w:comment w:id="76" w:author="Nathan Kraft" w:date="2018-11-13T10:03:00Z" w:initials="NK">
    <w:p w14:paraId="28DB18FF" w14:textId="2419458F" w:rsidR="005B1483" w:rsidRDefault="005B1483">
      <w:pPr>
        <w:pStyle w:val="CommentText"/>
      </w:pPr>
      <w:r>
        <w:rPr>
          <w:rStyle w:val="CommentReference"/>
        </w:rPr>
        <w:annotationRef/>
      </w:r>
      <w:r>
        <w:t>Too informal? “complex”? “obscure”?</w:t>
      </w:r>
    </w:p>
  </w:comment>
  <w:comment w:id="77" w:author="Nathan Kraft" w:date="2018-11-13T10:03:00Z" w:initials="NK">
    <w:p w14:paraId="2E0A3D62" w14:textId="1FE886D5" w:rsidR="005B1483" w:rsidRDefault="005B1483">
      <w:pPr>
        <w:pStyle w:val="CommentText"/>
      </w:pPr>
      <w:r>
        <w:rPr>
          <w:rStyle w:val="CommentReference"/>
        </w:rPr>
        <w:annotationRef/>
      </w:r>
      <w:r>
        <w:t>(())</w:t>
      </w:r>
    </w:p>
  </w:comment>
  <w:comment w:id="78" w:author="Nathan Kraft" w:date="2018-11-13T10:04:00Z" w:initials="NK">
    <w:p w14:paraId="1D456940" w14:textId="12F66B36" w:rsidR="005B1483" w:rsidRDefault="005B1483">
      <w:pPr>
        <w:pStyle w:val="CommentText"/>
      </w:pPr>
      <w:r>
        <w:rPr>
          <w:rStyle w:val="CommentReference"/>
        </w:rPr>
        <w:annotationRef/>
      </w:r>
      <w:r>
        <w:t>(()</w:t>
      </w:r>
    </w:p>
  </w:comment>
  <w:comment w:id="79" w:author="Nathan Kraft" w:date="2018-11-13T10:04:00Z" w:initials="NK">
    <w:p w14:paraId="0E48572B" w14:textId="617C83A9" w:rsidR="005B1483" w:rsidRDefault="005B1483">
      <w:pPr>
        <w:pStyle w:val="CommentText"/>
      </w:pPr>
      <w:r>
        <w:rPr>
          <w:rStyle w:val="CommentReference"/>
        </w:rPr>
        <w:annotationRef/>
      </w:r>
      <w:r>
        <w:t xml:space="preserve">Transition is not great- sentence reads as “here is another empirical example”- better to focus on the conceptual links from previous para to this one. </w:t>
      </w:r>
    </w:p>
  </w:comment>
  <w:comment w:id="80" w:author="Nathan Kraft" w:date="2018-11-13T10:05:00Z" w:initials="NK">
    <w:p w14:paraId="20A9216D" w14:textId="14294E84" w:rsidR="005B1483" w:rsidRDefault="005B1483">
      <w:pPr>
        <w:pStyle w:val="CommentText"/>
      </w:pPr>
      <w:r>
        <w:rPr>
          <w:rStyle w:val="CommentReference"/>
        </w:rPr>
        <w:annotationRef/>
      </w:r>
      <w:r>
        <w:t>This might need two simple sentences with a bit more explanation of the ‘</w:t>
      </w:r>
      <w:proofErr w:type="spellStart"/>
      <w:r>
        <w:t>ie</w:t>
      </w:r>
      <w:proofErr w:type="spellEnd"/>
      <w:r>
        <w:t xml:space="preserve">’ part- not as clear here as you need it to be. </w:t>
      </w:r>
    </w:p>
  </w:comment>
  <w:comment w:id="81" w:author="Nathan Kraft" w:date="2018-11-13T10:06:00Z" w:initials="NK">
    <w:p w14:paraId="63080EE7" w14:textId="25AB6754" w:rsidR="005B1483" w:rsidRDefault="005B1483">
      <w:pPr>
        <w:pStyle w:val="CommentText"/>
      </w:pPr>
      <w:r>
        <w:rPr>
          <w:rStyle w:val="CommentReference"/>
        </w:rPr>
        <w:annotationRef/>
      </w:r>
      <w:r>
        <w:t xml:space="preserve">Better to refer specifically to the issues if you can- this construction relies on readers understanding the prior paras, which might be hard given the nature of the discussions here. </w:t>
      </w:r>
    </w:p>
  </w:comment>
  <w:comment w:id="82" w:author="Nathan Kraft" w:date="2018-11-13T10:07:00Z" w:initials="NK">
    <w:p w14:paraId="63C8503D" w14:textId="27DC4945" w:rsidR="005B1483" w:rsidRDefault="005B1483">
      <w:pPr>
        <w:pStyle w:val="CommentText"/>
      </w:pPr>
      <w:r>
        <w:rPr>
          <w:rStyle w:val="CommentReference"/>
        </w:rPr>
        <w:annotationRef/>
      </w:r>
      <w:r>
        <w:t>This needs to be written in a more linear fashion given how important it is to the understanding of the issues in the paper- fewer commas, don’t start a sentence with “Or”</w:t>
      </w:r>
    </w:p>
  </w:comment>
  <w:comment w:id="86" w:author="Andy Kleinhesselink" w:date="2018-10-03T11:58:00Z" w:initials="AK">
    <w:p w14:paraId="1BCC260D" w14:textId="77777777" w:rsidR="005B1483" w:rsidRDefault="005B1483">
      <w:pPr>
        <w:pStyle w:val="CommentText"/>
      </w:pPr>
      <w:r>
        <w:rPr>
          <w:rStyle w:val="CommentReference"/>
        </w:rPr>
        <w:annotationRef/>
      </w:r>
    </w:p>
    <w:p w14:paraId="65AB0722" w14:textId="2A26AA7A" w:rsidR="005B1483" w:rsidRDefault="005B1483" w:rsidP="00BC6731">
      <w:pPr>
        <w:pStyle w:val="CommentText"/>
        <w:ind w:firstLine="0"/>
      </w:pPr>
      <w:r>
        <w:t xml:space="preserve">Would “Mediterranean” be more general/appealing? </w:t>
      </w:r>
    </w:p>
  </w:comment>
  <w:comment w:id="87" w:author="Nathan Kraft" w:date="2018-11-13T10:08:00Z" w:initials="NK">
    <w:p w14:paraId="6CDA6580" w14:textId="3DDCE2DF" w:rsidR="005B1483" w:rsidRDefault="005B1483">
      <w:pPr>
        <w:pStyle w:val="CommentText"/>
      </w:pPr>
      <w:r>
        <w:rPr>
          <w:rStyle w:val="CommentReference"/>
        </w:rPr>
        <w:annotationRef/>
      </w:r>
      <w:r>
        <w:t>Yes- who cares about geopolitical units?</w:t>
      </w:r>
    </w:p>
  </w:comment>
  <w:comment w:id="91" w:author="Andy Kleinhesselink" w:date="2018-09-14T17:19:00Z" w:initials="AK">
    <w:p w14:paraId="32050376" w14:textId="73840525" w:rsidR="005B1483" w:rsidRDefault="005B1483">
      <w:pPr>
        <w:pStyle w:val="CommentText"/>
      </w:pPr>
      <w:r>
        <w:rPr>
          <w:rStyle w:val="CommentReference"/>
        </w:rPr>
        <w:annotationRef/>
      </w:r>
      <w:r>
        <w:t>The flipside to this point is that plant biomass also fluctuates greatly during the season.  It goes from seed to adult plant.  This means there is a lot of room for non-linearities to compound and cause non-additive effects (hand-</w:t>
      </w:r>
      <w:proofErr w:type="gramStart"/>
      <w:r>
        <w:t>wavy..</w:t>
      </w:r>
      <w:proofErr w:type="gramEnd"/>
      <w:r>
        <w:t xml:space="preserve">).  In any case, I think perennial plant communities with a diversity of size classes all interacting at once would be less likely to show these kinds of dynamics. Another reason HOIs would be less common.  An exception might be successional communities. </w:t>
      </w:r>
    </w:p>
    <w:p w14:paraId="7617645E" w14:textId="77777777" w:rsidR="005B1483" w:rsidRDefault="005B1483">
      <w:pPr>
        <w:pStyle w:val="CommentText"/>
      </w:pPr>
    </w:p>
    <w:p w14:paraId="3CDE97FC" w14:textId="2A06354B" w:rsidR="005B1483" w:rsidRDefault="005B1483">
      <w:pPr>
        <w:pStyle w:val="CommentText"/>
      </w:pPr>
      <w:r>
        <w:t xml:space="preserve">JML- this is actually a nice point.  What you are saying is that a lot happens over the annual timescale for an annual plant, and not so much for a perennial plant.  I think this is good logic.  The extension would mean that we might expect more higher order interactions among perennials if we modeled on a </w:t>
      </w:r>
      <w:proofErr w:type="gramStart"/>
      <w:r>
        <w:t>20 year</w:t>
      </w:r>
      <w:proofErr w:type="gramEnd"/>
      <w:r>
        <w:t xml:space="preserve"> time step.  Not only do I think this is worth adding, but I also think that this is the place to bring up the paragraph I suggest removing above, stating that one solution to HOIs is to change the time step of your analysis.</w:t>
      </w:r>
    </w:p>
  </w:comment>
  <w:comment w:id="92" w:author="Jonathan Levine" w:date="2018-11-05T15:33:00Z" w:initials="JML">
    <w:p w14:paraId="72E08449" w14:textId="77777777" w:rsidR="005B1483" w:rsidRDefault="005B1483" w:rsidP="00B507A2">
      <w:pPr>
        <w:pStyle w:val="CommentText"/>
      </w:pPr>
      <w:r>
        <w:rPr>
          <w:rStyle w:val="CommentReference"/>
        </w:rPr>
        <w:annotationRef/>
      </w:r>
      <w:r>
        <w:t>This is a very nice point that I am not sure what to do about.  One could argue that these are HOIs in the sense that each species has a different effect on the focal depending on whether the other species is there.  This between species HOI is different than nonlinear effects of C on per capita growth because the latter is within species effects.  So simple naming a functionally identical species something different turns what would be a nonlinear relationship between per capita growth and C, to a nonlinear relationship between C and N.  I think this is actually okay then!  But we need to talk.</w:t>
      </w:r>
    </w:p>
  </w:comment>
  <w:comment w:id="100" w:author="Andy Kleinhesselink" w:date="2018-09-14T17:25:00Z" w:initials="AK">
    <w:p w14:paraId="01570BBF" w14:textId="14B43EEC" w:rsidR="005B1483" w:rsidRDefault="005B1483">
      <w:pPr>
        <w:pStyle w:val="CommentText"/>
      </w:pPr>
      <w:r>
        <w:rPr>
          <w:rStyle w:val="CommentReference"/>
        </w:rPr>
        <w:annotationRef/>
      </w:r>
      <w:r>
        <w:t xml:space="preserve">I could add cute drawings of plants to this if you guys think that would improve the appeal. </w:t>
      </w:r>
    </w:p>
  </w:comment>
  <w:comment w:id="102" w:author="Nathan Kraft" w:date="2018-10-29T10:58:00Z" w:initials="NK">
    <w:p w14:paraId="6B31B705" w14:textId="4637C802" w:rsidR="005B1483" w:rsidRDefault="005B1483">
      <w:pPr>
        <w:pStyle w:val="CommentText"/>
      </w:pPr>
      <w:r>
        <w:rPr>
          <w:rStyle w:val="CommentReference"/>
        </w:rPr>
        <w:annotationRef/>
      </w:r>
      <w:r>
        <w:t xml:space="preserve">We can use Joann’s line drawings if it might help. </w:t>
      </w:r>
    </w:p>
  </w:comment>
  <w:comment w:id="103" w:author="Nathan Kraft" w:date="2018-11-13T10:11:00Z" w:initials="NK">
    <w:p w14:paraId="231ABC5D" w14:textId="6DA5CDF3" w:rsidR="005B1483" w:rsidRDefault="005B1483">
      <w:pPr>
        <w:pStyle w:val="CommentText"/>
      </w:pPr>
      <w:r>
        <w:rPr>
          <w:rStyle w:val="CommentReference"/>
        </w:rPr>
        <w:annotationRef/>
      </w:r>
      <w:r>
        <w:t xml:space="preserve">I don’t think you </w:t>
      </w:r>
      <w:r w:rsidRPr="005B1483">
        <w:rPr>
          <w:b/>
          <w:color w:val="C0504D" w:themeColor="accent2"/>
        </w:rPr>
        <w:t>need</w:t>
      </w:r>
      <w:r>
        <w:t xml:space="preserve"> line drawings but you are welcome to them if you want to jazz this up. I suggest using different </w:t>
      </w:r>
      <w:proofErr w:type="spellStart"/>
      <w:r>
        <w:t>lty’s</w:t>
      </w:r>
      <w:proofErr w:type="spellEnd"/>
      <w:r>
        <w:t xml:space="preserve"> for the lines so this will read in B&amp;W as well. </w:t>
      </w:r>
    </w:p>
  </w:comment>
  <w:comment w:id="105" w:author="Nathan Kraft" w:date="2018-11-13T10:12:00Z" w:initials="NK">
    <w:p w14:paraId="69DEB115" w14:textId="2A62810B" w:rsidR="005B1483" w:rsidRDefault="005B1483">
      <w:pPr>
        <w:pStyle w:val="CommentText"/>
      </w:pPr>
      <w:r>
        <w:rPr>
          <w:rStyle w:val="CommentReference"/>
        </w:rPr>
        <w:annotationRef/>
      </w:r>
      <w:r>
        <w:t xml:space="preserve">Much better, but I think you can still up the </w:t>
      </w:r>
      <w:proofErr w:type="spellStart"/>
      <w:r>
        <w:t>cex</w:t>
      </w:r>
      <w:proofErr w:type="spellEnd"/>
      <w:r>
        <w:t xml:space="preserve"> for the axis labels and tick labels, as well as the size of the plot points. Also- I suggest using </w:t>
      </w:r>
      <w:proofErr w:type="spellStart"/>
      <w:r>
        <w:t>diffent</w:t>
      </w:r>
      <w:proofErr w:type="spellEnd"/>
      <w:r>
        <w:t xml:space="preserve"> </w:t>
      </w:r>
      <w:proofErr w:type="spellStart"/>
      <w:r>
        <w:t>pch’s</w:t>
      </w:r>
      <w:proofErr w:type="spellEnd"/>
      <w:r>
        <w:t xml:space="preserve"> (circles, triangles, squares, </w:t>
      </w:r>
      <w:proofErr w:type="spellStart"/>
      <w:r>
        <w:t>etc</w:t>
      </w:r>
      <w:proofErr w:type="spellEnd"/>
      <w:r>
        <w:t>) for the different species so this will read in B&amp;W</w:t>
      </w:r>
    </w:p>
  </w:comment>
  <w:comment w:id="107" w:author="Nathan Kraft" w:date="2018-11-13T10:14:00Z" w:initials="NK">
    <w:p w14:paraId="5E2F741C" w14:textId="6C8E3D44" w:rsidR="005B1483" w:rsidRDefault="005B1483">
      <w:pPr>
        <w:pStyle w:val="CommentText"/>
      </w:pPr>
      <w:r>
        <w:rPr>
          <w:rStyle w:val="CommentReference"/>
        </w:rPr>
        <w:annotationRef/>
      </w:r>
      <w:r>
        <w:t>Same comments about readability as above in fig 3</w:t>
      </w:r>
    </w:p>
  </w:comment>
  <w:comment w:id="109" w:author="Nathan Kraft" w:date="2018-11-13T10:15:00Z" w:initials="NK">
    <w:p w14:paraId="372AC72B" w14:textId="42BC5A3B" w:rsidR="005B1483" w:rsidRDefault="005B1483">
      <w:pPr>
        <w:pStyle w:val="CommentText"/>
      </w:pPr>
      <w:r>
        <w:rPr>
          <w:rStyle w:val="CommentReference"/>
        </w:rPr>
        <w:annotationRef/>
      </w:r>
      <w:r>
        <w:t xml:space="preserve">Increase tick label sizes, add an </w:t>
      </w:r>
      <w:proofErr w:type="spellStart"/>
      <w:r>
        <w:t>abline</w:t>
      </w:r>
      <w:proofErr w:type="spellEnd"/>
      <w:r>
        <w:t xml:space="preserve"> at h=0 to make directionality clearer- especially in panel b?</w:t>
      </w:r>
    </w:p>
  </w:comment>
  <w:comment w:id="111" w:author="Nathan Kraft" w:date="2018-11-13T10:16:00Z" w:initials="NK">
    <w:p w14:paraId="56EB2752" w14:textId="77777777" w:rsidR="005B1483" w:rsidRDefault="005B1483">
      <w:pPr>
        <w:pStyle w:val="CommentText"/>
      </w:pPr>
      <w:r>
        <w:rPr>
          <w:rStyle w:val="CommentReference"/>
        </w:rPr>
        <w:annotationRef/>
      </w:r>
      <w:r>
        <w:t xml:space="preserve">Light grey in panel A may be too light to print consistently on crappy printers. Not sure how to fix the dependency on colors in panel A- there might not be a solution. </w:t>
      </w:r>
    </w:p>
    <w:p w14:paraId="23B41357" w14:textId="77777777" w:rsidR="005B1483" w:rsidRDefault="005B1483">
      <w:pPr>
        <w:pStyle w:val="CommentText"/>
      </w:pPr>
    </w:p>
    <w:p w14:paraId="0A24231C" w14:textId="731D13AB" w:rsidR="005B1483" w:rsidRDefault="005B1483">
      <w:pPr>
        <w:pStyle w:val="CommentText"/>
      </w:pPr>
      <w:r>
        <w:t xml:space="preserve">For panel B, you might just want to float the “mid” and “late” labels near the respective lines, as the key is in panel A and there is no way to read </w:t>
      </w:r>
      <w:r w:rsidR="00BB1915">
        <w:t xml:space="preserve">it without the color key. </w:t>
      </w:r>
    </w:p>
  </w:comment>
  <w:comment w:id="113" w:author="Nathan Kraft" w:date="2018-11-13T10:18:00Z" w:initials="NK">
    <w:p w14:paraId="1C67A041" w14:textId="45B95A31" w:rsidR="00BB1915" w:rsidRDefault="00BB1915">
      <w:pPr>
        <w:pStyle w:val="CommentText"/>
      </w:pPr>
      <w:r>
        <w:rPr>
          <w:rStyle w:val="CommentReference"/>
        </w:rPr>
        <w:annotationRef/>
      </w:r>
      <w:r>
        <w:t>Same comments as fig. 3 RE readability</w:t>
      </w:r>
    </w:p>
  </w:comment>
  <w:comment w:id="114" w:author="Nathan Kraft" w:date="2018-11-13T10:18:00Z" w:initials="NK">
    <w:p w14:paraId="066B472F" w14:textId="4AFC4923" w:rsidR="00BB1915" w:rsidRDefault="00BB1915">
      <w:pPr>
        <w:pStyle w:val="CommentText"/>
      </w:pPr>
      <w:r>
        <w:rPr>
          <w:rStyle w:val="CommentReference"/>
        </w:rPr>
        <w:annotationRef/>
      </w:r>
      <w:r>
        <w:t xml:space="preserve">Add a horizontal line at 0.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CC8F83C" w15:done="0"/>
  <w15:commentEx w15:paraId="7E0D953B" w15:done="0"/>
  <w15:commentEx w15:paraId="14270F1D" w15:done="0"/>
  <w15:commentEx w15:paraId="3E0B25A6" w15:done="0"/>
  <w15:commentEx w15:paraId="585C0C5A" w15:done="0"/>
  <w15:commentEx w15:paraId="4C56D619" w15:done="0"/>
  <w15:commentEx w15:paraId="2029381B" w15:done="0"/>
  <w15:commentEx w15:paraId="40561989" w15:done="0"/>
  <w15:commentEx w15:paraId="457696B9" w15:done="0"/>
  <w15:commentEx w15:paraId="1140F16E" w15:done="0"/>
  <w15:commentEx w15:paraId="508DCE53" w15:done="0"/>
  <w15:commentEx w15:paraId="360B3466" w15:done="0"/>
  <w15:commentEx w15:paraId="56E65D27" w15:done="0"/>
  <w15:commentEx w15:paraId="498E4C96" w15:done="0"/>
  <w15:commentEx w15:paraId="5D30ACFE" w15:done="0"/>
  <w15:commentEx w15:paraId="28DB18FF" w15:done="0"/>
  <w15:commentEx w15:paraId="2E0A3D62" w15:done="0"/>
  <w15:commentEx w15:paraId="1D456940" w15:done="0"/>
  <w15:commentEx w15:paraId="0E48572B" w15:done="0"/>
  <w15:commentEx w15:paraId="20A9216D" w15:done="0"/>
  <w15:commentEx w15:paraId="63080EE7" w15:done="0"/>
  <w15:commentEx w15:paraId="63C8503D" w15:done="0"/>
  <w15:commentEx w15:paraId="65AB0722" w15:done="0"/>
  <w15:commentEx w15:paraId="6CDA6580" w15:done="0"/>
  <w15:commentEx w15:paraId="3CDE97FC" w15:done="0"/>
  <w15:commentEx w15:paraId="72E08449" w15:done="0"/>
  <w15:commentEx w15:paraId="01570BBF" w15:done="0"/>
  <w15:commentEx w15:paraId="6B31B705" w15:done="0"/>
  <w15:commentEx w15:paraId="231ABC5D" w15:done="0"/>
  <w15:commentEx w15:paraId="69DEB115" w15:done="0"/>
  <w15:commentEx w15:paraId="5E2F741C" w15:done="0"/>
  <w15:commentEx w15:paraId="372AC72B" w15:done="0"/>
  <w15:commentEx w15:paraId="0A24231C" w15:done="0"/>
  <w15:commentEx w15:paraId="1C67A041" w15:done="0"/>
  <w15:commentEx w15:paraId="066B472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C8F83C" w16cid:durableId="1F8DBB30"/>
  <w16cid:commentId w16cid:paraId="7E0D953B" w16cid:durableId="1F951173"/>
  <w16cid:commentId w16cid:paraId="14270F1D" w16cid:durableId="1F951159"/>
  <w16cid:commentId w16cid:paraId="3E0B25A6" w16cid:durableId="1F9512B8"/>
  <w16cid:commentId w16cid:paraId="585C0C5A" w16cid:durableId="1F951321"/>
  <w16cid:commentId w16cid:paraId="4C56D619" w16cid:durableId="1F951386"/>
  <w16cid:commentId w16cid:paraId="2029381B" w16cid:durableId="1F9516D2"/>
  <w16cid:commentId w16cid:paraId="40561989" w16cid:durableId="1F951AD9"/>
  <w16cid:commentId w16cid:paraId="457696B9" w16cid:durableId="1F951B81"/>
  <w16cid:commentId w16cid:paraId="1140F16E" w16cid:durableId="1F951BB6"/>
  <w16cid:commentId w16cid:paraId="508DCE53" w16cid:durableId="1F951D36"/>
  <w16cid:commentId w16cid:paraId="360B3466" w16cid:durableId="1F951ECE"/>
  <w16cid:commentId w16cid:paraId="56E65D27" w16cid:durableId="1F951F01"/>
  <w16cid:commentId w16cid:paraId="498E4C96" w16cid:durableId="1F951F24"/>
  <w16cid:commentId w16cid:paraId="5D30ACFE" w16cid:durableId="1F951F43"/>
  <w16cid:commentId w16cid:paraId="28DB18FF" w16cid:durableId="1F951FE4"/>
  <w16cid:commentId w16cid:paraId="2E0A3D62" w16cid:durableId="1F952003"/>
  <w16cid:commentId w16cid:paraId="1D456940" w16cid:durableId="1F95201F"/>
  <w16cid:commentId w16cid:paraId="0E48572B" w16cid:durableId="1F952045"/>
  <w16cid:commentId w16cid:paraId="20A9216D" w16cid:durableId="1F95207D"/>
  <w16cid:commentId w16cid:paraId="63080EE7" w16cid:durableId="1F9520B5"/>
  <w16cid:commentId w16cid:paraId="63C8503D" w16cid:durableId="1F9520F6"/>
  <w16cid:commentId w16cid:paraId="65AB0722" w16cid:durableId="1F5F2D82"/>
  <w16cid:commentId w16cid:paraId="6CDA6580" w16cid:durableId="1F952139"/>
  <w16cid:commentId w16cid:paraId="3CDE97FC" w16cid:durableId="1F5F257E"/>
  <w16cid:commentId w16cid:paraId="72E08449" w16cid:durableId="1F8AA34C"/>
  <w16cid:commentId w16cid:paraId="01570BBF" w16cid:durableId="1F466D7E"/>
  <w16cid:commentId w16cid:paraId="6B31B705" w16cid:durableId="1F816647"/>
  <w16cid:commentId w16cid:paraId="231ABC5D" w16cid:durableId="1F9521D6"/>
  <w16cid:commentId w16cid:paraId="69DEB115" w16cid:durableId="1F952203"/>
  <w16cid:commentId w16cid:paraId="5E2F741C" w16cid:durableId="1F95228D"/>
  <w16cid:commentId w16cid:paraId="372AC72B" w16cid:durableId="1F9522B5"/>
  <w16cid:commentId w16cid:paraId="0A24231C" w16cid:durableId="1F9522EC"/>
  <w16cid:commentId w16cid:paraId="1C67A041" w16cid:durableId="1F95236E"/>
  <w16cid:commentId w16cid:paraId="066B472F" w16cid:durableId="1F9523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AAEFE0" w14:textId="77777777" w:rsidR="00807661" w:rsidRDefault="00807661">
      <w:pPr>
        <w:spacing w:after="0"/>
      </w:pPr>
      <w:r>
        <w:separator/>
      </w:r>
    </w:p>
  </w:endnote>
  <w:endnote w:type="continuationSeparator" w:id="0">
    <w:p w14:paraId="240BCCA8" w14:textId="77777777" w:rsidR="00807661" w:rsidRDefault="0080766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Body CS)">
    <w:altName w:val="Cambria"/>
    <w:panose1 w:val="020B060402020202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Noto Sans CJK SC Regular">
    <w:panose1 w:val="020B0604020202020204"/>
    <w:charset w:val="00"/>
    <w:family w:val="roman"/>
    <w:notTrueType/>
    <w:pitch w:val="default"/>
  </w:font>
  <w:font w:name="FreeSans">
    <w:altName w:val="Times New Roman"/>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Ubuntu">
    <w:altName w:val="Cambria"/>
    <w:panose1 w:val="020B0604020202020204"/>
    <w:charset w:val="01"/>
    <w:family w:val="roman"/>
    <w:pitch w:val="variable"/>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3009C" w14:textId="77777777" w:rsidR="005B1483" w:rsidRDefault="005B1483">
    <w:pPr>
      <w:pStyle w:val="Footer"/>
      <w:jc w:val="right"/>
    </w:pPr>
    <w:r>
      <w:fldChar w:fldCharType="begin"/>
    </w:r>
    <w:r>
      <w:instrText>PAGE</w:instrText>
    </w:r>
    <w:r>
      <w:fldChar w:fldCharType="separate"/>
    </w:r>
    <w:r>
      <w:rPr>
        <w:noProof/>
      </w:rPr>
      <w:t>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2B3656" w14:textId="77777777" w:rsidR="00807661" w:rsidRDefault="00807661">
      <w:pPr>
        <w:spacing w:after="0"/>
      </w:pPr>
      <w:r>
        <w:separator/>
      </w:r>
    </w:p>
  </w:footnote>
  <w:footnote w:type="continuationSeparator" w:id="0">
    <w:p w14:paraId="7CFBAC0F" w14:textId="77777777" w:rsidR="00807661" w:rsidRDefault="0080766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546A03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0C4E8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DCEC3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0D07D1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BC2A2C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69A924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868F9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4DE7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86CC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76EC6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7A6623F"/>
    <w:multiLevelType w:val="hybridMultilevel"/>
    <w:tmpl w:val="A56E1A8A"/>
    <w:lvl w:ilvl="0" w:tplc="2020ED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4"/>
  </w:num>
  <w:num w:numId="3">
    <w:abstractNumId w:val="7"/>
  </w:num>
  <w:num w:numId="4">
    <w:abstractNumId w:val="0"/>
  </w:num>
  <w:num w:numId="5">
    <w:abstractNumId w:val="1"/>
  </w:num>
  <w:num w:numId="6">
    <w:abstractNumId w:val="2"/>
  </w:num>
  <w:num w:numId="7">
    <w:abstractNumId w:val="8"/>
  </w:num>
  <w:num w:numId="8">
    <w:abstractNumId w:val="5"/>
  </w:num>
  <w:num w:numId="9">
    <w:abstractNumId w:val="6"/>
  </w:num>
  <w:num w:numId="10">
    <w:abstractNumId w:val="9"/>
  </w:num>
  <w:num w:numId="1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athan Kraft">
    <w15:presenceInfo w15:providerId="Windows Live" w15:userId="b40faae2b5a01a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3196"/>
    <w:rsid w:val="00003A19"/>
    <w:rsid w:val="00006510"/>
    <w:rsid w:val="00007A0F"/>
    <w:rsid w:val="00014913"/>
    <w:rsid w:val="00017E5B"/>
    <w:rsid w:val="00020DDC"/>
    <w:rsid w:val="00021DB6"/>
    <w:rsid w:val="00022209"/>
    <w:rsid w:val="00024622"/>
    <w:rsid w:val="00025789"/>
    <w:rsid w:val="00030770"/>
    <w:rsid w:val="00031CB7"/>
    <w:rsid w:val="000324B7"/>
    <w:rsid w:val="0003256E"/>
    <w:rsid w:val="00033A04"/>
    <w:rsid w:val="00036F83"/>
    <w:rsid w:val="000407E9"/>
    <w:rsid w:val="000412FB"/>
    <w:rsid w:val="000423C1"/>
    <w:rsid w:val="00044E45"/>
    <w:rsid w:val="00054720"/>
    <w:rsid w:val="00057742"/>
    <w:rsid w:val="00057A7A"/>
    <w:rsid w:val="000612C8"/>
    <w:rsid w:val="000633BD"/>
    <w:rsid w:val="000635CF"/>
    <w:rsid w:val="0007109F"/>
    <w:rsid w:val="000725F8"/>
    <w:rsid w:val="00074156"/>
    <w:rsid w:val="00074C1D"/>
    <w:rsid w:val="000802AC"/>
    <w:rsid w:val="00080744"/>
    <w:rsid w:val="00092171"/>
    <w:rsid w:val="00094883"/>
    <w:rsid w:val="00097935"/>
    <w:rsid w:val="000A00C8"/>
    <w:rsid w:val="000A0B3E"/>
    <w:rsid w:val="000A409C"/>
    <w:rsid w:val="000A46AB"/>
    <w:rsid w:val="000A621F"/>
    <w:rsid w:val="000A6BBF"/>
    <w:rsid w:val="000B2C35"/>
    <w:rsid w:val="000B358F"/>
    <w:rsid w:val="000B35DE"/>
    <w:rsid w:val="000B3C97"/>
    <w:rsid w:val="000B74AE"/>
    <w:rsid w:val="000C13DF"/>
    <w:rsid w:val="000C6C09"/>
    <w:rsid w:val="000D1683"/>
    <w:rsid w:val="000D418D"/>
    <w:rsid w:val="000E2D60"/>
    <w:rsid w:val="000E4052"/>
    <w:rsid w:val="000E7EAC"/>
    <w:rsid w:val="000F09D9"/>
    <w:rsid w:val="000F73D1"/>
    <w:rsid w:val="00101A73"/>
    <w:rsid w:val="00104C42"/>
    <w:rsid w:val="00115C56"/>
    <w:rsid w:val="0012549B"/>
    <w:rsid w:val="00125A2C"/>
    <w:rsid w:val="001277DE"/>
    <w:rsid w:val="0012796D"/>
    <w:rsid w:val="00132B92"/>
    <w:rsid w:val="001346A4"/>
    <w:rsid w:val="0013521D"/>
    <w:rsid w:val="001356B1"/>
    <w:rsid w:val="00136E54"/>
    <w:rsid w:val="00140180"/>
    <w:rsid w:val="00141AE0"/>
    <w:rsid w:val="00142FC0"/>
    <w:rsid w:val="00145620"/>
    <w:rsid w:val="001461C8"/>
    <w:rsid w:val="00147BF8"/>
    <w:rsid w:val="00150BAB"/>
    <w:rsid w:val="001525D6"/>
    <w:rsid w:val="00154223"/>
    <w:rsid w:val="00154BF0"/>
    <w:rsid w:val="00155BFB"/>
    <w:rsid w:val="001572D7"/>
    <w:rsid w:val="00162291"/>
    <w:rsid w:val="00163557"/>
    <w:rsid w:val="001643DC"/>
    <w:rsid w:val="00165B91"/>
    <w:rsid w:val="00165CD7"/>
    <w:rsid w:val="00167504"/>
    <w:rsid w:val="00171A6B"/>
    <w:rsid w:val="00171AAC"/>
    <w:rsid w:val="00171E83"/>
    <w:rsid w:val="001724B0"/>
    <w:rsid w:val="00172674"/>
    <w:rsid w:val="00175B82"/>
    <w:rsid w:val="00181318"/>
    <w:rsid w:val="001813E9"/>
    <w:rsid w:val="00183126"/>
    <w:rsid w:val="00185210"/>
    <w:rsid w:val="001858A4"/>
    <w:rsid w:val="00186428"/>
    <w:rsid w:val="00192A3D"/>
    <w:rsid w:val="00193660"/>
    <w:rsid w:val="00195151"/>
    <w:rsid w:val="001A68E9"/>
    <w:rsid w:val="001A6A75"/>
    <w:rsid w:val="001A7FAE"/>
    <w:rsid w:val="001B24A7"/>
    <w:rsid w:val="001B5599"/>
    <w:rsid w:val="001B5C21"/>
    <w:rsid w:val="001C1125"/>
    <w:rsid w:val="001C4C8E"/>
    <w:rsid w:val="001C63EF"/>
    <w:rsid w:val="001C76DC"/>
    <w:rsid w:val="001D0EAD"/>
    <w:rsid w:val="001D181A"/>
    <w:rsid w:val="001D29E2"/>
    <w:rsid w:val="001D2AEA"/>
    <w:rsid w:val="001D377E"/>
    <w:rsid w:val="001E1A88"/>
    <w:rsid w:val="001E5AC6"/>
    <w:rsid w:val="001E65C5"/>
    <w:rsid w:val="001E683B"/>
    <w:rsid w:val="001E7750"/>
    <w:rsid w:val="001E7CE9"/>
    <w:rsid w:val="001E7E3D"/>
    <w:rsid w:val="001F342D"/>
    <w:rsid w:val="001F3D0E"/>
    <w:rsid w:val="001F66FC"/>
    <w:rsid w:val="002008BF"/>
    <w:rsid w:val="00201805"/>
    <w:rsid w:val="00206EC9"/>
    <w:rsid w:val="002070A9"/>
    <w:rsid w:val="00222153"/>
    <w:rsid w:val="0022450C"/>
    <w:rsid w:val="00225047"/>
    <w:rsid w:val="0023375E"/>
    <w:rsid w:val="00235288"/>
    <w:rsid w:val="00235A1D"/>
    <w:rsid w:val="00236F8E"/>
    <w:rsid w:val="00237247"/>
    <w:rsid w:val="00242093"/>
    <w:rsid w:val="002422AD"/>
    <w:rsid w:val="0024253F"/>
    <w:rsid w:val="00250DE2"/>
    <w:rsid w:val="0025446F"/>
    <w:rsid w:val="00255991"/>
    <w:rsid w:val="00256167"/>
    <w:rsid w:val="0026092E"/>
    <w:rsid w:val="00264E89"/>
    <w:rsid w:val="00282E26"/>
    <w:rsid w:val="00283064"/>
    <w:rsid w:val="00283422"/>
    <w:rsid w:val="002865CB"/>
    <w:rsid w:val="00286FFE"/>
    <w:rsid w:val="002916DB"/>
    <w:rsid w:val="00291AB6"/>
    <w:rsid w:val="002931CC"/>
    <w:rsid w:val="0029570D"/>
    <w:rsid w:val="002961A2"/>
    <w:rsid w:val="002A1B58"/>
    <w:rsid w:val="002A32D2"/>
    <w:rsid w:val="002A42D8"/>
    <w:rsid w:val="002A58BE"/>
    <w:rsid w:val="002A7ABC"/>
    <w:rsid w:val="002B0D88"/>
    <w:rsid w:val="002B1DE1"/>
    <w:rsid w:val="002B6912"/>
    <w:rsid w:val="002C11CA"/>
    <w:rsid w:val="002C1318"/>
    <w:rsid w:val="002C1DF5"/>
    <w:rsid w:val="002C2C9C"/>
    <w:rsid w:val="002C5F28"/>
    <w:rsid w:val="002C7770"/>
    <w:rsid w:val="002D1422"/>
    <w:rsid w:val="002D29FF"/>
    <w:rsid w:val="002D52ED"/>
    <w:rsid w:val="002D7549"/>
    <w:rsid w:val="002E1A3F"/>
    <w:rsid w:val="002E2E0F"/>
    <w:rsid w:val="002E3A23"/>
    <w:rsid w:val="002E55C4"/>
    <w:rsid w:val="002E79D2"/>
    <w:rsid w:val="002F0710"/>
    <w:rsid w:val="002F1415"/>
    <w:rsid w:val="002F170D"/>
    <w:rsid w:val="002F1C5D"/>
    <w:rsid w:val="002F3CD7"/>
    <w:rsid w:val="002F4D0E"/>
    <w:rsid w:val="002F648D"/>
    <w:rsid w:val="002F6B01"/>
    <w:rsid w:val="002F762A"/>
    <w:rsid w:val="0030095D"/>
    <w:rsid w:val="003017BD"/>
    <w:rsid w:val="0030478D"/>
    <w:rsid w:val="003061EC"/>
    <w:rsid w:val="00311108"/>
    <w:rsid w:val="003114BE"/>
    <w:rsid w:val="00317989"/>
    <w:rsid w:val="00320803"/>
    <w:rsid w:val="0032457D"/>
    <w:rsid w:val="0032539D"/>
    <w:rsid w:val="00327309"/>
    <w:rsid w:val="0032749A"/>
    <w:rsid w:val="00335CBC"/>
    <w:rsid w:val="003431F6"/>
    <w:rsid w:val="00345F27"/>
    <w:rsid w:val="00350B62"/>
    <w:rsid w:val="00352A94"/>
    <w:rsid w:val="0035430F"/>
    <w:rsid w:val="00356459"/>
    <w:rsid w:val="003566DC"/>
    <w:rsid w:val="003576FC"/>
    <w:rsid w:val="00357DD5"/>
    <w:rsid w:val="00362941"/>
    <w:rsid w:val="003666F9"/>
    <w:rsid w:val="00366918"/>
    <w:rsid w:val="00366E5F"/>
    <w:rsid w:val="00373175"/>
    <w:rsid w:val="00373187"/>
    <w:rsid w:val="003768E1"/>
    <w:rsid w:val="00377F99"/>
    <w:rsid w:val="0038260F"/>
    <w:rsid w:val="003840B0"/>
    <w:rsid w:val="00386CB5"/>
    <w:rsid w:val="00386DC9"/>
    <w:rsid w:val="00390672"/>
    <w:rsid w:val="003913E9"/>
    <w:rsid w:val="00392607"/>
    <w:rsid w:val="00392BBB"/>
    <w:rsid w:val="0039344F"/>
    <w:rsid w:val="00396562"/>
    <w:rsid w:val="0039661F"/>
    <w:rsid w:val="003A222A"/>
    <w:rsid w:val="003A3A29"/>
    <w:rsid w:val="003A78DE"/>
    <w:rsid w:val="003A7C5E"/>
    <w:rsid w:val="003B0303"/>
    <w:rsid w:val="003B126A"/>
    <w:rsid w:val="003B1848"/>
    <w:rsid w:val="003B229D"/>
    <w:rsid w:val="003B23BC"/>
    <w:rsid w:val="003B27CA"/>
    <w:rsid w:val="003C16DF"/>
    <w:rsid w:val="003C1A0B"/>
    <w:rsid w:val="003C223F"/>
    <w:rsid w:val="003C2F6C"/>
    <w:rsid w:val="003C4452"/>
    <w:rsid w:val="003C462E"/>
    <w:rsid w:val="003C4E20"/>
    <w:rsid w:val="003D12E0"/>
    <w:rsid w:val="003D1B36"/>
    <w:rsid w:val="003D6101"/>
    <w:rsid w:val="003D6332"/>
    <w:rsid w:val="003E382F"/>
    <w:rsid w:val="003E6BC1"/>
    <w:rsid w:val="003E6E06"/>
    <w:rsid w:val="003F035E"/>
    <w:rsid w:val="003F17F3"/>
    <w:rsid w:val="003F3423"/>
    <w:rsid w:val="003F3B8C"/>
    <w:rsid w:val="003F3BC4"/>
    <w:rsid w:val="003F4CA5"/>
    <w:rsid w:val="003F7251"/>
    <w:rsid w:val="003F7DD7"/>
    <w:rsid w:val="00400658"/>
    <w:rsid w:val="004007F8"/>
    <w:rsid w:val="0040751C"/>
    <w:rsid w:val="00416AA2"/>
    <w:rsid w:val="004223F2"/>
    <w:rsid w:val="0043064D"/>
    <w:rsid w:val="00432C3E"/>
    <w:rsid w:val="004335CB"/>
    <w:rsid w:val="004346A6"/>
    <w:rsid w:val="00434E85"/>
    <w:rsid w:val="0044174E"/>
    <w:rsid w:val="004420AA"/>
    <w:rsid w:val="00443153"/>
    <w:rsid w:val="0044559B"/>
    <w:rsid w:val="00451F78"/>
    <w:rsid w:val="0045307B"/>
    <w:rsid w:val="004558C1"/>
    <w:rsid w:val="00455957"/>
    <w:rsid w:val="004623F9"/>
    <w:rsid w:val="004643A4"/>
    <w:rsid w:val="00467660"/>
    <w:rsid w:val="00472E69"/>
    <w:rsid w:val="004753D0"/>
    <w:rsid w:val="00480AFB"/>
    <w:rsid w:val="00482F75"/>
    <w:rsid w:val="00482FE2"/>
    <w:rsid w:val="004872F2"/>
    <w:rsid w:val="00491490"/>
    <w:rsid w:val="004A7CD3"/>
    <w:rsid w:val="004B030A"/>
    <w:rsid w:val="004B2868"/>
    <w:rsid w:val="004B29D8"/>
    <w:rsid w:val="004B2F46"/>
    <w:rsid w:val="004B70FE"/>
    <w:rsid w:val="004B7D03"/>
    <w:rsid w:val="004B7E48"/>
    <w:rsid w:val="004C44FD"/>
    <w:rsid w:val="004C4E00"/>
    <w:rsid w:val="004C6A66"/>
    <w:rsid w:val="004C7A45"/>
    <w:rsid w:val="004D0A07"/>
    <w:rsid w:val="004D2A59"/>
    <w:rsid w:val="004D74CD"/>
    <w:rsid w:val="004E3A4F"/>
    <w:rsid w:val="004E3F0A"/>
    <w:rsid w:val="004F1562"/>
    <w:rsid w:val="004F3621"/>
    <w:rsid w:val="004F3815"/>
    <w:rsid w:val="004F70C6"/>
    <w:rsid w:val="0050150B"/>
    <w:rsid w:val="00502128"/>
    <w:rsid w:val="005052D7"/>
    <w:rsid w:val="00506580"/>
    <w:rsid w:val="0051421D"/>
    <w:rsid w:val="005142CC"/>
    <w:rsid w:val="00514E6E"/>
    <w:rsid w:val="00515D8D"/>
    <w:rsid w:val="00516EBB"/>
    <w:rsid w:val="005209EA"/>
    <w:rsid w:val="0052115B"/>
    <w:rsid w:val="005222BA"/>
    <w:rsid w:val="0052449B"/>
    <w:rsid w:val="00524B65"/>
    <w:rsid w:val="00525B6E"/>
    <w:rsid w:val="00525C05"/>
    <w:rsid w:val="00527F85"/>
    <w:rsid w:val="005304A0"/>
    <w:rsid w:val="005305EF"/>
    <w:rsid w:val="005329FC"/>
    <w:rsid w:val="00534E1B"/>
    <w:rsid w:val="005372DC"/>
    <w:rsid w:val="00540098"/>
    <w:rsid w:val="0054039D"/>
    <w:rsid w:val="00540AF2"/>
    <w:rsid w:val="00540DA5"/>
    <w:rsid w:val="00541FCE"/>
    <w:rsid w:val="00542765"/>
    <w:rsid w:val="00550352"/>
    <w:rsid w:val="005505BB"/>
    <w:rsid w:val="00550788"/>
    <w:rsid w:val="00553202"/>
    <w:rsid w:val="0055416F"/>
    <w:rsid w:val="0055486E"/>
    <w:rsid w:val="00555918"/>
    <w:rsid w:val="005561EF"/>
    <w:rsid w:val="005566C0"/>
    <w:rsid w:val="00563CD4"/>
    <w:rsid w:val="00563FF5"/>
    <w:rsid w:val="0056606B"/>
    <w:rsid w:val="00571A8C"/>
    <w:rsid w:val="00582F89"/>
    <w:rsid w:val="00583522"/>
    <w:rsid w:val="00586936"/>
    <w:rsid w:val="005871E0"/>
    <w:rsid w:val="00587DB2"/>
    <w:rsid w:val="00593B78"/>
    <w:rsid w:val="00595679"/>
    <w:rsid w:val="00595B06"/>
    <w:rsid w:val="00595CA6"/>
    <w:rsid w:val="005967FA"/>
    <w:rsid w:val="00596808"/>
    <w:rsid w:val="005A2951"/>
    <w:rsid w:val="005A3275"/>
    <w:rsid w:val="005A5626"/>
    <w:rsid w:val="005B1483"/>
    <w:rsid w:val="005B1E48"/>
    <w:rsid w:val="005B5848"/>
    <w:rsid w:val="005B77EB"/>
    <w:rsid w:val="005C105D"/>
    <w:rsid w:val="005C217E"/>
    <w:rsid w:val="005C60B9"/>
    <w:rsid w:val="005C7DF9"/>
    <w:rsid w:val="005D1919"/>
    <w:rsid w:val="005D4B8B"/>
    <w:rsid w:val="005D6D8C"/>
    <w:rsid w:val="005E21C2"/>
    <w:rsid w:val="005E254B"/>
    <w:rsid w:val="005E2A79"/>
    <w:rsid w:val="005E388B"/>
    <w:rsid w:val="005E7D95"/>
    <w:rsid w:val="005F2560"/>
    <w:rsid w:val="005F5537"/>
    <w:rsid w:val="005F57F2"/>
    <w:rsid w:val="00600A7D"/>
    <w:rsid w:val="00604E05"/>
    <w:rsid w:val="00605492"/>
    <w:rsid w:val="0061034E"/>
    <w:rsid w:val="006103C8"/>
    <w:rsid w:val="006108D0"/>
    <w:rsid w:val="006131C7"/>
    <w:rsid w:val="00613786"/>
    <w:rsid w:val="00613E37"/>
    <w:rsid w:val="006142EE"/>
    <w:rsid w:val="00616BAF"/>
    <w:rsid w:val="00617141"/>
    <w:rsid w:val="00620A7E"/>
    <w:rsid w:val="0062107B"/>
    <w:rsid w:val="006245D6"/>
    <w:rsid w:val="006249DF"/>
    <w:rsid w:val="006325D5"/>
    <w:rsid w:val="00632DC9"/>
    <w:rsid w:val="00633D92"/>
    <w:rsid w:val="00635361"/>
    <w:rsid w:val="0063756B"/>
    <w:rsid w:val="0063785D"/>
    <w:rsid w:val="00641C2F"/>
    <w:rsid w:val="00642B7F"/>
    <w:rsid w:val="00642C85"/>
    <w:rsid w:val="00643FA1"/>
    <w:rsid w:val="00645793"/>
    <w:rsid w:val="006515F9"/>
    <w:rsid w:val="006564A4"/>
    <w:rsid w:val="00661CB0"/>
    <w:rsid w:val="00661E05"/>
    <w:rsid w:val="00674D02"/>
    <w:rsid w:val="006776FA"/>
    <w:rsid w:val="00680407"/>
    <w:rsid w:val="006814C9"/>
    <w:rsid w:val="006827ED"/>
    <w:rsid w:val="006852EC"/>
    <w:rsid w:val="00694199"/>
    <w:rsid w:val="0069477D"/>
    <w:rsid w:val="00696E1C"/>
    <w:rsid w:val="006A001D"/>
    <w:rsid w:val="006A0465"/>
    <w:rsid w:val="006A0FD1"/>
    <w:rsid w:val="006A1A7F"/>
    <w:rsid w:val="006A1B59"/>
    <w:rsid w:val="006A2EBB"/>
    <w:rsid w:val="006B1AE6"/>
    <w:rsid w:val="006B266A"/>
    <w:rsid w:val="006B2FC8"/>
    <w:rsid w:val="006B4336"/>
    <w:rsid w:val="006B7C91"/>
    <w:rsid w:val="006C3333"/>
    <w:rsid w:val="006D02EA"/>
    <w:rsid w:val="006D49B9"/>
    <w:rsid w:val="006D5FDA"/>
    <w:rsid w:val="006D7279"/>
    <w:rsid w:val="006E0AFD"/>
    <w:rsid w:val="006E30B0"/>
    <w:rsid w:val="006E36D5"/>
    <w:rsid w:val="006E3B83"/>
    <w:rsid w:val="006E4237"/>
    <w:rsid w:val="006E4B1F"/>
    <w:rsid w:val="006E7A89"/>
    <w:rsid w:val="006F04A5"/>
    <w:rsid w:val="006F5B8B"/>
    <w:rsid w:val="006F61D0"/>
    <w:rsid w:val="006F7BC5"/>
    <w:rsid w:val="007011F1"/>
    <w:rsid w:val="0070122A"/>
    <w:rsid w:val="007039BD"/>
    <w:rsid w:val="00707A12"/>
    <w:rsid w:val="00710116"/>
    <w:rsid w:val="00713FA4"/>
    <w:rsid w:val="00723001"/>
    <w:rsid w:val="007254DA"/>
    <w:rsid w:val="00725DFA"/>
    <w:rsid w:val="00731158"/>
    <w:rsid w:val="007342AB"/>
    <w:rsid w:val="00734B7F"/>
    <w:rsid w:val="00735A48"/>
    <w:rsid w:val="00735D12"/>
    <w:rsid w:val="0073612C"/>
    <w:rsid w:val="007366E5"/>
    <w:rsid w:val="00737633"/>
    <w:rsid w:val="00737CDF"/>
    <w:rsid w:val="007427A4"/>
    <w:rsid w:val="00745446"/>
    <w:rsid w:val="00746378"/>
    <w:rsid w:val="007529E8"/>
    <w:rsid w:val="007543E5"/>
    <w:rsid w:val="007557F2"/>
    <w:rsid w:val="0075755E"/>
    <w:rsid w:val="0076057D"/>
    <w:rsid w:val="007613CD"/>
    <w:rsid w:val="00762A08"/>
    <w:rsid w:val="00762A58"/>
    <w:rsid w:val="00762F8F"/>
    <w:rsid w:val="007651E8"/>
    <w:rsid w:val="007670DB"/>
    <w:rsid w:val="007722B8"/>
    <w:rsid w:val="00775E0E"/>
    <w:rsid w:val="00777505"/>
    <w:rsid w:val="00781391"/>
    <w:rsid w:val="00782BCD"/>
    <w:rsid w:val="007848CB"/>
    <w:rsid w:val="00786CE8"/>
    <w:rsid w:val="00786DC7"/>
    <w:rsid w:val="00793336"/>
    <w:rsid w:val="00794189"/>
    <w:rsid w:val="0079504F"/>
    <w:rsid w:val="00796F19"/>
    <w:rsid w:val="00797669"/>
    <w:rsid w:val="007A0F51"/>
    <w:rsid w:val="007A16C0"/>
    <w:rsid w:val="007A229F"/>
    <w:rsid w:val="007A2BB7"/>
    <w:rsid w:val="007A4D6F"/>
    <w:rsid w:val="007A5076"/>
    <w:rsid w:val="007A53E0"/>
    <w:rsid w:val="007A5FD9"/>
    <w:rsid w:val="007B06ED"/>
    <w:rsid w:val="007B137A"/>
    <w:rsid w:val="007B2B9A"/>
    <w:rsid w:val="007B3A2B"/>
    <w:rsid w:val="007B5C63"/>
    <w:rsid w:val="007C09B3"/>
    <w:rsid w:val="007C1073"/>
    <w:rsid w:val="007C13D7"/>
    <w:rsid w:val="007C5074"/>
    <w:rsid w:val="007C6ED7"/>
    <w:rsid w:val="007D0051"/>
    <w:rsid w:val="007D15EE"/>
    <w:rsid w:val="007D23D7"/>
    <w:rsid w:val="007D41F0"/>
    <w:rsid w:val="007D4E37"/>
    <w:rsid w:val="007D5CD2"/>
    <w:rsid w:val="007D671F"/>
    <w:rsid w:val="007E34C1"/>
    <w:rsid w:val="007E6387"/>
    <w:rsid w:val="007F10AC"/>
    <w:rsid w:val="007F2B64"/>
    <w:rsid w:val="007F344C"/>
    <w:rsid w:val="007F5B3C"/>
    <w:rsid w:val="007F5F64"/>
    <w:rsid w:val="007F6090"/>
    <w:rsid w:val="007F6AFB"/>
    <w:rsid w:val="008017B3"/>
    <w:rsid w:val="00801FF0"/>
    <w:rsid w:val="008023DA"/>
    <w:rsid w:val="00807661"/>
    <w:rsid w:val="00810316"/>
    <w:rsid w:val="00811537"/>
    <w:rsid w:val="00811892"/>
    <w:rsid w:val="008126A0"/>
    <w:rsid w:val="0081607A"/>
    <w:rsid w:val="00821ADE"/>
    <w:rsid w:val="008269E1"/>
    <w:rsid w:val="00830521"/>
    <w:rsid w:val="00831F1B"/>
    <w:rsid w:val="0083280F"/>
    <w:rsid w:val="008359A4"/>
    <w:rsid w:val="00837BAD"/>
    <w:rsid w:val="00841145"/>
    <w:rsid w:val="008423F9"/>
    <w:rsid w:val="00843A27"/>
    <w:rsid w:val="00844A96"/>
    <w:rsid w:val="00846BFF"/>
    <w:rsid w:val="00847F1E"/>
    <w:rsid w:val="008500DC"/>
    <w:rsid w:val="0085240E"/>
    <w:rsid w:val="00852C69"/>
    <w:rsid w:val="0085381B"/>
    <w:rsid w:val="00854D5C"/>
    <w:rsid w:val="00855A32"/>
    <w:rsid w:val="00861762"/>
    <w:rsid w:val="0086361A"/>
    <w:rsid w:val="00871ECE"/>
    <w:rsid w:val="00872AC5"/>
    <w:rsid w:val="00874D10"/>
    <w:rsid w:val="0087569B"/>
    <w:rsid w:val="0087700B"/>
    <w:rsid w:val="00877B92"/>
    <w:rsid w:val="008817B9"/>
    <w:rsid w:val="008829A7"/>
    <w:rsid w:val="0088315A"/>
    <w:rsid w:val="0088524D"/>
    <w:rsid w:val="0089652F"/>
    <w:rsid w:val="00896B38"/>
    <w:rsid w:val="008A10A6"/>
    <w:rsid w:val="008A121F"/>
    <w:rsid w:val="008A128F"/>
    <w:rsid w:val="008A135E"/>
    <w:rsid w:val="008A671C"/>
    <w:rsid w:val="008A72E9"/>
    <w:rsid w:val="008B1071"/>
    <w:rsid w:val="008B18CA"/>
    <w:rsid w:val="008B1A03"/>
    <w:rsid w:val="008C1C38"/>
    <w:rsid w:val="008C27F1"/>
    <w:rsid w:val="008C304A"/>
    <w:rsid w:val="008D0335"/>
    <w:rsid w:val="008D04AB"/>
    <w:rsid w:val="008D2BE6"/>
    <w:rsid w:val="008D763A"/>
    <w:rsid w:val="008E1024"/>
    <w:rsid w:val="008F10EC"/>
    <w:rsid w:val="008F7479"/>
    <w:rsid w:val="008F75DD"/>
    <w:rsid w:val="00900591"/>
    <w:rsid w:val="00902BFF"/>
    <w:rsid w:val="00903029"/>
    <w:rsid w:val="0090565B"/>
    <w:rsid w:val="0091020A"/>
    <w:rsid w:val="00910E0D"/>
    <w:rsid w:val="00912917"/>
    <w:rsid w:val="009173B3"/>
    <w:rsid w:val="00917F8B"/>
    <w:rsid w:val="009205B1"/>
    <w:rsid w:val="00923E50"/>
    <w:rsid w:val="00927C9B"/>
    <w:rsid w:val="0093039B"/>
    <w:rsid w:val="00937A28"/>
    <w:rsid w:val="00940EB4"/>
    <w:rsid w:val="009462AD"/>
    <w:rsid w:val="00947035"/>
    <w:rsid w:val="009510D0"/>
    <w:rsid w:val="009514BB"/>
    <w:rsid w:val="00953C98"/>
    <w:rsid w:val="00954E6F"/>
    <w:rsid w:val="00960940"/>
    <w:rsid w:val="009613A1"/>
    <w:rsid w:val="009614A4"/>
    <w:rsid w:val="00973FCF"/>
    <w:rsid w:val="009761CF"/>
    <w:rsid w:val="00980607"/>
    <w:rsid w:val="009823D3"/>
    <w:rsid w:val="00986CA9"/>
    <w:rsid w:val="00987D59"/>
    <w:rsid w:val="00992219"/>
    <w:rsid w:val="00993042"/>
    <w:rsid w:val="00993CB8"/>
    <w:rsid w:val="00993F10"/>
    <w:rsid w:val="009965D1"/>
    <w:rsid w:val="00996637"/>
    <w:rsid w:val="009A0425"/>
    <w:rsid w:val="009A187B"/>
    <w:rsid w:val="009A1C14"/>
    <w:rsid w:val="009A2CBC"/>
    <w:rsid w:val="009A4C5C"/>
    <w:rsid w:val="009A73D0"/>
    <w:rsid w:val="009B5EA1"/>
    <w:rsid w:val="009B6D1E"/>
    <w:rsid w:val="009B769C"/>
    <w:rsid w:val="009B7777"/>
    <w:rsid w:val="009B7DE8"/>
    <w:rsid w:val="009C022B"/>
    <w:rsid w:val="009C120E"/>
    <w:rsid w:val="009C1451"/>
    <w:rsid w:val="009C291A"/>
    <w:rsid w:val="009C2F65"/>
    <w:rsid w:val="009C4676"/>
    <w:rsid w:val="009C4CDF"/>
    <w:rsid w:val="009C740B"/>
    <w:rsid w:val="009D1904"/>
    <w:rsid w:val="009D3AEC"/>
    <w:rsid w:val="009D55FA"/>
    <w:rsid w:val="009D721E"/>
    <w:rsid w:val="009D775A"/>
    <w:rsid w:val="009D7935"/>
    <w:rsid w:val="009E120C"/>
    <w:rsid w:val="009E18ED"/>
    <w:rsid w:val="009E26D8"/>
    <w:rsid w:val="009E2B27"/>
    <w:rsid w:val="009E57BE"/>
    <w:rsid w:val="009E741B"/>
    <w:rsid w:val="009E7519"/>
    <w:rsid w:val="009E7914"/>
    <w:rsid w:val="009F135B"/>
    <w:rsid w:val="009F62AD"/>
    <w:rsid w:val="00A0199A"/>
    <w:rsid w:val="00A02DFA"/>
    <w:rsid w:val="00A03283"/>
    <w:rsid w:val="00A05494"/>
    <w:rsid w:val="00A0621E"/>
    <w:rsid w:val="00A064D6"/>
    <w:rsid w:val="00A06B5E"/>
    <w:rsid w:val="00A1442F"/>
    <w:rsid w:val="00A159AD"/>
    <w:rsid w:val="00A17826"/>
    <w:rsid w:val="00A22074"/>
    <w:rsid w:val="00A27263"/>
    <w:rsid w:val="00A32F87"/>
    <w:rsid w:val="00A33854"/>
    <w:rsid w:val="00A33C70"/>
    <w:rsid w:val="00A3410F"/>
    <w:rsid w:val="00A42F96"/>
    <w:rsid w:val="00A43229"/>
    <w:rsid w:val="00A453B7"/>
    <w:rsid w:val="00A4780A"/>
    <w:rsid w:val="00A47ED5"/>
    <w:rsid w:val="00A53231"/>
    <w:rsid w:val="00A608E5"/>
    <w:rsid w:val="00A62297"/>
    <w:rsid w:val="00A6374E"/>
    <w:rsid w:val="00A63A9D"/>
    <w:rsid w:val="00A650E9"/>
    <w:rsid w:val="00A664B3"/>
    <w:rsid w:val="00A66607"/>
    <w:rsid w:val="00A66DFB"/>
    <w:rsid w:val="00A74D2D"/>
    <w:rsid w:val="00A7676A"/>
    <w:rsid w:val="00A76F5F"/>
    <w:rsid w:val="00A77306"/>
    <w:rsid w:val="00A77CF8"/>
    <w:rsid w:val="00A80235"/>
    <w:rsid w:val="00A8294F"/>
    <w:rsid w:val="00A84D2F"/>
    <w:rsid w:val="00A8591F"/>
    <w:rsid w:val="00A8774E"/>
    <w:rsid w:val="00A901E6"/>
    <w:rsid w:val="00A90D09"/>
    <w:rsid w:val="00A91CBB"/>
    <w:rsid w:val="00A95A5A"/>
    <w:rsid w:val="00A96836"/>
    <w:rsid w:val="00AA06FA"/>
    <w:rsid w:val="00AA2D5F"/>
    <w:rsid w:val="00AA4B2D"/>
    <w:rsid w:val="00AA4CCD"/>
    <w:rsid w:val="00AB38BB"/>
    <w:rsid w:val="00AB49EB"/>
    <w:rsid w:val="00AB55F9"/>
    <w:rsid w:val="00AC09E9"/>
    <w:rsid w:val="00AC1798"/>
    <w:rsid w:val="00AC4416"/>
    <w:rsid w:val="00AC5CF7"/>
    <w:rsid w:val="00AC7B19"/>
    <w:rsid w:val="00AC7C1E"/>
    <w:rsid w:val="00AD1F9E"/>
    <w:rsid w:val="00AD2064"/>
    <w:rsid w:val="00AD476F"/>
    <w:rsid w:val="00AE160A"/>
    <w:rsid w:val="00AE1B29"/>
    <w:rsid w:val="00AE2E61"/>
    <w:rsid w:val="00AE54AF"/>
    <w:rsid w:val="00AE5DD5"/>
    <w:rsid w:val="00AE7910"/>
    <w:rsid w:val="00AF01A0"/>
    <w:rsid w:val="00AF0C3A"/>
    <w:rsid w:val="00AF2CFB"/>
    <w:rsid w:val="00AF2F13"/>
    <w:rsid w:val="00AF4FB3"/>
    <w:rsid w:val="00AF553E"/>
    <w:rsid w:val="00AF755B"/>
    <w:rsid w:val="00B00A38"/>
    <w:rsid w:val="00B042AE"/>
    <w:rsid w:val="00B04BD4"/>
    <w:rsid w:val="00B13F40"/>
    <w:rsid w:val="00B146B0"/>
    <w:rsid w:val="00B155E4"/>
    <w:rsid w:val="00B16C99"/>
    <w:rsid w:val="00B2409A"/>
    <w:rsid w:val="00B24D7A"/>
    <w:rsid w:val="00B2514F"/>
    <w:rsid w:val="00B251E4"/>
    <w:rsid w:val="00B3111A"/>
    <w:rsid w:val="00B32B34"/>
    <w:rsid w:val="00B353DB"/>
    <w:rsid w:val="00B40093"/>
    <w:rsid w:val="00B42190"/>
    <w:rsid w:val="00B44645"/>
    <w:rsid w:val="00B454D3"/>
    <w:rsid w:val="00B45598"/>
    <w:rsid w:val="00B507A2"/>
    <w:rsid w:val="00B51231"/>
    <w:rsid w:val="00B5503F"/>
    <w:rsid w:val="00B558EB"/>
    <w:rsid w:val="00B570B6"/>
    <w:rsid w:val="00B63039"/>
    <w:rsid w:val="00B65672"/>
    <w:rsid w:val="00B65D3B"/>
    <w:rsid w:val="00B72E69"/>
    <w:rsid w:val="00B7338B"/>
    <w:rsid w:val="00B74CF6"/>
    <w:rsid w:val="00B74CF7"/>
    <w:rsid w:val="00B75032"/>
    <w:rsid w:val="00B759A2"/>
    <w:rsid w:val="00B80F6C"/>
    <w:rsid w:val="00B81ADA"/>
    <w:rsid w:val="00B8271F"/>
    <w:rsid w:val="00B838FF"/>
    <w:rsid w:val="00B83C2C"/>
    <w:rsid w:val="00B84F3F"/>
    <w:rsid w:val="00B9028D"/>
    <w:rsid w:val="00B91309"/>
    <w:rsid w:val="00B92CBD"/>
    <w:rsid w:val="00B93196"/>
    <w:rsid w:val="00B94938"/>
    <w:rsid w:val="00B955B9"/>
    <w:rsid w:val="00B96BFA"/>
    <w:rsid w:val="00BA2597"/>
    <w:rsid w:val="00BA31DD"/>
    <w:rsid w:val="00BA4F59"/>
    <w:rsid w:val="00BA6556"/>
    <w:rsid w:val="00BA799A"/>
    <w:rsid w:val="00BB1915"/>
    <w:rsid w:val="00BB2A54"/>
    <w:rsid w:val="00BB40C0"/>
    <w:rsid w:val="00BC099B"/>
    <w:rsid w:val="00BC43C9"/>
    <w:rsid w:val="00BC59FC"/>
    <w:rsid w:val="00BC61C9"/>
    <w:rsid w:val="00BC6731"/>
    <w:rsid w:val="00BC6B38"/>
    <w:rsid w:val="00BC795B"/>
    <w:rsid w:val="00BD14F0"/>
    <w:rsid w:val="00BD2E83"/>
    <w:rsid w:val="00BD3DE5"/>
    <w:rsid w:val="00BD75EE"/>
    <w:rsid w:val="00BE0FC8"/>
    <w:rsid w:val="00BE496F"/>
    <w:rsid w:val="00BE53CA"/>
    <w:rsid w:val="00BF4418"/>
    <w:rsid w:val="00BF58F7"/>
    <w:rsid w:val="00BF7BAF"/>
    <w:rsid w:val="00C0352C"/>
    <w:rsid w:val="00C03FEF"/>
    <w:rsid w:val="00C05963"/>
    <w:rsid w:val="00C05EBC"/>
    <w:rsid w:val="00C106A4"/>
    <w:rsid w:val="00C11090"/>
    <w:rsid w:val="00C130C3"/>
    <w:rsid w:val="00C15AA1"/>
    <w:rsid w:val="00C15DC8"/>
    <w:rsid w:val="00C17369"/>
    <w:rsid w:val="00C17375"/>
    <w:rsid w:val="00C2079B"/>
    <w:rsid w:val="00C20EA8"/>
    <w:rsid w:val="00C2312B"/>
    <w:rsid w:val="00C25D83"/>
    <w:rsid w:val="00C26E59"/>
    <w:rsid w:val="00C27F91"/>
    <w:rsid w:val="00C32A0E"/>
    <w:rsid w:val="00C45A90"/>
    <w:rsid w:val="00C5194E"/>
    <w:rsid w:val="00C51E7E"/>
    <w:rsid w:val="00C5228E"/>
    <w:rsid w:val="00C54AE2"/>
    <w:rsid w:val="00C557AF"/>
    <w:rsid w:val="00C56739"/>
    <w:rsid w:val="00C57AA2"/>
    <w:rsid w:val="00C60F12"/>
    <w:rsid w:val="00C6584D"/>
    <w:rsid w:val="00C65956"/>
    <w:rsid w:val="00C709A8"/>
    <w:rsid w:val="00C725BD"/>
    <w:rsid w:val="00C729F4"/>
    <w:rsid w:val="00C76257"/>
    <w:rsid w:val="00C8213B"/>
    <w:rsid w:val="00C848D5"/>
    <w:rsid w:val="00C8696F"/>
    <w:rsid w:val="00C875B7"/>
    <w:rsid w:val="00C97E84"/>
    <w:rsid w:val="00CA248C"/>
    <w:rsid w:val="00CA53B0"/>
    <w:rsid w:val="00CB5754"/>
    <w:rsid w:val="00CB5E7F"/>
    <w:rsid w:val="00CB7013"/>
    <w:rsid w:val="00CC0BA7"/>
    <w:rsid w:val="00CC3F4A"/>
    <w:rsid w:val="00CC41D1"/>
    <w:rsid w:val="00CC55F7"/>
    <w:rsid w:val="00CC68E7"/>
    <w:rsid w:val="00CC72F4"/>
    <w:rsid w:val="00CD64D0"/>
    <w:rsid w:val="00CE2561"/>
    <w:rsid w:val="00CE4502"/>
    <w:rsid w:val="00CE658F"/>
    <w:rsid w:val="00CF0A14"/>
    <w:rsid w:val="00CF1DAE"/>
    <w:rsid w:val="00D00F18"/>
    <w:rsid w:val="00D010D2"/>
    <w:rsid w:val="00D03A67"/>
    <w:rsid w:val="00D05273"/>
    <w:rsid w:val="00D0550B"/>
    <w:rsid w:val="00D059D6"/>
    <w:rsid w:val="00D107EE"/>
    <w:rsid w:val="00D127DE"/>
    <w:rsid w:val="00D14DA7"/>
    <w:rsid w:val="00D160CA"/>
    <w:rsid w:val="00D1676D"/>
    <w:rsid w:val="00D24B1E"/>
    <w:rsid w:val="00D24FE6"/>
    <w:rsid w:val="00D27415"/>
    <w:rsid w:val="00D31091"/>
    <w:rsid w:val="00D35815"/>
    <w:rsid w:val="00D35DB1"/>
    <w:rsid w:val="00D4167D"/>
    <w:rsid w:val="00D42B30"/>
    <w:rsid w:val="00D42E14"/>
    <w:rsid w:val="00D434C5"/>
    <w:rsid w:val="00D44603"/>
    <w:rsid w:val="00D4499F"/>
    <w:rsid w:val="00D4616C"/>
    <w:rsid w:val="00D467ED"/>
    <w:rsid w:val="00D512C8"/>
    <w:rsid w:val="00D56A49"/>
    <w:rsid w:val="00D5720F"/>
    <w:rsid w:val="00D600C0"/>
    <w:rsid w:val="00D65A29"/>
    <w:rsid w:val="00D66064"/>
    <w:rsid w:val="00D668CE"/>
    <w:rsid w:val="00D702AB"/>
    <w:rsid w:val="00D709AF"/>
    <w:rsid w:val="00D71481"/>
    <w:rsid w:val="00D72D86"/>
    <w:rsid w:val="00D73DDC"/>
    <w:rsid w:val="00D75239"/>
    <w:rsid w:val="00D769D9"/>
    <w:rsid w:val="00D7747E"/>
    <w:rsid w:val="00D77B24"/>
    <w:rsid w:val="00D80090"/>
    <w:rsid w:val="00D80F04"/>
    <w:rsid w:val="00D81A8D"/>
    <w:rsid w:val="00D848CA"/>
    <w:rsid w:val="00D85B27"/>
    <w:rsid w:val="00D86346"/>
    <w:rsid w:val="00D8745E"/>
    <w:rsid w:val="00D9150E"/>
    <w:rsid w:val="00D9163F"/>
    <w:rsid w:val="00D91CB4"/>
    <w:rsid w:val="00D925C0"/>
    <w:rsid w:val="00D939AA"/>
    <w:rsid w:val="00D93ED5"/>
    <w:rsid w:val="00D94617"/>
    <w:rsid w:val="00D976D1"/>
    <w:rsid w:val="00DA1F0D"/>
    <w:rsid w:val="00DA3D20"/>
    <w:rsid w:val="00DA4927"/>
    <w:rsid w:val="00DA4C84"/>
    <w:rsid w:val="00DA6F0F"/>
    <w:rsid w:val="00DB13F4"/>
    <w:rsid w:val="00DB194D"/>
    <w:rsid w:val="00DB2857"/>
    <w:rsid w:val="00DB5576"/>
    <w:rsid w:val="00DB6F66"/>
    <w:rsid w:val="00DB7382"/>
    <w:rsid w:val="00DC17A2"/>
    <w:rsid w:val="00DC3BA9"/>
    <w:rsid w:val="00DC47EC"/>
    <w:rsid w:val="00DC6F10"/>
    <w:rsid w:val="00DC7337"/>
    <w:rsid w:val="00DD2AFC"/>
    <w:rsid w:val="00DE07DD"/>
    <w:rsid w:val="00DE2068"/>
    <w:rsid w:val="00DE4A69"/>
    <w:rsid w:val="00DE6242"/>
    <w:rsid w:val="00DE701D"/>
    <w:rsid w:val="00DF17A1"/>
    <w:rsid w:val="00DF254F"/>
    <w:rsid w:val="00DF5BA1"/>
    <w:rsid w:val="00E00222"/>
    <w:rsid w:val="00E00978"/>
    <w:rsid w:val="00E00A99"/>
    <w:rsid w:val="00E1153D"/>
    <w:rsid w:val="00E144E6"/>
    <w:rsid w:val="00E22254"/>
    <w:rsid w:val="00E26D21"/>
    <w:rsid w:val="00E27AD3"/>
    <w:rsid w:val="00E3690F"/>
    <w:rsid w:val="00E36A05"/>
    <w:rsid w:val="00E3718A"/>
    <w:rsid w:val="00E44327"/>
    <w:rsid w:val="00E474BD"/>
    <w:rsid w:val="00E519FF"/>
    <w:rsid w:val="00E52683"/>
    <w:rsid w:val="00E52776"/>
    <w:rsid w:val="00E53D49"/>
    <w:rsid w:val="00E55C86"/>
    <w:rsid w:val="00E56775"/>
    <w:rsid w:val="00E57D3F"/>
    <w:rsid w:val="00E60AA0"/>
    <w:rsid w:val="00E64622"/>
    <w:rsid w:val="00E65867"/>
    <w:rsid w:val="00E67826"/>
    <w:rsid w:val="00E70044"/>
    <w:rsid w:val="00E707B7"/>
    <w:rsid w:val="00E74718"/>
    <w:rsid w:val="00E75777"/>
    <w:rsid w:val="00E75F7D"/>
    <w:rsid w:val="00E7619D"/>
    <w:rsid w:val="00E8164E"/>
    <w:rsid w:val="00E84F09"/>
    <w:rsid w:val="00E86231"/>
    <w:rsid w:val="00E908D7"/>
    <w:rsid w:val="00E93DCC"/>
    <w:rsid w:val="00E9515D"/>
    <w:rsid w:val="00E9784F"/>
    <w:rsid w:val="00E97CEA"/>
    <w:rsid w:val="00E97E5C"/>
    <w:rsid w:val="00EA0496"/>
    <w:rsid w:val="00EA1F0C"/>
    <w:rsid w:val="00EA4F3F"/>
    <w:rsid w:val="00EA5C0F"/>
    <w:rsid w:val="00EB2CD0"/>
    <w:rsid w:val="00EB3314"/>
    <w:rsid w:val="00EB3C71"/>
    <w:rsid w:val="00EB57D7"/>
    <w:rsid w:val="00EB5AF5"/>
    <w:rsid w:val="00EB74D5"/>
    <w:rsid w:val="00EB7ED4"/>
    <w:rsid w:val="00EC01A1"/>
    <w:rsid w:val="00EC2FB8"/>
    <w:rsid w:val="00EC342F"/>
    <w:rsid w:val="00EC41A3"/>
    <w:rsid w:val="00EC59BC"/>
    <w:rsid w:val="00EC66DE"/>
    <w:rsid w:val="00ED6805"/>
    <w:rsid w:val="00ED70D3"/>
    <w:rsid w:val="00EE3A65"/>
    <w:rsid w:val="00EE6309"/>
    <w:rsid w:val="00EE79BD"/>
    <w:rsid w:val="00EF227C"/>
    <w:rsid w:val="00EF249D"/>
    <w:rsid w:val="00EF4366"/>
    <w:rsid w:val="00EF469C"/>
    <w:rsid w:val="00EF5DD2"/>
    <w:rsid w:val="00F034BB"/>
    <w:rsid w:val="00F0623F"/>
    <w:rsid w:val="00F1355F"/>
    <w:rsid w:val="00F140E9"/>
    <w:rsid w:val="00F31533"/>
    <w:rsid w:val="00F31A83"/>
    <w:rsid w:val="00F31E08"/>
    <w:rsid w:val="00F32232"/>
    <w:rsid w:val="00F339E1"/>
    <w:rsid w:val="00F34795"/>
    <w:rsid w:val="00F352C9"/>
    <w:rsid w:val="00F36AE4"/>
    <w:rsid w:val="00F372AE"/>
    <w:rsid w:val="00F37904"/>
    <w:rsid w:val="00F42797"/>
    <w:rsid w:val="00F45049"/>
    <w:rsid w:val="00F52A67"/>
    <w:rsid w:val="00F56B3F"/>
    <w:rsid w:val="00F575F2"/>
    <w:rsid w:val="00F60713"/>
    <w:rsid w:val="00F61DD9"/>
    <w:rsid w:val="00F6700D"/>
    <w:rsid w:val="00F676E7"/>
    <w:rsid w:val="00F67798"/>
    <w:rsid w:val="00F75326"/>
    <w:rsid w:val="00F75903"/>
    <w:rsid w:val="00F77140"/>
    <w:rsid w:val="00F80F5F"/>
    <w:rsid w:val="00F82748"/>
    <w:rsid w:val="00F8634A"/>
    <w:rsid w:val="00F87E61"/>
    <w:rsid w:val="00F90404"/>
    <w:rsid w:val="00F92067"/>
    <w:rsid w:val="00F9294C"/>
    <w:rsid w:val="00F95078"/>
    <w:rsid w:val="00F95D7B"/>
    <w:rsid w:val="00F96ACA"/>
    <w:rsid w:val="00F9758A"/>
    <w:rsid w:val="00FA2031"/>
    <w:rsid w:val="00FA25B6"/>
    <w:rsid w:val="00FA398A"/>
    <w:rsid w:val="00FA49A0"/>
    <w:rsid w:val="00FA4B01"/>
    <w:rsid w:val="00FA7B0B"/>
    <w:rsid w:val="00FB2B55"/>
    <w:rsid w:val="00FB51D5"/>
    <w:rsid w:val="00FB5815"/>
    <w:rsid w:val="00FB6393"/>
    <w:rsid w:val="00FC527B"/>
    <w:rsid w:val="00FC6003"/>
    <w:rsid w:val="00FC6F31"/>
    <w:rsid w:val="00FD337E"/>
    <w:rsid w:val="00FD5022"/>
    <w:rsid w:val="00FD5FFE"/>
    <w:rsid w:val="00FE0701"/>
    <w:rsid w:val="00FE071D"/>
    <w:rsid w:val="00FE2ADC"/>
    <w:rsid w:val="00FE2B5E"/>
    <w:rsid w:val="00FE3A4F"/>
    <w:rsid w:val="00FE6DA2"/>
    <w:rsid w:val="00FF120D"/>
    <w:rsid w:val="00FF2910"/>
    <w:rsid w:val="00FF2A16"/>
    <w:rsid w:val="00FF3848"/>
    <w:rsid w:val="00FF3FA8"/>
    <w:rsid w:val="00FF4CA1"/>
    <w:rsid w:val="00FF7300"/>
    <w:rsid w:val="00FF74F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B8F51"/>
  <w15:docId w15:val="{87DC71CB-4376-2B4D-8726-9B9606E91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C57AA2"/>
    <w:pPr>
      <w:spacing w:line="480" w:lineRule="auto"/>
      <w:ind w:firstLine="720"/>
      <w:jc w:val="left"/>
    </w:pPr>
    <w:rPr>
      <w:rFonts w:ascii="Times New Roman" w:hAnsi="Times New Roman"/>
      <w:sz w:val="24"/>
    </w:rPr>
  </w:style>
  <w:style w:type="paragraph" w:styleId="Heading1">
    <w:name w:val="heading 1"/>
    <w:basedOn w:val="Normal"/>
    <w:next w:val="Normal"/>
    <w:link w:val="Heading1Char"/>
    <w:uiPriority w:val="9"/>
    <w:qFormat/>
    <w:rsid w:val="0061034E"/>
    <w:pPr>
      <w:spacing w:before="300" w:after="40"/>
      <w:outlineLvl w:val="0"/>
    </w:pPr>
    <w:rPr>
      <w:smallCaps/>
      <w:spacing w:val="5"/>
      <w:sz w:val="32"/>
      <w:szCs w:val="32"/>
    </w:rPr>
  </w:style>
  <w:style w:type="paragraph" w:styleId="Heading2">
    <w:name w:val="heading 2"/>
    <w:basedOn w:val="Normal"/>
    <w:next w:val="Normal"/>
    <w:link w:val="Heading2Char"/>
    <w:uiPriority w:val="9"/>
    <w:unhideWhenUsed/>
    <w:qFormat/>
    <w:rsid w:val="00C57AA2"/>
    <w:pPr>
      <w:spacing w:before="240" w:after="80"/>
      <w:ind w:firstLine="0"/>
      <w:outlineLvl w:val="1"/>
    </w:pPr>
    <w:rPr>
      <w:rFonts w:cs="Cambria (Body CS)"/>
      <w:i/>
      <w:spacing w:val="5"/>
      <w:szCs w:val="28"/>
    </w:rPr>
  </w:style>
  <w:style w:type="paragraph" w:styleId="Heading3">
    <w:name w:val="heading 3"/>
    <w:basedOn w:val="Normal"/>
    <w:next w:val="Normal"/>
    <w:link w:val="Heading3Char"/>
    <w:uiPriority w:val="9"/>
    <w:unhideWhenUsed/>
    <w:qFormat/>
    <w:rsid w:val="0061034E"/>
    <w:pPr>
      <w:spacing w:after="0"/>
      <w:outlineLvl w:val="2"/>
    </w:pPr>
    <w:rPr>
      <w:smallCaps/>
      <w:spacing w:val="5"/>
      <w:szCs w:val="24"/>
    </w:rPr>
  </w:style>
  <w:style w:type="paragraph" w:styleId="Heading4">
    <w:name w:val="heading 4"/>
    <w:basedOn w:val="Normal"/>
    <w:next w:val="Normal"/>
    <w:link w:val="Heading4Char"/>
    <w:uiPriority w:val="9"/>
    <w:unhideWhenUsed/>
    <w:qFormat/>
    <w:rsid w:val="0061034E"/>
    <w:pPr>
      <w:spacing w:before="240" w:after="0"/>
      <w:outlineLvl w:val="3"/>
    </w:pPr>
    <w:rPr>
      <w:smallCaps/>
      <w:spacing w:val="10"/>
      <w:sz w:val="22"/>
      <w:szCs w:val="22"/>
    </w:rPr>
  </w:style>
  <w:style w:type="paragraph" w:styleId="Heading5">
    <w:name w:val="heading 5"/>
    <w:basedOn w:val="Normal"/>
    <w:next w:val="Normal"/>
    <w:link w:val="Heading5Char"/>
    <w:uiPriority w:val="9"/>
    <w:unhideWhenUsed/>
    <w:qFormat/>
    <w:rsid w:val="0061034E"/>
    <w:pPr>
      <w:spacing w:before="200" w:after="0"/>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unhideWhenUsed/>
    <w:qFormat/>
    <w:rsid w:val="0061034E"/>
    <w:pPr>
      <w:spacing w:after="0"/>
      <w:outlineLvl w:val="5"/>
    </w:pPr>
    <w:rPr>
      <w:smallCaps/>
      <w:color w:val="C0504D" w:themeColor="accent2"/>
      <w:spacing w:val="5"/>
      <w:sz w:val="22"/>
    </w:rPr>
  </w:style>
  <w:style w:type="paragraph" w:styleId="Heading7">
    <w:name w:val="heading 7"/>
    <w:basedOn w:val="Normal"/>
    <w:next w:val="Normal"/>
    <w:link w:val="Heading7Char"/>
    <w:uiPriority w:val="9"/>
    <w:unhideWhenUsed/>
    <w:qFormat/>
    <w:rsid w:val="0061034E"/>
    <w:pPr>
      <w:spacing w:after="0"/>
      <w:outlineLvl w:val="6"/>
    </w:pPr>
    <w:rPr>
      <w:b/>
      <w:smallCaps/>
      <w:color w:val="C0504D" w:themeColor="accent2"/>
      <w:spacing w:val="10"/>
    </w:rPr>
  </w:style>
  <w:style w:type="paragraph" w:styleId="Heading8">
    <w:name w:val="heading 8"/>
    <w:basedOn w:val="Normal"/>
    <w:next w:val="Normal"/>
    <w:link w:val="Heading8Char"/>
    <w:uiPriority w:val="9"/>
    <w:unhideWhenUsed/>
    <w:qFormat/>
    <w:rsid w:val="0061034E"/>
    <w:pPr>
      <w:spacing w:after="0"/>
      <w:outlineLvl w:val="7"/>
    </w:pPr>
    <w:rPr>
      <w:b/>
      <w:i/>
      <w:smallCaps/>
      <w:color w:val="943634" w:themeColor="accent2" w:themeShade="BF"/>
    </w:rPr>
  </w:style>
  <w:style w:type="paragraph" w:styleId="Heading9">
    <w:name w:val="heading 9"/>
    <w:basedOn w:val="Normal"/>
    <w:next w:val="Normal"/>
    <w:link w:val="Heading9Char"/>
    <w:uiPriority w:val="9"/>
    <w:unhideWhenUsed/>
    <w:qFormat/>
    <w:rsid w:val="0061034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uiPriority w:val="35"/>
    <w:rsid w:val="00FB51D5"/>
    <w:rPr>
      <w:rFonts w:ascii="Times New Roman" w:hAnsi="Times New Roman" w:cs="Cambria (Body CS)"/>
      <w:b/>
      <w:bCs/>
      <w:sz w:val="24"/>
      <w:szCs w:val="18"/>
    </w:rPr>
  </w:style>
  <w:style w:type="character" w:customStyle="1" w:styleId="VerbatimChar">
    <w:name w:val="Verbatim Char"/>
    <w:basedOn w:val="CaptionChar"/>
    <w:link w:val="SourceCode"/>
    <w:rPr>
      <w:rFonts w:ascii="Consolas" w:hAnsi="Consolas" w:cs="Cambria (Body CS)"/>
      <w:b/>
      <w:bCs/>
      <w:caps w:val="0"/>
      <w:sz w:val="22"/>
      <w:szCs w:val="18"/>
    </w:rPr>
  </w:style>
  <w:style w:type="character" w:customStyle="1" w:styleId="FootnoteCharacters">
    <w:name w:val="Footnote Characters"/>
    <w:basedOn w:val="CaptionChar"/>
    <w:rPr>
      <w:rFonts w:ascii="Times New Roman" w:hAnsi="Times New Roman" w:cs="Cambria (Body CS)"/>
      <w:b/>
      <w:bCs/>
      <w:caps w:val="0"/>
      <w:sz w:val="16"/>
      <w:szCs w:val="18"/>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rFonts w:ascii="Times New Roman" w:hAnsi="Times New Roman" w:cs="Cambria (Body CS)"/>
      <w:b/>
      <w:bCs/>
      <w:caps w:val="0"/>
      <w:color w:val="4F81BD" w:themeColor="accent1"/>
      <w:sz w:val="16"/>
      <w:szCs w:val="18"/>
    </w:rPr>
  </w:style>
  <w:style w:type="character" w:customStyle="1" w:styleId="KeywordTok">
    <w:name w:val="KeywordTok"/>
    <w:basedOn w:val="VerbatimChar"/>
    <w:rPr>
      <w:rFonts w:ascii="Consolas" w:hAnsi="Consolas" w:cs="Cambria (Body CS)"/>
      <w:b/>
      <w:bCs/>
      <w:caps w:val="0"/>
      <w:color w:val="204A87"/>
      <w:sz w:val="22"/>
      <w:szCs w:val="18"/>
      <w:shd w:val="clear" w:color="auto" w:fill="F8F8F8"/>
    </w:rPr>
  </w:style>
  <w:style w:type="character" w:customStyle="1" w:styleId="DataTypeTok">
    <w:name w:val="DataTypeTok"/>
    <w:basedOn w:val="VerbatimChar"/>
    <w:rPr>
      <w:rFonts w:ascii="Consolas" w:hAnsi="Consolas" w:cs="Cambria (Body CS)"/>
      <w:b/>
      <w:bCs/>
      <w:caps w:val="0"/>
      <w:color w:val="204A87"/>
      <w:sz w:val="22"/>
      <w:szCs w:val="18"/>
      <w:shd w:val="clear" w:color="auto" w:fill="F8F8F8"/>
    </w:rPr>
  </w:style>
  <w:style w:type="character" w:customStyle="1" w:styleId="DecValTok">
    <w:name w:val="DecValTok"/>
    <w:basedOn w:val="VerbatimChar"/>
    <w:rPr>
      <w:rFonts w:ascii="Consolas" w:hAnsi="Consolas" w:cs="Cambria (Body CS)"/>
      <w:b/>
      <w:bCs/>
      <w:caps w:val="0"/>
      <w:color w:val="0000CF"/>
      <w:sz w:val="22"/>
      <w:szCs w:val="18"/>
      <w:shd w:val="clear" w:color="auto" w:fill="F8F8F8"/>
    </w:rPr>
  </w:style>
  <w:style w:type="character" w:customStyle="1" w:styleId="BaseNTok">
    <w:name w:val="BaseNTok"/>
    <w:basedOn w:val="VerbatimChar"/>
    <w:rPr>
      <w:rFonts w:ascii="Consolas" w:hAnsi="Consolas" w:cs="Cambria (Body CS)"/>
      <w:b/>
      <w:bCs/>
      <w:caps w:val="0"/>
      <w:color w:val="0000CF"/>
      <w:sz w:val="22"/>
      <w:szCs w:val="18"/>
      <w:shd w:val="clear" w:color="auto" w:fill="F8F8F8"/>
    </w:rPr>
  </w:style>
  <w:style w:type="character" w:customStyle="1" w:styleId="FloatTok">
    <w:name w:val="FloatTok"/>
    <w:basedOn w:val="VerbatimChar"/>
    <w:rPr>
      <w:rFonts w:ascii="Consolas" w:hAnsi="Consolas" w:cs="Cambria (Body CS)"/>
      <w:b/>
      <w:bCs/>
      <w:caps w:val="0"/>
      <w:color w:val="0000CF"/>
      <w:sz w:val="22"/>
      <w:szCs w:val="18"/>
      <w:shd w:val="clear" w:color="auto" w:fill="F8F8F8"/>
    </w:rPr>
  </w:style>
  <w:style w:type="character" w:customStyle="1" w:styleId="ConstantTok">
    <w:name w:val="ConstantTok"/>
    <w:basedOn w:val="VerbatimChar"/>
    <w:rPr>
      <w:rFonts w:ascii="Consolas" w:hAnsi="Consolas" w:cs="Cambria (Body CS)"/>
      <w:b/>
      <w:bCs/>
      <w:caps w:val="0"/>
      <w:color w:val="000000"/>
      <w:sz w:val="22"/>
      <w:szCs w:val="18"/>
      <w:shd w:val="clear" w:color="auto" w:fill="F8F8F8"/>
    </w:rPr>
  </w:style>
  <w:style w:type="character" w:customStyle="1" w:styleId="CharTok">
    <w:name w:val="CharTok"/>
    <w:basedOn w:val="VerbatimChar"/>
    <w:rPr>
      <w:rFonts w:ascii="Consolas" w:hAnsi="Consolas" w:cs="Cambria (Body CS)"/>
      <w:b/>
      <w:bCs/>
      <w:caps w:val="0"/>
      <w:color w:val="4E9A06"/>
      <w:sz w:val="22"/>
      <w:szCs w:val="18"/>
      <w:shd w:val="clear" w:color="auto" w:fill="F8F8F8"/>
    </w:rPr>
  </w:style>
  <w:style w:type="character" w:customStyle="1" w:styleId="SpecialCharTok">
    <w:name w:val="SpecialCharTok"/>
    <w:basedOn w:val="VerbatimChar"/>
    <w:rPr>
      <w:rFonts w:ascii="Consolas" w:hAnsi="Consolas" w:cs="Cambria (Body CS)"/>
      <w:b/>
      <w:bCs/>
      <w:caps w:val="0"/>
      <w:color w:val="000000"/>
      <w:sz w:val="22"/>
      <w:szCs w:val="18"/>
      <w:shd w:val="clear" w:color="auto" w:fill="F8F8F8"/>
    </w:rPr>
  </w:style>
  <w:style w:type="character" w:customStyle="1" w:styleId="StringTok">
    <w:name w:val="StringTok"/>
    <w:basedOn w:val="VerbatimChar"/>
    <w:rPr>
      <w:rFonts w:ascii="Consolas" w:hAnsi="Consolas" w:cs="Cambria (Body CS)"/>
      <w:b/>
      <w:bCs/>
      <w:caps w:val="0"/>
      <w:color w:val="4E9A06"/>
      <w:sz w:val="22"/>
      <w:szCs w:val="18"/>
      <w:shd w:val="clear" w:color="auto" w:fill="F8F8F8"/>
    </w:rPr>
  </w:style>
  <w:style w:type="character" w:customStyle="1" w:styleId="VerbatimStringTok">
    <w:name w:val="VerbatimStringTok"/>
    <w:basedOn w:val="VerbatimChar"/>
    <w:rPr>
      <w:rFonts w:ascii="Consolas" w:hAnsi="Consolas" w:cs="Cambria (Body CS)"/>
      <w:b/>
      <w:bCs/>
      <w:caps w:val="0"/>
      <w:color w:val="4E9A06"/>
      <w:sz w:val="22"/>
      <w:szCs w:val="18"/>
      <w:shd w:val="clear" w:color="auto" w:fill="F8F8F8"/>
    </w:rPr>
  </w:style>
  <w:style w:type="character" w:customStyle="1" w:styleId="SpecialStringTok">
    <w:name w:val="SpecialStringTok"/>
    <w:basedOn w:val="VerbatimChar"/>
    <w:rPr>
      <w:rFonts w:ascii="Consolas" w:hAnsi="Consolas" w:cs="Cambria (Body CS)"/>
      <w:b/>
      <w:bCs/>
      <w:caps w:val="0"/>
      <w:color w:val="4E9A06"/>
      <w:sz w:val="22"/>
      <w:szCs w:val="18"/>
      <w:shd w:val="clear" w:color="auto" w:fill="F8F8F8"/>
    </w:rPr>
  </w:style>
  <w:style w:type="character" w:customStyle="1" w:styleId="ImportTok">
    <w:name w:val="ImportTok"/>
    <w:basedOn w:val="VerbatimChar"/>
    <w:rPr>
      <w:rFonts w:ascii="Consolas" w:hAnsi="Consolas" w:cs="Cambria (Body CS)"/>
      <w:b/>
      <w:bCs/>
      <w:caps w:val="0"/>
      <w:sz w:val="22"/>
      <w:szCs w:val="18"/>
      <w:shd w:val="clear" w:color="auto" w:fill="F8F8F8"/>
    </w:rPr>
  </w:style>
  <w:style w:type="character" w:customStyle="1" w:styleId="CommentTok">
    <w:name w:val="CommentTok"/>
    <w:basedOn w:val="VerbatimChar"/>
    <w:rPr>
      <w:rFonts w:ascii="Consolas" w:hAnsi="Consolas" w:cs="Cambria (Body CS)"/>
      <w:b/>
      <w:bCs/>
      <w:i/>
      <w:caps w:val="0"/>
      <w:color w:val="8F5902"/>
      <w:sz w:val="22"/>
      <w:szCs w:val="18"/>
      <w:shd w:val="clear" w:color="auto" w:fill="F8F8F8"/>
    </w:rPr>
  </w:style>
  <w:style w:type="character" w:customStyle="1" w:styleId="DocumentationTok">
    <w:name w:val="DocumentationTok"/>
    <w:basedOn w:val="VerbatimChar"/>
    <w:rPr>
      <w:rFonts w:ascii="Consolas" w:hAnsi="Consolas" w:cs="Cambria (Body CS)"/>
      <w:b/>
      <w:bCs/>
      <w:i/>
      <w:caps w:val="0"/>
      <w:color w:val="8F5902"/>
      <w:sz w:val="22"/>
      <w:szCs w:val="18"/>
      <w:shd w:val="clear" w:color="auto" w:fill="F8F8F8"/>
    </w:rPr>
  </w:style>
  <w:style w:type="character" w:customStyle="1" w:styleId="AnnotationTok">
    <w:name w:val="AnnotationTok"/>
    <w:basedOn w:val="VerbatimChar"/>
    <w:rPr>
      <w:rFonts w:ascii="Consolas" w:hAnsi="Consolas" w:cs="Cambria (Body CS)"/>
      <w:b/>
      <w:bCs/>
      <w:i/>
      <w:caps w:val="0"/>
      <w:color w:val="8F5902"/>
      <w:sz w:val="22"/>
      <w:szCs w:val="18"/>
      <w:shd w:val="clear" w:color="auto" w:fill="F8F8F8"/>
    </w:rPr>
  </w:style>
  <w:style w:type="character" w:customStyle="1" w:styleId="CommentVarTok">
    <w:name w:val="CommentVarTok"/>
    <w:basedOn w:val="VerbatimChar"/>
    <w:rPr>
      <w:rFonts w:ascii="Consolas" w:hAnsi="Consolas" w:cs="Cambria (Body CS)"/>
      <w:b/>
      <w:bCs/>
      <w:i/>
      <w:caps w:val="0"/>
      <w:color w:val="8F5902"/>
      <w:sz w:val="22"/>
      <w:szCs w:val="18"/>
      <w:shd w:val="clear" w:color="auto" w:fill="F8F8F8"/>
    </w:rPr>
  </w:style>
  <w:style w:type="character" w:customStyle="1" w:styleId="OtherTok">
    <w:name w:val="OtherTok"/>
    <w:basedOn w:val="VerbatimChar"/>
    <w:rPr>
      <w:rFonts w:ascii="Consolas" w:hAnsi="Consolas" w:cs="Cambria (Body CS)"/>
      <w:b/>
      <w:bCs/>
      <w:caps w:val="0"/>
      <w:color w:val="8F5902"/>
      <w:sz w:val="22"/>
      <w:szCs w:val="18"/>
      <w:shd w:val="clear" w:color="auto" w:fill="F8F8F8"/>
    </w:rPr>
  </w:style>
  <w:style w:type="character" w:customStyle="1" w:styleId="FunctionTok">
    <w:name w:val="FunctionTok"/>
    <w:basedOn w:val="VerbatimChar"/>
    <w:rPr>
      <w:rFonts w:ascii="Consolas" w:hAnsi="Consolas" w:cs="Cambria (Body CS)"/>
      <w:b/>
      <w:bCs/>
      <w:caps w:val="0"/>
      <w:color w:val="000000"/>
      <w:sz w:val="22"/>
      <w:szCs w:val="18"/>
      <w:shd w:val="clear" w:color="auto" w:fill="F8F8F8"/>
    </w:rPr>
  </w:style>
  <w:style w:type="character" w:customStyle="1" w:styleId="VariableTok">
    <w:name w:val="VariableTok"/>
    <w:basedOn w:val="VerbatimChar"/>
    <w:rPr>
      <w:rFonts w:ascii="Consolas" w:hAnsi="Consolas" w:cs="Cambria (Body CS)"/>
      <w:b/>
      <w:bCs/>
      <w:caps w:val="0"/>
      <w:color w:val="000000"/>
      <w:sz w:val="22"/>
      <w:szCs w:val="18"/>
      <w:shd w:val="clear" w:color="auto" w:fill="F8F8F8"/>
    </w:rPr>
  </w:style>
  <w:style w:type="character" w:customStyle="1" w:styleId="ControlFlowTok">
    <w:name w:val="ControlFlowTok"/>
    <w:basedOn w:val="VerbatimChar"/>
    <w:rPr>
      <w:rFonts w:ascii="Consolas" w:hAnsi="Consolas" w:cs="Cambria (Body CS)"/>
      <w:b/>
      <w:bCs/>
      <w:caps w:val="0"/>
      <w:color w:val="204A87"/>
      <w:sz w:val="22"/>
      <w:szCs w:val="18"/>
      <w:shd w:val="clear" w:color="auto" w:fill="F8F8F8"/>
    </w:rPr>
  </w:style>
  <w:style w:type="character" w:customStyle="1" w:styleId="OperatorTok">
    <w:name w:val="OperatorTok"/>
    <w:basedOn w:val="VerbatimChar"/>
    <w:rPr>
      <w:rFonts w:ascii="Consolas" w:hAnsi="Consolas" w:cs="Cambria (Body CS)"/>
      <w:b/>
      <w:bCs/>
      <w:caps w:val="0"/>
      <w:color w:val="CE5C00"/>
      <w:sz w:val="22"/>
      <w:szCs w:val="18"/>
      <w:shd w:val="clear" w:color="auto" w:fill="F8F8F8"/>
    </w:rPr>
  </w:style>
  <w:style w:type="character" w:customStyle="1" w:styleId="BuiltInTok">
    <w:name w:val="BuiltInTok"/>
    <w:basedOn w:val="VerbatimChar"/>
    <w:rPr>
      <w:rFonts w:ascii="Consolas" w:hAnsi="Consolas" w:cs="Cambria (Body CS)"/>
      <w:b/>
      <w:bCs/>
      <w:caps w:val="0"/>
      <w:sz w:val="22"/>
      <w:szCs w:val="18"/>
      <w:shd w:val="clear" w:color="auto" w:fill="F8F8F8"/>
    </w:rPr>
  </w:style>
  <w:style w:type="character" w:customStyle="1" w:styleId="ExtensionTok">
    <w:name w:val="ExtensionTok"/>
    <w:basedOn w:val="VerbatimChar"/>
    <w:rPr>
      <w:rFonts w:ascii="Consolas" w:hAnsi="Consolas" w:cs="Cambria (Body CS)"/>
      <w:b/>
      <w:bCs/>
      <w:caps w:val="0"/>
      <w:sz w:val="22"/>
      <w:szCs w:val="18"/>
      <w:shd w:val="clear" w:color="auto" w:fill="F8F8F8"/>
    </w:rPr>
  </w:style>
  <w:style w:type="character" w:customStyle="1" w:styleId="PreprocessorTok">
    <w:name w:val="PreprocessorTok"/>
    <w:basedOn w:val="VerbatimChar"/>
    <w:rPr>
      <w:rFonts w:ascii="Consolas" w:hAnsi="Consolas" w:cs="Cambria (Body CS)"/>
      <w:b/>
      <w:bCs/>
      <w:i/>
      <w:caps w:val="0"/>
      <w:color w:val="8F5902"/>
      <w:sz w:val="22"/>
      <w:szCs w:val="18"/>
      <w:shd w:val="clear" w:color="auto" w:fill="F8F8F8"/>
    </w:rPr>
  </w:style>
  <w:style w:type="character" w:customStyle="1" w:styleId="AttributeTok">
    <w:name w:val="AttributeTok"/>
    <w:basedOn w:val="VerbatimChar"/>
    <w:rPr>
      <w:rFonts w:ascii="Consolas" w:hAnsi="Consolas" w:cs="Cambria (Body CS)"/>
      <w:b/>
      <w:bCs/>
      <w:caps w:val="0"/>
      <w:color w:val="C4A000"/>
      <w:sz w:val="22"/>
      <w:szCs w:val="18"/>
      <w:shd w:val="clear" w:color="auto" w:fill="F8F8F8"/>
    </w:rPr>
  </w:style>
  <w:style w:type="character" w:customStyle="1" w:styleId="RegionMarkerTok">
    <w:name w:val="RegionMarkerTok"/>
    <w:basedOn w:val="VerbatimChar"/>
    <w:rPr>
      <w:rFonts w:ascii="Consolas" w:hAnsi="Consolas" w:cs="Cambria (Body CS)"/>
      <w:b/>
      <w:bCs/>
      <w:caps w:val="0"/>
      <w:sz w:val="22"/>
      <w:szCs w:val="18"/>
      <w:shd w:val="clear" w:color="auto" w:fill="F8F8F8"/>
    </w:rPr>
  </w:style>
  <w:style w:type="character" w:customStyle="1" w:styleId="InformationTok">
    <w:name w:val="InformationTok"/>
    <w:basedOn w:val="VerbatimChar"/>
    <w:rPr>
      <w:rFonts w:ascii="Consolas" w:hAnsi="Consolas" w:cs="Cambria (Body CS)"/>
      <w:b/>
      <w:bCs/>
      <w:i/>
      <w:caps w:val="0"/>
      <w:color w:val="8F5902"/>
      <w:sz w:val="22"/>
      <w:szCs w:val="18"/>
      <w:shd w:val="clear" w:color="auto" w:fill="F8F8F8"/>
    </w:rPr>
  </w:style>
  <w:style w:type="character" w:customStyle="1" w:styleId="WarningTok">
    <w:name w:val="WarningTok"/>
    <w:basedOn w:val="VerbatimChar"/>
    <w:rPr>
      <w:rFonts w:ascii="Consolas" w:hAnsi="Consolas" w:cs="Cambria (Body CS)"/>
      <w:b/>
      <w:bCs/>
      <w:i/>
      <w:caps w:val="0"/>
      <w:color w:val="8F5902"/>
      <w:sz w:val="22"/>
      <w:szCs w:val="18"/>
      <w:shd w:val="clear" w:color="auto" w:fill="F8F8F8"/>
    </w:rPr>
  </w:style>
  <w:style w:type="character" w:customStyle="1" w:styleId="AlertTok">
    <w:name w:val="AlertTok"/>
    <w:basedOn w:val="VerbatimChar"/>
    <w:rPr>
      <w:rFonts w:ascii="Consolas" w:hAnsi="Consolas" w:cs="Cambria (Body CS)"/>
      <w:b/>
      <w:bCs/>
      <w:caps w:val="0"/>
      <w:color w:val="EF2929"/>
      <w:sz w:val="22"/>
      <w:szCs w:val="18"/>
      <w:shd w:val="clear" w:color="auto" w:fill="F8F8F8"/>
    </w:rPr>
  </w:style>
  <w:style w:type="character" w:customStyle="1" w:styleId="ErrorTok">
    <w:name w:val="ErrorTok"/>
    <w:basedOn w:val="VerbatimChar"/>
    <w:rPr>
      <w:rFonts w:ascii="Consolas" w:hAnsi="Consolas" w:cs="Cambria (Body CS)"/>
      <w:b/>
      <w:bCs/>
      <w:caps w:val="0"/>
      <w:color w:val="A40000"/>
      <w:sz w:val="22"/>
      <w:szCs w:val="18"/>
      <w:shd w:val="clear" w:color="auto" w:fill="F8F8F8"/>
    </w:rPr>
  </w:style>
  <w:style w:type="character" w:customStyle="1" w:styleId="NormalTok">
    <w:name w:val="NormalTok"/>
    <w:basedOn w:val="VerbatimChar"/>
    <w:rPr>
      <w:rFonts w:ascii="Consolas" w:hAnsi="Consolas" w:cs="Cambria (Body CS)"/>
      <w:b/>
      <w:bCs/>
      <w:caps w:val="0"/>
      <w:sz w:val="22"/>
      <w:szCs w:val="18"/>
      <w:shd w:val="clear" w:color="auto" w:fill="F8F8F8"/>
    </w:rPr>
  </w:style>
  <w:style w:type="character" w:customStyle="1" w:styleId="LineNumbering">
    <w:name w:val="Line Numbering"/>
  </w:style>
  <w:style w:type="character" w:customStyle="1" w:styleId="NumberingSymbols">
    <w:name w:val="Numbering Symbols"/>
  </w:style>
  <w:style w:type="paragraph" w:customStyle="1" w:styleId="Heading">
    <w:name w:val="Heading"/>
    <w:basedOn w:val="Normal"/>
    <w:next w:val="BodyText"/>
    <w:qFormat/>
    <w:pPr>
      <w:keepNext/>
      <w:spacing w:before="240" w:after="120"/>
      <w:ind w:firstLine="0"/>
    </w:pPr>
    <w:rPr>
      <w:rFonts w:eastAsia="Noto Sans CJK SC Regular" w:cs="FreeSans"/>
      <w:b/>
      <w:szCs w:val="28"/>
    </w:rPr>
  </w:style>
  <w:style w:type="paragraph" w:styleId="BodyText">
    <w:name w:val="Body Text"/>
    <w:basedOn w:val="Normal"/>
    <w:link w:val="BodyTextChar"/>
    <w:pPr>
      <w:spacing w:before="180" w:after="180"/>
    </w:pPr>
  </w:style>
  <w:style w:type="paragraph" w:styleId="List">
    <w:name w:val="List"/>
    <w:basedOn w:val="BodyText"/>
    <w:rPr>
      <w:rFonts w:cs="FreeSans"/>
    </w:rPr>
  </w:style>
  <w:style w:type="paragraph" w:styleId="Caption">
    <w:name w:val="caption"/>
    <w:basedOn w:val="Normal"/>
    <w:next w:val="Normal"/>
    <w:link w:val="CaptionChar"/>
    <w:uiPriority w:val="35"/>
    <w:unhideWhenUsed/>
    <w:qFormat/>
    <w:rsid w:val="00FB51D5"/>
    <w:pPr>
      <w:ind w:firstLine="0"/>
    </w:pPr>
    <w:rPr>
      <w:rFonts w:cs="Cambria (Body CS)"/>
      <w:b/>
      <w:bCs/>
      <w:szCs w:val="18"/>
    </w:rPr>
  </w:style>
  <w:style w:type="paragraph" w:customStyle="1" w:styleId="Index">
    <w:name w:val="Index"/>
    <w:basedOn w:val="Normal"/>
    <w:pPr>
      <w:suppressLineNumbers/>
    </w:pPr>
    <w:rPr>
      <w:rFonts w:cs="FreeSans"/>
    </w:rPr>
  </w:style>
  <w:style w:type="paragraph" w:customStyle="1" w:styleId="FirstParagraph">
    <w:name w:val="First Paragraph"/>
    <w:basedOn w:val="BodyTex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61034E"/>
    <w:pPr>
      <w:pBdr>
        <w:top w:val="single" w:sz="12" w:space="1" w:color="C0504D" w:themeColor="accent2"/>
      </w:pBdr>
      <w:spacing w:line="240" w:lineRule="auto"/>
      <w:jc w:val="right"/>
    </w:pPr>
    <w:rPr>
      <w:smallCaps/>
      <w:sz w:val="48"/>
      <w:szCs w:val="48"/>
    </w:rPr>
  </w:style>
  <w:style w:type="paragraph" w:styleId="Subtitle">
    <w:name w:val="Subtitle"/>
    <w:basedOn w:val="Normal"/>
    <w:next w:val="Normal"/>
    <w:link w:val="SubtitleChar"/>
    <w:uiPriority w:val="11"/>
    <w:qFormat/>
    <w:rsid w:val="0061034E"/>
    <w:pPr>
      <w:spacing w:after="720" w:line="240" w:lineRule="auto"/>
      <w:jc w:val="right"/>
    </w:pPr>
    <w:rPr>
      <w:rFonts w:asciiTheme="majorHAnsi" w:eastAsiaTheme="majorEastAsia" w:hAnsiTheme="majorHAnsi" w:cstheme="majorBidi"/>
      <w:szCs w:val="22"/>
    </w:rPr>
  </w:style>
  <w:style w:type="paragraph" w:customStyle="1" w:styleId="Author">
    <w:name w:val="Author"/>
    <w:pPr>
      <w:keepNext/>
      <w:keepLines/>
      <w:jc w:val="center"/>
    </w:pPr>
    <w:rPr>
      <w:color w:val="00000A"/>
      <w:sz w:val="24"/>
    </w:rPr>
  </w:style>
  <w:style w:type="paragraph" w:styleId="Date">
    <w:name w:val="Date"/>
    <w:pPr>
      <w:keepNext/>
      <w:keepLines/>
      <w:jc w:val="center"/>
    </w:pPr>
    <w:rPr>
      <w:color w:val="00000A"/>
      <w:sz w:val="24"/>
    </w:rPr>
  </w:style>
  <w:style w:type="paragraph" w:customStyle="1" w:styleId="Abstract">
    <w:name w:val="Abstract"/>
    <w:basedOn w:val="Normal"/>
    <w:pPr>
      <w:keepNext/>
      <w:keepLines/>
      <w:spacing w:before="300" w:after="300"/>
    </w:pPr>
  </w:style>
  <w:style w:type="paragraph" w:styleId="Bibliography">
    <w:name w:val="Bibliography"/>
    <w:basedOn w:val="Normal"/>
    <w:qFormat/>
    <w:pPr>
      <w:spacing w:after="0"/>
      <w:ind w:left="720" w:hanging="720"/>
    </w:pPr>
  </w:style>
  <w:style w:type="paragraph" w:styleId="BlockText">
    <w:name w:val="Block Text"/>
    <w:basedOn w:val="BodyText"/>
    <w:uiPriority w:val="9"/>
    <w:unhideWhenUsed/>
    <w:pPr>
      <w:spacing w:before="100" w:after="100"/>
      <w:ind w:firstLine="0"/>
    </w:pPr>
    <w:rPr>
      <w:rFonts w:asciiTheme="majorHAnsi" w:eastAsiaTheme="majorEastAsia" w:hAnsiTheme="majorHAnsi" w:cstheme="majorBidi"/>
      <w:bCs/>
    </w:rPr>
  </w:style>
  <w:style w:type="paragraph" w:styleId="FootnoteText">
    <w:name w:val="footnote text"/>
    <w:basedOn w:val="Normal"/>
    <w:uiPriority w:val="9"/>
    <w:unhideWhenUsed/>
  </w:style>
  <w:style w:type="paragraph" w:customStyle="1" w:styleId="DefinitionTerm">
    <w:name w:val="Definition Term"/>
    <w:basedOn w:val="Normal"/>
    <w:pPr>
      <w:keepNext/>
      <w:keepLines/>
      <w:spacing w:after="0"/>
    </w:pPr>
    <w:rPr>
      <w:b/>
    </w:rPr>
  </w:style>
  <w:style w:type="paragraph" w:customStyle="1" w:styleId="Definition">
    <w:name w:val="Definition"/>
    <w:basedOn w:val="Normal"/>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paragraph" w:styleId="TOCHeading">
    <w:name w:val="TOC Heading"/>
    <w:basedOn w:val="Heading1"/>
    <w:next w:val="Normal"/>
    <w:uiPriority w:val="39"/>
    <w:unhideWhenUsed/>
    <w:qFormat/>
    <w:rsid w:val="0061034E"/>
    <w:pPr>
      <w:outlineLvl w:val="9"/>
    </w:pPr>
  </w:style>
  <w:style w:type="paragraph" w:customStyle="1" w:styleId="SourceCode">
    <w:name w:val="Source Code"/>
    <w:basedOn w:val="Normal"/>
    <w:link w:val="VerbatimChar"/>
    <w:pPr>
      <w:shd w:val="clear" w:color="auto" w:fill="F8F8F8"/>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TitlePage">
    <w:name w:val="TitlePage"/>
    <w:basedOn w:val="Normal"/>
    <w:qFormat/>
    <w:pPr>
      <w:suppressLineNumbers/>
      <w:spacing w:after="202"/>
      <w:ind w:firstLine="0"/>
      <w:contextualSpacing/>
    </w:pPr>
  </w:style>
  <w:style w:type="character" w:styleId="LineNumber">
    <w:name w:val="line number"/>
    <w:basedOn w:val="DefaultParagraphFont"/>
    <w:semiHidden/>
    <w:unhideWhenUsed/>
    <w:rsid w:val="00386CB5"/>
  </w:style>
  <w:style w:type="character" w:styleId="PlaceholderText">
    <w:name w:val="Placeholder Text"/>
    <w:basedOn w:val="DefaultParagraphFont"/>
    <w:semiHidden/>
    <w:rsid w:val="00A90D09"/>
    <w:rPr>
      <w:color w:val="808080"/>
    </w:rPr>
  </w:style>
  <w:style w:type="character" w:customStyle="1" w:styleId="Heading1Char">
    <w:name w:val="Heading 1 Char"/>
    <w:basedOn w:val="DefaultParagraphFont"/>
    <w:link w:val="Heading1"/>
    <w:uiPriority w:val="9"/>
    <w:rsid w:val="0061034E"/>
    <w:rPr>
      <w:smallCaps/>
      <w:spacing w:val="5"/>
      <w:sz w:val="32"/>
      <w:szCs w:val="32"/>
    </w:rPr>
  </w:style>
  <w:style w:type="character" w:customStyle="1" w:styleId="Heading2Char">
    <w:name w:val="Heading 2 Char"/>
    <w:basedOn w:val="DefaultParagraphFont"/>
    <w:link w:val="Heading2"/>
    <w:uiPriority w:val="9"/>
    <w:rsid w:val="00C57AA2"/>
    <w:rPr>
      <w:rFonts w:ascii="Times New Roman" w:hAnsi="Times New Roman" w:cs="Cambria (Body CS)"/>
      <w:i/>
      <w:spacing w:val="5"/>
      <w:sz w:val="24"/>
      <w:szCs w:val="28"/>
    </w:rPr>
  </w:style>
  <w:style w:type="character" w:customStyle="1" w:styleId="Heading3Char">
    <w:name w:val="Heading 3 Char"/>
    <w:basedOn w:val="DefaultParagraphFont"/>
    <w:link w:val="Heading3"/>
    <w:uiPriority w:val="9"/>
    <w:rsid w:val="0061034E"/>
    <w:rPr>
      <w:smallCaps/>
      <w:spacing w:val="5"/>
      <w:sz w:val="24"/>
      <w:szCs w:val="24"/>
    </w:rPr>
  </w:style>
  <w:style w:type="character" w:customStyle="1" w:styleId="Heading4Char">
    <w:name w:val="Heading 4 Char"/>
    <w:basedOn w:val="DefaultParagraphFont"/>
    <w:link w:val="Heading4"/>
    <w:uiPriority w:val="9"/>
    <w:rsid w:val="0061034E"/>
    <w:rPr>
      <w:smallCaps/>
      <w:spacing w:val="10"/>
      <w:sz w:val="22"/>
      <w:szCs w:val="22"/>
    </w:rPr>
  </w:style>
  <w:style w:type="character" w:customStyle="1" w:styleId="Heading5Char">
    <w:name w:val="Heading 5 Char"/>
    <w:basedOn w:val="DefaultParagraphFont"/>
    <w:link w:val="Heading5"/>
    <w:uiPriority w:val="9"/>
    <w:rsid w:val="0061034E"/>
    <w:rPr>
      <w:smallCaps/>
      <w:color w:val="943634" w:themeColor="accent2" w:themeShade="BF"/>
      <w:spacing w:val="10"/>
      <w:sz w:val="22"/>
      <w:szCs w:val="26"/>
    </w:rPr>
  </w:style>
  <w:style w:type="character" w:customStyle="1" w:styleId="Heading6Char">
    <w:name w:val="Heading 6 Char"/>
    <w:basedOn w:val="DefaultParagraphFont"/>
    <w:link w:val="Heading6"/>
    <w:uiPriority w:val="9"/>
    <w:rsid w:val="0061034E"/>
    <w:rPr>
      <w:smallCaps/>
      <w:color w:val="C0504D" w:themeColor="accent2"/>
      <w:spacing w:val="5"/>
      <w:sz w:val="22"/>
    </w:rPr>
  </w:style>
  <w:style w:type="character" w:customStyle="1" w:styleId="Heading7Char">
    <w:name w:val="Heading 7 Char"/>
    <w:basedOn w:val="DefaultParagraphFont"/>
    <w:link w:val="Heading7"/>
    <w:uiPriority w:val="9"/>
    <w:rsid w:val="0061034E"/>
    <w:rPr>
      <w:b/>
      <w:smallCaps/>
      <w:color w:val="C0504D" w:themeColor="accent2"/>
      <w:spacing w:val="10"/>
    </w:rPr>
  </w:style>
  <w:style w:type="character" w:customStyle="1" w:styleId="Heading8Char">
    <w:name w:val="Heading 8 Char"/>
    <w:basedOn w:val="DefaultParagraphFont"/>
    <w:link w:val="Heading8"/>
    <w:uiPriority w:val="9"/>
    <w:rsid w:val="0061034E"/>
    <w:rPr>
      <w:b/>
      <w:i/>
      <w:smallCaps/>
      <w:color w:val="943634" w:themeColor="accent2" w:themeShade="BF"/>
    </w:rPr>
  </w:style>
  <w:style w:type="character" w:customStyle="1" w:styleId="Heading9Char">
    <w:name w:val="Heading 9 Char"/>
    <w:basedOn w:val="DefaultParagraphFont"/>
    <w:link w:val="Heading9"/>
    <w:uiPriority w:val="9"/>
    <w:rsid w:val="0061034E"/>
    <w:rPr>
      <w:b/>
      <w:i/>
      <w:smallCaps/>
      <w:color w:val="622423" w:themeColor="accent2" w:themeShade="7F"/>
    </w:rPr>
  </w:style>
  <w:style w:type="character" w:customStyle="1" w:styleId="TitleChar">
    <w:name w:val="Title Char"/>
    <w:basedOn w:val="DefaultParagraphFont"/>
    <w:link w:val="Title"/>
    <w:uiPriority w:val="10"/>
    <w:rsid w:val="0061034E"/>
    <w:rPr>
      <w:smallCaps/>
      <w:sz w:val="48"/>
      <w:szCs w:val="48"/>
    </w:rPr>
  </w:style>
  <w:style w:type="character" w:customStyle="1" w:styleId="SubtitleChar">
    <w:name w:val="Subtitle Char"/>
    <w:basedOn w:val="DefaultParagraphFont"/>
    <w:link w:val="Subtitle"/>
    <w:uiPriority w:val="11"/>
    <w:rsid w:val="0061034E"/>
    <w:rPr>
      <w:rFonts w:asciiTheme="majorHAnsi" w:eastAsiaTheme="majorEastAsia" w:hAnsiTheme="majorHAnsi" w:cstheme="majorBidi"/>
      <w:szCs w:val="22"/>
    </w:rPr>
  </w:style>
  <w:style w:type="character" w:styleId="Strong">
    <w:name w:val="Strong"/>
    <w:uiPriority w:val="22"/>
    <w:qFormat/>
    <w:rsid w:val="0061034E"/>
    <w:rPr>
      <w:b/>
      <w:color w:val="C0504D" w:themeColor="accent2"/>
    </w:rPr>
  </w:style>
  <w:style w:type="character" w:styleId="Emphasis">
    <w:name w:val="Emphasis"/>
    <w:uiPriority w:val="20"/>
    <w:qFormat/>
    <w:rsid w:val="0061034E"/>
    <w:rPr>
      <w:b/>
      <w:i/>
      <w:spacing w:val="10"/>
    </w:rPr>
  </w:style>
  <w:style w:type="paragraph" w:styleId="NoSpacing">
    <w:name w:val="No Spacing"/>
    <w:basedOn w:val="Normal"/>
    <w:link w:val="NoSpacingChar"/>
    <w:uiPriority w:val="1"/>
    <w:qFormat/>
    <w:rsid w:val="0061034E"/>
    <w:pPr>
      <w:spacing w:after="0" w:line="240" w:lineRule="auto"/>
    </w:pPr>
  </w:style>
  <w:style w:type="character" w:customStyle="1" w:styleId="NoSpacingChar">
    <w:name w:val="No Spacing Char"/>
    <w:basedOn w:val="DefaultParagraphFont"/>
    <w:link w:val="NoSpacing"/>
    <w:uiPriority w:val="1"/>
    <w:rsid w:val="0061034E"/>
  </w:style>
  <w:style w:type="paragraph" w:styleId="ListParagraph">
    <w:name w:val="List Paragraph"/>
    <w:basedOn w:val="Normal"/>
    <w:uiPriority w:val="34"/>
    <w:qFormat/>
    <w:rsid w:val="0061034E"/>
    <w:pPr>
      <w:ind w:left="720"/>
      <w:contextualSpacing/>
    </w:pPr>
  </w:style>
  <w:style w:type="paragraph" w:styleId="Quote">
    <w:name w:val="Quote"/>
    <w:basedOn w:val="Normal"/>
    <w:next w:val="Normal"/>
    <w:link w:val="QuoteChar"/>
    <w:uiPriority w:val="29"/>
    <w:qFormat/>
    <w:rsid w:val="0061034E"/>
    <w:rPr>
      <w:i/>
    </w:rPr>
  </w:style>
  <w:style w:type="character" w:customStyle="1" w:styleId="QuoteChar">
    <w:name w:val="Quote Char"/>
    <w:basedOn w:val="DefaultParagraphFont"/>
    <w:link w:val="Quote"/>
    <w:uiPriority w:val="29"/>
    <w:rsid w:val="0061034E"/>
    <w:rPr>
      <w:i/>
    </w:rPr>
  </w:style>
  <w:style w:type="paragraph" w:styleId="IntenseQuote">
    <w:name w:val="Intense Quote"/>
    <w:basedOn w:val="Normal"/>
    <w:next w:val="Normal"/>
    <w:link w:val="IntenseQuoteChar"/>
    <w:uiPriority w:val="30"/>
    <w:qFormat/>
    <w:rsid w:val="0061034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61034E"/>
    <w:rPr>
      <w:b/>
      <w:i/>
      <w:color w:val="FFFFFF" w:themeColor="background1"/>
      <w:shd w:val="clear" w:color="auto" w:fill="C0504D" w:themeFill="accent2"/>
    </w:rPr>
  </w:style>
  <w:style w:type="character" w:styleId="SubtleEmphasis">
    <w:name w:val="Subtle Emphasis"/>
    <w:uiPriority w:val="19"/>
    <w:qFormat/>
    <w:rsid w:val="0061034E"/>
    <w:rPr>
      <w:i/>
    </w:rPr>
  </w:style>
  <w:style w:type="character" w:styleId="IntenseEmphasis">
    <w:name w:val="Intense Emphasis"/>
    <w:uiPriority w:val="21"/>
    <w:qFormat/>
    <w:rsid w:val="0061034E"/>
    <w:rPr>
      <w:b/>
      <w:i/>
      <w:color w:val="C0504D" w:themeColor="accent2"/>
      <w:spacing w:val="10"/>
    </w:rPr>
  </w:style>
  <w:style w:type="character" w:styleId="SubtleReference">
    <w:name w:val="Subtle Reference"/>
    <w:uiPriority w:val="31"/>
    <w:qFormat/>
    <w:rsid w:val="0061034E"/>
    <w:rPr>
      <w:b/>
    </w:rPr>
  </w:style>
  <w:style w:type="character" w:styleId="IntenseReference">
    <w:name w:val="Intense Reference"/>
    <w:uiPriority w:val="32"/>
    <w:qFormat/>
    <w:rsid w:val="0061034E"/>
    <w:rPr>
      <w:b/>
      <w:bCs/>
      <w:smallCaps/>
      <w:spacing w:val="5"/>
      <w:sz w:val="22"/>
      <w:szCs w:val="22"/>
      <w:u w:val="single"/>
    </w:rPr>
  </w:style>
  <w:style w:type="character" w:styleId="BookTitle">
    <w:name w:val="Book Title"/>
    <w:uiPriority w:val="33"/>
    <w:qFormat/>
    <w:rsid w:val="0061034E"/>
    <w:rPr>
      <w:rFonts w:asciiTheme="majorHAnsi" w:eastAsiaTheme="majorEastAsia" w:hAnsiTheme="majorHAnsi" w:cstheme="majorBidi"/>
      <w:i/>
      <w:iCs/>
      <w:sz w:val="20"/>
      <w:szCs w:val="20"/>
    </w:rPr>
  </w:style>
  <w:style w:type="paragraph" w:customStyle="1" w:styleId="figcaption">
    <w:name w:val="fig_caption"/>
    <w:basedOn w:val="Normal"/>
    <w:qFormat/>
    <w:rsid w:val="00C57AA2"/>
    <w:pPr>
      <w:ind w:firstLine="0"/>
    </w:pPr>
    <w:rPr>
      <w:b/>
    </w:rPr>
  </w:style>
  <w:style w:type="character" w:customStyle="1" w:styleId="BodyTextChar">
    <w:name w:val="Body Text Char"/>
    <w:basedOn w:val="DefaultParagraphFont"/>
    <w:link w:val="BodyText"/>
    <w:rsid w:val="006B266A"/>
  </w:style>
  <w:style w:type="table" w:styleId="TableGrid">
    <w:name w:val="Table Grid"/>
    <w:basedOn w:val="TableNormal"/>
    <w:rsid w:val="00181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nhideWhenUsed/>
    <w:rsid w:val="00125A2C"/>
    <w:rPr>
      <w:color w:val="0000FF" w:themeColor="hyperlink"/>
      <w:u w:val="single"/>
    </w:rPr>
  </w:style>
  <w:style w:type="character" w:customStyle="1" w:styleId="UnresolvedMention1">
    <w:name w:val="Unresolved Mention1"/>
    <w:basedOn w:val="DefaultParagraphFont"/>
    <w:uiPriority w:val="99"/>
    <w:semiHidden/>
    <w:unhideWhenUsed/>
    <w:rsid w:val="00125A2C"/>
    <w:rPr>
      <w:color w:val="605E5C"/>
      <w:shd w:val="clear" w:color="auto" w:fill="E1DFDD"/>
    </w:rPr>
  </w:style>
  <w:style w:type="character" w:styleId="FollowedHyperlink">
    <w:name w:val="FollowedHyperlink"/>
    <w:basedOn w:val="DefaultParagraphFont"/>
    <w:semiHidden/>
    <w:unhideWhenUsed/>
    <w:rsid w:val="00125A2C"/>
    <w:rPr>
      <w:color w:val="800080" w:themeColor="followedHyperlink"/>
      <w:u w:val="single"/>
    </w:rPr>
  </w:style>
  <w:style w:type="paragraph" w:styleId="Revision">
    <w:name w:val="Revision"/>
    <w:hidden/>
    <w:semiHidden/>
    <w:rsid w:val="003F7DD7"/>
    <w:pPr>
      <w:spacing w:after="0" w:line="240" w:lineRule="auto"/>
      <w:jc w:val="left"/>
    </w:pPr>
    <w:rPr>
      <w:rFonts w:ascii="Times New Roman" w:hAnsi="Times New Roman"/>
      <w:sz w:val="24"/>
    </w:rPr>
  </w:style>
  <w:style w:type="character" w:styleId="CommentReference">
    <w:name w:val="annotation reference"/>
    <w:basedOn w:val="DefaultParagraphFont"/>
    <w:semiHidden/>
    <w:unhideWhenUsed/>
    <w:rsid w:val="00DE07DD"/>
    <w:rPr>
      <w:sz w:val="16"/>
      <w:szCs w:val="16"/>
    </w:rPr>
  </w:style>
  <w:style w:type="paragraph" w:styleId="CommentText">
    <w:name w:val="annotation text"/>
    <w:basedOn w:val="Normal"/>
    <w:link w:val="CommentTextChar"/>
    <w:semiHidden/>
    <w:unhideWhenUsed/>
    <w:rsid w:val="00DE07DD"/>
    <w:pPr>
      <w:spacing w:line="240" w:lineRule="auto"/>
    </w:pPr>
    <w:rPr>
      <w:sz w:val="20"/>
    </w:rPr>
  </w:style>
  <w:style w:type="character" w:customStyle="1" w:styleId="CommentTextChar">
    <w:name w:val="Comment Text Char"/>
    <w:basedOn w:val="DefaultParagraphFont"/>
    <w:link w:val="CommentText"/>
    <w:semiHidden/>
    <w:rsid w:val="00DE07DD"/>
    <w:rPr>
      <w:rFonts w:ascii="Times New Roman" w:hAnsi="Times New Roman"/>
    </w:rPr>
  </w:style>
  <w:style w:type="paragraph" w:styleId="CommentSubject">
    <w:name w:val="annotation subject"/>
    <w:basedOn w:val="CommentText"/>
    <w:next w:val="CommentText"/>
    <w:link w:val="CommentSubjectChar"/>
    <w:semiHidden/>
    <w:unhideWhenUsed/>
    <w:rsid w:val="00DE07DD"/>
    <w:rPr>
      <w:b/>
      <w:bCs/>
    </w:rPr>
  </w:style>
  <w:style w:type="character" w:customStyle="1" w:styleId="CommentSubjectChar">
    <w:name w:val="Comment Subject Char"/>
    <w:basedOn w:val="CommentTextChar"/>
    <w:link w:val="CommentSubject"/>
    <w:semiHidden/>
    <w:rsid w:val="00DE07DD"/>
    <w:rPr>
      <w:rFonts w:ascii="Times New Roman" w:hAnsi="Times New Roman"/>
      <w:b/>
      <w:bCs/>
    </w:rPr>
  </w:style>
  <w:style w:type="paragraph" w:styleId="BalloonText">
    <w:name w:val="Balloon Text"/>
    <w:basedOn w:val="Normal"/>
    <w:link w:val="BalloonTextChar"/>
    <w:semiHidden/>
    <w:unhideWhenUsed/>
    <w:rsid w:val="00DE07DD"/>
    <w:pPr>
      <w:spacing w:after="0" w:line="240" w:lineRule="auto"/>
    </w:pPr>
    <w:rPr>
      <w:rFonts w:cs="Times New Roman"/>
      <w:sz w:val="18"/>
      <w:szCs w:val="18"/>
    </w:rPr>
  </w:style>
  <w:style w:type="character" w:customStyle="1" w:styleId="BalloonTextChar">
    <w:name w:val="Balloon Text Char"/>
    <w:basedOn w:val="DefaultParagraphFont"/>
    <w:link w:val="BalloonText"/>
    <w:semiHidden/>
    <w:rsid w:val="00DE07DD"/>
    <w:rPr>
      <w:rFonts w:ascii="Times New Roman" w:hAnsi="Times New Roman" w:cs="Times New Roman"/>
      <w:sz w:val="18"/>
      <w:szCs w:val="18"/>
    </w:rPr>
  </w:style>
  <w:style w:type="paragraph" w:customStyle="1" w:styleId="mystyle">
    <w:name w:val="mystyle"/>
    <w:basedOn w:val="Normal"/>
    <w:qFormat/>
    <w:rsid w:val="00C709A8"/>
    <w:pPr>
      <w:spacing w:after="202"/>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7618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73C125-C8AC-7943-833E-19ACAC774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21471</Words>
  <Characters>122391</Characters>
  <Application>Microsoft Office Word</Application>
  <DocSecurity>0</DocSecurity>
  <Lines>1019</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Kraft</dc:creator>
  <dc:description/>
  <cp:lastModifiedBy>Andy Kleinhesselink</cp:lastModifiedBy>
  <cp:revision>2</cp:revision>
  <dcterms:created xsi:type="dcterms:W3CDTF">2018-11-13T18:56:00Z</dcterms:created>
  <dcterms:modified xsi:type="dcterms:W3CDTF">2018-11-13T18:56:00Z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zotero-version="5.0.57"&gt;&lt;session id="MBZ7xGBu"/&gt;&lt;style id="http://www.zotero.org/styles/ecology" hasBibliography="1" bibliographyStyleHasBeenSet="1"/&gt;&lt;prefs&gt;&lt;pref name="fieldType" value="Field"/&gt;&lt;/prefs&gt;&lt;/data&gt;</vt:lpwstr>
  </property>
</Properties>
</file>