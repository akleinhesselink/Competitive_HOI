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5172BC5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7550D0">
        <w:rPr>
          <w:noProof/>
        </w:rPr>
        <w:t>8372</w:t>
      </w:r>
      <w:r w:rsidR="009462AD">
        <w:rPr>
          <w:noProof/>
        </w:rPr>
        <w:fldChar w:fldCharType="end"/>
      </w:r>
      <w:r w:rsidR="005A3275">
        <w:t xml:space="preserve"> (including appendix</w:t>
      </w:r>
      <w:r>
        <w:t xml:space="preserve"> and literature cited</w:t>
      </w:r>
      <w:r w:rsidR="005A3275">
        <w:t>)</w:t>
      </w:r>
    </w:p>
    <w:p w14:paraId="063F71C4" w14:textId="4DC7F433"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7550D0">
        <w:rPr>
          <w:noProof/>
        </w:rPr>
        <w:t>43</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6E6ECE2A"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1D119A" w:rsidRPr="00202928">
        <w:t xml:space="preserve"> set of criteria for </w:t>
      </w:r>
      <w:r w:rsidR="0080705C" w:rsidRPr="00202928">
        <w:t>testing whether a model has or does not have HOIs</w:t>
      </w:r>
      <w:r w:rsidR="008A3F96" w:rsidRPr="00202928">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 xml:space="preserve">HOIs in empirical data.  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B96146E"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28469F">
        <w:t>does</w:t>
      </w:r>
      <w:r w:rsidR="00713FE2">
        <w:t xml:space="preserve"> 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h</w:t>
      </w:r>
      <w:r w:rsidR="0028469F">
        <w:t>e concept of fixed per capita competition between species is</w:t>
      </w:r>
      <w:r w:rsidR="005A5626">
        <w:t xml:space="preserve">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24622">
        <w:t xml:space="preserve">functional </w:t>
      </w:r>
      <w:r w:rsidR="00390672">
        <w:t>trait</w:t>
      </w:r>
      <w:r w:rsidR="0028469F">
        <w:t xml:space="preserve"> differences</w:t>
      </w:r>
      <w:r w:rsidR="00390672">
        <w:t xml:space="preserve"> to </w:t>
      </w:r>
      <w:r w:rsidR="00C60F12">
        <w:t>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380CBFC2" w:rsidR="00170635" w:rsidRDefault="00713FE2" w:rsidP="00170635">
      <w:pPr>
        <w:spacing w:after="202"/>
        <w:contextualSpacing/>
      </w:pPr>
      <w:r>
        <w:t>H</w:t>
      </w:r>
      <w:r w:rsidR="00390672">
        <w:t>igher order interactions (HOIs) between species</w:t>
      </w:r>
      <w:r w:rsidR="00004F71">
        <w:t xml:space="preserve"> </w:t>
      </w:r>
      <w:r>
        <w:t xml:space="preserve">invalidate </w:t>
      </w:r>
      <w:r w:rsidR="00390672">
        <w:t>th</w:t>
      </w:r>
      <w:r w:rsidR="00620DAA">
        <w:t>e</w:t>
      </w:r>
      <w:r w:rsidR="00390672">
        <w:t xml:space="preserve"> core assumption </w:t>
      </w:r>
      <w:r>
        <w:t xml:space="preserve">of </w:t>
      </w:r>
      <w:r w:rsidR="00004F71">
        <w:t>fixed per capita interactions between species and this 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strong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77777777" w:rsidR="00A23C8F" w:rsidRDefault="00423E02" w:rsidP="0040246A">
      <w:pPr>
        <w:spacing w:after="202"/>
        <w:contextualSpacing/>
      </w:pPr>
      <w:r>
        <w:lastRenderedPageBreak/>
        <w:t>Despite the theoretical importance of HOIs, measuring HOIs in nature</w:t>
      </w:r>
      <w:r w:rsidR="00B51585">
        <w:t xml:space="preserve"> </w:t>
      </w:r>
      <w:r>
        <w:t xml:space="preserve">has been impeded by shifting definitions of what does and does not count as an HOIs </w:t>
      </w:r>
      <w:r>
        <w:fldChar w:fldCharType="begin"/>
      </w:r>
      <w:r>
        <w:instrText xml:space="preserve"> ADDIN ZOTERO_ITEM CSL_CITATION {"citationID":"9UNscGLw","properties":{"formattedCitation":"(Pomerantz 1981, Billick and Case 1994, Adler and Morris 1994)","plainCitation":"(Pomerantz 1981, Billick and Case 1994,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fldChar w:fldCharType="separate"/>
      </w:r>
      <w:r>
        <w:rPr>
          <w:noProof/>
        </w:rPr>
        <w:t>(Pomerantz 1981, Billick and Case 1994, Adler and Morris 1994)</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 xml:space="preserve">with a small range of classic competition models in mind. </w:t>
      </w:r>
      <w:r w:rsidR="003E40AA">
        <w:t>Since</w:t>
      </w:r>
      <w:r>
        <w:t xml:space="preserve"> that time, improved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species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54F33E9B" w:rsidR="00A23C8F" w:rsidRDefault="00FE1F9F" w:rsidP="0040246A">
      <w:pPr>
        <w:spacing w:after="202"/>
        <w:contextualSpacing/>
      </w:pPr>
      <w:commentRangeStart w:id="1"/>
      <w:commentRangeStart w:id="2"/>
      <w:r>
        <w:t>In addition</w:t>
      </w:r>
      <w:r w:rsidR="009F10E8">
        <w:t>,</w:t>
      </w:r>
      <w:r>
        <w:t xml:space="preserve"> </w:t>
      </w:r>
      <w:commentRangeEnd w:id="1"/>
      <w:r w:rsidR="00694B81">
        <w:rPr>
          <w:rStyle w:val="CommentReference"/>
        </w:rPr>
        <w:commentReference w:id="1"/>
      </w:r>
      <w:commentRangeEnd w:id="2"/>
      <w:r w:rsidR="009F10E8">
        <w:rPr>
          <w:rStyle w:val="CommentReference"/>
        </w:rPr>
        <w:commentReference w:id="2"/>
      </w:r>
      <w:r>
        <w:t>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B4052">
        <w:t xml:space="preserve"> (Levine et al. 2017)</w:t>
      </w:r>
      <w:r w:rsidR="00AF795A">
        <w:t xml:space="preserve">.  Such an understanding is necessary for </w:t>
      </w:r>
      <w:r w:rsidR="003A4BAA">
        <w:t>predict</w:t>
      </w:r>
      <w:r>
        <w:t>ing</w:t>
      </w:r>
      <w:r w:rsidR="00AF795A">
        <w:t xml:space="preserve"> </w:t>
      </w:r>
      <w:r w:rsidR="00184FE1">
        <w:t>the sets of competitors and ecosystems where strong HOIs are likely.</w:t>
      </w:r>
      <w:r w:rsidR="003A4BAA">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w:t>
      </w:r>
      <w:proofErr w:type="spellStart"/>
      <w:r w:rsidR="003A4BAA" w:rsidRPr="003A4BAA">
        <w:t>Letten</w:t>
      </w:r>
      <w:proofErr w:type="spellEnd"/>
      <w:r w:rsidR="003A4BAA" w:rsidRPr="003A4BAA">
        <w:t xml:space="preserve"> and Stouffer 2018)</w:t>
      </w:r>
      <w:r w:rsidR="00184FE1">
        <w:t>.</w:t>
      </w:r>
      <w:r w:rsidR="006E5BCB">
        <w:t xml:space="preserve"> </w:t>
      </w:r>
    </w:p>
    <w:p w14:paraId="5E650CCA" w14:textId="7958AA79"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 xml:space="preserve">.  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lastRenderedPageBreak/>
        <w:t>Higher order interactions</w:t>
      </w:r>
      <w:r w:rsidR="003026A8">
        <w:t xml:space="preserve"> result from</w:t>
      </w:r>
      <w:r>
        <w:t xml:space="preserve"> interaction modification </w:t>
      </w:r>
    </w:p>
    <w:p w14:paraId="57AC9818" w14:textId="74FA4989" w:rsidR="001A3717" w:rsidRDefault="00FA03A6" w:rsidP="00FA03A6">
      <w:pPr>
        <w:spacing w:after="202"/>
        <w:contextualSpacing/>
      </w:pPr>
      <w:r>
        <w:t xml:space="preserve">For the </w:t>
      </w:r>
      <w:r w:rsidR="001A3717">
        <w:t xml:space="preserve">purpose of defining </w:t>
      </w:r>
      <w:r w:rsidR="00177694">
        <w:t>HOIs</w:t>
      </w:r>
      <w:r w:rsidR="001A3717">
        <w:t xml:space="preserve"> we focus on modeling a focal </w:t>
      </w:r>
      <w:r w:rsidR="001A3717" w:rsidRPr="003C47E7">
        <w:t>species’ performance (usually per capita population growth rate) 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185B90"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5379D4E3"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1</w:t>
            </w:r>
            <w:r w:rsidRPr="003C47E7">
              <w:rPr>
                <w:noProof/>
              </w:rPr>
              <w:fldChar w:fldCharType="end"/>
            </w:r>
            <w:r w:rsidRPr="003C47E7">
              <w:t>)</w:t>
            </w:r>
          </w:p>
        </w:tc>
      </w:tr>
    </w:tbl>
    <w:p w14:paraId="2C11DB1A" w14:textId="7105C45E"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and </w:t>
      </w:r>
      <w:r w:rsidRPr="00F84BE4">
        <w:rPr>
          <w:i/>
        </w:rPr>
        <w:t>F</w:t>
      </w:r>
      <w:r w:rsidRPr="00F84BE4">
        <w:rPr>
          <w:i/>
          <w:vertAlign w:val="subscript"/>
        </w:rPr>
        <w:t>i</w:t>
      </w:r>
      <w:r>
        <w:t xml:space="preserve"> is a function of competitor densities</w:t>
      </w:r>
      <w:r w:rsidR="003E40AA">
        <w:t xml:space="preserve"> (including intraspecific density)</w:t>
      </w:r>
      <w:r>
        <w:t xml:space="preserve"> denoted by the vector </w:t>
      </w:r>
      <w:r w:rsidRPr="00F84BE4">
        <w:rPr>
          <w:b/>
        </w:rPr>
        <w:t>n</w:t>
      </w:r>
      <w:r>
        <w:t xml:space="preserve">.  In most widely used models of species interactions, each competitor has one effect on each </w:t>
      </w:r>
      <w:r w:rsidR="00423635">
        <w:t xml:space="preserve">of the </w:t>
      </w:r>
      <w:r>
        <w:t xml:space="preserve">other species in the community, </w:t>
      </w:r>
      <w:r w:rsidR="00423635">
        <w:t xml:space="preserve">and </w:t>
      </w:r>
      <w:r>
        <w:t xml:space="preserve">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185B90"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81EFD6F"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2</w:t>
            </w:r>
            <w:r w:rsidRPr="003C47E7">
              <w:rPr>
                <w:noProof/>
              </w:rPr>
              <w:fldChar w:fldCharType="end"/>
            </w:r>
            <w:r w:rsidRPr="003C47E7">
              <w:t>)</w:t>
            </w:r>
          </w:p>
        </w:tc>
      </w:tr>
    </w:tbl>
    <w:p w14:paraId="135C045E" w14:textId="098FFE6A"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rate</w:t>
      </w:r>
      <w:r w:rsidR="009067A4">
        <w:t xml:space="preserve"> of growth</w:t>
      </w:r>
      <w:r w:rsidR="00107270">
        <w:t xml:space="preserve"> </w:t>
      </w:r>
      <w:r w:rsidR="009067A4">
        <w:t>for</w:t>
      </w:r>
      <w:r w:rsidR="00107270">
        <w:t xml:space="preserve">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proofErr w:type="spellStart"/>
      <w:r w:rsidR="00740C03" w:rsidRPr="00CB4D09">
        <w:rPr>
          <w:i/>
        </w:rPr>
        <w:t>i</w:t>
      </w:r>
      <w:proofErr w:type="spellEnd"/>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w:t>
      </w:r>
      <w:r w:rsidR="00423635">
        <w:t xml:space="preserve">any </w:t>
      </w:r>
      <w:r w:rsidR="00BC758E" w:rsidRPr="00284765">
        <w:rPr>
          <w:i/>
        </w:rPr>
        <w:t>other</w:t>
      </w:r>
      <w:r w:rsidR="00BC758E">
        <w:t xml:space="preserve"> competitor</w:t>
      </w:r>
      <w:r w:rsidR="00177694">
        <w:t xml:space="preserve"> species</w:t>
      </w:r>
      <w:ins w:id="3" w:author="Andy Kleinhesselink" w:date="2019-11-06T15:02:00Z">
        <w:r w:rsidR="004D2342">
          <w:t xml:space="preserve"> (Figure 1A)</w:t>
        </w:r>
      </w:ins>
      <w:r w:rsidR="00BC758E">
        <w:t xml:space="preserve">.  </w:t>
      </w:r>
    </w:p>
    <w:p w14:paraId="469A1136" w14:textId="4F6A94E5"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 (IM)</w:t>
      </w:r>
      <w:r w:rsidR="00054EF8" w:rsidRPr="00063E2E">
        <w:t xml:space="preserve"> </w:t>
      </w:r>
      <w:r w:rsidR="00054EF8" w:rsidRPr="003C47E7">
        <w:fldChar w:fldCharType="begin"/>
      </w:r>
      <w:r w:rsidR="00054EF8" w:rsidRPr="003C47E7">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IM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t>
      </w:r>
      <w:r w:rsidR="00BC758E">
        <w:lastRenderedPageBreak/>
        <w:t xml:space="preserve">terms with a function that is dependent on another competitor’s density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in </w:t>
      </w:r>
      <w:r w:rsidR="00101271">
        <w:t xml:space="preserve">a </w:t>
      </w:r>
      <w:r>
        <w:t xml:space="preserve">pairwise </w:t>
      </w:r>
      <w:r w:rsidR="00BC758E">
        <w:t>model with two competitor species</w:t>
      </w:r>
      <w:ins w:id="4" w:author="Andy Kleinhesselink" w:date="2019-11-06T15:00:00Z">
        <w:r w:rsidR="004D2342">
          <w:t>, two and three affecting a focal species, one</w:t>
        </w:r>
      </w:ins>
      <w:r w:rsidR="00BC758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ABB97F0" w:rsidR="00BC758E" w:rsidRPr="00FB2274" w:rsidRDefault="00185B90"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del w:id="5" w:author="Andy Kleinhesselink" w:date="2019-11-06T15:00:00Z">
                            <w:rPr>
                              <w:rFonts w:ascii="Cambria Math" w:hAnsi="Cambria Math"/>
                            </w:rPr>
                            <m:t>i</m:t>
                          </w:del>
                        </m:r>
                        <m:r>
                          <w:ins w:id="6" w:author="Andy Kleinhesselink" w:date="2019-11-06T15:00:00Z">
                            <w:rPr>
                              <w:rFonts w:ascii="Cambria Math" w:hAnsi="Cambria Math"/>
                            </w:rPr>
                            <m:t>1</m:t>
                          </w:ins>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del w:id="7" w:author="Andy Kleinhesselink" w:date="2019-11-06T15:00:00Z">
                            <w:rPr>
                              <w:rFonts w:ascii="Cambria Math" w:hAnsi="Cambria Math"/>
                            </w:rPr>
                            <m:t>i</m:t>
                          </w:del>
                        </m:r>
                        <m:r>
                          <w:ins w:id="8" w:author="Andy Kleinhesselink" w:date="2019-11-06T15:00:00Z">
                            <w:rPr>
                              <w:rFonts w:ascii="Cambria Math" w:hAnsi="Cambria Math"/>
                            </w:rPr>
                            <m:t>1</m:t>
                          </w:ins>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del w:id="9" w:author="Andy Kleinhesselink" w:date="2019-11-06T15:00:00Z">
                        <w:rPr>
                          <w:rFonts w:ascii="Cambria Math" w:hAnsi="Cambria Math"/>
                        </w:rPr>
                        <m:t>i</m:t>
                      </w:del>
                    </m:r>
                    <m:r>
                      <w:ins w:id="10" w:author="Andy Kleinhesselink" w:date="2019-11-06T15:00:00Z">
                        <w:rPr>
                          <w:rFonts w:ascii="Cambria Math" w:hAnsi="Cambria Math"/>
                        </w:rPr>
                        <m:t>1</m:t>
                      </w:ins>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del w:id="11" w:author="Andy Kleinhesselink" w:date="2019-11-06T15:00:00Z">
                            <w:rPr>
                              <w:rFonts w:ascii="Cambria Math" w:hAnsi="Cambria Math"/>
                            </w:rPr>
                            <m:t>i</m:t>
                          </w:del>
                        </m:r>
                        <m:r>
                          <w:ins w:id="12" w:author="Andy Kleinhesselink" w:date="2019-11-06T15:00:00Z">
                            <w:rPr>
                              <w:rFonts w:ascii="Cambria Math" w:hAnsi="Cambria Math"/>
                            </w:rPr>
                            <m:t>1</m:t>
                          </w:ins>
                        </m:r>
                        <m:r>
                          <w:del w:id="13" w:author="Andy Kleinhesselink" w:date="2019-11-06T15:00:00Z">
                            <w:rPr>
                              <w:rFonts w:ascii="Cambria Math" w:hAnsi="Cambria Math"/>
                            </w:rPr>
                            <m:t>1</m:t>
                          </w:del>
                        </m:r>
                        <m:r>
                          <w:ins w:id="14" w:author="Andy Kleinhesselink" w:date="2019-11-06T15:00:00Z">
                            <w:rPr>
                              <w:rFonts w:ascii="Cambria Math" w:hAnsi="Cambria Math"/>
                            </w:rPr>
                            <m:t>2</m:t>
                          </w:ins>
                        </m:r>
                      </m:sub>
                    </m:sSub>
                    <m:sSub>
                      <m:sSubPr>
                        <m:ctrlPr>
                          <w:rPr>
                            <w:rFonts w:ascii="Cambria Math" w:hAnsi="Cambria Math"/>
                            <w:i/>
                          </w:rPr>
                        </m:ctrlPr>
                      </m:sSubPr>
                      <m:e>
                        <m:r>
                          <w:rPr>
                            <w:rFonts w:ascii="Cambria Math" w:hAnsi="Cambria Math"/>
                          </w:rPr>
                          <m:t>n</m:t>
                        </m:r>
                      </m:e>
                      <m:sub>
                        <m:r>
                          <w:del w:id="15" w:author="Andy Kleinhesselink" w:date="2019-11-06T15:00:00Z">
                            <w:rPr>
                              <w:rFonts w:ascii="Cambria Math" w:hAnsi="Cambria Math"/>
                            </w:rPr>
                            <m:t>1</m:t>
                          </w:del>
                        </m:r>
                        <m:r>
                          <w:ins w:id="16" w:author="Andy Kleinhesselink" w:date="2019-11-06T15:00:00Z">
                            <w:rPr>
                              <w:rFonts w:ascii="Cambria Math" w:hAnsi="Cambria Math"/>
                            </w:rPr>
                            <m:t>2</m:t>
                          </w:ins>
                        </m:r>
                      </m:sub>
                    </m:sSub>
                    <m:r>
                      <w:rPr>
                        <w:rFonts w:ascii="Cambria Math" w:hAnsi="Cambria Math"/>
                      </w:rPr>
                      <m:t>-</m:t>
                    </m:r>
                    <m:sSub>
                      <m:sSubPr>
                        <m:ctrlPr>
                          <w:rPr>
                            <w:rFonts w:ascii="Cambria Math" w:hAnsi="Cambria Math"/>
                            <w:i/>
                          </w:rPr>
                        </m:ctrlPr>
                      </m:sSubPr>
                      <m:e>
                        <m:r>
                          <w:rPr>
                            <w:rFonts w:ascii="Cambria Math" w:hAnsi="Cambria Math"/>
                          </w:rPr>
                          <m:t>α</m:t>
                        </m:r>
                      </m:e>
                      <m:sub>
                        <m:r>
                          <w:del w:id="17" w:author="Andy Kleinhesselink" w:date="2019-11-06T15:00:00Z">
                            <w:rPr>
                              <w:rFonts w:ascii="Cambria Math" w:hAnsi="Cambria Math"/>
                            </w:rPr>
                            <m:t>i</m:t>
                          </w:del>
                        </m:r>
                        <m:r>
                          <w:ins w:id="18" w:author="Andy Kleinhesselink" w:date="2019-11-06T15:00:00Z">
                            <w:rPr>
                              <w:rFonts w:ascii="Cambria Math" w:hAnsi="Cambria Math"/>
                            </w:rPr>
                            <m:t>1</m:t>
                          </w:ins>
                        </m:r>
                        <m:r>
                          <w:del w:id="19" w:author="Andy Kleinhesselink" w:date="2019-11-06T15:00:00Z">
                            <w:rPr>
                              <w:rFonts w:ascii="Cambria Math" w:hAnsi="Cambria Math"/>
                            </w:rPr>
                            <m:t>2</m:t>
                          </w:del>
                        </m:r>
                        <m:r>
                          <w:ins w:id="20" w:author="Andy Kleinhesselink" w:date="2019-11-06T15:00:00Z">
                            <w:rPr>
                              <w:rFonts w:ascii="Cambria Math" w:hAnsi="Cambria Math"/>
                            </w:rPr>
                            <m:t>3</m:t>
                          </w:ins>
                        </m:r>
                      </m:sub>
                    </m:sSub>
                    <m:sSub>
                      <m:sSubPr>
                        <m:ctrlPr>
                          <w:rPr>
                            <w:rFonts w:ascii="Cambria Math" w:hAnsi="Cambria Math"/>
                            <w:i/>
                          </w:rPr>
                        </m:ctrlPr>
                      </m:sSubPr>
                      <m:e>
                        <m:r>
                          <w:rPr>
                            <w:rFonts w:ascii="Cambria Math" w:hAnsi="Cambria Math"/>
                          </w:rPr>
                          <m:t>n</m:t>
                        </m:r>
                      </m:e>
                      <m:sub>
                        <m:r>
                          <w:del w:id="21" w:author="Andy Kleinhesselink" w:date="2019-11-06T15:00:00Z">
                            <w:rPr>
                              <w:rFonts w:ascii="Cambria Math" w:hAnsi="Cambria Math"/>
                            </w:rPr>
                            <m:t>2</m:t>
                          </w:del>
                        </m:r>
                        <m:r>
                          <w:ins w:id="22" w:author="Andy Kleinhesselink" w:date="2019-11-06T15:00:00Z">
                            <w:rPr>
                              <w:rFonts w:ascii="Cambria Math" w:hAnsi="Cambria Math"/>
                            </w:rPr>
                            <m:t>3</m:t>
                          </w:ins>
                        </m:r>
                      </m:sub>
                    </m:sSub>
                  </m:e>
                </m:d>
                <m:r>
                  <w:rPr>
                    <w:rFonts w:ascii="Cambria Math" w:hAnsi="Cambria Math"/>
                  </w:rPr>
                  <m:t>,</m:t>
                </m:r>
              </m:oMath>
            </m:oMathPara>
          </w:p>
        </w:tc>
        <w:tc>
          <w:tcPr>
            <w:tcW w:w="738" w:type="dxa"/>
            <w:vAlign w:val="center"/>
          </w:tcPr>
          <w:p w14:paraId="6CF55B2A" w14:textId="648924E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3</w:t>
            </w:r>
            <w:r w:rsidRPr="003C47E7">
              <w:rPr>
                <w:noProof/>
              </w:rPr>
              <w:fldChar w:fldCharType="end"/>
            </w:r>
            <w:r w:rsidRPr="003C47E7">
              <w:t>)</w:t>
            </w:r>
          </w:p>
        </w:tc>
      </w:tr>
    </w:tbl>
    <w:p w14:paraId="647DADF5" w14:textId="2E223ABE" w:rsidR="00BC758E" w:rsidRDefault="00177694" w:rsidP="004D2342">
      <w:pPr>
        <w:spacing w:before="240" w:after="202"/>
        <w:ind w:firstLine="0"/>
        <w:contextualSpacing/>
        <w:pPrChange w:id="23" w:author="Andy Kleinhesselink" w:date="2019-11-06T15:01:00Z">
          <w:pPr>
            <w:spacing w:after="202"/>
            <w:ind w:firstLine="0"/>
            <w:contextualSpacing/>
          </w:pPr>
        </w:pPrChange>
      </w:pPr>
      <w:r>
        <w:t xml:space="preserve">replacing the term </w:t>
      </w:r>
      <m:oMath>
        <m:sSub>
          <m:sSubPr>
            <m:ctrlPr>
              <w:rPr>
                <w:rFonts w:ascii="Cambria Math" w:hAnsi="Cambria Math"/>
                <w:i/>
              </w:rPr>
            </m:ctrlPr>
          </m:sSubPr>
          <m:e>
            <m:r>
              <w:rPr>
                <w:rFonts w:ascii="Cambria Math" w:hAnsi="Cambria Math"/>
              </w:rPr>
              <m:t>α</m:t>
            </m:r>
          </m:e>
          <m:sub>
            <m:r>
              <w:del w:id="24" w:author="Andy Kleinhesselink" w:date="2019-11-06T15:00:00Z">
                <w:rPr>
                  <w:rFonts w:ascii="Cambria Math" w:hAnsi="Cambria Math"/>
                </w:rPr>
                <m:t>i</m:t>
              </w:del>
            </m:r>
            <m:r>
              <w:ins w:id="25" w:author="Andy Kleinhesselink" w:date="2019-11-06T15:00:00Z">
                <w:rPr>
                  <w:rFonts w:ascii="Cambria Math" w:hAnsi="Cambria Math"/>
                </w:rPr>
                <m:t>1</m:t>
              </w:ins>
            </m:r>
            <m:r>
              <w:del w:id="26" w:author="Andy Kleinhesselink" w:date="2019-11-06T15:00:00Z">
                <w:rPr>
                  <w:rFonts w:ascii="Cambria Math" w:hAnsi="Cambria Math"/>
                </w:rPr>
                <m:t>1</m:t>
              </w:del>
            </m:r>
            <m:r>
              <w:ins w:id="27" w:author="Andy Kleinhesselink" w:date="2019-11-06T15:00:00Z">
                <w:rPr>
                  <w:rFonts w:ascii="Cambria Math" w:hAnsi="Cambria Math"/>
                </w:rPr>
                <m:t>2</m:t>
              </w:ins>
            </m:r>
          </m:sub>
        </m:sSub>
      </m:oMath>
      <w:r>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del w:id="28" w:author="Andy Kleinhesselink" w:date="2019-11-06T15:01:00Z">
                    <w:rPr>
                      <w:rFonts w:ascii="Cambria Math" w:hAnsi="Cambria Math"/>
                    </w:rPr>
                    <m:t>i</m:t>
                  </w:del>
                </m:r>
                <m:r>
                  <w:ins w:id="29" w:author="Andy Kleinhesselink" w:date="2019-11-06T15:01:00Z">
                    <w:rPr>
                      <w:rFonts w:ascii="Cambria Math" w:hAnsi="Cambria Math"/>
                    </w:rPr>
                    <m:t>1</m:t>
                  </w:ins>
                </m:r>
                <m:r>
                  <w:del w:id="30" w:author="Andy Kleinhesselink" w:date="2019-11-06T15:01:00Z">
                    <w:rPr>
                      <w:rFonts w:ascii="Cambria Math" w:hAnsi="Cambria Math"/>
                    </w:rPr>
                    <m:t>1</m:t>
                  </w:del>
                </m:r>
                <m:r>
                  <w:ins w:id="31" w:author="Andy Kleinhesselink" w:date="2019-11-06T15:01:00Z">
                    <w:rPr>
                      <w:rFonts w:ascii="Cambria Math" w:hAnsi="Cambria Math"/>
                    </w:rPr>
                    <m:t>2</m:t>
                  </w:ins>
                </m:r>
              </m:sub>
            </m:sSub>
            <m:r>
              <w:rPr>
                <w:rFonts w:ascii="Cambria Math" w:hAnsi="Cambria Math"/>
              </w:rPr>
              <m:t>+</m:t>
            </m:r>
            <m:sSub>
              <m:sSubPr>
                <m:ctrlPr>
                  <w:rPr>
                    <w:rFonts w:ascii="Cambria Math" w:hAnsi="Cambria Math"/>
                    <w:i/>
                  </w:rPr>
                </m:ctrlPr>
              </m:sSubPr>
              <m:e>
                <m:r>
                  <w:rPr>
                    <w:rFonts w:ascii="Cambria Math" w:hAnsi="Cambria Math"/>
                  </w:rPr>
                  <m:t>β</m:t>
                </m:r>
              </m:e>
              <m:sub>
                <m:r>
                  <w:del w:id="32" w:author="Andy Kleinhesselink" w:date="2019-11-06T15:01:00Z">
                    <w:rPr>
                      <w:rFonts w:ascii="Cambria Math" w:hAnsi="Cambria Math"/>
                    </w:rPr>
                    <m:t>i</m:t>
                  </w:del>
                </m:r>
                <m:r>
                  <w:ins w:id="33" w:author="Andy Kleinhesselink" w:date="2019-11-06T15:01:00Z">
                    <w:rPr>
                      <w:rFonts w:ascii="Cambria Math" w:hAnsi="Cambria Math"/>
                    </w:rPr>
                    <m:t>1</m:t>
                  </w:ins>
                </m:r>
                <m:d>
                  <m:dPr>
                    <m:ctrlPr>
                      <w:rPr>
                        <w:rFonts w:ascii="Cambria Math" w:hAnsi="Cambria Math"/>
                        <w:i/>
                      </w:rPr>
                    </m:ctrlPr>
                  </m:dPr>
                  <m:e>
                    <m:r>
                      <w:del w:id="34" w:author="Andy Kleinhesselink" w:date="2019-11-06T15:01:00Z">
                        <w:rPr>
                          <w:rFonts w:ascii="Cambria Math" w:hAnsi="Cambria Math"/>
                        </w:rPr>
                        <m:t>1</m:t>
                      </w:del>
                    </m:r>
                    <m:r>
                      <w:ins w:id="35" w:author="Andy Kleinhesselink" w:date="2019-11-06T15:01:00Z">
                        <w:rPr>
                          <w:rFonts w:ascii="Cambria Math" w:hAnsi="Cambria Math"/>
                        </w:rPr>
                        <m:t>2</m:t>
                      </w:ins>
                    </m:r>
                    <m:r>
                      <w:del w:id="36" w:author="Andy Kleinhesselink" w:date="2019-11-06T15:01:00Z">
                        <w:rPr>
                          <w:rFonts w:ascii="Cambria Math" w:hAnsi="Cambria Math"/>
                        </w:rPr>
                        <m:t>2</m:t>
                      </w:del>
                    </m:r>
                    <m:r>
                      <w:ins w:id="37" w:author="Andy Kleinhesselink" w:date="2019-11-06T15:01:00Z">
                        <w:rPr>
                          <w:rFonts w:ascii="Cambria Math" w:hAnsi="Cambria Math"/>
                        </w:rPr>
                        <m:t>3</m:t>
                      </w:ins>
                    </m:r>
                  </m:e>
                </m:d>
              </m:sub>
            </m:sSub>
            <m:sSub>
              <m:sSubPr>
                <m:ctrlPr>
                  <w:rPr>
                    <w:rFonts w:ascii="Cambria Math" w:hAnsi="Cambria Math"/>
                    <w:i/>
                  </w:rPr>
                </m:ctrlPr>
              </m:sSubPr>
              <m:e>
                <m:r>
                  <w:rPr>
                    <w:rFonts w:ascii="Cambria Math" w:hAnsi="Cambria Math"/>
                  </w:rPr>
                  <m:t>n</m:t>
                </m:r>
              </m:e>
              <m:sub>
                <m:r>
                  <w:del w:id="38" w:author="Andy Kleinhesselink" w:date="2019-11-06T15:01:00Z">
                    <w:rPr>
                      <w:rFonts w:ascii="Cambria Math" w:hAnsi="Cambria Math"/>
                    </w:rPr>
                    <m:t>2</m:t>
                  </w:del>
                </m:r>
                <m:r>
                  <w:ins w:id="39" w:author="Andy Kleinhesselink" w:date="2019-11-06T15:01:00Z">
                    <w:rPr>
                      <w:rFonts w:ascii="Cambria Math" w:hAnsi="Cambria Math"/>
                    </w:rPr>
                    <m:t>3</m:t>
                  </w:ins>
                </m:r>
              </m:sub>
            </m:sSub>
          </m:e>
        </m:d>
      </m:oMath>
      <w:r w:rsidR="003E40AA">
        <w:t xml:space="preserve"> </w:t>
      </w:r>
      <w:r w:rsidR="00101271">
        <w:t>makes the per capita effect of</w:t>
      </w:r>
      <w:ins w:id="40" w:author="Andy Kleinhesselink" w:date="2019-11-06T15:01:00Z">
        <w:r w:rsidR="004D2342">
          <w:t xml:space="preserve"> </w:t>
        </w:r>
        <w:r w:rsidR="004D2342" w:rsidRPr="004D2342">
          <w:rPr>
            <w:i/>
            <w:rPrChange w:id="41" w:author="Andy Kleinhesselink" w:date="2019-11-06T15:01:00Z">
              <w:rPr/>
            </w:rPrChange>
          </w:rPr>
          <w:t>n</w:t>
        </w:r>
        <w:r w:rsidR="004D2342" w:rsidRPr="004D2342">
          <w:rPr>
            <w:i/>
            <w:vertAlign w:val="subscript"/>
            <w:rPrChange w:id="42" w:author="Andy Kleinhesselink" w:date="2019-11-06T15:01:00Z">
              <w:rPr/>
            </w:rPrChange>
          </w:rPr>
          <w:t>2</w:t>
        </w:r>
        <w:r w:rsidR="004D2342">
          <w:t xml:space="preserve"> </w:t>
        </w:r>
      </w:ins>
      <w:del w:id="43" w:author="Andy Kleinhesselink" w:date="2019-11-06T15:01:00Z">
        <w:r w:rsidR="00101271" w:rsidDel="004D2342">
          <w:delText xml:space="preserve"> </w:delText>
        </w:r>
        <w:r w:rsidR="00101271" w:rsidRPr="004D2342" w:rsidDel="004D2342">
          <w:rPr>
            <w:i/>
            <w:rPrChange w:id="44" w:author="Andy Kleinhesselink" w:date="2019-11-06T15:01:00Z">
              <w:rPr>
                <w:i/>
              </w:rPr>
            </w:rPrChange>
          </w:rPr>
          <w:delText>n</w:delText>
        </w:r>
        <w:r w:rsidR="00101271" w:rsidRPr="004D2342" w:rsidDel="004D2342">
          <w:rPr>
            <w:vertAlign w:val="subscript"/>
            <w:rPrChange w:id="45" w:author="Andy Kleinhesselink" w:date="2019-11-06T15:01:00Z">
              <w:rPr>
                <w:vertAlign w:val="subscript"/>
              </w:rPr>
            </w:rPrChange>
          </w:rPr>
          <w:delText>1</w:delText>
        </w:r>
        <w:r w:rsidR="00101271" w:rsidDel="004D2342">
          <w:delText xml:space="preserve"> </w:delText>
        </w:r>
      </w:del>
      <w:r w:rsidR="00101271">
        <w:t xml:space="preserve">dependent on the density of another competitor, </w:t>
      </w:r>
      <w:del w:id="46" w:author="Andy Kleinhesselink" w:date="2019-11-06T15:02:00Z">
        <w:r w:rsidR="00101271" w:rsidRPr="00284765" w:rsidDel="004D2342">
          <w:rPr>
            <w:i/>
          </w:rPr>
          <w:delText>n</w:delText>
        </w:r>
        <w:r w:rsidR="00101271" w:rsidRPr="00284765" w:rsidDel="004D2342">
          <w:rPr>
            <w:vertAlign w:val="subscript"/>
          </w:rPr>
          <w:delText>2</w:delText>
        </w:r>
      </w:del>
      <w:ins w:id="47" w:author="Andy Kleinhesselink" w:date="2019-11-06T15:02:00Z">
        <w:r w:rsidR="004D2342" w:rsidRPr="00284765">
          <w:rPr>
            <w:i/>
          </w:rPr>
          <w:t>n</w:t>
        </w:r>
        <w:r w:rsidR="004D2342">
          <w:rPr>
            <w:vertAlign w:val="subscript"/>
          </w:rPr>
          <w:t>3</w:t>
        </w:r>
      </w:ins>
      <w:r w:rsidR="003E40AA">
        <w:t xml:space="preserve">, where </w:t>
      </w:r>
      <m:oMath>
        <m:sSub>
          <m:sSubPr>
            <m:ctrlPr>
              <w:rPr>
                <w:rFonts w:ascii="Cambria Math" w:hAnsi="Cambria Math"/>
                <w:i/>
              </w:rPr>
            </m:ctrlPr>
          </m:sSubPr>
          <m:e>
            <m:r>
              <w:rPr>
                <w:rFonts w:ascii="Cambria Math" w:hAnsi="Cambria Math"/>
              </w:rPr>
              <m:t>β</m:t>
            </m:r>
          </m:e>
          <m:sub>
            <m:r>
              <w:del w:id="48" w:author="Andy Kleinhesselink" w:date="2019-11-06T15:02:00Z">
                <w:rPr>
                  <w:rFonts w:ascii="Cambria Math" w:hAnsi="Cambria Math"/>
                </w:rPr>
                <m:t>i</m:t>
              </w:del>
            </m:r>
            <m:r>
              <w:ins w:id="49" w:author="Andy Kleinhesselink" w:date="2019-11-06T15:02:00Z">
                <w:rPr>
                  <w:rFonts w:ascii="Cambria Math" w:hAnsi="Cambria Math"/>
                </w:rPr>
                <m:t>1</m:t>
              </w:ins>
            </m:r>
            <m:d>
              <m:dPr>
                <m:ctrlPr>
                  <w:rPr>
                    <w:rFonts w:ascii="Cambria Math" w:hAnsi="Cambria Math"/>
                    <w:i/>
                  </w:rPr>
                </m:ctrlPr>
              </m:dPr>
              <m:e>
                <m:r>
                  <w:del w:id="50" w:author="Andy Kleinhesselink" w:date="2019-11-06T15:02:00Z">
                    <w:rPr>
                      <w:rFonts w:ascii="Cambria Math" w:hAnsi="Cambria Math"/>
                    </w:rPr>
                    <m:t>1</m:t>
                  </w:del>
                </m:r>
                <m:r>
                  <w:ins w:id="51" w:author="Andy Kleinhesselink" w:date="2019-11-06T15:02:00Z">
                    <w:rPr>
                      <w:rFonts w:ascii="Cambria Math" w:hAnsi="Cambria Math"/>
                    </w:rPr>
                    <m:t>2</m:t>
                  </w:ins>
                </m:r>
                <m:r>
                  <w:del w:id="52" w:author="Andy Kleinhesselink" w:date="2019-11-06T15:02:00Z">
                    <w:rPr>
                      <w:rFonts w:ascii="Cambria Math" w:hAnsi="Cambria Math"/>
                    </w:rPr>
                    <m:t>2</m:t>
                  </w:del>
                </m:r>
                <m:r>
                  <w:ins w:id="53" w:author="Andy Kleinhesselink" w:date="2019-11-06T15:02:00Z">
                    <w:rPr>
                      <w:rFonts w:ascii="Cambria Math" w:hAnsi="Cambria Math"/>
                    </w:rPr>
                    <m:t>3</m:t>
                  </w:ins>
                </m:r>
              </m:e>
            </m:d>
          </m:sub>
        </m:sSub>
      </m:oMath>
      <w:r w:rsidR="003E40AA">
        <w:t xml:space="preserve"> is a coefficient measuring the IM</w:t>
      </w:r>
      <w:r w:rsidR="00281067">
        <w:t xml:space="preserve"> (Figure 1</w:t>
      </w:r>
      <w:ins w:id="54" w:author="Andy Kleinhesselink" w:date="2019-11-06T15:04:00Z">
        <w:r w:rsidR="00E707AA">
          <w:t>B</w:t>
        </w:r>
      </w:ins>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new term in the model</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185B90"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04C8BF1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4</w:t>
            </w:r>
            <w:r w:rsidRPr="003C47E7">
              <w:rPr>
                <w:noProof/>
              </w:rPr>
              <w:fldChar w:fldCharType="end"/>
            </w:r>
            <w:r w:rsidRPr="003C47E7">
              <w:t>)</w:t>
            </w:r>
          </w:p>
        </w:tc>
      </w:tr>
    </w:tbl>
    <w:p w14:paraId="5DE47CA6" w14:textId="0F3D8CC7" w:rsidR="00101271" w:rsidRPr="00202928" w:rsidRDefault="00BB7B3A" w:rsidP="00101271">
      <w:pPr>
        <w:spacing w:after="202"/>
        <w:ind w:firstLine="0"/>
        <w:contextualSpacing/>
      </w:pPr>
      <w:r>
        <w:t xml:space="preserve">Interaction modifications such as this </w:t>
      </w:r>
      <w:r w:rsidR="009067A4">
        <w:t>impl</w:t>
      </w:r>
      <w:r>
        <w:t>y</w:t>
      </w:r>
      <w:r w:rsidR="009067A4">
        <w:t xml:space="preserve"> a meaning</w:t>
      </w:r>
      <w:r>
        <w:t xml:space="preserve">ful </w:t>
      </w:r>
      <w:r w:rsidR="009067A4">
        <w:t>change in the nature of an interaction between species</w:t>
      </w:r>
      <w:del w:id="55" w:author="Andy Kleinhesselink" w:date="2019-11-06T15:04:00Z">
        <w:r w:rsidR="00297592" w:rsidDel="00E707AA">
          <w:delText xml:space="preserve"> (Figure 1)</w:delText>
        </w:r>
      </w:del>
      <w:r>
        <w:t>.  I</w:t>
      </w:r>
      <w:r w:rsidR="009067A4">
        <w:t xml:space="preserve">n this example, </w:t>
      </w:r>
      <w:r w:rsidR="002E54BE">
        <w:t xml:space="preserve">the </w:t>
      </w:r>
      <w:r>
        <w:t>IM</w:t>
      </w:r>
      <w:r w:rsidR="002E54BE">
        <w:t xml:space="preserve"> between species one</w:t>
      </w:r>
      <w:r>
        <w:t xml:space="preserve"> species two </w:t>
      </w:r>
      <w:r w:rsidR="002E54BE">
        <w:t xml:space="preserve">suggests </w:t>
      </w:r>
      <w:r>
        <w:t>specific biological hypotheses: something about the</w:t>
      </w:r>
      <w:r w:rsidR="00E86724">
        <w:t xml:space="preserve"> behavior or traits</w:t>
      </w:r>
      <w:r w:rsidR="00786656">
        <w:t xml:space="preserve"> of </w:t>
      </w:r>
      <w:r w:rsidR="009067A4">
        <w:t xml:space="preserve">these competitors are different when they are </w:t>
      </w:r>
      <w:r>
        <w:t>together</w:t>
      </w:r>
      <w:r w:rsidR="009067A4">
        <w:t xml:space="preserve"> compared to when they are</w:t>
      </w:r>
      <w:r>
        <w:t xml:space="preserve"> separate</w:t>
      </w:r>
      <w:r w:rsidR="002E54BE" w:rsidRPr="009600A5">
        <w:t xml:space="preserve">. </w:t>
      </w:r>
      <w:r w:rsidR="00281067" w:rsidRPr="009600A5">
        <w:rPr>
          <w:rPrChange w:id="56" w:author="Andy Kleinhesselink" w:date="2019-11-06T14:04:00Z">
            <w:rPr>
              <w:highlight w:val="yellow"/>
            </w:rPr>
          </w:rPrChange>
        </w:rPr>
        <w:t>Importantly, however, such an IM cannot be attributed to one species or the other—it is an emergent property of the two-competitor system</w:t>
      </w:r>
      <w:ins w:id="57" w:author="Andy Kleinhesselink" w:date="2019-11-06T15:04:00Z">
        <w:r w:rsidR="00E707AA">
          <w:t xml:space="preserve">, </w:t>
        </w:r>
      </w:ins>
      <w:ins w:id="58" w:author="Andy Kleinhesselink" w:date="2019-11-06T15:05:00Z">
        <w:r w:rsidR="00E707AA">
          <w:t xml:space="preserve">an </w:t>
        </w:r>
      </w:ins>
      <w:ins w:id="59" w:author="Andy Kleinhesselink" w:date="2019-11-06T15:04:00Z">
        <w:r w:rsidR="00E707AA">
          <w:t>HOI</w:t>
        </w:r>
      </w:ins>
      <w:r w:rsidR="00BD364A" w:rsidRPr="009600A5">
        <w:rPr>
          <w:rPrChange w:id="60" w:author="Andy Kleinhesselink" w:date="2019-11-06T14:04:00Z">
            <w:rPr>
              <w:highlight w:val="yellow"/>
            </w:rPr>
          </w:rPrChange>
        </w:rPr>
        <w:t xml:space="preserve"> </w:t>
      </w:r>
      <w:r w:rsidR="00281067" w:rsidRPr="009600A5">
        <w:rPr>
          <w:rPrChange w:id="61" w:author="Andy Kleinhesselink" w:date="2019-11-06T14:04:00Z">
            <w:rPr>
              <w:highlight w:val="yellow"/>
            </w:rPr>
          </w:rPrChange>
        </w:rPr>
        <w:t>(Figure 1</w:t>
      </w:r>
      <w:ins w:id="62" w:author="Andy Kleinhesselink" w:date="2019-11-06T15:04:00Z">
        <w:r w:rsidR="00E707AA">
          <w:t>B</w:t>
        </w:r>
      </w:ins>
      <w:r w:rsidR="00281067" w:rsidRPr="009600A5">
        <w:rPr>
          <w:rPrChange w:id="63" w:author="Andy Kleinhesselink" w:date="2019-11-06T14:04:00Z">
            <w:rPr>
              <w:highlight w:val="yellow"/>
            </w:rPr>
          </w:rPrChange>
        </w:rPr>
        <w:t>).</w:t>
      </w:r>
      <w:r w:rsidR="00281067" w:rsidRPr="009600A5">
        <w:t xml:space="preserve"> </w:t>
      </w:r>
    </w:p>
    <w:p w14:paraId="2C45C4F8" w14:textId="38AB0958" w:rsidR="003026A8" w:rsidRPr="009600A5" w:rsidRDefault="00A922D9" w:rsidP="00284765">
      <w:pPr>
        <w:pStyle w:val="Heading2"/>
        <w:rPr>
          <w:rPrChange w:id="64" w:author="Andy Kleinhesselink" w:date="2019-11-06T14:04:00Z">
            <w:rPr>
              <w:highlight w:val="yellow"/>
            </w:rPr>
          </w:rPrChange>
        </w:rPr>
      </w:pPr>
      <w:r w:rsidRPr="009600A5">
        <w:rPr>
          <w:rPrChange w:id="65" w:author="Andy Kleinhesselink" w:date="2019-11-06T14:04:00Z">
            <w:rPr>
              <w:highlight w:val="yellow"/>
            </w:rPr>
          </w:rPrChange>
        </w:rPr>
        <w:t>A</w:t>
      </w:r>
      <w:r w:rsidR="00116801" w:rsidRPr="009600A5">
        <w:rPr>
          <w:rPrChange w:id="66" w:author="Andy Kleinhesselink" w:date="2019-11-06T14:04:00Z">
            <w:rPr>
              <w:highlight w:val="yellow"/>
            </w:rPr>
          </w:rPrChange>
        </w:rPr>
        <w:t>n improved</w:t>
      </w:r>
      <w:r w:rsidRPr="009600A5">
        <w:rPr>
          <w:rPrChange w:id="67" w:author="Andy Kleinhesselink" w:date="2019-11-06T14:04:00Z">
            <w:rPr>
              <w:highlight w:val="yellow"/>
            </w:rPr>
          </w:rPrChange>
        </w:rPr>
        <w:t xml:space="preserve"> </w:t>
      </w:r>
      <w:r w:rsidR="001E1C3B" w:rsidRPr="009600A5">
        <w:rPr>
          <w:rPrChange w:id="68" w:author="Andy Kleinhesselink" w:date="2019-11-06T14:04:00Z">
            <w:rPr>
              <w:highlight w:val="yellow"/>
            </w:rPr>
          </w:rPrChange>
        </w:rPr>
        <w:t xml:space="preserve">general </w:t>
      </w:r>
      <w:r w:rsidRPr="009600A5">
        <w:rPr>
          <w:rPrChange w:id="69" w:author="Andy Kleinhesselink" w:date="2019-11-06T14:04:00Z">
            <w:rPr>
              <w:highlight w:val="yellow"/>
            </w:rPr>
          </w:rPrChange>
        </w:rPr>
        <w:t xml:space="preserve">definition of </w:t>
      </w:r>
      <w:r w:rsidR="003026A8" w:rsidRPr="009600A5">
        <w:rPr>
          <w:rPrChange w:id="70" w:author="Andy Kleinhesselink" w:date="2019-11-06T14:04:00Z">
            <w:rPr>
              <w:highlight w:val="yellow"/>
            </w:rPr>
          </w:rPrChange>
        </w:rPr>
        <w:t>HOIs</w:t>
      </w:r>
    </w:p>
    <w:p w14:paraId="2ED9A446" w14:textId="6C7F7E06" w:rsidR="003570C6" w:rsidRPr="009600A5" w:rsidRDefault="002E54BE" w:rsidP="00081CE7">
      <w:pPr>
        <w:spacing w:after="202"/>
        <w:contextualSpacing/>
        <w:rPr>
          <w:rPrChange w:id="71" w:author="Andy Kleinhesselink" w:date="2019-11-06T14:04:00Z">
            <w:rPr>
              <w:highlight w:val="yellow"/>
            </w:rPr>
          </w:rPrChange>
        </w:rPr>
      </w:pPr>
      <w:r w:rsidRPr="009600A5">
        <w:rPr>
          <w:rPrChange w:id="72" w:author="Andy Kleinhesselink" w:date="2019-11-06T14:04:00Z">
            <w:rPr>
              <w:highlight w:val="yellow"/>
            </w:rPr>
          </w:rPrChange>
        </w:rPr>
        <w:t xml:space="preserve">While the </w:t>
      </w:r>
      <w:r w:rsidR="005C3655" w:rsidRPr="009600A5">
        <w:rPr>
          <w:rPrChange w:id="73" w:author="Andy Kleinhesselink" w:date="2019-11-06T14:04:00Z">
            <w:rPr>
              <w:highlight w:val="yellow"/>
            </w:rPr>
          </w:rPrChange>
        </w:rPr>
        <w:t>connection between</w:t>
      </w:r>
      <w:r w:rsidRPr="009600A5">
        <w:rPr>
          <w:rPrChange w:id="74" w:author="Andy Kleinhesselink" w:date="2019-11-06T14:04:00Z">
            <w:rPr>
              <w:highlight w:val="yellow"/>
            </w:rPr>
          </w:rPrChange>
        </w:rPr>
        <w:t xml:space="preserve"> IM</w:t>
      </w:r>
      <w:r w:rsidR="009067A4" w:rsidRPr="009600A5">
        <w:rPr>
          <w:rPrChange w:id="75" w:author="Andy Kleinhesselink" w:date="2019-11-06T14:04:00Z">
            <w:rPr>
              <w:highlight w:val="yellow"/>
            </w:rPr>
          </w:rPrChange>
        </w:rPr>
        <w:t xml:space="preserve"> </w:t>
      </w:r>
      <w:r w:rsidR="005C3655" w:rsidRPr="009600A5">
        <w:rPr>
          <w:rPrChange w:id="76" w:author="Andy Kleinhesselink" w:date="2019-11-06T14:04:00Z">
            <w:rPr>
              <w:highlight w:val="yellow"/>
            </w:rPr>
          </w:rPrChange>
        </w:rPr>
        <w:t>and</w:t>
      </w:r>
      <w:r w:rsidR="009067A4" w:rsidRPr="009600A5">
        <w:rPr>
          <w:rPrChange w:id="77" w:author="Andy Kleinhesselink" w:date="2019-11-06T14:04:00Z">
            <w:rPr>
              <w:highlight w:val="yellow"/>
            </w:rPr>
          </w:rPrChange>
        </w:rPr>
        <w:t xml:space="preserve"> </w:t>
      </w:r>
      <w:r w:rsidRPr="009600A5">
        <w:rPr>
          <w:rPrChange w:id="78" w:author="Andy Kleinhesselink" w:date="2019-11-06T14:04:00Z">
            <w:rPr>
              <w:highlight w:val="yellow"/>
            </w:rPr>
          </w:rPrChange>
        </w:rPr>
        <w:t>HOIs</w:t>
      </w:r>
      <w:r w:rsidR="00BB7B3A" w:rsidRPr="009600A5">
        <w:rPr>
          <w:rPrChange w:id="79" w:author="Andy Kleinhesselink" w:date="2019-11-06T14:04:00Z">
            <w:rPr>
              <w:highlight w:val="yellow"/>
            </w:rPr>
          </w:rPrChange>
        </w:rPr>
        <w:t xml:space="preserve"> is well understood</w:t>
      </w:r>
      <w:r w:rsidRPr="009600A5">
        <w:rPr>
          <w:rPrChange w:id="80" w:author="Andy Kleinhesselink" w:date="2019-11-06T14:04:00Z">
            <w:rPr>
              <w:highlight w:val="yellow"/>
            </w:rPr>
          </w:rPrChange>
        </w:rPr>
        <w:t xml:space="preserve">, </w:t>
      </w:r>
      <w:r w:rsidR="00BB7B3A" w:rsidRPr="009600A5">
        <w:rPr>
          <w:rPrChange w:id="81" w:author="Andy Kleinhesselink" w:date="2019-11-06T14:04:00Z">
            <w:rPr>
              <w:highlight w:val="yellow"/>
            </w:rPr>
          </w:rPrChange>
        </w:rPr>
        <w:t xml:space="preserve">ecologists have </w:t>
      </w:r>
      <w:r w:rsidR="001E1C3B" w:rsidRPr="009600A5">
        <w:rPr>
          <w:rPrChange w:id="82" w:author="Andy Kleinhesselink" w:date="2019-11-06T14:04:00Z">
            <w:rPr>
              <w:highlight w:val="yellow"/>
            </w:rPr>
          </w:rPrChange>
        </w:rPr>
        <w:t xml:space="preserve">struggled to find </w:t>
      </w:r>
      <w:r w:rsidR="00BD364A" w:rsidRPr="009600A5">
        <w:rPr>
          <w:rPrChange w:id="83" w:author="Andy Kleinhesselink" w:date="2019-11-06T14:04:00Z">
            <w:rPr>
              <w:highlight w:val="yellow"/>
            </w:rPr>
          </w:rPrChange>
        </w:rPr>
        <w:t xml:space="preserve">a </w:t>
      </w:r>
      <w:r w:rsidR="00BB7B3A" w:rsidRPr="009600A5">
        <w:rPr>
          <w:rPrChange w:id="84" w:author="Andy Kleinhesselink" w:date="2019-11-06T14:04:00Z">
            <w:rPr>
              <w:highlight w:val="yellow"/>
            </w:rPr>
          </w:rPrChange>
        </w:rPr>
        <w:t xml:space="preserve">general </w:t>
      </w:r>
      <w:r w:rsidR="0021205C" w:rsidRPr="009600A5">
        <w:rPr>
          <w:rPrChange w:id="85" w:author="Andy Kleinhesselink" w:date="2019-11-06T14:04:00Z">
            <w:rPr>
              <w:highlight w:val="yellow"/>
            </w:rPr>
          </w:rPrChange>
        </w:rPr>
        <w:t xml:space="preserve">definition </w:t>
      </w:r>
      <w:r w:rsidR="00BB7B3A" w:rsidRPr="009600A5">
        <w:rPr>
          <w:rPrChange w:id="86" w:author="Andy Kleinhesselink" w:date="2019-11-06T14:04:00Z">
            <w:rPr>
              <w:highlight w:val="yellow"/>
            </w:rPr>
          </w:rPrChange>
        </w:rPr>
        <w:t>for HOIs</w:t>
      </w:r>
      <w:r w:rsidR="001E1C3B" w:rsidRPr="009600A5">
        <w:rPr>
          <w:rPrChange w:id="87" w:author="Andy Kleinhesselink" w:date="2019-11-06T14:04:00Z">
            <w:rPr>
              <w:highlight w:val="yellow"/>
            </w:rPr>
          </w:rPrChange>
        </w:rPr>
        <w:t xml:space="preserve"> that </w:t>
      </w:r>
      <w:ins w:id="88" w:author="Andy Kleinhesselink" w:date="2019-11-06T15:05:00Z">
        <w:r w:rsidR="00643802">
          <w:t xml:space="preserve">can </w:t>
        </w:r>
      </w:ins>
      <w:del w:id="89" w:author="Andy Kleinhesselink" w:date="2019-11-06T15:05:00Z">
        <w:r w:rsidR="001E1C3B" w:rsidRPr="009600A5" w:rsidDel="00643802">
          <w:rPr>
            <w:rPrChange w:id="90" w:author="Andy Kleinhesselink" w:date="2019-11-06T14:04:00Z">
              <w:rPr>
                <w:highlight w:val="yellow"/>
              </w:rPr>
            </w:rPrChange>
          </w:rPr>
          <w:delText xml:space="preserve">applies </w:delText>
        </w:r>
      </w:del>
      <w:ins w:id="91" w:author="Andy Kleinhesselink" w:date="2019-11-06T15:05:00Z">
        <w:r w:rsidR="00643802" w:rsidRPr="009600A5">
          <w:rPr>
            <w:rPrChange w:id="92" w:author="Andy Kleinhesselink" w:date="2019-11-06T14:04:00Z">
              <w:rPr>
                <w:highlight w:val="yellow"/>
              </w:rPr>
            </w:rPrChange>
          </w:rPr>
          <w:t>appl</w:t>
        </w:r>
        <w:r w:rsidR="00643802">
          <w:t>y</w:t>
        </w:r>
        <w:r w:rsidR="00643802" w:rsidRPr="009600A5">
          <w:rPr>
            <w:rPrChange w:id="93" w:author="Andy Kleinhesselink" w:date="2019-11-06T14:04:00Z">
              <w:rPr>
                <w:highlight w:val="yellow"/>
              </w:rPr>
            </w:rPrChange>
          </w:rPr>
          <w:t xml:space="preserve"> </w:t>
        </w:r>
      </w:ins>
      <w:r w:rsidR="001E1C3B" w:rsidRPr="009600A5">
        <w:rPr>
          <w:rPrChange w:id="94" w:author="Andy Kleinhesselink" w:date="2019-11-06T14:04:00Z">
            <w:rPr>
              <w:highlight w:val="yellow"/>
            </w:rPr>
          </w:rPrChange>
        </w:rPr>
        <w:t>to both linear and non-linear</w:t>
      </w:r>
      <w:r w:rsidR="00BD364A" w:rsidRPr="009600A5">
        <w:rPr>
          <w:rPrChange w:id="95" w:author="Andy Kleinhesselink" w:date="2019-11-06T14:04:00Z">
            <w:rPr>
              <w:highlight w:val="yellow"/>
            </w:rPr>
          </w:rPrChange>
        </w:rPr>
        <w:t xml:space="preserve"> competition</w:t>
      </w:r>
      <w:r w:rsidR="001E1C3B" w:rsidRPr="009600A5">
        <w:rPr>
          <w:rPrChange w:id="96" w:author="Andy Kleinhesselink" w:date="2019-11-06T14:04:00Z">
            <w:rPr>
              <w:highlight w:val="yellow"/>
            </w:rPr>
          </w:rPrChange>
        </w:rPr>
        <w:t xml:space="preserve"> models</w:t>
      </w:r>
      <w:r w:rsidR="00BB7B3A" w:rsidRPr="009600A5">
        <w:rPr>
          <w:rPrChange w:id="97" w:author="Andy Kleinhesselink" w:date="2019-11-06T14:04:00Z">
            <w:rPr>
              <w:highlight w:val="yellow"/>
            </w:rPr>
          </w:rPrChange>
        </w:rPr>
        <w:t xml:space="preserve"> </w:t>
      </w:r>
      <w:r w:rsidR="00596DF1" w:rsidRPr="009600A5">
        <w:rPr>
          <w:rPrChange w:id="98" w:author="Andy Kleinhesselink" w:date="2019-11-06T14:04:00Z">
            <w:rPr>
              <w:highlight w:val="yellow"/>
            </w:rPr>
          </w:rPrChange>
        </w:rPr>
        <w:fldChar w:fldCharType="begin"/>
      </w:r>
      <w:r w:rsidR="0021205C" w:rsidRPr="009600A5">
        <w:rPr>
          <w:rPrChange w:id="99" w:author="Andy Kleinhesselink" w:date="2019-11-06T14:04:00Z">
            <w:rPr>
              <w:highlight w:val="yellow"/>
            </w:rPr>
          </w:rPrChange>
        </w:rPr>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596DF1" w:rsidRPr="009600A5">
        <w:rPr>
          <w:rPrChange w:id="100" w:author="Andy Kleinhesselink" w:date="2019-11-06T14:04:00Z">
            <w:rPr>
              <w:highlight w:val="yellow"/>
            </w:rPr>
          </w:rPrChange>
        </w:rPr>
        <w:fldChar w:fldCharType="separate"/>
      </w:r>
      <w:r w:rsidR="0021205C" w:rsidRPr="009600A5">
        <w:rPr>
          <w:noProof/>
          <w:rPrChange w:id="101" w:author="Andy Kleinhesselink" w:date="2019-11-06T14:04:00Z">
            <w:rPr>
              <w:noProof/>
              <w:highlight w:val="yellow"/>
            </w:rPr>
          </w:rPrChange>
        </w:rPr>
        <w:t>(Hairston et al. 1968, Billick and Case 1994, Grilli et al. 2017, Letten and Stouffer 2019)</w:t>
      </w:r>
      <w:r w:rsidR="00596DF1" w:rsidRPr="009600A5">
        <w:rPr>
          <w:rPrChange w:id="102" w:author="Andy Kleinhesselink" w:date="2019-11-06T14:04:00Z">
            <w:rPr>
              <w:highlight w:val="yellow"/>
            </w:rPr>
          </w:rPrChange>
        </w:rPr>
        <w:fldChar w:fldCharType="end"/>
      </w:r>
      <w:r w:rsidRPr="009600A5">
        <w:rPr>
          <w:rPrChange w:id="103" w:author="Andy Kleinhesselink" w:date="2019-11-06T14:04:00Z">
            <w:rPr>
              <w:highlight w:val="yellow"/>
            </w:rPr>
          </w:rPrChange>
        </w:rPr>
        <w:t xml:space="preserve">.  </w:t>
      </w:r>
      <w:r w:rsidR="00BD364A" w:rsidRPr="009600A5">
        <w:rPr>
          <w:rPrChange w:id="104" w:author="Andy Kleinhesselink" w:date="2019-11-06T14:04:00Z">
            <w:rPr>
              <w:highlight w:val="yellow"/>
            </w:rPr>
          </w:rPrChange>
        </w:rPr>
        <w:t>Here w</w:t>
      </w:r>
      <w:r w:rsidR="00281067" w:rsidRPr="009600A5">
        <w:rPr>
          <w:rPrChange w:id="105" w:author="Andy Kleinhesselink" w:date="2019-11-06T14:04:00Z">
            <w:rPr>
              <w:highlight w:val="yellow"/>
            </w:rPr>
          </w:rPrChange>
        </w:rPr>
        <w:t>e</w:t>
      </w:r>
      <w:r w:rsidR="001E1C3B" w:rsidRPr="009600A5">
        <w:rPr>
          <w:rPrChange w:id="106" w:author="Andy Kleinhesselink" w:date="2019-11-06T14:04:00Z">
            <w:rPr>
              <w:highlight w:val="yellow"/>
            </w:rPr>
          </w:rPrChange>
        </w:rPr>
        <w:t xml:space="preserve"> </w:t>
      </w:r>
      <w:r w:rsidR="0063491B" w:rsidRPr="009600A5">
        <w:rPr>
          <w:rPrChange w:id="107" w:author="Andy Kleinhesselink" w:date="2019-11-06T14:04:00Z">
            <w:rPr>
              <w:highlight w:val="yellow"/>
            </w:rPr>
          </w:rPrChange>
        </w:rPr>
        <w:t xml:space="preserve">provide a definition for </w:t>
      </w:r>
      <w:r w:rsidRPr="009600A5">
        <w:rPr>
          <w:rPrChange w:id="108" w:author="Andy Kleinhesselink" w:date="2019-11-06T14:04:00Z">
            <w:rPr>
              <w:highlight w:val="yellow"/>
            </w:rPr>
          </w:rPrChange>
        </w:rPr>
        <w:t>HOIs</w:t>
      </w:r>
      <w:r w:rsidR="0063491B" w:rsidRPr="009600A5">
        <w:rPr>
          <w:rPrChange w:id="109" w:author="Andy Kleinhesselink" w:date="2019-11-06T14:04:00Z">
            <w:rPr>
              <w:highlight w:val="yellow"/>
            </w:rPr>
          </w:rPrChange>
        </w:rPr>
        <w:t xml:space="preserve"> that avoid</w:t>
      </w:r>
      <w:r w:rsidR="002829EB" w:rsidRPr="009600A5">
        <w:rPr>
          <w:rPrChange w:id="110" w:author="Andy Kleinhesselink" w:date="2019-11-06T14:04:00Z">
            <w:rPr>
              <w:highlight w:val="yellow"/>
            </w:rPr>
          </w:rPrChange>
        </w:rPr>
        <w:t>s</w:t>
      </w:r>
      <w:r w:rsidR="0063491B" w:rsidRPr="009600A5">
        <w:rPr>
          <w:rPrChange w:id="111" w:author="Andy Kleinhesselink" w:date="2019-11-06T14:04:00Z">
            <w:rPr>
              <w:highlight w:val="yellow"/>
            </w:rPr>
          </w:rPrChange>
        </w:rPr>
        <w:t xml:space="preserve"> the short-comings </w:t>
      </w:r>
      <w:r w:rsidR="0063491B" w:rsidRPr="009600A5">
        <w:rPr>
          <w:rPrChange w:id="112" w:author="Andy Kleinhesselink" w:date="2019-11-06T14:04:00Z">
            <w:rPr>
              <w:highlight w:val="yellow"/>
            </w:rPr>
          </w:rPrChange>
        </w:rPr>
        <w:lastRenderedPageBreak/>
        <w:t>of earlier definitions and provide practical criteria for determining whether a multi-</w:t>
      </w:r>
      <w:r w:rsidR="00462DBC" w:rsidRPr="009600A5">
        <w:rPr>
          <w:rPrChange w:id="113" w:author="Andy Kleinhesselink" w:date="2019-11-06T14:04:00Z">
            <w:rPr>
              <w:highlight w:val="yellow"/>
            </w:rPr>
          </w:rPrChange>
        </w:rPr>
        <w:t xml:space="preserve">competitor </w:t>
      </w:r>
      <w:r w:rsidR="0063491B" w:rsidRPr="009600A5">
        <w:rPr>
          <w:rPrChange w:id="114" w:author="Andy Kleinhesselink" w:date="2019-11-06T14:04:00Z">
            <w:rPr>
              <w:highlight w:val="yellow"/>
            </w:rPr>
          </w:rPrChange>
        </w:rPr>
        <w:t>model—of any complexity or functional form—has HOIs.</w:t>
      </w:r>
      <w:r w:rsidRPr="009600A5">
        <w:rPr>
          <w:rPrChange w:id="115" w:author="Andy Kleinhesselink" w:date="2019-11-06T14:04:00Z">
            <w:rPr>
              <w:highlight w:val="yellow"/>
            </w:rPr>
          </w:rPrChange>
        </w:rPr>
        <w:t xml:space="preserve"> </w:t>
      </w:r>
      <w:r w:rsidR="00BD4413" w:rsidRPr="009600A5">
        <w:rPr>
          <w:rPrChange w:id="116" w:author="Andy Kleinhesselink" w:date="2019-11-06T14:04:00Z">
            <w:rPr>
              <w:highlight w:val="yellow"/>
            </w:rPr>
          </w:rPrChange>
        </w:rPr>
        <w:t xml:space="preserve">In order to apply our definition, the </w:t>
      </w:r>
      <w:r w:rsidR="00E04B28" w:rsidRPr="009600A5">
        <w:rPr>
          <w:rPrChange w:id="117" w:author="Andy Kleinhesselink" w:date="2019-11-06T14:04:00Z">
            <w:rPr>
              <w:highlight w:val="yellow"/>
            </w:rPr>
          </w:rPrChange>
        </w:rPr>
        <w:t xml:space="preserve">multispecies competition </w:t>
      </w:r>
      <w:r w:rsidR="00304618" w:rsidRPr="009600A5">
        <w:rPr>
          <w:rPrChange w:id="118" w:author="Andy Kleinhesselink" w:date="2019-11-06T14:04:00Z">
            <w:rPr>
              <w:highlight w:val="yellow"/>
            </w:rPr>
          </w:rPrChange>
        </w:rPr>
        <w:t xml:space="preserve">function </w:t>
      </w:r>
      <w:del w:id="119" w:author="Andy Kleinhesselink" w:date="2019-11-06T14:01:00Z">
        <w:r w:rsidR="00BD4413" w:rsidRPr="009600A5" w:rsidDel="009600A5">
          <w:rPr>
            <w:rPrChange w:id="120" w:author="Andy Kleinhesselink" w:date="2019-11-06T14:04:00Z">
              <w:rPr>
                <w:highlight w:val="yellow"/>
              </w:rPr>
            </w:rPrChange>
          </w:rPr>
          <w:delText xml:space="preserve">(e.g. Eq. 1) </w:delText>
        </w:r>
      </w:del>
      <w:r w:rsidR="003570C6" w:rsidRPr="009600A5">
        <w:rPr>
          <w:rPrChange w:id="121" w:author="Andy Kleinhesselink" w:date="2019-11-06T14:04:00Z">
            <w:rPr>
              <w:highlight w:val="yellow"/>
            </w:rPr>
          </w:rPrChange>
        </w:rPr>
        <w:t xml:space="preserve">is </w:t>
      </w:r>
      <w:r w:rsidR="00513612" w:rsidRPr="009600A5">
        <w:rPr>
          <w:rPrChange w:id="122" w:author="Andy Kleinhesselink" w:date="2019-11-06T14:04:00Z">
            <w:rPr>
              <w:highlight w:val="yellow"/>
            </w:rPr>
          </w:rPrChange>
        </w:rPr>
        <w:t xml:space="preserve">decomposed into </w:t>
      </w:r>
      <w:r w:rsidR="00BD364A" w:rsidRPr="009600A5">
        <w:rPr>
          <w:rPrChange w:id="123" w:author="Andy Kleinhesselink" w:date="2019-11-06T14:04:00Z">
            <w:rPr>
              <w:highlight w:val="yellow"/>
            </w:rPr>
          </w:rPrChange>
        </w:rPr>
        <w:t xml:space="preserve">a </w:t>
      </w:r>
      <w:r w:rsidR="003570C6" w:rsidRPr="009600A5">
        <w:rPr>
          <w:rPrChange w:id="124" w:author="Andy Kleinhesselink" w:date="2019-11-06T14:04:00Z">
            <w:rPr>
              <w:highlight w:val="yellow"/>
            </w:rPr>
          </w:rPrChange>
        </w:rPr>
        <w:t xml:space="preserve">dependency diagram linking focal species performance </w:t>
      </w:r>
      <w:r w:rsidR="00BD4413" w:rsidRPr="009600A5">
        <w:rPr>
          <w:rPrChange w:id="125" w:author="Andy Kleinhesselink" w:date="2019-11-06T14:04:00Z">
            <w:rPr>
              <w:highlight w:val="yellow"/>
            </w:rPr>
          </w:rPrChange>
        </w:rPr>
        <w:t>with</w:t>
      </w:r>
      <w:r w:rsidR="003570C6" w:rsidRPr="009600A5">
        <w:rPr>
          <w:rPrChange w:id="126" w:author="Andy Kleinhesselink" w:date="2019-11-06T14:04:00Z">
            <w:rPr>
              <w:highlight w:val="yellow"/>
            </w:rPr>
          </w:rPrChange>
        </w:rPr>
        <w:t xml:space="preserve"> </w:t>
      </w:r>
      <w:r w:rsidR="00BD364A" w:rsidRPr="009600A5">
        <w:rPr>
          <w:rPrChange w:id="127" w:author="Andy Kleinhesselink" w:date="2019-11-06T14:04:00Z">
            <w:rPr>
              <w:highlight w:val="yellow"/>
            </w:rPr>
          </w:rPrChange>
        </w:rPr>
        <w:t>the density of each competitor species</w:t>
      </w:r>
      <w:r w:rsidR="003570C6" w:rsidRPr="009600A5">
        <w:rPr>
          <w:rPrChange w:id="128" w:author="Andy Kleinhesselink" w:date="2019-11-06T14:04:00Z">
            <w:rPr>
              <w:highlight w:val="yellow"/>
            </w:rPr>
          </w:rPrChange>
        </w:rPr>
        <w:t xml:space="preserve">, with </w:t>
      </w:r>
      <w:r w:rsidR="00BD4413" w:rsidRPr="009600A5">
        <w:rPr>
          <w:rPrChange w:id="129" w:author="Andy Kleinhesselink" w:date="2019-11-06T14:04:00Z">
            <w:rPr>
              <w:highlight w:val="yellow"/>
            </w:rPr>
          </w:rPrChange>
        </w:rPr>
        <w:t>the rule that</w:t>
      </w:r>
      <w:r w:rsidR="003570C6" w:rsidRPr="009600A5">
        <w:rPr>
          <w:rPrChange w:id="130" w:author="Andy Kleinhesselink" w:date="2019-11-06T14:04:00Z">
            <w:rPr>
              <w:highlight w:val="yellow"/>
            </w:rPr>
          </w:rPrChange>
        </w:rPr>
        <w:t xml:space="preserve"> </w:t>
      </w:r>
      <w:r w:rsidR="00BD364A" w:rsidRPr="009600A5">
        <w:rPr>
          <w:rPrChange w:id="131" w:author="Andy Kleinhesselink" w:date="2019-11-06T14:04:00Z">
            <w:rPr>
              <w:highlight w:val="yellow"/>
            </w:rPr>
          </w:rPrChange>
        </w:rPr>
        <w:t xml:space="preserve">each function </w:t>
      </w:r>
      <w:ins w:id="132" w:author="Andy Kleinhesselink" w:date="2019-11-06T15:06:00Z">
        <w:r w:rsidR="002902A3">
          <w:t xml:space="preserve">in the diagram </w:t>
        </w:r>
      </w:ins>
      <w:r w:rsidR="00BD364A" w:rsidRPr="009600A5">
        <w:rPr>
          <w:rPrChange w:id="133" w:author="Andy Kleinhesselink" w:date="2019-11-06T14:04:00Z">
            <w:rPr>
              <w:highlight w:val="yellow"/>
            </w:rPr>
          </w:rPrChange>
        </w:rPr>
        <w:t xml:space="preserve">is univariate and the output of functions are only combined by </w:t>
      </w:r>
      <w:r w:rsidR="00BD4413" w:rsidRPr="009600A5">
        <w:rPr>
          <w:rPrChange w:id="134" w:author="Andy Kleinhesselink" w:date="2019-11-06T14:04:00Z">
            <w:rPr>
              <w:highlight w:val="yellow"/>
            </w:rPr>
          </w:rPrChange>
        </w:rPr>
        <w:t>addition or multiplication (Figure 2).</w:t>
      </w:r>
      <w:r w:rsidR="00BD364A" w:rsidRPr="009600A5">
        <w:rPr>
          <w:rPrChange w:id="135" w:author="Andy Kleinhesselink" w:date="2019-11-06T14:04:00Z">
            <w:rPr>
              <w:highlight w:val="yellow"/>
            </w:rPr>
          </w:rPrChange>
        </w:rPr>
        <w:t xml:space="preserve"> A</w:t>
      </w:r>
      <w:r w:rsidR="00BD4413" w:rsidRPr="009600A5">
        <w:rPr>
          <w:rPrChange w:id="136" w:author="Andy Kleinhesselink" w:date="2019-11-06T14:04:00Z">
            <w:rPr>
              <w:highlight w:val="yellow"/>
            </w:rPr>
          </w:rPrChange>
        </w:rPr>
        <w:t xml:space="preserve"> model without HOIs </w:t>
      </w:r>
      <w:r w:rsidR="00BD364A" w:rsidRPr="009600A5">
        <w:rPr>
          <w:rPrChange w:id="137" w:author="Andy Kleinhesselink" w:date="2019-11-06T14:04:00Z">
            <w:rPr>
              <w:highlight w:val="yellow"/>
            </w:rPr>
          </w:rPrChange>
        </w:rPr>
        <w:t xml:space="preserve">will have a </w:t>
      </w:r>
      <w:r w:rsidR="003570C6" w:rsidRPr="009600A5">
        <w:rPr>
          <w:rPrChange w:id="138" w:author="Andy Kleinhesselink" w:date="2019-11-06T14:04:00Z">
            <w:rPr>
              <w:highlight w:val="yellow"/>
            </w:rPr>
          </w:rPrChange>
        </w:rPr>
        <w:t xml:space="preserve">sparse structure such that there is only one path connecting </w:t>
      </w:r>
      <w:r w:rsidR="00C42FBD" w:rsidRPr="009600A5">
        <w:rPr>
          <w:rPrChange w:id="139" w:author="Andy Kleinhesselink" w:date="2019-11-06T14:04:00Z">
            <w:rPr>
              <w:highlight w:val="yellow"/>
            </w:rPr>
          </w:rPrChange>
        </w:rPr>
        <w:t xml:space="preserve">each </w:t>
      </w:r>
      <w:r w:rsidR="003570C6" w:rsidRPr="009600A5">
        <w:rPr>
          <w:rPrChange w:id="140" w:author="Andy Kleinhesselink" w:date="2019-11-06T14:04:00Z">
            <w:rPr>
              <w:highlight w:val="yellow"/>
            </w:rPr>
          </w:rPrChange>
        </w:rPr>
        <w:t>competitor</w:t>
      </w:r>
      <w:r w:rsidR="00C42FBD" w:rsidRPr="009600A5">
        <w:rPr>
          <w:rPrChange w:id="141" w:author="Andy Kleinhesselink" w:date="2019-11-06T14:04:00Z">
            <w:rPr>
              <w:highlight w:val="yellow"/>
            </w:rPr>
          </w:rPrChange>
        </w:rPr>
        <w:t>’s</w:t>
      </w:r>
      <w:r w:rsidR="003570C6" w:rsidRPr="009600A5">
        <w:rPr>
          <w:rPrChange w:id="142" w:author="Andy Kleinhesselink" w:date="2019-11-06T14:04:00Z">
            <w:rPr>
              <w:highlight w:val="yellow"/>
            </w:rPr>
          </w:rPrChange>
        </w:rPr>
        <w:t xml:space="preserve"> density to focal species performance (Figure 2A).</w:t>
      </w:r>
      <w:r w:rsidR="00217D65" w:rsidRPr="009600A5">
        <w:rPr>
          <w:b/>
          <w:rPrChange w:id="143" w:author="Andy Kleinhesselink" w:date="2019-11-06T14:04:00Z">
            <w:rPr>
              <w:b/>
              <w:highlight w:val="yellow"/>
            </w:rPr>
          </w:rPrChange>
        </w:rPr>
        <w:t xml:space="preserve"> </w:t>
      </w:r>
      <w:r w:rsidR="00281067" w:rsidRPr="009600A5">
        <w:rPr>
          <w:b/>
          <w:rPrChange w:id="144" w:author="Andy Kleinhesselink" w:date="2019-11-06T14:04:00Z">
            <w:rPr>
              <w:b/>
              <w:highlight w:val="yellow"/>
            </w:rPr>
          </w:rPrChange>
        </w:rPr>
        <w:t xml:space="preserve"> </w:t>
      </w:r>
      <w:r w:rsidR="00E04B28" w:rsidRPr="009600A5">
        <w:rPr>
          <w:b/>
          <w:highlight w:val="yellow"/>
        </w:rPr>
        <w:t xml:space="preserve">By contrast, </w:t>
      </w:r>
      <w:r w:rsidR="009E4162" w:rsidRPr="009600A5">
        <w:rPr>
          <w:b/>
          <w:highlight w:val="yellow"/>
        </w:rPr>
        <w:t>HOIs</w:t>
      </w:r>
      <w:r w:rsidR="003570C6" w:rsidRPr="00EC7595">
        <w:rPr>
          <w:b/>
          <w:highlight w:val="yellow"/>
        </w:rPr>
        <w:t xml:space="preserve"> </w:t>
      </w:r>
      <w:r w:rsidR="00BD364A" w:rsidRPr="00EC7595">
        <w:rPr>
          <w:b/>
          <w:highlight w:val="yellow"/>
        </w:rPr>
        <w:t xml:space="preserve">occur whenever </w:t>
      </w:r>
      <w:r w:rsidR="00BD364A" w:rsidRPr="000D0EB6">
        <w:rPr>
          <w:b/>
          <w:highlight w:val="yellow"/>
        </w:rPr>
        <w:t xml:space="preserve">there are </w:t>
      </w:r>
      <w:r w:rsidR="00BD364A" w:rsidRPr="00202928">
        <w:rPr>
          <w:b/>
          <w:highlight w:val="yellow"/>
        </w:rPr>
        <w:t xml:space="preserve">multiple paths from </w:t>
      </w:r>
      <w:ins w:id="145" w:author="Andy Kleinhesselink" w:date="2019-11-06T14:02:00Z">
        <w:r w:rsidR="009600A5" w:rsidRPr="009600A5">
          <w:rPr>
            <w:b/>
            <w:highlight w:val="yellow"/>
          </w:rPr>
          <w:t xml:space="preserve">one </w:t>
        </w:r>
      </w:ins>
      <w:r w:rsidR="00BD364A" w:rsidRPr="009600A5">
        <w:rPr>
          <w:b/>
          <w:highlight w:val="yellow"/>
        </w:rPr>
        <w:t>competitor species</w:t>
      </w:r>
      <w:ins w:id="146" w:author="Andy Kleinhesselink" w:date="2019-11-06T14:02:00Z">
        <w:r w:rsidR="009600A5" w:rsidRPr="009600A5">
          <w:rPr>
            <w:b/>
            <w:highlight w:val="yellow"/>
          </w:rPr>
          <w:t>’</w:t>
        </w:r>
      </w:ins>
      <w:r w:rsidR="00BD364A" w:rsidRPr="009600A5">
        <w:rPr>
          <w:b/>
          <w:highlight w:val="yellow"/>
        </w:rPr>
        <w:t xml:space="preserve"> density to focal </w:t>
      </w:r>
      <w:r w:rsidR="003570C6" w:rsidRPr="009600A5">
        <w:rPr>
          <w:b/>
          <w:highlight w:val="yellow"/>
        </w:rPr>
        <w:t>species</w:t>
      </w:r>
      <w:r w:rsidR="00513612" w:rsidRPr="009600A5">
        <w:rPr>
          <w:b/>
          <w:highlight w:val="yellow"/>
        </w:rPr>
        <w:t xml:space="preserve"> performance</w:t>
      </w:r>
      <w:r w:rsidR="003570C6" w:rsidRPr="009600A5">
        <w:rPr>
          <w:b/>
          <w:highlight w:val="yellow"/>
        </w:rPr>
        <w:t xml:space="preserve"> </w:t>
      </w:r>
      <w:r w:rsidR="00217D65" w:rsidRPr="009600A5">
        <w:rPr>
          <w:b/>
          <w:highlight w:val="yellow"/>
        </w:rPr>
        <w:t>(Figure 2B)</w:t>
      </w:r>
      <w:r w:rsidR="003570C6" w:rsidRPr="009600A5">
        <w:rPr>
          <w:b/>
          <w:highlight w:val="yellow"/>
        </w:rPr>
        <w:t>.</w:t>
      </w:r>
      <w:r w:rsidR="003570C6" w:rsidRPr="009600A5">
        <w:rPr>
          <w:b/>
          <w:rPrChange w:id="147" w:author="Andy Kleinhesselink" w:date="2019-11-06T14:04:00Z">
            <w:rPr>
              <w:b/>
              <w:highlight w:val="yellow"/>
            </w:rPr>
          </w:rPrChange>
        </w:rPr>
        <w:t xml:space="preserve"> </w:t>
      </w:r>
      <w:r w:rsidR="00BD364A" w:rsidRPr="009600A5">
        <w:rPr>
          <w:rPrChange w:id="148" w:author="Andy Kleinhesselink" w:date="2019-11-06T14:04:00Z">
            <w:rPr>
              <w:highlight w:val="yellow"/>
            </w:rPr>
          </w:rPrChange>
        </w:rPr>
        <w:t xml:space="preserve">The presence of more than one route of influence between competitors and the focal species is a fundamental property of </w:t>
      </w:r>
      <w:r w:rsidR="00177343" w:rsidRPr="009600A5">
        <w:rPr>
          <w:rPrChange w:id="149" w:author="Andy Kleinhesselink" w:date="2019-11-06T14:04:00Z">
            <w:rPr>
              <w:highlight w:val="yellow"/>
            </w:rPr>
          </w:rPrChange>
        </w:rPr>
        <w:t>models with HOIs.</w:t>
      </w:r>
      <w:ins w:id="150" w:author="Andy Kleinhesselink" w:date="2019-11-06T15:06:00Z">
        <w:r w:rsidR="002902A3">
          <w:t xml:space="preserve">  In essence, this shows that interactions between species </w:t>
        </w:r>
      </w:ins>
      <w:ins w:id="151" w:author="Andy Kleinhesselink" w:date="2019-11-06T15:07:00Z">
        <w:r w:rsidR="002902A3">
          <w:t xml:space="preserve">have some irreducible complexity, i.e. there is more to the system than single species’ effects. </w:t>
        </w:r>
      </w:ins>
      <w:r w:rsidR="00177343" w:rsidRPr="009600A5">
        <w:rPr>
          <w:rPrChange w:id="152" w:author="Andy Kleinhesselink" w:date="2019-11-06T14:04:00Z">
            <w:rPr>
              <w:highlight w:val="yellow"/>
            </w:rPr>
          </w:rPrChange>
        </w:rPr>
        <w:t xml:space="preserve"> </w:t>
      </w:r>
      <w:del w:id="153" w:author="Andy Kleinhesselink" w:date="2019-11-06T14:02:00Z">
        <w:r w:rsidR="00177343" w:rsidRPr="009600A5" w:rsidDel="009600A5">
          <w:rPr>
            <w:rPrChange w:id="154" w:author="Andy Kleinhesselink" w:date="2019-11-06T14:04:00Z">
              <w:rPr>
                <w:highlight w:val="yellow"/>
              </w:rPr>
            </w:rPrChange>
          </w:rPr>
          <w:delText xml:space="preserve">The </w:delText>
        </w:r>
        <w:r w:rsidR="00BD364A" w:rsidRPr="009600A5" w:rsidDel="009600A5">
          <w:rPr>
            <w:rPrChange w:id="155" w:author="Andy Kleinhesselink" w:date="2019-11-06T14:04:00Z">
              <w:rPr>
                <w:highlight w:val="yellow"/>
              </w:rPr>
            </w:rPrChange>
          </w:rPr>
          <w:delText xml:space="preserve">diagrams also provide a clear way to visualize which competitors are involved in HOIs when there are more than two (Figure S). </w:delText>
        </w:r>
      </w:del>
    </w:p>
    <w:p w14:paraId="1C2F05F4" w14:textId="628FB92A" w:rsidR="00786656" w:rsidRDefault="00774FA5" w:rsidP="00786656">
      <w:pPr>
        <w:spacing w:after="202"/>
        <w:contextualSpacing/>
      </w:pPr>
      <w:del w:id="156" w:author="Andy Kleinhesselink" w:date="2019-11-06T14:02:00Z">
        <w:r w:rsidDel="009600A5">
          <w:delText xml:space="preserve">Another </w:delText>
        </w:r>
      </w:del>
      <w:ins w:id="157" w:author="Andy Kleinhesselink" w:date="2019-11-06T14:02:00Z">
        <w:r w:rsidR="009600A5">
          <w:t>A</w:t>
        </w:r>
      </w:ins>
      <w:ins w:id="158" w:author="Andy Kleinhesselink" w:date="2019-11-06T14:03:00Z">
        <w:r w:rsidR="009600A5">
          <w:t>n</w:t>
        </w:r>
      </w:ins>
      <w:del w:id="159" w:author="Andy Kleinhesselink" w:date="2019-11-06T15:08:00Z">
        <w:r w:rsidDel="002902A3">
          <w:delText>way</w:delText>
        </w:r>
      </w:del>
      <w:ins w:id="160" w:author="Andy Kleinhesselink" w:date="2019-11-06T15:08:00Z">
        <w:r w:rsidR="002902A3">
          <w:t xml:space="preserve"> equivalent way</w:t>
        </w:r>
      </w:ins>
      <w:r>
        <w:t xml:space="preserve"> to test for the presence of HOIs is to start with the full multi-competitor model, set all but one competitor’s density to zero, remove any terms that become zero, save the resulting </w:t>
      </w:r>
      <w:r w:rsidR="00177343">
        <w:t>single competitor</w:t>
      </w:r>
      <w:r>
        <w:t xml:space="preserve"> function and repeat this process for each </w:t>
      </w:r>
      <w:ins w:id="161" w:author="Andy Kleinhesselink" w:date="2019-11-06T14:03:00Z">
        <w:r w:rsidR="009600A5">
          <w:t xml:space="preserve">species of </w:t>
        </w:r>
      </w:ins>
      <w:r>
        <w:t>competitor</w:t>
      </w:r>
      <w:del w:id="162" w:author="Andy Kleinhesselink" w:date="2019-11-06T14:03:00Z">
        <w:r w:rsidDel="009600A5">
          <w:delText xml:space="preserve"> species</w:delText>
        </w:r>
      </w:del>
      <w:r>
        <w:t xml:space="preserve">.  </w:t>
      </w:r>
      <w:r w:rsidRPr="009600A5">
        <w:rPr>
          <w:b/>
          <w:highlight w:val="yellow"/>
          <w:rPrChange w:id="163" w:author="Andy Kleinhesselink" w:date="2019-11-06T14:04:00Z">
            <w:rPr/>
          </w:rPrChange>
        </w:rPr>
        <w:t xml:space="preserve">If any of the </w:t>
      </w:r>
      <w:r w:rsidR="00177343" w:rsidRPr="009600A5">
        <w:rPr>
          <w:b/>
          <w:highlight w:val="yellow"/>
          <w:rPrChange w:id="164" w:author="Andy Kleinhesselink" w:date="2019-11-06T14:04:00Z">
            <w:rPr/>
          </w:rPrChange>
        </w:rPr>
        <w:t>terms</w:t>
      </w:r>
      <w:r w:rsidRPr="009600A5">
        <w:rPr>
          <w:b/>
          <w:highlight w:val="yellow"/>
          <w:rPrChange w:id="165" w:author="Andy Kleinhesselink" w:date="2019-11-06T14:04:00Z">
            <w:rPr/>
          </w:rPrChange>
        </w:rPr>
        <w:t xml:space="preserve"> in the full model drop out in the set of </w:t>
      </w:r>
      <w:r w:rsidR="00177343" w:rsidRPr="009600A5">
        <w:rPr>
          <w:b/>
          <w:highlight w:val="yellow"/>
          <w:rPrChange w:id="166" w:author="Andy Kleinhesselink" w:date="2019-11-06T14:04:00Z">
            <w:rPr/>
          </w:rPrChange>
        </w:rPr>
        <w:t xml:space="preserve">separate </w:t>
      </w:r>
      <w:r w:rsidRPr="009600A5">
        <w:rPr>
          <w:b/>
          <w:highlight w:val="yellow"/>
          <w:rPrChange w:id="167" w:author="Andy Kleinhesselink" w:date="2019-11-06T14:04:00Z">
            <w:rPr/>
          </w:rPrChange>
        </w:rPr>
        <w:t>competitor</w:t>
      </w:r>
      <w:r w:rsidR="00177343" w:rsidRPr="009600A5">
        <w:rPr>
          <w:b/>
          <w:highlight w:val="yellow"/>
          <w:rPrChange w:id="168" w:author="Andy Kleinhesselink" w:date="2019-11-06T14:04:00Z">
            <w:rPr/>
          </w:rPrChange>
        </w:rPr>
        <w:t xml:space="preserve"> functions</w:t>
      </w:r>
      <w:r w:rsidRPr="009600A5">
        <w:rPr>
          <w:b/>
          <w:highlight w:val="yellow"/>
          <w:rPrChange w:id="169" w:author="Andy Kleinhesselink" w:date="2019-11-06T14:04:00Z">
            <w:rPr/>
          </w:rPrChange>
        </w:rPr>
        <w:t xml:space="preserve"> than the model contains an HOI</w:t>
      </w:r>
      <w:r w:rsidRPr="009600A5">
        <w:rPr>
          <w:b/>
          <w:rPrChange w:id="170" w:author="Andy Kleinhesselink" w:date="2019-11-06T14:03:00Z">
            <w:rPr/>
          </w:rPrChange>
        </w:rPr>
        <w:t>.</w:t>
      </w:r>
      <w:r>
        <w:t xml:space="preserve">  For instance,  applying this process to </w:t>
      </w:r>
      <w:r w:rsidR="00177343">
        <w:t xml:space="preserve">the HOI model in </w:t>
      </w:r>
      <w:del w:id="171" w:author="Andy Kleinhesselink" w:date="2019-11-06T15:12:00Z">
        <w:r w:rsidR="00177343" w:rsidDel="00185B90">
          <w:delText>Eq</w:delText>
        </w:r>
      </w:del>
      <w:ins w:id="172" w:author="Andy Kleinhesselink" w:date="2019-11-06T15:12:00Z">
        <w:r w:rsidR="00185B90">
          <w:t>equation</w:t>
        </w:r>
      </w:ins>
      <w:del w:id="173" w:author="Andy Kleinhesselink" w:date="2019-11-06T15:12:00Z">
        <w:r w:rsidR="00177343" w:rsidDel="00185B90">
          <w:delText>.</w:delText>
        </w:r>
      </w:del>
      <w:r>
        <w:t xml:space="preserve"> (4) results in two separate functions: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31F721D5" w:rsidR="00786656" w:rsidRPr="00284765" w:rsidRDefault="00185B90" w:rsidP="00786656">
            <w:pPr>
              <w:spacing w:after="202"/>
              <w:contextualSpacing/>
              <w:jc w:val="center"/>
            </w:pPr>
            <m:oMath>
              <m:f>
                <m:fPr>
                  <m:ctrlPr>
                    <w:del w:id="174" w:author="Andy Kleinhesselink" w:date="2019-11-06T15:09:00Z">
                      <w:rPr>
                        <w:rFonts w:ascii="Cambria Math" w:hAnsi="Cambria Math"/>
                        <w:i/>
                      </w:rPr>
                    </w:del>
                  </m:ctrlPr>
                </m:fPr>
                <m:num>
                  <m:r>
                    <w:del w:id="175" w:author="Andy Kleinhesselink" w:date="2019-11-06T15:09:00Z">
                      <w:rPr>
                        <w:rFonts w:ascii="Cambria Math" w:hAnsi="Cambria Math"/>
                      </w:rPr>
                      <m:t>1</m:t>
                    </w:del>
                  </m:r>
                </m:num>
                <m:den>
                  <m:sSub>
                    <m:sSubPr>
                      <m:ctrlPr>
                        <w:del w:id="176" w:author="Andy Kleinhesselink" w:date="2019-11-06T15:09:00Z">
                          <w:rPr>
                            <w:rFonts w:ascii="Cambria Math" w:hAnsi="Cambria Math"/>
                            <w:i/>
                          </w:rPr>
                        </w:del>
                      </m:ctrlPr>
                    </m:sSubPr>
                    <m:e>
                      <m:r>
                        <w:del w:id="177" w:author="Andy Kleinhesselink" w:date="2019-11-06T15:09:00Z">
                          <w:rPr>
                            <w:rFonts w:ascii="Cambria Math" w:hAnsi="Cambria Math"/>
                          </w:rPr>
                          <m:t>n</m:t>
                        </w:del>
                      </m:r>
                    </m:e>
                    <m:sub>
                      <m:r>
                        <w:del w:id="178" w:author="Andy Kleinhesselink" w:date="2019-11-06T15:09:00Z">
                          <w:rPr>
                            <w:rFonts w:ascii="Cambria Math" w:hAnsi="Cambria Math"/>
                          </w:rPr>
                          <m:t>i</m:t>
                        </w:del>
                      </m:r>
                    </m:sub>
                  </m:sSub>
                </m:den>
              </m:f>
              <m:f>
                <m:fPr>
                  <m:ctrlPr>
                    <w:del w:id="179" w:author="Andy Kleinhesselink" w:date="2019-11-06T15:09:00Z">
                      <w:rPr>
                        <w:rFonts w:ascii="Cambria Math" w:hAnsi="Cambria Math"/>
                        <w:i/>
                      </w:rPr>
                    </w:del>
                  </m:ctrlPr>
                </m:fPr>
                <m:num>
                  <m:r>
                    <w:del w:id="180" w:author="Andy Kleinhesselink" w:date="2019-11-06T15:09:00Z">
                      <w:rPr>
                        <w:rFonts w:ascii="Cambria Math" w:hAnsi="Cambria Math"/>
                      </w:rPr>
                      <m:t>d</m:t>
                    </w:del>
                  </m:r>
                  <m:sSub>
                    <m:sSubPr>
                      <m:ctrlPr>
                        <w:del w:id="181" w:author="Andy Kleinhesselink" w:date="2019-11-06T15:09:00Z">
                          <w:rPr>
                            <w:rFonts w:ascii="Cambria Math" w:hAnsi="Cambria Math"/>
                            <w:i/>
                          </w:rPr>
                        </w:del>
                      </m:ctrlPr>
                    </m:sSubPr>
                    <m:e>
                      <m:r>
                        <w:del w:id="182" w:author="Andy Kleinhesselink" w:date="2019-11-06T15:09:00Z">
                          <w:rPr>
                            <w:rFonts w:ascii="Cambria Math" w:hAnsi="Cambria Math"/>
                          </w:rPr>
                          <m:t>n</m:t>
                        </w:del>
                      </m:r>
                    </m:e>
                    <m:sub>
                      <m:r>
                        <w:del w:id="183" w:author="Andy Kleinhesselink" w:date="2019-11-06T15:09:00Z">
                          <w:rPr>
                            <w:rFonts w:ascii="Cambria Math" w:hAnsi="Cambria Math"/>
                          </w:rPr>
                          <m:t>i</m:t>
                        </w:del>
                      </m:r>
                    </m:sub>
                  </m:sSub>
                </m:num>
                <m:den>
                  <m:r>
                    <w:del w:id="184" w:author="Andy Kleinhesselink" w:date="2019-11-06T15:09:00Z">
                      <w:rPr>
                        <w:rFonts w:ascii="Cambria Math" w:hAnsi="Cambria Math"/>
                      </w:rPr>
                      <m:t>dt</m:t>
                    </w:del>
                  </m:r>
                </m:den>
              </m:f>
              <m:r>
                <w:del w:id="185" w:author="Andy Kleinhesselink" w:date="2019-11-06T15:09:00Z">
                  <w:rPr>
                    <w:rFonts w:ascii="Cambria Math" w:hAnsi="Cambria Math"/>
                  </w:rPr>
                  <m:t>=</m:t>
                </w:del>
              </m:r>
              <m:sSub>
                <m:sSubPr>
                  <m:ctrlPr>
                    <w:ins w:id="186" w:author="Andy Kleinhesselink" w:date="2019-11-06T15:12:00Z">
                      <w:rPr>
                        <w:rFonts w:ascii="Cambria Math" w:hAnsi="Cambria Math"/>
                        <w:i/>
                      </w:rPr>
                    </w:ins>
                  </m:ctrlPr>
                </m:sSubPr>
                <m:e>
                  <m:r>
                    <w:ins w:id="187" w:author="Andy Kleinhesselink" w:date="2019-11-06T15:09:00Z">
                      <w:rPr>
                        <w:rFonts w:ascii="Cambria Math" w:hAnsi="Cambria Math"/>
                      </w:rPr>
                      <m:t>F</m:t>
                    </w:ins>
                  </m:r>
                </m:e>
                <m:sub>
                  <m:r>
                    <w:ins w:id="188" w:author="Andy Kleinhesselink" w:date="2019-11-06T15:12:00Z">
                      <w:rPr>
                        <w:rFonts w:ascii="Cambria Math" w:hAnsi="Cambria Math"/>
                      </w:rPr>
                      <m:t>12</m:t>
                    </w:ins>
                  </m:r>
                </m:sub>
              </m:sSub>
              <m:d>
                <m:dPr>
                  <m:ctrlPr>
                    <w:ins w:id="189" w:author="Andy Kleinhesselink" w:date="2019-11-06T15:09:00Z">
                      <w:rPr>
                        <w:rFonts w:ascii="Cambria Math" w:hAnsi="Cambria Math"/>
                        <w:i/>
                      </w:rPr>
                    </w:ins>
                  </m:ctrlPr>
                </m:dPr>
                <m:e>
                  <m:sSub>
                    <m:sSubPr>
                      <m:ctrlPr>
                        <w:ins w:id="190" w:author="Andy Kleinhesselink" w:date="2019-11-06T15:09:00Z">
                          <w:rPr>
                            <w:rFonts w:ascii="Cambria Math" w:hAnsi="Cambria Math"/>
                            <w:i/>
                          </w:rPr>
                        </w:ins>
                      </m:ctrlPr>
                    </m:sSubPr>
                    <m:e>
                      <m:r>
                        <w:ins w:id="191" w:author="Andy Kleinhesselink" w:date="2019-11-06T15:09:00Z">
                          <w:rPr>
                            <w:rFonts w:ascii="Cambria Math" w:hAnsi="Cambria Math"/>
                          </w:rPr>
                          <m:t>n</m:t>
                        </w:ins>
                      </m:r>
                    </m:e>
                    <m:sub>
                      <m:r>
                        <w:ins w:id="192" w:author="Andy Kleinhesselink" w:date="2019-11-06T15:10:00Z">
                          <w:rPr>
                            <w:rFonts w:ascii="Cambria Math" w:hAnsi="Cambria Math"/>
                          </w:rPr>
                          <m:t>2</m:t>
                        </w:ins>
                      </m:r>
                    </m:sub>
                  </m:sSub>
                  <m:r>
                    <w:ins w:id="193" w:author="Andy Kleinhesselink" w:date="2019-11-06T15:09:00Z">
                      <w:rPr>
                        <w:rFonts w:ascii="Cambria Math" w:hAnsi="Cambria Math"/>
                      </w:rPr>
                      <m:t>,</m:t>
                    </w:ins>
                  </m:r>
                  <m:sSub>
                    <m:sSubPr>
                      <m:ctrlPr>
                        <w:ins w:id="194" w:author="Andy Kleinhesselink" w:date="2019-11-06T15:09:00Z">
                          <w:rPr>
                            <w:rFonts w:ascii="Cambria Math" w:hAnsi="Cambria Math"/>
                            <w:i/>
                          </w:rPr>
                        </w:ins>
                      </m:ctrlPr>
                    </m:sSubPr>
                    <m:e>
                      <m:r>
                        <w:ins w:id="195" w:author="Andy Kleinhesselink" w:date="2019-11-06T15:09:00Z">
                          <w:rPr>
                            <w:rFonts w:ascii="Cambria Math" w:hAnsi="Cambria Math"/>
                          </w:rPr>
                          <m:t>n</m:t>
                        </w:ins>
                      </m:r>
                    </m:e>
                    <m:sub>
                      <m:r>
                        <w:ins w:id="196" w:author="Andy Kleinhesselink" w:date="2019-11-06T15:10:00Z">
                          <w:rPr>
                            <w:rFonts w:ascii="Cambria Math" w:hAnsi="Cambria Math"/>
                          </w:rPr>
                          <m:t>3</m:t>
                        </w:ins>
                      </m:r>
                    </m:sub>
                  </m:sSub>
                  <m:r>
                    <w:ins w:id="197" w:author="Andy Kleinhesselink" w:date="2019-11-06T15:09:00Z">
                      <w:rPr>
                        <w:rFonts w:ascii="Cambria Math" w:hAnsi="Cambria Math"/>
                      </w:rPr>
                      <m:t>=0</m:t>
                    </w:ins>
                  </m:r>
                </m:e>
              </m:d>
              <m:r>
                <w:ins w:id="198" w:author="Andy Kleinhesselink" w:date="2019-11-06T15:09:00Z">
                  <w:rPr>
                    <w:rFonts w:ascii="Cambria Math" w:hAnsi="Cambria Math"/>
                  </w:rPr>
                  <m:t xml:space="preserve">= </m:t>
                </w:ins>
              </m:r>
              <m:sSub>
                <m:sSubPr>
                  <m:ctrlPr>
                    <w:rPr>
                      <w:rFonts w:ascii="Cambria Math" w:hAnsi="Cambria Math"/>
                      <w:i/>
                    </w:rPr>
                  </m:ctrlPr>
                </m:sSubPr>
                <m:e>
                  <m:r>
                    <w:rPr>
                      <w:rFonts w:ascii="Cambria Math" w:hAnsi="Cambria Math"/>
                    </w:rPr>
                    <m:t>r</m:t>
                  </m:r>
                </m:e>
                <m:sub>
                  <m:r>
                    <w:del w:id="199" w:author="Andy Kleinhesselink" w:date="2019-11-06T15:10:00Z">
                      <w:rPr>
                        <w:rFonts w:ascii="Cambria Math" w:hAnsi="Cambria Math"/>
                      </w:rPr>
                      <m:t>i</m:t>
                    </w:del>
                  </m:r>
                  <m:r>
                    <w:ins w:id="200" w:author="Andy Kleinhesselink" w:date="2019-11-06T15:10:00Z">
                      <w:rPr>
                        <w:rFonts w:ascii="Cambria Math" w:hAnsi="Cambria Math"/>
                      </w:rPr>
                      <m:t>1</m:t>
                    </w:ins>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del w:id="201" w:author="Andy Kleinhesselink" w:date="2019-11-06T15:10:00Z">
                          <w:rPr>
                            <w:rFonts w:ascii="Cambria Math" w:hAnsi="Cambria Math"/>
                          </w:rPr>
                          <m:t>i</m:t>
                        </w:del>
                      </m:r>
                      <m:r>
                        <w:ins w:id="202" w:author="Andy Kleinhesselink" w:date="2019-11-06T15:10:00Z">
                          <w:rPr>
                            <w:rFonts w:ascii="Cambria Math" w:hAnsi="Cambria Math"/>
                          </w:rPr>
                          <m:t>1</m:t>
                        </w:ins>
                      </m:r>
                      <m:r>
                        <w:del w:id="203" w:author="Andy Kleinhesselink" w:date="2019-11-06T15:10:00Z">
                          <w:rPr>
                            <w:rFonts w:ascii="Cambria Math" w:hAnsi="Cambria Math"/>
                          </w:rPr>
                          <m:t>1</m:t>
                        </w:del>
                      </m:r>
                      <m:r>
                        <w:ins w:id="204" w:author="Andy Kleinhesselink" w:date="2019-11-06T15:10:00Z">
                          <w:rPr>
                            <w:rFonts w:ascii="Cambria Math" w:hAnsi="Cambria Math"/>
                          </w:rPr>
                          <m:t>2</m:t>
                        </w:ins>
                      </m:r>
                    </m:sub>
                  </m:sSub>
                  <m:sSub>
                    <m:sSubPr>
                      <m:ctrlPr>
                        <w:del w:id="205" w:author="Andy Kleinhesselink" w:date="2019-11-06T15:10:00Z">
                          <w:rPr>
                            <w:rFonts w:ascii="Cambria Math" w:hAnsi="Cambria Math"/>
                            <w:i/>
                          </w:rPr>
                        </w:del>
                      </m:ctrlPr>
                    </m:sSubPr>
                    <m:e>
                      <m:r>
                        <w:del w:id="206" w:author="Andy Kleinhesselink" w:date="2019-11-06T15:10:00Z">
                          <w:rPr>
                            <w:rFonts w:ascii="Cambria Math" w:hAnsi="Cambria Math"/>
                          </w:rPr>
                          <m:t>n</m:t>
                        </w:del>
                      </m:r>
                    </m:e>
                    <m:sub>
                      <m:r>
                        <w:del w:id="207" w:author="Andy Kleinhesselink" w:date="2019-11-06T15:10:00Z">
                          <w:rPr>
                            <w:rFonts w:ascii="Cambria Math" w:hAnsi="Cambria Math"/>
                          </w:rPr>
                          <m:t>1</m:t>
                        </w:del>
                      </m:r>
                    </m:sub>
                  </m:sSub>
                  <m:sSub>
                    <m:sSubPr>
                      <m:ctrlPr>
                        <w:ins w:id="208" w:author="Andy Kleinhesselink" w:date="2019-11-06T15:10:00Z">
                          <w:rPr>
                            <w:rFonts w:ascii="Cambria Math" w:hAnsi="Cambria Math"/>
                            <w:i/>
                          </w:rPr>
                        </w:ins>
                      </m:ctrlPr>
                    </m:sSubPr>
                    <m:e>
                      <m:r>
                        <w:ins w:id="209" w:author="Andy Kleinhesselink" w:date="2019-11-06T15:10:00Z">
                          <w:rPr>
                            <w:rFonts w:ascii="Cambria Math" w:hAnsi="Cambria Math"/>
                          </w:rPr>
                          <m:t>n</m:t>
                        </w:ins>
                      </m:r>
                    </m:e>
                    <m:sub>
                      <m:r>
                        <w:ins w:id="210" w:author="Andy Kleinhesselink" w:date="2019-11-06T15:10:00Z">
                          <w:rPr>
                            <w:rFonts w:ascii="Cambria Math" w:hAnsi="Cambria Math"/>
                          </w:rPr>
                          <m:t>2</m:t>
                        </w:ins>
                      </m:r>
                    </m:sub>
                  </m:sSub>
                </m:e>
              </m:d>
              <m:r>
                <w:rPr>
                  <w:rFonts w:ascii="Cambria Math" w:hAnsi="Cambria Math"/>
                </w:rPr>
                <m:t>,</m:t>
              </m:r>
            </m:oMath>
            <w:r w:rsidR="006A05E3">
              <w:t xml:space="preserve"> </w:t>
            </w:r>
            <w:del w:id="211" w:author="Andy Kleinhesselink" w:date="2019-11-06T15:12:00Z">
              <w:r w:rsidR="006A05E3" w:rsidDel="00185B90">
                <w:delText xml:space="preserve"> (the response to </w:delText>
              </w:r>
            </w:del>
            <w:del w:id="212" w:author="Andy Kleinhesselink" w:date="2019-11-06T15:09:00Z">
              <w:r w:rsidR="006A05E3" w:rsidDel="002902A3">
                <w:delText xml:space="preserve">competitor </w:delText>
              </w:r>
            </w:del>
            <w:del w:id="213" w:author="Andy Kleinhesselink" w:date="2019-11-06T15:10:00Z">
              <w:r w:rsidR="006A05E3" w:rsidDel="002902A3">
                <w:delText>one</w:delText>
              </w:r>
            </w:del>
            <w:ins w:id="214" w:author="Andy Kleinhesselink" w:date="2019-11-06T15:12:00Z">
              <w:r>
                <w:t>effect of two on one</w:t>
              </w:r>
            </w:ins>
            <w:del w:id="215" w:author="Andy Kleinhesselink" w:date="2019-11-06T15:12:00Z">
              <w:r w:rsidR="006A05E3" w:rsidDel="00185B90">
                <w:delText>)</w:delText>
              </w:r>
            </w:del>
          </w:p>
          <w:p w14:paraId="16FD1C96" w14:textId="7DFDFA84" w:rsidR="00786656" w:rsidRPr="00284765" w:rsidRDefault="00185B90" w:rsidP="00786656">
            <w:pPr>
              <w:spacing w:after="202"/>
              <w:contextualSpacing/>
              <w:jc w:val="center"/>
            </w:pPr>
            <m:oMath>
              <m:f>
                <m:fPr>
                  <m:ctrlPr>
                    <w:del w:id="216" w:author="Andy Kleinhesselink" w:date="2019-11-06T15:10:00Z">
                      <w:rPr>
                        <w:rFonts w:ascii="Cambria Math" w:hAnsi="Cambria Math"/>
                        <w:i/>
                      </w:rPr>
                    </w:del>
                  </m:ctrlPr>
                </m:fPr>
                <m:num>
                  <m:r>
                    <w:del w:id="217" w:author="Andy Kleinhesselink" w:date="2019-11-06T15:10:00Z">
                      <w:rPr>
                        <w:rFonts w:ascii="Cambria Math" w:hAnsi="Cambria Math"/>
                      </w:rPr>
                      <m:t>1</m:t>
                    </w:del>
                  </m:r>
                </m:num>
                <m:den>
                  <m:sSub>
                    <m:sSubPr>
                      <m:ctrlPr>
                        <w:del w:id="218" w:author="Andy Kleinhesselink" w:date="2019-11-06T15:10:00Z">
                          <w:rPr>
                            <w:rFonts w:ascii="Cambria Math" w:hAnsi="Cambria Math"/>
                            <w:i/>
                          </w:rPr>
                        </w:del>
                      </m:ctrlPr>
                    </m:sSubPr>
                    <m:e>
                      <m:r>
                        <w:del w:id="219" w:author="Andy Kleinhesselink" w:date="2019-11-06T15:10:00Z">
                          <w:rPr>
                            <w:rFonts w:ascii="Cambria Math" w:hAnsi="Cambria Math"/>
                          </w:rPr>
                          <m:t>n</m:t>
                        </w:del>
                      </m:r>
                    </m:e>
                    <m:sub>
                      <m:r>
                        <w:del w:id="220" w:author="Andy Kleinhesselink" w:date="2019-11-06T15:10:00Z">
                          <w:rPr>
                            <w:rFonts w:ascii="Cambria Math" w:hAnsi="Cambria Math"/>
                          </w:rPr>
                          <m:t>i</m:t>
                        </w:del>
                      </m:r>
                    </m:sub>
                  </m:sSub>
                </m:den>
              </m:f>
              <m:f>
                <m:fPr>
                  <m:ctrlPr>
                    <w:del w:id="221" w:author="Andy Kleinhesselink" w:date="2019-11-06T15:10:00Z">
                      <w:rPr>
                        <w:rFonts w:ascii="Cambria Math" w:hAnsi="Cambria Math"/>
                        <w:i/>
                      </w:rPr>
                    </w:del>
                  </m:ctrlPr>
                </m:fPr>
                <m:num>
                  <m:r>
                    <w:del w:id="222" w:author="Andy Kleinhesselink" w:date="2019-11-06T15:10:00Z">
                      <w:rPr>
                        <w:rFonts w:ascii="Cambria Math" w:hAnsi="Cambria Math"/>
                      </w:rPr>
                      <m:t>d</m:t>
                    </w:del>
                  </m:r>
                  <m:sSub>
                    <m:sSubPr>
                      <m:ctrlPr>
                        <w:del w:id="223" w:author="Andy Kleinhesselink" w:date="2019-11-06T15:10:00Z">
                          <w:rPr>
                            <w:rFonts w:ascii="Cambria Math" w:hAnsi="Cambria Math"/>
                            <w:i/>
                          </w:rPr>
                        </w:del>
                      </m:ctrlPr>
                    </m:sSubPr>
                    <m:e>
                      <m:r>
                        <w:del w:id="224" w:author="Andy Kleinhesselink" w:date="2019-11-06T15:10:00Z">
                          <w:rPr>
                            <w:rFonts w:ascii="Cambria Math" w:hAnsi="Cambria Math"/>
                          </w:rPr>
                          <m:t>n</m:t>
                        </w:del>
                      </m:r>
                    </m:e>
                    <m:sub>
                      <m:r>
                        <w:del w:id="225" w:author="Andy Kleinhesselink" w:date="2019-11-06T15:10:00Z">
                          <w:rPr>
                            <w:rFonts w:ascii="Cambria Math" w:hAnsi="Cambria Math"/>
                          </w:rPr>
                          <m:t>i</m:t>
                        </w:del>
                      </m:r>
                    </m:sub>
                  </m:sSub>
                </m:num>
                <m:den>
                  <m:r>
                    <w:del w:id="226" w:author="Andy Kleinhesselink" w:date="2019-11-06T15:10:00Z">
                      <w:rPr>
                        <w:rFonts w:ascii="Cambria Math" w:hAnsi="Cambria Math"/>
                      </w:rPr>
                      <m:t>dt</m:t>
                    </w:del>
                  </m:r>
                </m:den>
              </m:f>
              <m:r>
                <w:del w:id="227" w:author="Andy Kleinhesselink" w:date="2019-11-06T15:10:00Z">
                  <w:rPr>
                    <w:rFonts w:ascii="Cambria Math" w:hAnsi="Cambria Math"/>
                  </w:rPr>
                  <m:t xml:space="preserve">= </m:t>
                </w:del>
              </m:r>
              <m:sSub>
                <m:sSubPr>
                  <m:ctrlPr>
                    <w:ins w:id="228" w:author="Andy Kleinhesselink" w:date="2019-11-06T15:12:00Z">
                      <w:rPr>
                        <w:rFonts w:ascii="Cambria Math" w:hAnsi="Cambria Math"/>
                        <w:i/>
                      </w:rPr>
                    </w:ins>
                  </m:ctrlPr>
                </m:sSubPr>
                <m:e>
                  <m:r>
                    <w:ins w:id="229" w:author="Andy Kleinhesselink" w:date="2019-11-06T15:10:00Z">
                      <w:rPr>
                        <w:rFonts w:ascii="Cambria Math" w:hAnsi="Cambria Math"/>
                      </w:rPr>
                      <m:t>F</m:t>
                    </w:ins>
                  </m:r>
                </m:e>
                <m:sub>
                  <m:r>
                    <w:ins w:id="230" w:author="Andy Kleinhesselink" w:date="2019-11-06T15:12:00Z">
                      <w:rPr>
                        <w:rFonts w:ascii="Cambria Math" w:hAnsi="Cambria Math"/>
                      </w:rPr>
                      <m:t>13</m:t>
                    </w:ins>
                  </m:r>
                </m:sub>
              </m:sSub>
              <m:d>
                <m:dPr>
                  <m:ctrlPr>
                    <w:ins w:id="231" w:author="Andy Kleinhesselink" w:date="2019-11-06T15:10:00Z">
                      <w:rPr>
                        <w:rFonts w:ascii="Cambria Math" w:hAnsi="Cambria Math"/>
                        <w:i/>
                      </w:rPr>
                    </w:ins>
                  </m:ctrlPr>
                </m:dPr>
                <m:e>
                  <m:sSub>
                    <m:sSubPr>
                      <m:ctrlPr>
                        <w:ins w:id="232" w:author="Andy Kleinhesselink" w:date="2019-11-06T15:10:00Z">
                          <w:rPr>
                            <w:rFonts w:ascii="Cambria Math" w:hAnsi="Cambria Math"/>
                            <w:i/>
                          </w:rPr>
                        </w:ins>
                      </m:ctrlPr>
                    </m:sSubPr>
                    <m:e>
                      <m:r>
                        <w:ins w:id="233" w:author="Andy Kleinhesselink" w:date="2019-11-06T15:10:00Z">
                          <w:rPr>
                            <w:rFonts w:ascii="Cambria Math" w:hAnsi="Cambria Math"/>
                          </w:rPr>
                          <m:t>n</m:t>
                        </w:ins>
                      </m:r>
                    </m:e>
                    <m:sub>
                      <m:r>
                        <w:ins w:id="234" w:author="Andy Kleinhesselink" w:date="2019-11-06T15:10:00Z">
                          <w:rPr>
                            <w:rFonts w:ascii="Cambria Math" w:hAnsi="Cambria Math"/>
                          </w:rPr>
                          <m:t>2</m:t>
                        </w:ins>
                      </m:r>
                    </m:sub>
                  </m:sSub>
                  <m:r>
                    <w:ins w:id="235" w:author="Andy Kleinhesselink" w:date="2019-11-06T15:10:00Z">
                      <w:rPr>
                        <w:rFonts w:ascii="Cambria Math" w:hAnsi="Cambria Math"/>
                      </w:rPr>
                      <m:t xml:space="preserve">=0, </m:t>
                    </w:ins>
                  </m:r>
                  <m:sSub>
                    <m:sSubPr>
                      <m:ctrlPr>
                        <w:ins w:id="236" w:author="Andy Kleinhesselink" w:date="2019-11-06T15:10:00Z">
                          <w:rPr>
                            <w:rFonts w:ascii="Cambria Math" w:hAnsi="Cambria Math"/>
                            <w:i/>
                          </w:rPr>
                        </w:ins>
                      </m:ctrlPr>
                    </m:sSubPr>
                    <m:e>
                      <m:r>
                        <w:ins w:id="237" w:author="Andy Kleinhesselink" w:date="2019-11-06T15:10:00Z">
                          <w:rPr>
                            <w:rFonts w:ascii="Cambria Math" w:hAnsi="Cambria Math"/>
                          </w:rPr>
                          <m:t>n</m:t>
                        </w:ins>
                      </m:r>
                    </m:e>
                    <m:sub>
                      <m:r>
                        <w:ins w:id="238" w:author="Andy Kleinhesselink" w:date="2019-11-06T15:10:00Z">
                          <w:rPr>
                            <w:rFonts w:ascii="Cambria Math" w:hAnsi="Cambria Math"/>
                          </w:rPr>
                          <m:t>3</m:t>
                        </w:ins>
                      </m:r>
                    </m:sub>
                  </m:sSub>
                </m:e>
              </m:d>
              <m:r>
                <w:ins w:id="239" w:author="Andy Kleinhesselink" w:date="2019-11-06T15:10:00Z">
                  <w:rPr>
                    <w:rFonts w:ascii="Cambria Math" w:hAnsi="Cambria Math"/>
                  </w:rPr>
                  <m:t xml:space="preserve">= </m:t>
                </w:ins>
              </m:r>
              <m:sSub>
                <m:sSubPr>
                  <m:ctrlPr>
                    <w:del w:id="240" w:author="Andy Kleinhesselink" w:date="2019-11-06T15:10:00Z">
                      <w:rPr>
                        <w:rFonts w:ascii="Cambria Math" w:hAnsi="Cambria Math"/>
                        <w:i/>
                      </w:rPr>
                    </w:del>
                  </m:ctrlPr>
                </m:sSubPr>
                <m:e>
                  <m:r>
                    <w:del w:id="241" w:author="Andy Kleinhesselink" w:date="2019-11-06T15:10:00Z">
                      <w:rPr>
                        <w:rFonts w:ascii="Cambria Math" w:hAnsi="Cambria Math"/>
                      </w:rPr>
                      <m:t>r</m:t>
                    </w:del>
                  </m:r>
                </m:e>
                <m:sub>
                  <m:r>
                    <w:del w:id="242" w:author="Andy Kleinhesselink" w:date="2019-11-06T15:10:00Z">
                      <w:rPr>
                        <w:rFonts w:ascii="Cambria Math" w:hAnsi="Cambria Math"/>
                      </w:rPr>
                      <m:t>i</m:t>
                    </w:del>
                  </m:r>
                </m:sub>
              </m:sSub>
              <m:sSub>
                <m:sSubPr>
                  <m:ctrlPr>
                    <w:ins w:id="243" w:author="Andy Kleinhesselink" w:date="2019-11-06T15:10:00Z">
                      <w:rPr>
                        <w:rFonts w:ascii="Cambria Math" w:hAnsi="Cambria Math"/>
                        <w:i/>
                      </w:rPr>
                    </w:ins>
                  </m:ctrlPr>
                </m:sSubPr>
                <m:e>
                  <m:r>
                    <w:ins w:id="244" w:author="Andy Kleinhesselink" w:date="2019-11-06T15:10:00Z">
                      <w:rPr>
                        <w:rFonts w:ascii="Cambria Math" w:hAnsi="Cambria Math"/>
                      </w:rPr>
                      <m:t>r</m:t>
                    </w:ins>
                  </m:r>
                </m:e>
                <m:sub>
                  <m:r>
                    <w:ins w:id="245" w:author="Andy Kleinhesselink" w:date="2019-11-06T15:10:00Z">
                      <w:rPr>
                        <w:rFonts w:ascii="Cambria Math" w:hAnsi="Cambria Math"/>
                      </w:rPr>
                      <m:t>1</m:t>
                    </w:ins>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del w:id="246" w:author="Andy Kleinhesselink" w:date="2019-11-06T15:10:00Z">
                      <w:rPr>
                        <w:rFonts w:ascii="Cambria Math" w:hAnsi="Cambria Math"/>
                      </w:rPr>
                      <m:t>i</m:t>
                    </w:del>
                  </m:r>
                  <m:r>
                    <w:ins w:id="247" w:author="Andy Kleinhesselink" w:date="2019-11-06T15:10:00Z">
                      <w:rPr>
                        <w:rFonts w:ascii="Cambria Math" w:hAnsi="Cambria Math"/>
                      </w:rPr>
                      <m:t>1</m:t>
                    </w:ins>
                  </m:r>
                  <m:r>
                    <w:del w:id="248" w:author="Andy Kleinhesselink" w:date="2019-11-06T15:10:00Z">
                      <w:rPr>
                        <w:rFonts w:ascii="Cambria Math" w:hAnsi="Cambria Math"/>
                      </w:rPr>
                      <m:t>2</m:t>
                    </w:del>
                  </m:r>
                  <m:r>
                    <w:ins w:id="249" w:author="Andy Kleinhesselink" w:date="2019-11-06T15:10:00Z">
                      <w:rPr>
                        <w:rFonts w:ascii="Cambria Math" w:hAnsi="Cambria Math"/>
                      </w:rPr>
                      <m:t>3</m:t>
                    </w:ins>
                  </m:r>
                </m:sub>
              </m:sSub>
              <m:sSub>
                <m:sSubPr>
                  <m:ctrlPr>
                    <w:rPr>
                      <w:rFonts w:ascii="Cambria Math" w:hAnsi="Cambria Math"/>
                      <w:i/>
                    </w:rPr>
                  </m:ctrlPr>
                </m:sSubPr>
                <m:e>
                  <m:r>
                    <w:rPr>
                      <w:rFonts w:ascii="Cambria Math" w:hAnsi="Cambria Math"/>
                    </w:rPr>
                    <m:t>n</m:t>
                  </m:r>
                </m:e>
                <m:sub>
                  <m:r>
                    <w:del w:id="250" w:author="Andy Kleinhesselink" w:date="2019-11-06T15:10:00Z">
                      <w:rPr>
                        <w:rFonts w:ascii="Cambria Math" w:hAnsi="Cambria Math"/>
                      </w:rPr>
                      <m:t>2</m:t>
                    </w:del>
                  </m:r>
                  <m:r>
                    <w:ins w:id="251" w:author="Andy Kleinhesselink" w:date="2019-11-06T15:10:00Z">
                      <w:rPr>
                        <w:rFonts w:ascii="Cambria Math" w:hAnsi="Cambria Math"/>
                      </w:rPr>
                      <m:t>3</m:t>
                    </w:ins>
                  </m:r>
                </m:sub>
              </m:sSub>
              <m:r>
                <w:rPr>
                  <w:rFonts w:ascii="Cambria Math" w:hAnsi="Cambria Math"/>
                </w:rPr>
                <m:t>)</m:t>
              </m:r>
            </m:oMath>
            <w:r w:rsidR="006A05E3">
              <w:t xml:space="preserve">, </w:t>
            </w:r>
            <w:del w:id="252" w:author="Andy Kleinhesselink" w:date="2019-11-06T15:12:00Z">
              <w:r w:rsidR="006A05E3" w:rsidDel="00185B90">
                <w:delText>(the</w:delText>
              </w:r>
            </w:del>
            <w:ins w:id="253" w:author="Andy Kleinhesselink" w:date="2019-11-06T15:12:00Z">
              <w:r>
                <w:t>effect of three on one</w:t>
              </w:r>
            </w:ins>
            <w:del w:id="254" w:author="Andy Kleinhesselink" w:date="2019-11-06T15:13:00Z">
              <w:r w:rsidR="006A05E3" w:rsidDel="00185B90">
                <w:delText xml:space="preserve"> respon</w:delText>
              </w:r>
            </w:del>
            <w:del w:id="255" w:author="Andy Kleinhesselink" w:date="2019-11-06T15:12:00Z">
              <w:r w:rsidR="006A05E3" w:rsidDel="00185B90">
                <w:delText xml:space="preserve">se to </w:delText>
              </w:r>
            </w:del>
            <w:del w:id="256" w:author="Andy Kleinhesselink" w:date="2019-11-06T15:10:00Z">
              <w:r w:rsidR="006A05E3" w:rsidDel="002902A3">
                <w:delText>competitor two)</w:delText>
              </w:r>
              <w:r w:rsidR="00B2546E" w:rsidDel="002902A3">
                <w:delText>.</w:delText>
              </w:r>
            </w:del>
          </w:p>
        </w:tc>
        <w:tc>
          <w:tcPr>
            <w:tcW w:w="730" w:type="dxa"/>
            <w:vAlign w:val="center"/>
          </w:tcPr>
          <w:p w14:paraId="073E564D" w14:textId="7880B1DA" w:rsidR="00786656" w:rsidRPr="003C47E7" w:rsidRDefault="00786656" w:rsidP="00786656">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5</w:t>
            </w:r>
            <w:r w:rsidRPr="003C47E7">
              <w:rPr>
                <w:noProof/>
              </w:rPr>
              <w:fldChar w:fldCharType="end"/>
            </w:r>
            <w:r w:rsidRPr="003C47E7">
              <w:t>)</w:t>
            </w:r>
          </w:p>
        </w:tc>
      </w:tr>
    </w:tbl>
    <w:p w14:paraId="008214C7" w14:textId="6C57A6D3" w:rsidR="00786656" w:rsidRDefault="00177343" w:rsidP="00284765">
      <w:pPr>
        <w:spacing w:after="202"/>
        <w:ind w:firstLine="0"/>
        <w:contextualSpacing/>
      </w:pPr>
      <w:r>
        <w:lastRenderedPageBreak/>
        <w:t>In t</w:t>
      </w:r>
      <w:r w:rsidR="00B2546E">
        <w:t xml:space="preserve">his </w:t>
      </w:r>
      <w:r w:rsidR="00786656">
        <w:t xml:space="preserve">decomposition of the multi-competitor model the term </w:t>
      </w:r>
      <m:oMath>
        <m:sSub>
          <m:sSubPr>
            <m:ctrlPr>
              <w:rPr>
                <w:rFonts w:ascii="Cambria Math" w:hAnsi="Cambria Math"/>
                <w:i/>
              </w:rPr>
            </m:ctrlPr>
          </m:sSubPr>
          <m:e>
            <m:r>
              <w:rPr>
                <w:rFonts w:ascii="Cambria Math" w:hAnsi="Cambria Math"/>
              </w:rPr>
              <m:t>β</m:t>
            </m:r>
          </m:e>
          <m:sub>
            <m:r>
              <w:del w:id="257" w:author="Andy Kleinhesselink" w:date="2019-11-06T15:13:00Z">
                <w:rPr>
                  <w:rFonts w:ascii="Cambria Math" w:hAnsi="Cambria Math"/>
                </w:rPr>
                <m:t>i</m:t>
              </w:del>
            </m:r>
            <m:r>
              <w:ins w:id="258" w:author="Andy Kleinhesselink" w:date="2019-11-06T15:13:00Z">
                <w:rPr>
                  <w:rFonts w:ascii="Cambria Math" w:hAnsi="Cambria Math"/>
                </w:rPr>
                <m:t>1</m:t>
              </w:ins>
            </m:r>
            <m:d>
              <m:dPr>
                <m:ctrlPr>
                  <w:rPr>
                    <w:rFonts w:ascii="Cambria Math" w:hAnsi="Cambria Math"/>
                    <w:i/>
                  </w:rPr>
                </m:ctrlPr>
              </m:dPr>
              <m:e>
                <m:r>
                  <w:del w:id="259" w:author="Andy Kleinhesselink" w:date="2019-11-06T15:13:00Z">
                    <w:rPr>
                      <w:rFonts w:ascii="Cambria Math" w:hAnsi="Cambria Math"/>
                    </w:rPr>
                    <m:t>1</m:t>
                  </w:del>
                </m:r>
                <m:r>
                  <w:ins w:id="260" w:author="Andy Kleinhesselink" w:date="2019-11-06T15:13:00Z">
                    <w:rPr>
                      <w:rFonts w:ascii="Cambria Math" w:hAnsi="Cambria Math"/>
                    </w:rPr>
                    <m:t>2</m:t>
                  </w:ins>
                </m:r>
                <m:r>
                  <w:del w:id="261" w:author="Andy Kleinhesselink" w:date="2019-11-06T15:13:00Z">
                    <w:rPr>
                      <w:rFonts w:ascii="Cambria Math" w:hAnsi="Cambria Math"/>
                    </w:rPr>
                    <m:t>2</m:t>
                  </w:del>
                </m:r>
                <m:r>
                  <w:ins w:id="262" w:author="Andy Kleinhesselink" w:date="2019-11-06T15:13:00Z">
                    <w:rPr>
                      <w:rFonts w:ascii="Cambria Math" w:hAnsi="Cambria Math"/>
                    </w:rPr>
                    <m:t>3</m:t>
                  </w:ins>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del w:id="263" w:author="Andy Kleinhesselink" w:date="2019-11-06T15:13:00Z">
                <w:rPr>
                  <w:rFonts w:ascii="Cambria Math" w:hAnsi="Cambria Math"/>
                </w:rPr>
                <m:t>1</m:t>
              </w:del>
            </m:r>
            <m:r>
              <w:ins w:id="264" w:author="Andy Kleinhesselink" w:date="2019-11-06T15:13:00Z">
                <w:rPr>
                  <w:rFonts w:ascii="Cambria Math" w:hAnsi="Cambria Math"/>
                </w:rPr>
                <m:t>3</m:t>
              </w:ins>
            </m:r>
          </m:sub>
        </m:sSub>
      </m:oMath>
      <w:r>
        <w:t xml:space="preserve"> becomes zero and drops out. By</w:t>
      </w:r>
      <w:r w:rsidR="001334A3">
        <w:t xml:space="preserve"> our definition this </w:t>
      </w:r>
      <w:r w:rsidR="00FC1525">
        <w:t>term represents</w:t>
      </w:r>
      <w:r w:rsidR="001334A3">
        <w:t xml:space="preserve"> an HOI resulting from an IM between species one and two</w:t>
      </w:r>
      <w:r w:rsidR="001334A3" w:rsidRPr="00EC7595">
        <w:t xml:space="preserve">. </w:t>
      </w:r>
      <w:r w:rsidR="00CF12A0" w:rsidRPr="00EC7595">
        <w:rPr>
          <w:rPrChange w:id="265" w:author="Andy Kleinhesselink" w:date="2019-11-06T14:04:00Z">
            <w:rPr>
              <w:highlight w:val="yellow"/>
            </w:rPr>
          </w:rPrChange>
        </w:rPr>
        <w:t xml:space="preserve">The </w:t>
      </w:r>
      <w:r w:rsidR="006A05E3" w:rsidRPr="00EC7595">
        <w:rPr>
          <w:rPrChange w:id="266" w:author="Andy Kleinhesselink" w:date="2019-11-06T14:04:00Z">
            <w:rPr>
              <w:highlight w:val="yellow"/>
            </w:rPr>
          </w:rPrChange>
        </w:rPr>
        <w:t xml:space="preserve">empirical </w:t>
      </w:r>
      <w:r w:rsidR="00CF12A0" w:rsidRPr="00EC7595">
        <w:rPr>
          <w:rPrChange w:id="267" w:author="Andy Kleinhesselink" w:date="2019-11-06T14:04:00Z">
            <w:rPr>
              <w:highlight w:val="yellow"/>
            </w:rPr>
          </w:rPrChange>
        </w:rPr>
        <w:t xml:space="preserve">significance of </w:t>
      </w:r>
      <w:r w:rsidR="001334A3" w:rsidRPr="00EC7595">
        <w:rPr>
          <w:rPrChange w:id="268" w:author="Andy Kleinhesselink" w:date="2019-11-06T14:04:00Z">
            <w:rPr>
              <w:highlight w:val="yellow"/>
            </w:rPr>
          </w:rPrChange>
        </w:rPr>
        <w:t xml:space="preserve">the loss of </w:t>
      </w:r>
      <w:r w:rsidR="0014387B" w:rsidRPr="00EC7595">
        <w:rPr>
          <w:rPrChange w:id="269" w:author="Andy Kleinhesselink" w:date="2019-11-06T14:04:00Z">
            <w:rPr>
              <w:highlight w:val="yellow"/>
            </w:rPr>
          </w:rPrChange>
        </w:rPr>
        <w:t xml:space="preserve">the coefficient </w:t>
      </w:r>
      <m:oMath>
        <m:sSub>
          <m:sSubPr>
            <m:ctrlPr>
              <w:rPr>
                <w:rFonts w:ascii="Cambria Math" w:hAnsi="Cambria Math"/>
                <w:i/>
              </w:rPr>
            </m:ctrlPr>
          </m:sSubPr>
          <m:e>
            <m:r>
              <w:rPr>
                <w:rFonts w:ascii="Cambria Math" w:hAnsi="Cambria Math"/>
                <w:rPrChange w:id="270" w:author="Andy Kleinhesselink" w:date="2019-11-06T14:05:00Z">
                  <w:rPr>
                    <w:rFonts w:ascii="Cambria Math" w:hAnsi="Cambria Math"/>
                    <w:highlight w:val="yellow"/>
                  </w:rPr>
                </w:rPrChange>
              </w:rPr>
              <m:t>β</m:t>
            </m:r>
          </m:e>
          <m:sub>
            <m:r>
              <w:del w:id="271" w:author="Andy Kleinhesselink" w:date="2019-11-06T15:13:00Z">
                <w:rPr>
                  <w:rFonts w:ascii="Cambria Math" w:hAnsi="Cambria Math"/>
                  <w:rPrChange w:id="272" w:author="Andy Kleinhesselink" w:date="2019-11-06T14:05:00Z">
                    <w:rPr>
                      <w:rFonts w:ascii="Cambria Math" w:hAnsi="Cambria Math"/>
                      <w:highlight w:val="yellow"/>
                    </w:rPr>
                  </w:rPrChange>
                </w:rPr>
                <m:t>i</m:t>
              </w:del>
            </m:r>
            <m:r>
              <w:ins w:id="273" w:author="Andy Kleinhesselink" w:date="2019-11-06T15:13:00Z">
                <w:rPr>
                  <w:rFonts w:ascii="Cambria Math" w:hAnsi="Cambria Math"/>
                </w:rPr>
                <m:t>1</m:t>
              </w:ins>
            </m:r>
            <m:d>
              <m:dPr>
                <m:ctrlPr>
                  <w:rPr>
                    <w:rFonts w:ascii="Cambria Math" w:hAnsi="Cambria Math"/>
                    <w:i/>
                  </w:rPr>
                </m:ctrlPr>
              </m:dPr>
              <m:e>
                <m:r>
                  <w:del w:id="274" w:author="Andy Kleinhesselink" w:date="2019-11-06T15:13:00Z">
                    <w:rPr>
                      <w:rFonts w:ascii="Cambria Math" w:hAnsi="Cambria Math"/>
                      <w:rPrChange w:id="275" w:author="Andy Kleinhesselink" w:date="2019-11-06T14:05:00Z">
                        <w:rPr>
                          <w:rFonts w:ascii="Cambria Math" w:hAnsi="Cambria Math"/>
                          <w:highlight w:val="yellow"/>
                        </w:rPr>
                      </w:rPrChange>
                    </w:rPr>
                    <m:t>1</m:t>
                  </w:del>
                </m:r>
                <m:r>
                  <w:ins w:id="276" w:author="Andy Kleinhesselink" w:date="2019-11-06T15:13:00Z">
                    <w:rPr>
                      <w:rFonts w:ascii="Cambria Math" w:hAnsi="Cambria Math"/>
                    </w:rPr>
                    <m:t>2</m:t>
                  </w:ins>
                </m:r>
                <m:r>
                  <w:del w:id="277" w:author="Andy Kleinhesselink" w:date="2019-11-06T15:13:00Z">
                    <w:rPr>
                      <w:rFonts w:ascii="Cambria Math" w:hAnsi="Cambria Math"/>
                      <w:rPrChange w:id="278" w:author="Andy Kleinhesselink" w:date="2019-11-06T14:05:00Z">
                        <w:rPr>
                          <w:rFonts w:ascii="Cambria Math" w:hAnsi="Cambria Math"/>
                          <w:highlight w:val="yellow"/>
                        </w:rPr>
                      </w:rPrChange>
                    </w:rPr>
                    <m:t>2</m:t>
                  </w:del>
                </m:r>
                <m:r>
                  <w:ins w:id="279" w:author="Andy Kleinhesselink" w:date="2019-11-06T15:13:00Z">
                    <w:rPr>
                      <w:rFonts w:ascii="Cambria Math" w:hAnsi="Cambria Math"/>
                    </w:rPr>
                    <m:t>3</m:t>
                  </w:ins>
                </m:r>
              </m:e>
            </m:d>
          </m:sub>
        </m:sSub>
      </m:oMath>
      <w:r w:rsidR="001334A3" w:rsidRPr="00EC7595">
        <w:rPr>
          <w:rPrChange w:id="280" w:author="Andy Kleinhesselink" w:date="2019-11-06T14:05:00Z">
            <w:rPr>
              <w:highlight w:val="yellow"/>
            </w:rPr>
          </w:rPrChange>
        </w:rPr>
        <w:t xml:space="preserve"> </w:t>
      </w:r>
      <w:r w:rsidR="006A05E3" w:rsidRPr="00EC7595">
        <w:rPr>
          <w:rPrChange w:id="281" w:author="Andy Kleinhesselink" w:date="2019-11-06T14:05:00Z">
            <w:rPr>
              <w:highlight w:val="yellow"/>
            </w:rPr>
          </w:rPrChange>
        </w:rPr>
        <w:t xml:space="preserve">is that there is no way to measure </w:t>
      </w:r>
      <w:r w:rsidR="0014387B" w:rsidRPr="00EC7595">
        <w:rPr>
          <w:rPrChange w:id="282" w:author="Andy Kleinhesselink" w:date="2019-11-06T14:05:00Z">
            <w:rPr>
              <w:highlight w:val="yellow"/>
            </w:rPr>
          </w:rPrChange>
        </w:rPr>
        <w:t xml:space="preserve">this coefficient </w:t>
      </w:r>
      <w:r w:rsidR="00CF12A0" w:rsidRPr="00EC7595">
        <w:rPr>
          <w:rPrChange w:id="283" w:author="Andy Kleinhesselink" w:date="2019-11-06T14:05:00Z">
            <w:rPr>
              <w:highlight w:val="yellow"/>
            </w:rPr>
          </w:rPrChange>
        </w:rPr>
        <w:t>from observations of separate sin</w:t>
      </w:r>
      <w:r w:rsidR="00FC1525" w:rsidRPr="00EC7595">
        <w:rPr>
          <w:rPrChange w:id="284" w:author="Andy Kleinhesselink" w:date="2019-11-06T14:05:00Z">
            <w:rPr>
              <w:highlight w:val="yellow"/>
            </w:rPr>
          </w:rPrChange>
        </w:rPr>
        <w:t>gle</w:t>
      </w:r>
      <w:r w:rsidR="00CF12A0" w:rsidRPr="00EC7595">
        <w:rPr>
          <w:rPrChange w:id="285" w:author="Andy Kleinhesselink" w:date="2019-11-06T14:05:00Z">
            <w:rPr>
              <w:highlight w:val="yellow"/>
            </w:rPr>
          </w:rPrChange>
        </w:rPr>
        <w:t xml:space="preserve"> competitor gradients. </w:t>
      </w:r>
      <w:r w:rsidR="00304B37" w:rsidRPr="00EC7595">
        <w:rPr>
          <w:rPrChange w:id="286" w:author="Andy Kleinhesselink" w:date="2019-11-06T14:05:00Z">
            <w:rPr>
              <w:highlight w:val="yellow"/>
            </w:rPr>
          </w:rPrChange>
        </w:rPr>
        <w:t>Thus</w:t>
      </w:r>
      <w:r w:rsidR="00FC1525" w:rsidRPr="00EC7595">
        <w:rPr>
          <w:rPrChange w:id="287" w:author="Andy Kleinhesselink" w:date="2019-11-06T14:05:00Z">
            <w:rPr>
              <w:highlight w:val="yellow"/>
            </w:rPr>
          </w:rPrChange>
        </w:rPr>
        <w:t>,</w:t>
      </w:r>
      <w:r w:rsidR="00116801" w:rsidRPr="00EC7595">
        <w:rPr>
          <w:rPrChange w:id="288" w:author="Andy Kleinhesselink" w:date="2019-11-06T14:05:00Z">
            <w:rPr>
              <w:highlight w:val="yellow"/>
            </w:rPr>
          </w:rPrChange>
        </w:rPr>
        <w:t xml:space="preserve"> </w:t>
      </w:r>
      <w:r w:rsidRPr="00EC7595">
        <w:rPr>
          <w:rPrChange w:id="289" w:author="Andy Kleinhesselink" w:date="2019-11-06T14:05:00Z">
            <w:rPr>
              <w:highlight w:val="yellow"/>
            </w:rPr>
          </w:rPrChange>
        </w:rPr>
        <w:t xml:space="preserve">a practical </w:t>
      </w:r>
      <w:r w:rsidR="00116801" w:rsidRPr="00EC7595">
        <w:rPr>
          <w:rPrChange w:id="290" w:author="Andy Kleinhesselink" w:date="2019-11-06T14:05:00Z">
            <w:rPr>
              <w:highlight w:val="yellow"/>
            </w:rPr>
          </w:rPrChange>
        </w:rPr>
        <w:t>criteria for HOIs is</w:t>
      </w:r>
      <w:r w:rsidR="00DC4996" w:rsidRPr="00EC7595">
        <w:rPr>
          <w:rPrChange w:id="291" w:author="Andy Kleinhesselink" w:date="2019-11-06T14:05:00Z">
            <w:rPr>
              <w:highlight w:val="yellow"/>
            </w:rPr>
          </w:rPrChange>
        </w:rPr>
        <w:t xml:space="preserve"> whether </w:t>
      </w:r>
      <w:r w:rsidR="000442C2" w:rsidRPr="00EC7595">
        <w:rPr>
          <w:rPrChange w:id="292" w:author="Andy Kleinhesselink" w:date="2019-11-06T14:05:00Z">
            <w:rPr>
              <w:highlight w:val="yellow"/>
            </w:rPr>
          </w:rPrChange>
        </w:rPr>
        <w:t>an</w:t>
      </w:r>
      <w:r w:rsidR="00DC4996" w:rsidRPr="00EC7595">
        <w:rPr>
          <w:rPrChange w:id="293" w:author="Andy Kleinhesselink" w:date="2019-11-06T14:05:00Z">
            <w:rPr>
              <w:highlight w:val="yellow"/>
            </w:rPr>
          </w:rPrChange>
        </w:rPr>
        <w:t xml:space="preserve"> investigator can fully parameterize </w:t>
      </w:r>
      <w:r w:rsidRPr="00EC7595">
        <w:rPr>
          <w:rPrChange w:id="294" w:author="Andy Kleinhesselink" w:date="2019-11-06T14:05:00Z">
            <w:rPr>
              <w:highlight w:val="yellow"/>
            </w:rPr>
          </w:rPrChange>
        </w:rPr>
        <w:t xml:space="preserve">a </w:t>
      </w:r>
      <w:r w:rsidR="00DC4996" w:rsidRPr="00EC7595">
        <w:rPr>
          <w:rPrChange w:id="295" w:author="Andy Kleinhesselink" w:date="2019-11-06T14:05:00Z">
            <w:rPr>
              <w:highlight w:val="yellow"/>
            </w:rPr>
          </w:rPrChange>
        </w:rPr>
        <w:t xml:space="preserve">multispecies model by growing individuals of the focal species with just one competitor at a time. If </w:t>
      </w:r>
      <w:del w:id="296" w:author="Andy Kleinhesselink" w:date="2019-11-06T15:14:00Z">
        <w:r w:rsidRPr="00EC7595" w:rsidDel="002E6178">
          <w:rPr>
            <w:rPrChange w:id="297" w:author="Andy Kleinhesselink" w:date="2019-11-06T14:05:00Z">
              <w:rPr>
                <w:highlight w:val="yellow"/>
              </w:rPr>
            </w:rPrChange>
          </w:rPr>
          <w:delText xml:space="preserve">they </w:delText>
        </w:r>
      </w:del>
      <w:ins w:id="298" w:author="Andy Kleinhesselink" w:date="2019-11-06T15:14:00Z">
        <w:r w:rsidR="002E6178">
          <w:t>this is not possible</w:t>
        </w:r>
        <w:r w:rsidR="002E6178" w:rsidRPr="00EC7595">
          <w:rPr>
            <w:rPrChange w:id="299" w:author="Andy Kleinhesselink" w:date="2019-11-06T14:05:00Z">
              <w:rPr>
                <w:highlight w:val="yellow"/>
              </w:rPr>
            </w:rPrChange>
          </w:rPr>
          <w:t xml:space="preserve"> </w:t>
        </w:r>
      </w:ins>
      <w:del w:id="300" w:author="Andy Kleinhesselink" w:date="2019-11-06T15:14:00Z">
        <w:r w:rsidRPr="00EC7595" w:rsidDel="002E6178">
          <w:rPr>
            <w:rPrChange w:id="301" w:author="Andy Kleinhesselink" w:date="2019-11-06T14:05:00Z">
              <w:rPr>
                <w:highlight w:val="yellow"/>
              </w:rPr>
            </w:rPrChange>
          </w:rPr>
          <w:delText xml:space="preserve">cannot </w:delText>
        </w:r>
      </w:del>
      <w:r w:rsidRPr="00EC7595">
        <w:rPr>
          <w:rPrChange w:id="302" w:author="Andy Kleinhesselink" w:date="2019-11-06T14:05:00Z">
            <w:rPr>
              <w:highlight w:val="yellow"/>
            </w:rPr>
          </w:rPrChange>
        </w:rPr>
        <w:t>then</w:t>
      </w:r>
      <w:r w:rsidR="00DC4996" w:rsidRPr="00EC7595">
        <w:rPr>
          <w:rPrChange w:id="303" w:author="Andy Kleinhesselink" w:date="2019-11-06T14:05:00Z">
            <w:rPr>
              <w:highlight w:val="yellow"/>
            </w:rPr>
          </w:rPrChange>
        </w:rPr>
        <w:t xml:space="preserve"> there are HOIs</w:t>
      </w:r>
      <w:r w:rsidR="00FC1525" w:rsidRPr="00EC7595">
        <w:rPr>
          <w:rPrChange w:id="304" w:author="Andy Kleinhesselink" w:date="2019-11-06T14:05:00Z">
            <w:rPr>
              <w:highlight w:val="yellow"/>
            </w:rPr>
          </w:rPrChange>
        </w:rPr>
        <w:t xml:space="preserve"> in the</w:t>
      </w:r>
      <w:r w:rsidRPr="00EC7595">
        <w:rPr>
          <w:rPrChange w:id="305" w:author="Andy Kleinhesselink" w:date="2019-11-06T14:05:00Z">
            <w:rPr>
              <w:highlight w:val="yellow"/>
            </w:rPr>
          </w:rPrChange>
        </w:rPr>
        <w:t xml:space="preserve"> </w:t>
      </w:r>
      <w:r w:rsidR="00FC1525" w:rsidRPr="00EC7595">
        <w:rPr>
          <w:rPrChange w:id="306" w:author="Andy Kleinhesselink" w:date="2019-11-06T14:05:00Z">
            <w:rPr>
              <w:highlight w:val="yellow"/>
            </w:rPr>
          </w:rPrChange>
        </w:rPr>
        <w:t>model</w:t>
      </w:r>
      <w:r w:rsidR="00DC4996" w:rsidRPr="00EC7595">
        <w:rPr>
          <w:rPrChange w:id="307" w:author="Andy Kleinhesselink" w:date="2019-11-06T14:05:00Z">
            <w:rPr>
              <w:highlight w:val="yellow"/>
            </w:rPr>
          </w:rPrChange>
        </w:rPr>
        <w:t>.</w:t>
      </w:r>
    </w:p>
    <w:p w14:paraId="2D7C557B" w14:textId="20537CB0" w:rsidR="007C4DF8" w:rsidRDefault="00774FA5">
      <w:pPr>
        <w:spacing w:after="202"/>
        <w:contextualSpacing/>
      </w:pPr>
      <w:r>
        <w:t>We refer to the type of HOIs captured by our definition above as</w:t>
      </w:r>
      <w:r w:rsidR="00B2546E">
        <w:t xml:space="preserve"> </w:t>
      </w:r>
      <w:r w:rsidR="00245D52" w:rsidRPr="00284765">
        <w:rPr>
          <w:i/>
        </w:rPr>
        <w:t>hard HOI</w:t>
      </w:r>
      <w:r>
        <w:rPr>
          <w:i/>
        </w:rPr>
        <w:t>s</w:t>
      </w:r>
      <w:r w:rsidR="00EC6C58">
        <w:t xml:space="preserve"> and contrast</w:t>
      </w:r>
      <w:r w:rsidR="00B2546E">
        <w:t xml:space="preserve"> </w:t>
      </w:r>
      <w:del w:id="308" w:author="Andy Kleinhesselink" w:date="2019-11-06T15:14:00Z">
        <w:r w:rsidR="00B2546E" w:rsidDel="002E6178">
          <w:delText xml:space="preserve">it </w:delText>
        </w:r>
      </w:del>
      <w:ins w:id="309" w:author="Andy Kleinhesselink" w:date="2019-11-06T15:14:00Z">
        <w:r w:rsidR="002E6178">
          <w:t xml:space="preserve">them </w:t>
        </w:r>
      </w:ins>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 xml:space="preserve">in </w:t>
      </w:r>
      <w:r>
        <w:t xml:space="preserve">equation </w:t>
      </w:r>
      <w:r w:rsidR="007C4DF8">
        <w:t>(1)</w:t>
      </w:r>
      <w:r w:rsidR="00830495">
        <w:t>,</w:t>
      </w:r>
      <w:r w:rsidR="007C4DF8">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 xml:space="preserve">partial derivative </w:t>
      </w:r>
      <w:del w:id="310" w:author="Andy Kleinhesselink" w:date="2019-11-06T15:14:00Z">
        <w:r w:rsidR="007C4DF8" w:rsidDel="002E6178">
          <w:delText xml:space="preserve">is the </w:delText>
        </w:r>
      </w:del>
      <w:r>
        <w:t>defines the</w:t>
      </w:r>
      <w:r w:rsidR="007C4DF8">
        <w:t xml:space="preserve"> focal species</w:t>
      </w:r>
      <w:ins w:id="311" w:author="Andy Kleinhesselink" w:date="2019-11-06T15:14:00Z">
        <w:r w:rsidR="002E6178">
          <w:t>’</w:t>
        </w:r>
      </w:ins>
      <w:r>
        <w:t xml:space="preserve"> sensitivity to a single competitor species</w:t>
      </w:r>
      <w:r w:rsidR="007C4DF8">
        <w:t xml:space="preserve">. If this partial derivative is a function of </w:t>
      </w:r>
      <w:r w:rsidR="00594560">
        <w:t xml:space="preserve">more than one </w:t>
      </w:r>
      <w:r w:rsidR="00C04345">
        <w:t>competitor species’</w:t>
      </w:r>
      <w:r w:rsidR="007C4DF8">
        <w:t xml:space="preserve"> </w:t>
      </w:r>
      <w:r w:rsidR="00594560">
        <w:t>density</w:t>
      </w:r>
      <w:r w:rsidR="007C4DF8">
        <w:t xml:space="preserve">, then there </w:t>
      </w:r>
      <w:r>
        <w:t>are</w:t>
      </w:r>
      <w:r w:rsidR="00A211C3">
        <w:t xml:space="preserve"> </w:t>
      </w:r>
      <w:r w:rsidR="00A211C3" w:rsidRPr="00BA180C">
        <w:t>soft</w:t>
      </w:r>
      <w:r w:rsidR="00A211C3">
        <w:t xml:space="preserve"> HOI</w:t>
      </w:r>
      <w:r>
        <w:t>s</w:t>
      </w:r>
      <w:r w:rsidR="00A211C3">
        <w:t xml:space="preserve">. </w:t>
      </w:r>
      <w:r w:rsidR="00D407C5">
        <w:t xml:space="preserve">This definition of HOIs is similar to that used </w:t>
      </w:r>
      <w:r w:rsidR="00B82088">
        <w:t>in earlier discussions of HOIs</w:t>
      </w:r>
      <w:r w:rsidR="006A2197">
        <w:t xml:space="preserve"> based</w:t>
      </w:r>
      <w:r w:rsidR="00C04345">
        <w:t xml:space="preserve"> on</w:t>
      </w:r>
      <w:r w:rsidR="006A2197">
        <w:t xml:space="preserve"> </w:t>
      </w:r>
      <w:r w:rsidR="006371E6">
        <w:t>LV</w:t>
      </w:r>
      <w:r w:rsidR="006A2197">
        <w:t xml:space="preserve"> forms of competition</w:t>
      </w:r>
      <w:r w:rsidR="00D407C5">
        <w:t xml:space="preserve"> </w:t>
      </w:r>
      <w:r w:rsidR="00D407C5">
        <w:fldChar w:fldCharType="begin"/>
      </w:r>
      <w:r w:rsidR="00B50F2B">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D407C5">
        <w:fldChar w:fldCharType="separate"/>
      </w:r>
      <w:r w:rsidR="00D407C5">
        <w:rPr>
          <w:noProof/>
        </w:rPr>
        <w:t>(Case and Bender 1981)</w:t>
      </w:r>
      <w:r w:rsidR="00D407C5">
        <w:fldChar w:fldCharType="end"/>
      </w:r>
      <w:r w:rsidR="007D304E">
        <w:t>, and closely follows the verbal argument that HOIs emerge when the effect of one species on another depends on a third or more species</w:t>
      </w:r>
      <w:r w:rsidR="00D407C5">
        <w:t xml:space="preserve">. </w:t>
      </w:r>
      <w:r w:rsidR="006A2197">
        <w:t xml:space="preserve">The problem is </w:t>
      </w:r>
      <w:r w:rsidR="006A2197" w:rsidRPr="00081CE7">
        <w:t xml:space="preserve">that </w:t>
      </w:r>
      <w:r w:rsidR="00D20B65" w:rsidRPr="00F15099">
        <w:rPr>
          <w:b/>
        </w:rPr>
        <w:t xml:space="preserve">any model in which growth is a nonlinear function of </w:t>
      </w:r>
      <w:r w:rsidR="00576D54" w:rsidRPr="00F15099">
        <w:rPr>
          <w:b/>
        </w:rPr>
        <w:t>density</w:t>
      </w:r>
      <w:r w:rsidR="006371E6" w:rsidRPr="00F15099">
        <w:rPr>
          <w:b/>
        </w:rPr>
        <w:t xml:space="preserve"> (i.e. every model but LV)</w:t>
      </w:r>
      <w:r w:rsidR="00576D54" w:rsidRPr="00F15099">
        <w:rPr>
          <w:b/>
        </w:rPr>
        <w:t xml:space="preserve"> will involve soft HOIs</w:t>
      </w:r>
      <w:r w:rsidR="00576D54">
        <w:t xml:space="preserve">, and </w:t>
      </w:r>
      <w:r w:rsidR="006371E6">
        <w:t xml:space="preserve">thus </w:t>
      </w:r>
      <w:r w:rsidR="008E2463">
        <w:t xml:space="preserve">this definition </w:t>
      </w:r>
      <w:r w:rsidR="00576D54">
        <w:t xml:space="preserve">does not distinguish IM </w:t>
      </w:r>
      <w:r w:rsidR="00116801">
        <w:t xml:space="preserve">or HOIs </w:t>
      </w:r>
      <w:r w:rsidR="00576D54">
        <w:t>from non-linear density de</w:t>
      </w:r>
      <w:r w:rsidR="006371E6">
        <w:t>pe</w:t>
      </w:r>
      <w:r w:rsidR="00576D54">
        <w:t>ndence</w:t>
      </w:r>
      <w:r w:rsidR="00D407C5">
        <w:t xml:space="preserve"> </w:t>
      </w:r>
      <w:r w:rsidR="008E2463">
        <w:t xml:space="preserve">at all </w:t>
      </w:r>
      <w:r w:rsidR="00D407C5">
        <w:fldChar w:fldCharType="begin"/>
      </w:r>
      <w:r w:rsidR="00D407C5">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w:t>
      </w:r>
      <w:r w:rsidR="00081CE7">
        <w:t>As an example consider</w:t>
      </w:r>
      <w:r w:rsidR="007C4DF8">
        <w:t xml:space="preserve"> the </w:t>
      </w:r>
      <w:r w:rsidR="00CF12A0">
        <w:t>multi</w:t>
      </w:r>
      <w:ins w:id="312" w:author="Andy Kleinhesselink" w:date="2019-11-06T15:15:00Z">
        <w:r w:rsidR="002E6178">
          <w:t>-competitor</w:t>
        </w:r>
      </w:ins>
      <w:del w:id="313" w:author="Andy Kleinhesselink" w:date="2019-11-06T15:15:00Z">
        <w:r w:rsidR="00CF12A0" w:rsidDel="002E6178">
          <w:delText>species</w:delText>
        </w:r>
      </w:del>
      <w:r w:rsidR="00CF12A0">
        <w:t xml:space="preserve">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185B90"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6D019E83"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6</w:t>
            </w:r>
            <w:r w:rsidRPr="003C47E7">
              <w:rPr>
                <w:noProof/>
              </w:rPr>
              <w:fldChar w:fldCharType="end"/>
            </w:r>
            <w:r w:rsidRPr="003C47E7">
              <w:t>)</w:t>
            </w:r>
          </w:p>
        </w:tc>
      </w:tr>
    </w:tbl>
    <w:p w14:paraId="3B7BC969" w14:textId="4C3E16EB" w:rsidR="007C4DF8" w:rsidRDefault="00081CE7" w:rsidP="007C4DF8">
      <w:pPr>
        <w:spacing w:after="202"/>
        <w:ind w:firstLine="0"/>
        <w:contextualSpacing/>
      </w:pPr>
      <w:r>
        <w:t xml:space="preserve">This function has </w:t>
      </w:r>
      <w:r w:rsidR="007C4DF8">
        <w:t xml:space="preserve">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7C4DF8">
        <w:t xml:space="preserve">.  Thus, the effect of competitor </w:t>
      </w:r>
      <w:r w:rsidR="007C4DF8" w:rsidRPr="00323D6B">
        <w:rPr>
          <w:i/>
        </w:rPr>
        <w:t>j</w:t>
      </w:r>
      <w:r w:rsidR="007C4DF8">
        <w:t xml:space="preserve"> on the focal species </w:t>
      </w:r>
      <w:proofErr w:type="spellStart"/>
      <w:r w:rsidR="00B2546E" w:rsidRPr="00B2546E">
        <w:rPr>
          <w:i/>
        </w:rPr>
        <w:t>i</w:t>
      </w:r>
      <w:proofErr w:type="spellEnd"/>
      <w:r w:rsidR="00B2546E">
        <w:t xml:space="preserve"> </w:t>
      </w:r>
      <w:r w:rsidR="00CF12A0">
        <w:t xml:space="preserve">is a function </w:t>
      </w:r>
      <w:r w:rsidR="00B2546E">
        <w:t xml:space="preserve">of the </w:t>
      </w:r>
      <w:r w:rsidR="007C4DF8">
        <w:t>density of all other competitor</w:t>
      </w:r>
      <w:r w:rsidR="00CF12A0">
        <w:t xml:space="preserve"> species</w:t>
      </w:r>
      <w:del w:id="314" w:author="Andy Kleinhesselink" w:date="2019-11-06T15:16:00Z">
        <w:r w:rsidR="00383797" w:rsidDel="002E6178">
          <w:delText>;</w:delText>
        </w:r>
        <w:r w:rsidR="00327654" w:rsidDel="002E6178">
          <w:delText xml:space="preserve"> </w:delText>
        </w:r>
      </w:del>
      <w:del w:id="315" w:author="Andy Kleinhesselink" w:date="2019-11-06T15:15:00Z">
        <w:r w:rsidR="00FC1525" w:rsidDel="002E6178">
          <w:delText xml:space="preserve">in particular </w:delText>
        </w:r>
      </w:del>
      <w:del w:id="316" w:author="Andy Kleinhesselink" w:date="2019-11-06T15:16:00Z">
        <w:r w:rsidR="00383797" w:rsidDel="002E6178">
          <w:delText xml:space="preserve">the </w:delText>
        </w:r>
        <w:r w:rsidR="00FC1525" w:rsidDel="002E6178">
          <w:delText>value of the partial derivative depends on where upon the curve of non-linear density dependence it is evaluated at</w:delText>
        </w:r>
      </w:del>
      <w:r w:rsidR="007C4DF8">
        <w:t xml:space="preserve">. </w:t>
      </w:r>
      <w:del w:id="317" w:author="Andy Kleinhesselink" w:date="2019-11-06T15:16:00Z">
        <w:r w:rsidR="00501886" w:rsidDel="002E6178">
          <w:delText>Nevertheless, a</w:delText>
        </w:r>
      </w:del>
      <w:ins w:id="318" w:author="Andy Kleinhesselink" w:date="2019-11-06T15:16:00Z">
        <w:r w:rsidR="002E6178">
          <w:t>A</w:t>
        </w:r>
      </w:ins>
      <w:r w:rsidR="00501886">
        <w:t>s in the LV model,</w:t>
      </w:r>
      <w:r w:rsidR="007C4DF8">
        <w:t xml:space="preserve"> </w:t>
      </w:r>
      <w:r>
        <w:t xml:space="preserve">there is no </w:t>
      </w:r>
      <w:r w:rsidR="00FC1525">
        <w:t xml:space="preserve">hard </w:t>
      </w:r>
      <w:r w:rsidR="007C4DF8">
        <w:t>HOI</w:t>
      </w:r>
      <w:r>
        <w:t xml:space="preserve"> in this model because it can </w:t>
      </w:r>
      <w:r w:rsidR="007C4DF8">
        <w:t xml:space="preserve">be </w:t>
      </w:r>
      <w:r w:rsidR="00491066">
        <w:t xml:space="preserve">represented by a </w:t>
      </w:r>
      <w:del w:id="319" w:author="Andy Kleinhesselink" w:date="2019-11-06T15:16:00Z">
        <w:r w:rsidR="00491066" w:rsidDel="002E6178">
          <w:delText xml:space="preserve">dependence </w:delText>
        </w:r>
      </w:del>
      <w:ins w:id="320" w:author="Andy Kleinhesselink" w:date="2019-11-06T15:16:00Z">
        <w:r w:rsidR="002E6178">
          <w:t xml:space="preserve">dependency </w:t>
        </w:r>
      </w:ins>
      <w:r w:rsidR="00491066">
        <w:t xml:space="preserve">graph </w:t>
      </w:r>
      <w:del w:id="321" w:author="Andy Kleinhesselink" w:date="2019-11-06T15:16:00Z">
        <w:r w:rsidR="00491066" w:rsidDel="002E6178">
          <w:delText xml:space="preserve">where </w:delText>
        </w:r>
      </w:del>
      <w:ins w:id="322" w:author="Andy Kleinhesselink" w:date="2019-11-06T15:16:00Z">
        <w:r w:rsidR="002E6178">
          <w:t>in whi</w:t>
        </w:r>
      </w:ins>
      <w:ins w:id="323" w:author="Andy Kleinhesselink" w:date="2019-11-06T15:17:00Z">
        <w:r w:rsidR="002E6178">
          <w:t>ch</w:t>
        </w:r>
      </w:ins>
      <w:ins w:id="324" w:author="Andy Kleinhesselink" w:date="2019-11-06T15:16:00Z">
        <w:r w:rsidR="002E6178">
          <w:t xml:space="preserve"> </w:t>
        </w:r>
      </w:ins>
      <w:r w:rsidR="00491066">
        <w:t>each competitor has only one route of influence on the</w:t>
      </w:r>
      <w:r w:rsidR="00774FA5">
        <w:t xml:space="preserve"> focal species (Figure 2C)</w:t>
      </w:r>
      <w:r w:rsidR="00501886">
        <w:t xml:space="preserve">.  </w:t>
      </w:r>
      <w:r>
        <w:t xml:space="preserve">Likewise, following the approach outlined above, the model can be broken down into separate functions for each </w:t>
      </w:r>
      <w:r w:rsidR="00501886">
        <w:t>competitor</w:t>
      </w:r>
      <w:r>
        <w:t xml:space="preserve"> without loss of any parameters</w:t>
      </w:r>
      <w:ins w:id="325" w:author="Andy Kleinhesselink" w:date="2019-11-06T15:17:00Z">
        <w:r w:rsidR="002E6178">
          <w:t>.  For instance</w:t>
        </w:r>
      </w:ins>
      <w:ins w:id="326" w:author="Andy Kleinhesselink" w:date="2019-11-06T15:19:00Z">
        <w:r w:rsidR="002E6178">
          <w:t>,</w:t>
        </w:r>
      </w:ins>
      <w:ins w:id="327" w:author="Andy Kleinhesselink" w:date="2019-11-06T15:17:00Z">
        <w:r w:rsidR="002E6178">
          <w:t xml:space="preserve"> for two competitors: </w:t>
        </w:r>
      </w:ins>
      <w:del w:id="328" w:author="Andy Kleinhesselink" w:date="2019-11-06T15:17:00Z">
        <w:r w:rsidR="00501886" w:rsidDel="002E6178">
          <w:delText>:</w:delText>
        </w:r>
      </w:del>
      <w:r w:rsidR="005018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771F75D5" w:rsidR="00501886" w:rsidRDefault="002E6178" w:rsidP="00501886">
            <w:pPr>
              <w:spacing w:after="202"/>
              <w:ind w:firstLine="0"/>
              <w:contextualSpacing/>
              <w:jc w:val="center"/>
            </w:pPr>
            <m:oMath>
              <m:f>
                <m:fPr>
                  <m:ctrlPr>
                    <w:ins w:id="329" w:author="Andy Kleinhesselink" w:date="2019-11-06T15:17:00Z">
                      <w:rPr>
                        <w:rFonts w:ascii="Cambria Math" w:hAnsi="Cambria Math"/>
                        <w:i/>
                      </w:rPr>
                    </w:ins>
                  </m:ctrlPr>
                </m:fPr>
                <m:num>
                  <m:f>
                    <m:fPr>
                      <m:ctrlPr>
                        <w:del w:id="330" w:author="Andy Kleinhesselink" w:date="2019-11-06T15:17:00Z">
                          <w:rPr>
                            <w:rFonts w:ascii="Cambria Math" w:hAnsi="Cambria Math"/>
                            <w:i/>
                          </w:rPr>
                        </w:del>
                      </m:ctrlPr>
                    </m:fPr>
                    <m:num>
                      <m:r>
                        <w:del w:id="331" w:author="Andy Kleinhesselink" w:date="2019-11-06T15:17:00Z">
                          <w:rPr>
                            <w:rFonts w:ascii="Cambria Math" w:hAnsi="Cambria Math"/>
                          </w:rPr>
                          <m:t>1</m:t>
                        </w:del>
                      </m:r>
                    </m:num>
                    <m:den>
                      <m:sSub>
                        <m:sSubPr>
                          <m:ctrlPr>
                            <w:del w:id="332" w:author="Andy Kleinhesselink" w:date="2019-11-06T15:17:00Z">
                              <w:rPr>
                                <w:rFonts w:ascii="Cambria Math" w:hAnsi="Cambria Math"/>
                                <w:i/>
                              </w:rPr>
                            </w:del>
                          </m:ctrlPr>
                        </m:sSubPr>
                        <m:e>
                          <m:r>
                            <w:del w:id="333" w:author="Andy Kleinhesselink" w:date="2019-11-06T15:17:00Z">
                              <w:rPr>
                                <w:rFonts w:ascii="Cambria Math" w:hAnsi="Cambria Math"/>
                              </w:rPr>
                              <m:t>n</m:t>
                            </w:del>
                          </m:r>
                        </m:e>
                        <m:sub>
                          <m:r>
                            <w:del w:id="334" w:author="Andy Kleinhesselink" w:date="2019-11-06T15:17:00Z">
                              <w:rPr>
                                <w:rFonts w:ascii="Cambria Math" w:hAnsi="Cambria Math"/>
                              </w:rPr>
                              <m:t>i</m:t>
                            </w:del>
                          </m:r>
                        </m:sub>
                      </m:sSub>
                    </m:den>
                  </m:f>
                  <m:f>
                    <m:fPr>
                      <m:ctrlPr>
                        <w:del w:id="335" w:author="Andy Kleinhesselink" w:date="2019-11-06T15:17:00Z">
                          <w:rPr>
                            <w:rFonts w:ascii="Cambria Math" w:hAnsi="Cambria Math"/>
                            <w:i/>
                          </w:rPr>
                        </w:del>
                      </m:ctrlPr>
                    </m:fPr>
                    <m:num>
                      <m:r>
                        <w:del w:id="336" w:author="Andy Kleinhesselink" w:date="2019-11-06T15:17:00Z">
                          <w:rPr>
                            <w:rFonts w:ascii="Cambria Math" w:hAnsi="Cambria Math"/>
                          </w:rPr>
                          <m:t>d</m:t>
                        </w:del>
                      </m:r>
                      <m:sSub>
                        <m:sSubPr>
                          <m:ctrlPr>
                            <w:del w:id="337" w:author="Andy Kleinhesselink" w:date="2019-11-06T15:17:00Z">
                              <w:rPr>
                                <w:rFonts w:ascii="Cambria Math" w:hAnsi="Cambria Math"/>
                                <w:i/>
                              </w:rPr>
                            </w:del>
                          </m:ctrlPr>
                        </m:sSubPr>
                        <m:e>
                          <m:r>
                            <w:del w:id="338" w:author="Andy Kleinhesselink" w:date="2019-11-06T15:17:00Z">
                              <w:rPr>
                                <w:rFonts w:ascii="Cambria Math" w:hAnsi="Cambria Math"/>
                              </w:rPr>
                              <m:t>n</m:t>
                            </w:del>
                          </m:r>
                        </m:e>
                        <m:sub>
                          <m:r>
                            <w:del w:id="339" w:author="Andy Kleinhesselink" w:date="2019-11-06T15:17:00Z">
                              <w:rPr>
                                <w:rFonts w:ascii="Cambria Math" w:hAnsi="Cambria Math"/>
                              </w:rPr>
                              <m:t>i</m:t>
                            </w:del>
                          </m:r>
                        </m:sub>
                      </m:sSub>
                    </m:num>
                    <m:den>
                      <m:r>
                        <w:del w:id="340" w:author="Andy Kleinhesselink" w:date="2019-11-06T15:17:00Z">
                          <w:rPr>
                            <w:rFonts w:ascii="Cambria Math" w:hAnsi="Cambria Math"/>
                          </w:rPr>
                          <m:t>dt</m:t>
                        </w:del>
                      </m:r>
                    </m:den>
                  </m:f>
                  <m:sSub>
                    <m:sSubPr>
                      <m:ctrlPr>
                        <w:ins w:id="341" w:author="Andy Kleinhesselink" w:date="2019-11-06T15:17:00Z">
                          <w:rPr>
                            <w:rFonts w:ascii="Cambria Math" w:hAnsi="Cambria Math"/>
                            <w:i/>
                          </w:rPr>
                        </w:ins>
                      </m:ctrlPr>
                    </m:sSubPr>
                    <m:e>
                      <m:r>
                        <w:ins w:id="342" w:author="Andy Kleinhesselink" w:date="2019-11-06T15:17:00Z">
                          <w:rPr>
                            <w:rFonts w:ascii="Cambria Math" w:hAnsi="Cambria Math"/>
                          </w:rPr>
                          <m:t>n</m:t>
                        </w:ins>
                      </m:r>
                    </m:e>
                    <m:sub>
                      <m:r>
                        <w:ins w:id="343" w:author="Andy Kleinhesselink" w:date="2019-11-06T15:17:00Z">
                          <w:rPr>
                            <w:rFonts w:ascii="Cambria Math" w:hAnsi="Cambria Math"/>
                          </w:rPr>
                          <m:t>1</m:t>
                        </w:ins>
                      </m:r>
                    </m:sub>
                  </m:sSub>
                  <m:d>
                    <m:dPr>
                      <m:ctrlPr>
                        <w:ins w:id="344" w:author="Andy Kleinhesselink" w:date="2019-11-06T15:17:00Z">
                          <w:rPr>
                            <w:rFonts w:ascii="Cambria Math" w:hAnsi="Cambria Math"/>
                            <w:i/>
                          </w:rPr>
                        </w:ins>
                      </m:ctrlPr>
                    </m:dPr>
                    <m:e>
                      <m:r>
                        <w:ins w:id="345" w:author="Andy Kleinhesselink" w:date="2019-11-06T15:17:00Z">
                          <w:rPr>
                            <w:rFonts w:ascii="Cambria Math" w:hAnsi="Cambria Math"/>
                          </w:rPr>
                          <m:t>t+1</m:t>
                        </w:ins>
                      </m:r>
                    </m:e>
                  </m:d>
                </m:num>
                <m:den>
                  <m:sSub>
                    <m:sSubPr>
                      <m:ctrlPr>
                        <w:ins w:id="346" w:author="Andy Kleinhesselink" w:date="2019-11-06T15:18:00Z">
                          <w:rPr>
                            <w:rFonts w:ascii="Cambria Math" w:hAnsi="Cambria Math"/>
                            <w:i/>
                          </w:rPr>
                        </w:ins>
                      </m:ctrlPr>
                    </m:sSubPr>
                    <m:e>
                      <m:r>
                        <w:ins w:id="347" w:author="Andy Kleinhesselink" w:date="2019-11-06T15:18:00Z">
                          <w:rPr>
                            <w:rFonts w:ascii="Cambria Math" w:hAnsi="Cambria Math"/>
                          </w:rPr>
                          <m:t>n</m:t>
                        </w:ins>
                      </m:r>
                    </m:e>
                    <m:sub>
                      <m:r>
                        <w:ins w:id="348" w:author="Andy Kleinhesselink" w:date="2019-11-06T15:18:00Z">
                          <w:rPr>
                            <w:rFonts w:ascii="Cambria Math" w:hAnsi="Cambria Math"/>
                          </w:rPr>
                          <m:t>1</m:t>
                        </w:ins>
                      </m:r>
                    </m:sub>
                  </m:sSub>
                  <m:r>
                    <w:ins w:id="349" w:author="Andy Kleinhesselink" w:date="2019-11-06T15:18:00Z">
                      <w:rPr>
                        <w:rFonts w:ascii="Cambria Math" w:hAnsi="Cambria Math"/>
                      </w:rPr>
                      <m:t>(t)</m:t>
                    </w:ins>
                  </m:r>
                </m:den>
              </m:f>
              <m:r>
                <w:rPr>
                  <w:rFonts w:ascii="Cambria Math" w:hAnsi="Cambria Math"/>
                </w:rPr>
                <m:t>=</m:t>
              </m:r>
              <m:sSub>
                <m:sSubPr>
                  <m:ctrlPr>
                    <w:rPr>
                      <w:rFonts w:ascii="Cambria Math" w:hAnsi="Cambria Math"/>
                      <w:i/>
                    </w:rPr>
                  </m:ctrlPr>
                </m:sSubPr>
                <m:e>
                  <m:r>
                    <w:rPr>
                      <w:rFonts w:ascii="Cambria Math" w:hAnsi="Cambria Math"/>
                    </w:rPr>
                    <m:t>λ</m:t>
                  </m:r>
                </m:e>
                <m:sub>
                  <m:r>
                    <w:del w:id="350" w:author="Andy Kleinhesselink" w:date="2019-11-06T15:18:00Z">
                      <w:rPr>
                        <w:rFonts w:ascii="Cambria Math" w:hAnsi="Cambria Math"/>
                      </w:rPr>
                      <m:t>i</m:t>
                    </w:del>
                  </m:r>
                  <m:r>
                    <w:ins w:id="351" w:author="Andy Kleinhesselink" w:date="2019-11-06T15:18:00Z">
                      <w:rPr>
                        <w:rFonts w:ascii="Cambria Math" w:hAnsi="Cambria Math"/>
                      </w:rPr>
                      <m:t>1</m:t>
                    </w:ins>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r>
                            <w:del w:id="352" w:author="Andy Kleinhesselink" w:date="2019-11-06T15:18:00Z">
                              <w:rPr>
                                <w:rFonts w:ascii="Cambria Math" w:hAnsi="Cambria Math"/>
                              </w:rPr>
                              <m:t>i</m:t>
                            </w:del>
                          </m:r>
                          <m:r>
                            <w:ins w:id="353" w:author="Andy Kleinhesselink" w:date="2019-11-06T15:18:00Z">
                              <w:rPr>
                                <w:rFonts w:ascii="Cambria Math" w:hAnsi="Cambria Math"/>
                              </w:rPr>
                              <m:t>2</m:t>
                            </w:ins>
                          </m:r>
                        </m:sub>
                      </m:sSub>
                      <m:sSub>
                        <m:sSubPr>
                          <m:ctrlPr>
                            <w:rPr>
                              <w:rFonts w:ascii="Cambria Math" w:hAnsi="Cambria Math"/>
                              <w:i/>
                            </w:rPr>
                          </m:ctrlPr>
                        </m:sSubPr>
                        <m:e>
                          <m:r>
                            <w:rPr>
                              <w:rFonts w:ascii="Cambria Math" w:hAnsi="Cambria Math"/>
                            </w:rPr>
                            <m:t>n</m:t>
                          </m:r>
                        </m:e>
                        <m:sub>
                          <m:r>
                            <w:del w:id="354" w:author="Andy Kleinhesselink" w:date="2019-11-06T15:18:00Z">
                              <w:rPr>
                                <w:rFonts w:ascii="Cambria Math" w:hAnsi="Cambria Math"/>
                              </w:rPr>
                              <m:t>i</m:t>
                            </w:del>
                          </m:r>
                          <m:r>
                            <w:ins w:id="355" w:author="Andy Kleinhesselink" w:date="2019-11-06T15:18:00Z">
                              <w:rPr>
                                <w:rFonts w:ascii="Cambria Math" w:hAnsi="Cambria Math"/>
                              </w:rPr>
                              <m:t>2</m:t>
                            </w:ins>
                          </m:r>
                        </m:sub>
                      </m:sSub>
                    </m:e>
                  </m:d>
                </m:e>
                <m:sup>
                  <m:r>
                    <w:rPr>
                      <w:rFonts w:ascii="Cambria Math" w:hAnsi="Cambria Math"/>
                    </w:rPr>
                    <m:t>-</m:t>
                  </m:r>
                  <m:sSub>
                    <m:sSubPr>
                      <m:ctrlPr>
                        <w:rPr>
                          <w:rFonts w:ascii="Cambria Math" w:hAnsi="Cambria Math"/>
                          <w:i/>
                        </w:rPr>
                      </m:ctrlPr>
                    </m:sSubPr>
                    <m:e>
                      <m:r>
                        <w:rPr>
                          <w:rFonts w:ascii="Cambria Math" w:hAnsi="Cambria Math"/>
                        </w:rPr>
                        <m:t>τ</m:t>
                      </m:r>
                    </m:e>
                    <m:sub>
                      <m:r>
                        <w:del w:id="356" w:author="Andy Kleinhesselink" w:date="2019-11-06T15:18:00Z">
                          <w:rPr>
                            <w:rFonts w:ascii="Cambria Math" w:hAnsi="Cambria Math"/>
                          </w:rPr>
                          <m:t>i</m:t>
                        </w:del>
                      </m:r>
                      <m:r>
                        <w:ins w:id="357" w:author="Andy Kleinhesselink" w:date="2019-11-06T15:18:00Z">
                          <w:rPr>
                            <w:rFonts w:ascii="Cambria Math" w:hAnsi="Cambria Math"/>
                          </w:rPr>
                          <m:t>1</m:t>
                        </w:ins>
                      </m:r>
                    </m:sub>
                  </m:sSub>
                </m:sup>
              </m:sSup>
              <m:r>
                <w:rPr>
                  <w:rFonts w:ascii="Cambria Math" w:hAnsi="Cambria Math"/>
                </w:rPr>
                <m:t>,</m:t>
              </m:r>
            </m:oMath>
            <w:r w:rsidR="00501886">
              <w:t xml:space="preserve"> </w:t>
            </w:r>
            <w:ins w:id="358" w:author="Andy Kleinhesselink" w:date="2019-11-06T15:19:00Z">
              <w:r>
                <w:t>competitor two</w:t>
              </w:r>
            </w:ins>
            <w:del w:id="359" w:author="Andy Kleinhesselink" w:date="2019-11-06T15:18:00Z">
              <w:r w:rsidR="00501886" w:rsidDel="002E6178">
                <w:delText>(the response to competitor one)</w:delText>
              </w:r>
            </w:del>
          </w:p>
          <w:p w14:paraId="43A6EE2D" w14:textId="1A4ECBB8" w:rsidR="00501886" w:rsidRPr="00284765" w:rsidRDefault="002E6178" w:rsidP="00501886">
            <w:pPr>
              <w:spacing w:after="202"/>
              <w:ind w:firstLine="0"/>
              <w:contextualSpacing/>
              <w:jc w:val="center"/>
            </w:pPr>
            <m:oMath>
              <m:f>
                <m:fPr>
                  <m:ctrlPr>
                    <w:ins w:id="360" w:author="Andy Kleinhesselink" w:date="2019-11-06T15:18:00Z">
                      <w:rPr>
                        <w:rFonts w:ascii="Cambria Math" w:hAnsi="Cambria Math"/>
                        <w:i/>
                      </w:rPr>
                    </w:ins>
                  </m:ctrlPr>
                </m:fPr>
                <m:num>
                  <m:sSub>
                    <m:sSubPr>
                      <m:ctrlPr>
                        <w:ins w:id="361" w:author="Andy Kleinhesselink" w:date="2019-11-06T15:18:00Z">
                          <w:rPr>
                            <w:rFonts w:ascii="Cambria Math" w:hAnsi="Cambria Math"/>
                            <w:i/>
                          </w:rPr>
                        </w:ins>
                      </m:ctrlPr>
                    </m:sSubPr>
                    <m:e>
                      <m:r>
                        <w:ins w:id="362" w:author="Andy Kleinhesselink" w:date="2019-11-06T15:18:00Z">
                          <w:rPr>
                            <w:rFonts w:ascii="Cambria Math" w:hAnsi="Cambria Math"/>
                          </w:rPr>
                          <m:t>n</m:t>
                        </w:ins>
                      </m:r>
                    </m:e>
                    <m:sub>
                      <m:r>
                        <w:ins w:id="363" w:author="Andy Kleinhesselink" w:date="2019-11-06T15:18:00Z">
                          <w:rPr>
                            <w:rFonts w:ascii="Cambria Math" w:hAnsi="Cambria Math"/>
                          </w:rPr>
                          <m:t>1</m:t>
                        </w:ins>
                      </m:r>
                    </m:sub>
                  </m:sSub>
                  <m:d>
                    <m:dPr>
                      <m:ctrlPr>
                        <w:ins w:id="364" w:author="Andy Kleinhesselink" w:date="2019-11-06T15:18:00Z">
                          <w:rPr>
                            <w:rFonts w:ascii="Cambria Math" w:hAnsi="Cambria Math"/>
                            <w:i/>
                          </w:rPr>
                        </w:ins>
                      </m:ctrlPr>
                    </m:dPr>
                    <m:e>
                      <m:r>
                        <w:ins w:id="365" w:author="Andy Kleinhesselink" w:date="2019-11-06T15:18:00Z">
                          <w:rPr>
                            <w:rFonts w:ascii="Cambria Math" w:hAnsi="Cambria Math"/>
                          </w:rPr>
                          <m:t>t+1</m:t>
                        </w:ins>
                      </m:r>
                    </m:e>
                  </m:d>
                </m:num>
                <m:den>
                  <m:sSub>
                    <m:sSubPr>
                      <m:ctrlPr>
                        <w:ins w:id="366" w:author="Andy Kleinhesselink" w:date="2019-11-06T15:18:00Z">
                          <w:rPr>
                            <w:rFonts w:ascii="Cambria Math" w:hAnsi="Cambria Math"/>
                            <w:i/>
                          </w:rPr>
                        </w:ins>
                      </m:ctrlPr>
                    </m:sSubPr>
                    <m:e>
                      <m:r>
                        <w:ins w:id="367" w:author="Andy Kleinhesselink" w:date="2019-11-06T15:18:00Z">
                          <w:rPr>
                            <w:rFonts w:ascii="Cambria Math" w:hAnsi="Cambria Math"/>
                          </w:rPr>
                          <m:t>n</m:t>
                        </w:ins>
                      </m:r>
                    </m:e>
                    <m:sub>
                      <m:r>
                        <w:ins w:id="368" w:author="Andy Kleinhesselink" w:date="2019-11-06T15:18:00Z">
                          <w:rPr>
                            <w:rFonts w:ascii="Cambria Math" w:hAnsi="Cambria Math"/>
                          </w:rPr>
                          <m:t>1</m:t>
                        </w:ins>
                      </m:r>
                    </m:sub>
                  </m:sSub>
                  <m:r>
                    <w:ins w:id="369" w:author="Andy Kleinhesselink" w:date="2019-11-06T15:18:00Z">
                      <w:rPr>
                        <w:rFonts w:ascii="Cambria Math" w:hAnsi="Cambria Math"/>
                      </w:rPr>
                      <m:t>(t)</m:t>
                    </w:ins>
                  </m:r>
                </m:den>
              </m:f>
              <m:r>
                <w:del w:id="370" w:author="Andy Kleinhesselink" w:date="2019-11-06T15:18:00Z">
                  <w:rPr>
                    <w:rFonts w:ascii="Cambria Math" w:hAnsi="Cambria Math"/>
                  </w:rPr>
                  <m:t xml:space="preserve"> </m:t>
                </w:del>
              </m:r>
              <m:f>
                <m:fPr>
                  <m:ctrlPr>
                    <w:del w:id="371" w:author="Andy Kleinhesselink" w:date="2019-11-06T15:18:00Z">
                      <w:rPr>
                        <w:rFonts w:ascii="Cambria Math" w:hAnsi="Cambria Math"/>
                        <w:i/>
                      </w:rPr>
                    </w:del>
                  </m:ctrlPr>
                </m:fPr>
                <m:num>
                  <m:r>
                    <w:del w:id="372" w:author="Andy Kleinhesselink" w:date="2019-11-06T15:18:00Z">
                      <w:rPr>
                        <w:rFonts w:ascii="Cambria Math" w:hAnsi="Cambria Math"/>
                      </w:rPr>
                      <m:t>1</m:t>
                    </w:del>
                  </m:r>
                </m:num>
                <m:den>
                  <m:sSub>
                    <m:sSubPr>
                      <m:ctrlPr>
                        <w:del w:id="373" w:author="Andy Kleinhesselink" w:date="2019-11-06T15:18:00Z">
                          <w:rPr>
                            <w:rFonts w:ascii="Cambria Math" w:hAnsi="Cambria Math"/>
                            <w:i/>
                          </w:rPr>
                        </w:del>
                      </m:ctrlPr>
                    </m:sSubPr>
                    <m:e>
                      <m:r>
                        <w:del w:id="374" w:author="Andy Kleinhesselink" w:date="2019-11-06T15:18:00Z">
                          <w:rPr>
                            <w:rFonts w:ascii="Cambria Math" w:hAnsi="Cambria Math"/>
                          </w:rPr>
                          <m:t>n</m:t>
                        </w:del>
                      </m:r>
                    </m:e>
                    <m:sub>
                      <m:r>
                        <w:del w:id="375" w:author="Andy Kleinhesselink" w:date="2019-11-06T15:18:00Z">
                          <w:rPr>
                            <w:rFonts w:ascii="Cambria Math" w:hAnsi="Cambria Math"/>
                          </w:rPr>
                          <m:t>i</m:t>
                        </w:del>
                      </m:r>
                    </m:sub>
                  </m:sSub>
                </m:den>
              </m:f>
              <m:f>
                <m:fPr>
                  <m:ctrlPr>
                    <w:del w:id="376" w:author="Andy Kleinhesselink" w:date="2019-11-06T15:18:00Z">
                      <w:rPr>
                        <w:rFonts w:ascii="Cambria Math" w:hAnsi="Cambria Math"/>
                        <w:i/>
                      </w:rPr>
                    </w:del>
                  </m:ctrlPr>
                </m:fPr>
                <m:num>
                  <m:r>
                    <w:del w:id="377" w:author="Andy Kleinhesselink" w:date="2019-11-06T15:18:00Z">
                      <w:rPr>
                        <w:rFonts w:ascii="Cambria Math" w:hAnsi="Cambria Math"/>
                      </w:rPr>
                      <m:t>d</m:t>
                    </w:del>
                  </m:r>
                  <m:sSub>
                    <m:sSubPr>
                      <m:ctrlPr>
                        <w:del w:id="378" w:author="Andy Kleinhesselink" w:date="2019-11-06T15:18:00Z">
                          <w:rPr>
                            <w:rFonts w:ascii="Cambria Math" w:hAnsi="Cambria Math"/>
                            <w:i/>
                          </w:rPr>
                        </w:del>
                      </m:ctrlPr>
                    </m:sSubPr>
                    <m:e>
                      <m:r>
                        <w:del w:id="379" w:author="Andy Kleinhesselink" w:date="2019-11-06T15:18:00Z">
                          <w:rPr>
                            <w:rFonts w:ascii="Cambria Math" w:hAnsi="Cambria Math"/>
                          </w:rPr>
                          <m:t>n</m:t>
                        </w:del>
                      </m:r>
                    </m:e>
                    <m:sub>
                      <m:r>
                        <w:del w:id="380" w:author="Andy Kleinhesselink" w:date="2019-11-06T15:18:00Z">
                          <w:rPr>
                            <w:rFonts w:ascii="Cambria Math" w:hAnsi="Cambria Math"/>
                          </w:rPr>
                          <m:t>i</m:t>
                        </w:del>
                      </m:r>
                    </m:sub>
                  </m:sSub>
                </m:num>
                <m:den>
                  <m:r>
                    <w:del w:id="381" w:author="Andy Kleinhesselink" w:date="2019-11-06T15:18:00Z">
                      <w:rPr>
                        <w:rFonts w:ascii="Cambria Math" w:hAnsi="Cambria Math"/>
                      </w:rPr>
                      <m:t>dt</m:t>
                    </w:del>
                  </m:r>
                </m:den>
              </m:f>
              <m:r>
                <w:rPr>
                  <w:rFonts w:ascii="Cambria Math" w:hAnsi="Cambria Math"/>
                </w:rPr>
                <m:t>=</m:t>
              </m:r>
              <m:sSub>
                <m:sSubPr>
                  <m:ctrlPr>
                    <w:rPr>
                      <w:rFonts w:ascii="Cambria Math" w:hAnsi="Cambria Math"/>
                      <w:i/>
                    </w:rPr>
                  </m:ctrlPr>
                </m:sSubPr>
                <m:e>
                  <m:r>
                    <w:rPr>
                      <w:rFonts w:ascii="Cambria Math" w:hAnsi="Cambria Math"/>
                    </w:rPr>
                    <m:t>λ</m:t>
                  </m:r>
                </m:e>
                <m:sub>
                  <m:r>
                    <w:del w:id="382" w:author="Andy Kleinhesselink" w:date="2019-11-06T15:18:00Z">
                      <w:rPr>
                        <w:rFonts w:ascii="Cambria Math" w:hAnsi="Cambria Math"/>
                      </w:rPr>
                      <m:t>i</m:t>
                    </w:del>
                  </m:r>
                  <m:r>
                    <w:ins w:id="383" w:author="Andy Kleinhesselink" w:date="2019-11-06T15:18:00Z">
                      <w:rPr>
                        <w:rFonts w:ascii="Cambria Math" w:hAnsi="Cambria Math"/>
                      </w:rPr>
                      <m:t>1</m:t>
                    </w:ins>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del w:id="384" w:author="Andy Kleinhesselink" w:date="2019-11-06T15:18:00Z">
                              <w:rPr>
                                <w:rFonts w:ascii="Cambria Math" w:hAnsi="Cambria Math"/>
                              </w:rPr>
                              <m:t>i</m:t>
                            </w:del>
                          </m:r>
                          <m:r>
                            <w:ins w:id="385" w:author="Andy Kleinhesselink" w:date="2019-11-06T15:18:00Z">
                              <w:rPr>
                                <w:rFonts w:ascii="Cambria Math" w:hAnsi="Cambria Math"/>
                              </w:rPr>
                              <m:t>1</m:t>
                            </w:ins>
                          </m:r>
                          <m:r>
                            <w:del w:id="386" w:author="Andy Kleinhesselink" w:date="2019-11-06T15:18:00Z">
                              <w:rPr>
                                <w:rFonts w:ascii="Cambria Math" w:hAnsi="Cambria Math"/>
                              </w:rPr>
                              <m:t>2</m:t>
                            </w:del>
                          </m:r>
                          <m:r>
                            <w:ins w:id="387" w:author="Andy Kleinhesselink" w:date="2019-11-06T15:18:00Z">
                              <w:rPr>
                                <w:rFonts w:ascii="Cambria Math" w:hAnsi="Cambria Math"/>
                              </w:rPr>
                              <m:t>3</m:t>
                            </w:ins>
                          </m:r>
                        </m:sub>
                      </m:sSub>
                      <m:sSub>
                        <m:sSubPr>
                          <m:ctrlPr>
                            <w:rPr>
                              <w:rFonts w:ascii="Cambria Math" w:hAnsi="Cambria Math"/>
                              <w:i/>
                            </w:rPr>
                          </m:ctrlPr>
                        </m:sSubPr>
                        <m:e>
                          <m:r>
                            <w:rPr>
                              <w:rFonts w:ascii="Cambria Math" w:hAnsi="Cambria Math"/>
                            </w:rPr>
                            <m:t>n</m:t>
                          </m:r>
                        </m:e>
                        <m:sub>
                          <m:r>
                            <w:del w:id="388" w:author="Andy Kleinhesselink" w:date="2019-11-06T15:18:00Z">
                              <w:rPr>
                                <w:rFonts w:ascii="Cambria Math" w:hAnsi="Cambria Math"/>
                              </w:rPr>
                              <m:t>2</m:t>
                            </w:del>
                          </m:r>
                          <m:r>
                            <w:ins w:id="389" w:author="Andy Kleinhesselink" w:date="2019-11-06T15:18:00Z">
                              <w:rPr>
                                <w:rFonts w:ascii="Cambria Math" w:hAnsi="Cambria Math"/>
                              </w:rPr>
                              <m:t>3</m:t>
                            </w:ins>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del w:id="390" w:author="Andy Kleinhesselink" w:date="2019-11-06T15:18:00Z">
                          <w:rPr>
                            <w:rFonts w:ascii="Cambria Math" w:hAnsi="Cambria Math"/>
                          </w:rPr>
                          <m:t>i</m:t>
                        </w:del>
                      </m:r>
                      <m:r>
                        <w:ins w:id="391" w:author="Andy Kleinhesselink" w:date="2019-11-06T15:18:00Z">
                          <w:rPr>
                            <w:rFonts w:ascii="Cambria Math" w:hAnsi="Cambria Math"/>
                          </w:rPr>
                          <m:t>1</m:t>
                        </w:ins>
                      </m:r>
                    </m:sub>
                  </m:sSub>
                </m:sup>
              </m:sSup>
            </m:oMath>
            <w:del w:id="392" w:author="Andy Kleinhesselink" w:date="2019-11-06T15:19:00Z">
              <w:r w:rsidR="00501886" w:rsidDel="002E6178">
                <w:delText>,</w:delText>
              </w:r>
            </w:del>
            <w:ins w:id="393" w:author="Andy Kleinhesselink" w:date="2019-11-06T15:19:00Z">
              <w:r>
                <w:t>, competitor three.</w:t>
              </w:r>
            </w:ins>
            <w:del w:id="394" w:author="Andy Kleinhesselink" w:date="2019-11-06T15:19:00Z">
              <w:r w:rsidR="00501886" w:rsidDel="002E6178">
                <w:delText xml:space="preserve"> (the response to competitor two).</w:delText>
              </w:r>
            </w:del>
            <w:r w:rsidR="00501886">
              <w:t xml:space="preserve"> </w:t>
            </w:r>
          </w:p>
        </w:tc>
        <w:tc>
          <w:tcPr>
            <w:tcW w:w="730" w:type="dxa"/>
            <w:vAlign w:val="center"/>
          </w:tcPr>
          <w:p w14:paraId="760C074A" w14:textId="74DA2AE4"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7</w:t>
            </w:r>
            <w:r w:rsidRPr="003C47E7">
              <w:rPr>
                <w:noProof/>
              </w:rPr>
              <w:fldChar w:fldCharType="end"/>
            </w:r>
            <w:r w:rsidRPr="003C47E7">
              <w:t>)</w:t>
            </w:r>
          </w:p>
        </w:tc>
      </w:tr>
    </w:tbl>
    <w:p w14:paraId="63934542" w14:textId="44384950" w:rsidR="002D0A28" w:rsidRPr="002D0A28" w:rsidRDefault="002D0A28" w:rsidP="009F10E8">
      <w:pPr>
        <w:pStyle w:val="Heading2"/>
      </w:pPr>
      <w:r w:rsidRPr="002D0A28">
        <w:t xml:space="preserve">Why distinguish </w:t>
      </w:r>
      <w:del w:id="395" w:author="Andy Kleinhesselink" w:date="2019-11-06T15:20:00Z">
        <w:r w:rsidRPr="002D0A28" w:rsidDel="00534188">
          <w:delText>hard</w:delText>
        </w:r>
        <w:r w:rsidR="00862024" w:rsidDel="00534188">
          <w:delText xml:space="preserve"> </w:delText>
        </w:r>
      </w:del>
      <w:r w:rsidR="00862024">
        <w:t>HOIs</w:t>
      </w:r>
      <w:ins w:id="396" w:author="Andy Kleinhesselink" w:date="2019-11-06T15:19:00Z">
        <w:r w:rsidR="00534188">
          <w:t xml:space="preserve"> and non-linear density dependence</w:t>
        </w:r>
      </w:ins>
      <w:ins w:id="397" w:author="Andy Kleinhesselink" w:date="2019-11-06T15:20:00Z">
        <w:r w:rsidR="00534188">
          <w:t>?</w:t>
        </w:r>
      </w:ins>
      <w:del w:id="398" w:author="Andy Kleinhesselink" w:date="2019-11-06T15:19:00Z">
        <w:r w:rsidR="00862024" w:rsidDel="00534188">
          <w:delText xml:space="preserve">, </w:delText>
        </w:r>
        <w:r w:rsidRPr="002D0A28" w:rsidDel="00534188">
          <w:delText>soft HOIs</w:delText>
        </w:r>
      </w:del>
      <w:r w:rsidR="00862024">
        <w:t xml:space="preserve"> </w:t>
      </w:r>
      <w:del w:id="399" w:author="Andy Kleinhesselink" w:date="2019-11-06T15:19:00Z">
        <w:r w:rsidR="00862024" w:rsidDel="00534188">
          <w:delText>and single species density dependence</w:delText>
        </w:r>
      </w:del>
    </w:p>
    <w:p w14:paraId="101C8596" w14:textId="1031D7DF" w:rsidR="00247D6C" w:rsidRDefault="00B50F2B" w:rsidP="002D0A28">
      <w:pPr>
        <w:spacing w:after="202"/>
        <w:contextualSpacing/>
      </w:pPr>
      <w:r>
        <w:t>We argue here that</w:t>
      </w:r>
      <w:r w:rsidR="00E00266">
        <w:t xml:space="preserve"> </w:t>
      </w:r>
      <w:r w:rsidR="005F41AA">
        <w:t>soft HOIs</w:t>
      </w:r>
      <w:r w:rsidR="0039040D">
        <w:t xml:space="preserve"> </w:t>
      </w:r>
      <w:r>
        <w:t xml:space="preserve">and </w:t>
      </w:r>
      <w:r w:rsidR="005F41AA">
        <w:t>hard</w:t>
      </w:r>
      <w:r w:rsidR="0039040D">
        <w:t xml:space="preserve"> HOIs</w:t>
      </w:r>
      <w:r>
        <w:t xml:space="preserve"> have different interpretations and </w:t>
      </w:r>
      <w:r w:rsidR="00AB3A39">
        <w:t>this</w:t>
      </w:r>
      <w:r w:rsidR="008E2463">
        <w:t xml:space="preserve"> differences </w:t>
      </w:r>
      <w:proofErr w:type="gramStart"/>
      <w:r w:rsidR="00AB3A39">
        <w:t>is</w:t>
      </w:r>
      <w:proofErr w:type="gramEnd"/>
      <w:r w:rsidR="008E2463">
        <w:t xml:space="preserv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del w:id="400" w:author="Andy Kleinhesselink" w:date="2019-11-06T15:20:00Z">
        <w:r w:rsidR="00862024" w:rsidDel="00534188">
          <w:delText xml:space="preserve">species </w:delText>
        </w:r>
      </w:del>
      <w:ins w:id="401" w:author="Andy Kleinhesselink" w:date="2019-11-06T15:20:00Z">
        <w:r w:rsidR="00534188">
          <w:t xml:space="preserve">population growth rate </w:t>
        </w:r>
      </w:ins>
      <w:del w:id="402" w:author="Andy Kleinhesselink" w:date="2019-11-06T15:20:00Z">
        <w:r w:rsidR="00862024" w:rsidDel="00534188">
          <w:delText xml:space="preserve">performance </w:delText>
        </w:r>
      </w:del>
      <w:r w:rsidR="00862024">
        <w:t xml:space="preserve">declines with </w:t>
      </w:r>
      <w:ins w:id="403" w:author="Andy Kleinhesselink" w:date="2019-11-06T15:20:00Z">
        <w:r w:rsidR="00534188">
          <w:t xml:space="preserve">competitor </w:t>
        </w:r>
      </w:ins>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 xml:space="preserve">.  </w:t>
      </w:r>
      <w:r w:rsidR="00862024">
        <w:t xml:space="preserve">It would be confusing at best to define HOIs as any non-linear </w:t>
      </w:r>
      <w:del w:id="404" w:author="Andy Kleinhesselink" w:date="2019-11-06T15:20:00Z">
        <w:r w:rsidR="00862024" w:rsidDel="00534188">
          <w:delText xml:space="preserve">density dependent </w:delText>
        </w:r>
      </w:del>
      <w:r w:rsidR="00862024">
        <w:t>d</w:t>
      </w:r>
      <w:ins w:id="405" w:author="Andy Kleinhesselink" w:date="2019-11-06T15:21:00Z">
        <w:r w:rsidR="00534188">
          <w:t>ecrease in performance with density</w:t>
        </w:r>
      </w:ins>
      <w:del w:id="406" w:author="Andy Kleinhesselink" w:date="2019-11-06T15:21:00Z">
        <w:r w:rsidR="00862024" w:rsidDel="00534188">
          <w:delText>ecrease in p</w:delText>
        </w:r>
      </w:del>
      <w:del w:id="407" w:author="Andy Kleinhesselink" w:date="2019-11-06T15:20:00Z">
        <w:r w:rsidR="00862024" w:rsidDel="00534188">
          <w:delText>erformance</w:delText>
        </w:r>
      </w:del>
      <w:r w:rsidR="00862024">
        <w:t xml:space="preserve">—essentially renaming issue of non-linear density dependence.  </w:t>
      </w:r>
      <w:del w:id="408" w:author="Andy Kleinhesselink" w:date="2019-11-06T15:21:00Z">
        <w:r w:rsidR="007420A4" w:rsidDel="00534188">
          <w:delText xml:space="preserve">This would also </w:delText>
        </w:r>
        <w:r w:rsidR="00862024" w:rsidDel="00534188">
          <w:delText xml:space="preserve">mean that even non-linear single species models include HOIs.  </w:delText>
        </w:r>
      </w:del>
    </w:p>
    <w:p w14:paraId="5F5ECF73" w14:textId="0217088F" w:rsidR="00F32713" w:rsidRDefault="007420A4" w:rsidP="002D0A28">
      <w:pPr>
        <w:spacing w:after="202"/>
        <w:contextualSpacing/>
      </w:pPr>
      <w:r>
        <w:t xml:space="preserve">More importantly, </w:t>
      </w:r>
      <w:del w:id="409" w:author="Andy Kleinhesselink" w:date="2019-11-06T15:21:00Z">
        <w:r w:rsidDel="00534188">
          <w:delText>p</w:delText>
        </w:r>
        <w:r w:rsidR="00247D6C" w:rsidDel="00534188">
          <w:delText xml:space="preserve">roviding a way to differentiate hard </w:delText>
        </w:r>
      </w:del>
      <w:r w:rsidR="00247D6C">
        <w:t xml:space="preserve">HOIs and </w:t>
      </w:r>
      <w:r>
        <w:t xml:space="preserve">non-linear density dependence </w:t>
      </w:r>
      <w:ins w:id="410" w:author="Andy Kleinhesselink" w:date="2019-11-06T15:22:00Z">
        <w:r w:rsidR="00534188">
          <w:t>are ecologically distinct as well</w:t>
        </w:r>
      </w:ins>
      <w:del w:id="411" w:author="Andy Kleinhesselink" w:date="2019-11-06T15:21:00Z">
        <w:r w:rsidDel="00534188">
          <w:delText>is also</w:delText>
        </w:r>
      </w:del>
      <w:del w:id="412" w:author="Andy Kleinhesselink" w:date="2019-11-06T15:22:00Z">
        <w:r w:rsidDel="00534188">
          <w:delText xml:space="preserve"> </w:delText>
        </w:r>
        <w:r w:rsidR="00247D6C" w:rsidDel="00534188">
          <w:delText>meaningful ecologically</w:delText>
        </w:r>
      </w:del>
      <w:r w:rsidR="00247D6C">
        <w:t xml:space="preserve">. </w:t>
      </w:r>
      <w:del w:id="413" w:author="Andy Kleinhesselink" w:date="2019-11-06T15:22:00Z">
        <w:r w:rsidR="00247D6C" w:rsidDel="00534188">
          <w:delText xml:space="preserve">We argue in this paper that hard </w:delText>
        </w:r>
      </w:del>
      <w:r w:rsidR="00247D6C">
        <w:t xml:space="preserve">HOIs indicate a qualitative change in the way in which a competitor </w:t>
      </w:r>
      <w:r w:rsidR="00247D6C">
        <w:lastRenderedPageBreak/>
        <w:t xml:space="preserve">affects a focal species when additional competitor species are present.  </w:t>
      </w:r>
      <w:del w:id="414" w:author="Andy Kleinhesselink" w:date="2019-11-06T15:22:00Z">
        <w:r w:rsidR="00247D6C" w:rsidDel="00534188">
          <w:delText>Soft HOIs may not be so meaningful ecologically</w:delText>
        </w:r>
      </w:del>
      <w:ins w:id="415" w:author="Andy Kleinhesselink" w:date="2019-11-06T15:22:00Z">
        <w:r w:rsidR="00534188">
          <w:t xml:space="preserve">Non-linear density dependence </w:t>
        </w:r>
      </w:ins>
      <w:ins w:id="416" w:author="Andy Kleinhesselink" w:date="2019-11-06T15:23:00Z">
        <w:r w:rsidR="00534188">
          <w:t xml:space="preserve">(i.e. a soft HOI) </w:t>
        </w:r>
      </w:ins>
      <w:ins w:id="417" w:author="Andy Kleinhesselink" w:date="2019-11-06T15:26:00Z">
        <w:r w:rsidR="00C57928">
          <w:t>may</w:t>
        </w:r>
      </w:ins>
      <w:ins w:id="418" w:author="Andy Kleinhesselink" w:date="2019-11-06T15:22:00Z">
        <w:r w:rsidR="00534188">
          <w:t xml:space="preserve"> not have the same interp</w:t>
        </w:r>
      </w:ins>
      <w:ins w:id="419" w:author="Andy Kleinhesselink" w:date="2019-11-06T15:23:00Z">
        <w:r w:rsidR="00534188">
          <w:t>re</w:t>
        </w:r>
      </w:ins>
      <w:ins w:id="420" w:author="Andy Kleinhesselink" w:date="2019-11-06T15:22:00Z">
        <w:r w:rsidR="00534188">
          <w:t>t</w:t>
        </w:r>
      </w:ins>
      <w:ins w:id="421" w:author="Andy Kleinhesselink" w:date="2019-11-06T15:23:00Z">
        <w:r w:rsidR="00534188">
          <w:t>at</w:t>
        </w:r>
      </w:ins>
      <w:ins w:id="422" w:author="Andy Kleinhesselink" w:date="2019-11-06T15:22:00Z">
        <w:r w:rsidR="00534188">
          <w:t>ion</w:t>
        </w:r>
      </w:ins>
      <w:r w:rsidR="00247D6C">
        <w:t xml:space="preserve">. For instance, </w:t>
      </w:r>
      <w:r>
        <w:t xml:space="preserve">the net outcome of competition </w:t>
      </w:r>
      <w:r w:rsidR="00DB0A5F">
        <w:t xml:space="preserve">over discrete time intervals </w:t>
      </w:r>
      <w:r>
        <w:t xml:space="preserve">may be non-linear </w:t>
      </w:r>
      <w:r w:rsidR="00DB0A5F">
        <w:t>when the interaction between competitors is linear in continuous time</w:t>
      </w:r>
      <w:r w:rsidR="00247D6C">
        <w:t xml:space="preserve">—the </w:t>
      </w:r>
      <w:del w:id="423" w:author="Andy Kleinhesselink" w:date="2019-11-06T15:23:00Z">
        <w:r w:rsidR="00247D6C" w:rsidDel="00534188">
          <w:delText xml:space="preserve">non-linear form of </w:delText>
        </w:r>
      </w:del>
      <w:del w:id="424" w:author="Andy Kleinhesselink" w:date="2019-11-06T15:24:00Z">
        <w:r w:rsidR="00247D6C" w:rsidDel="00534188">
          <w:delText xml:space="preserve">the </w:delText>
        </w:r>
      </w:del>
      <w:r>
        <w:t xml:space="preserve">discrete time </w:t>
      </w:r>
      <w:r w:rsidR="00247D6C">
        <w:t>Hassel model</w:t>
      </w:r>
      <w:ins w:id="425" w:author="Andy Kleinhesselink" w:date="2019-11-06T15:24:00Z">
        <w:r w:rsidR="00534188">
          <w:t xml:space="preserve">, </w:t>
        </w:r>
        <w:r w:rsidR="00C57928">
          <w:t xml:space="preserve">which is non-linear, </w:t>
        </w:r>
      </w:ins>
      <w:del w:id="426" w:author="Andy Kleinhesselink" w:date="2019-11-06T15:24:00Z">
        <w:r w:rsidR="00247D6C" w:rsidDel="00534188">
          <w:delText xml:space="preserve"> </w:delText>
        </w:r>
      </w:del>
      <w:r>
        <w:t>is</w:t>
      </w:r>
      <w:r w:rsidR="00247D6C">
        <w:t xml:space="preserve"> derived from </w:t>
      </w:r>
      <w:ins w:id="427" w:author="Andy Kleinhesselink" w:date="2019-11-06T15:24:00Z">
        <w:r w:rsidR="00C57928">
          <w:t xml:space="preserve">a </w:t>
        </w:r>
      </w:ins>
      <w:r>
        <w:t>LV competition</w:t>
      </w:r>
      <w:ins w:id="428" w:author="Andy Kleinhesselink" w:date="2019-11-06T15:24:00Z">
        <w:r w:rsidR="00C57928">
          <w:t xml:space="preserve"> model, which is linear</w:t>
        </w:r>
      </w:ins>
      <w:r>
        <w:t xml:space="preserve"> </w:t>
      </w:r>
      <w:del w:id="429" w:author="Andy Kleinhesselink" w:date="2019-11-06T15:24:00Z">
        <w:r w:rsidDel="00C57928">
          <w:delText xml:space="preserve">over </w:delText>
        </w:r>
      </w:del>
      <w:ins w:id="430" w:author="Andy Kleinhesselink" w:date="2019-11-06T15:24:00Z">
        <w:r w:rsidR="00C57928">
          <w:t xml:space="preserve">in </w:t>
        </w:r>
      </w:ins>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 xml:space="preserve">ffect of each </w:t>
      </w:r>
      <w:del w:id="431" w:author="Andy Kleinhesselink" w:date="2019-11-06T15:24:00Z">
        <w:r w:rsidR="00D407C5" w:rsidDel="00C57928">
          <w:delText xml:space="preserve">additional </w:delText>
        </w:r>
      </w:del>
      <w:r w:rsidR="00D407C5">
        <w:t>individual declines with competitor density</w:t>
      </w:r>
      <w:r w:rsidR="00E00266">
        <w:t xml:space="preserve"> because each </w:t>
      </w:r>
      <w:r w:rsidR="00F32713">
        <w:t>individual</w:t>
      </w:r>
      <w:r w:rsidR="00D407C5">
        <w:t xml:space="preserve"> </w:t>
      </w:r>
      <w:r w:rsidR="00830495">
        <w:t>competitor is smaller and thus has less of a</w:t>
      </w:r>
      <w:del w:id="432" w:author="Andy Kleinhesselink" w:date="2019-11-06T15:25:00Z">
        <w:r w:rsidR="00830495" w:rsidDel="00C57928">
          <w:delText xml:space="preserve"> per capita</w:delText>
        </w:r>
        <w:r w:rsidR="00D407C5" w:rsidDel="00C57928">
          <w:delText xml:space="preserve"> </w:delText>
        </w:r>
        <w:r w:rsidR="00830495" w:rsidDel="00C57928">
          <w:delText>effect</w:delText>
        </w:r>
        <w:r w:rsidR="00D407C5" w:rsidDel="00C57928">
          <w:delText xml:space="preserve"> on the focal </w:delText>
        </w:r>
        <w:r w:rsidR="00F32713" w:rsidDel="00C57928">
          <w:delText>species</w:delText>
        </w:r>
      </w:del>
      <w:ins w:id="433" w:author="Andy Kleinhesselink" w:date="2019-11-06T15:25:00Z">
        <w:r w:rsidR="00C57928">
          <w:t>n effect on the focal species</w:t>
        </w:r>
      </w:ins>
      <w:r w:rsidR="00D407C5">
        <w:t>.</w:t>
      </w:r>
      <w:r w:rsidR="00444989">
        <w:t xml:space="preserve"> Thus, while the effects of competition are non-linear, </w:t>
      </w:r>
      <w:r>
        <w:t>the non-linear</w:t>
      </w:r>
      <w:ins w:id="434" w:author="Andy Kleinhesselink" w:date="2019-11-06T15:25:00Z">
        <w:r w:rsidR="00C57928">
          <w:t>ity</w:t>
        </w:r>
      </w:ins>
      <w:r>
        <w:t xml:space="preserve"> </w:t>
      </w:r>
      <w:del w:id="435" w:author="Andy Kleinhesselink" w:date="2019-11-06T15:25:00Z">
        <w:r w:rsidDel="00C57928">
          <w:delText xml:space="preserve">does </w:delText>
        </w:r>
      </w:del>
      <w:ins w:id="436" w:author="Andy Kleinhesselink" w:date="2019-11-06T15:25:00Z">
        <w:r w:rsidR="00C57928">
          <w:t xml:space="preserve">may </w:t>
        </w:r>
      </w:ins>
      <w:r>
        <w:t>not imply a qualitative change</w:t>
      </w:r>
      <w:r w:rsidR="00444989">
        <w:t xml:space="preserve"> </w:t>
      </w:r>
      <w:r w:rsidR="00247D6C">
        <w:t>in the nature of</w:t>
      </w:r>
      <w:ins w:id="437" w:author="Andy Kleinhesselink" w:date="2019-11-06T15:25:00Z">
        <w:r w:rsidR="00C57928">
          <w:t xml:space="preserve"> </w:t>
        </w:r>
      </w:ins>
      <w:del w:id="438" w:author="Andy Kleinhesselink" w:date="2019-11-06T15:25:00Z">
        <w:r w:rsidR="00247D6C" w:rsidDel="00C57928">
          <w:delText xml:space="preserve"> the interaction between the focal species and </w:delText>
        </w:r>
      </w:del>
      <w:r w:rsidR="00247D6C">
        <w:t>competitors when more than one competitor is present</w:t>
      </w:r>
      <w:del w:id="439" w:author="Andy Kleinhesselink" w:date="2019-11-06T15:26:00Z">
        <w:r w:rsidR="00247D6C" w:rsidDel="00C57928">
          <w:delText>—each individual is simply smaller and so simply has less of an influence</w:delText>
        </w:r>
      </w:del>
      <w:r w:rsidR="00444989">
        <w:t xml:space="preserve">.  </w:t>
      </w:r>
    </w:p>
    <w:p w14:paraId="092ACA0B" w14:textId="24674906"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del w:id="440" w:author="Andy Kleinhesselink" w:date="2019-11-06T15:26:00Z">
        <w:r w:rsidDel="00C57928">
          <w:delText>make a distinction</w:delText>
        </w:r>
      </w:del>
      <w:ins w:id="441" w:author="Andy Kleinhesselink" w:date="2019-11-06T15:26:00Z">
        <w:r w:rsidR="00C57928">
          <w:t>differentiate</w:t>
        </w:r>
      </w:ins>
      <w:r>
        <w:t xml:space="preserve"> between </w:t>
      </w:r>
      <w:del w:id="442" w:author="Andy Kleinhesselink" w:date="2019-11-06T15:26:00Z">
        <w:r w:rsidDel="00C57928">
          <w:delText xml:space="preserve">hard </w:delText>
        </w:r>
      </w:del>
      <w:r>
        <w:t xml:space="preserve">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del w:id="443" w:author="Andy Kleinhesselink" w:date="2019-11-06T15:27:00Z">
        <w:r w:rsidR="006825FC" w:rsidDel="00C57928">
          <w:delText xml:space="preserve"> with taller species reducing the amount of light </w:delText>
        </w:r>
        <w:r w:rsidR="00E00266" w:rsidDel="00C57928">
          <w:delText xml:space="preserve">received by </w:delText>
        </w:r>
        <w:r w:rsidR="006825FC" w:rsidDel="00C57928">
          <w:delText>shorter species</w:delText>
        </w:r>
      </w:del>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ins w:id="444" w:author="Andy Kleinhesselink" w:date="2019-11-06T15:27:00Z">
        <w:r w:rsidR="00C57928">
          <w:t>thus taller species reduce the amount of light received by shorter species. In this way, the</w:t>
        </w:r>
      </w:ins>
      <w:del w:id="445" w:author="Andy Kleinhesselink" w:date="2019-11-06T15:27:00Z">
        <w:r w:rsidR="00E00266" w:rsidDel="00C57928">
          <w:delText>thus the</w:delText>
        </w:r>
      </w:del>
      <w:r w:rsidR="00E00266">
        <w:t xml:space="preserve"> </w:t>
      </w:r>
      <w:del w:id="446" w:author="Andy Kleinhesselink" w:date="2019-11-06T15:27:00Z">
        <w:r w:rsidRPr="00C57928" w:rsidDel="00C57928">
          <w:rPr>
            <w:i/>
            <w:rPrChange w:id="447" w:author="Andy Kleinhesselink" w:date="2019-11-06T15:27:00Z">
              <w:rPr/>
            </w:rPrChange>
          </w:rPr>
          <w:delText xml:space="preserve">quantitative </w:delText>
        </w:r>
      </w:del>
      <w:ins w:id="448" w:author="Andy Kleinhesselink" w:date="2019-11-06T15:27:00Z">
        <w:r w:rsidR="00C57928" w:rsidRPr="00C57928">
          <w:rPr>
            <w:i/>
            <w:rPrChange w:id="449" w:author="Andy Kleinhesselink" w:date="2019-11-06T15:27:00Z">
              <w:rPr/>
            </w:rPrChange>
          </w:rPr>
          <w:t>qualitative</w:t>
        </w:r>
        <w:r w:rsidR="00C57928">
          <w:t xml:space="preserve"> </w:t>
        </w:r>
      </w:ins>
      <w:r>
        <w:t xml:space="preserve">nature </w:t>
      </w:r>
      <w:r w:rsidR="00E00266">
        <w:t xml:space="preserve">of the interaction between a tall species and a shorter one is independent of all other species. </w:t>
      </w:r>
      <w:r w:rsidR="006825FC">
        <w:t>Nevertheless, th</w:t>
      </w:r>
      <w:r w:rsidR="00E00266">
        <w:t xml:space="preserve">is </w:t>
      </w:r>
      <w:del w:id="450" w:author="Andy Kleinhesselink" w:date="2019-11-06T15:28:00Z">
        <w:r w:rsidR="00E00266" w:rsidDel="00C57928">
          <w:delText xml:space="preserve">model </w:delText>
        </w:r>
      </w:del>
      <w:ins w:id="451" w:author="Andy Kleinhesselink" w:date="2019-11-06T15:28:00Z">
        <w:r w:rsidR="00C57928">
          <w:t xml:space="preserve">mechanism </w:t>
        </w:r>
      </w:ins>
      <w:proofErr w:type="spellStart"/>
      <w:r w:rsidR="00E00266">
        <w:t>of i</w:t>
      </w:r>
      <w:proofErr w:type="spellEnd"/>
      <w:r w:rsidR="00E00266">
        <w:t xml:space="preserve">nteraction means that the effect of a </w:t>
      </w:r>
      <w:r w:rsidR="00830495">
        <w:t xml:space="preserve">taller species on a shorter species </w:t>
      </w:r>
      <w:r w:rsidR="00E00266">
        <w:t xml:space="preserve">below depends </w:t>
      </w:r>
      <w:r w:rsidR="00B50F2B">
        <w:t xml:space="preserve">non-additively </w:t>
      </w:r>
      <w:r w:rsidR="00E00266">
        <w:t xml:space="preserve">on the density of </w:t>
      </w:r>
      <w:ins w:id="452" w:author="Andy Kleinhesselink" w:date="2019-11-06T15:28:00Z">
        <w:r w:rsidR="00C57928">
          <w:t xml:space="preserve">other </w:t>
        </w:r>
      </w:ins>
      <w:r w:rsidR="00E00266">
        <w:t xml:space="preserve">competitors </w:t>
      </w:r>
      <w:del w:id="453" w:author="Andy Kleinhesselink" w:date="2019-11-06T15:28:00Z">
        <w:r w:rsidR="00115911" w:rsidDel="00C57928">
          <w:delText xml:space="preserve">of intermediate height </w:delText>
        </w:r>
      </w:del>
      <w:r w:rsidR="00E00266">
        <w:t>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F32713">
        <w:t>IM</w:t>
      </w:r>
      <w:r w:rsidR="00444989">
        <w:t xml:space="preserve"> between</w:t>
      </w:r>
      <w:r w:rsidR="00115911">
        <w:t xml:space="preserve"> three different</w:t>
      </w:r>
      <w:r w:rsidR="00444989">
        <w:t xml:space="preserve"> competitors—they simply reduce the fraction of light received </w:t>
      </w:r>
      <w:r w:rsidR="00501886">
        <w:lastRenderedPageBreak/>
        <w:t xml:space="preserve">regardless of the presence of </w:t>
      </w:r>
      <w:del w:id="454" w:author="Andy Kleinhesselink" w:date="2019-11-06T15:29:00Z">
        <w:r w:rsidR="00501886" w:rsidDel="00C57928">
          <w:delText xml:space="preserve">any </w:delText>
        </w:r>
      </w:del>
      <w:r w:rsidR="00501886">
        <w:t>other species</w:t>
      </w:r>
      <w:r w:rsidR="00444989">
        <w:t xml:space="preserve">. </w:t>
      </w:r>
      <w:r w:rsidR="00830495">
        <w:t>By contrast, hard HOIs as we define them require</w:t>
      </w:r>
      <w:del w:id="455" w:author="Andy Kleinhesselink" w:date="2019-11-06T15:29:00Z">
        <w:r w:rsidR="00115911" w:rsidDel="00C57928">
          <w:delText>s</w:delText>
        </w:r>
      </w:del>
      <w:r w:rsidR="00115911">
        <w:t xml:space="preserve"> </w:t>
      </w:r>
      <w:del w:id="456" w:author="Andy Kleinhesselink" w:date="2019-11-06T15:29:00Z">
        <w:r w:rsidR="00944558" w:rsidDel="00C57928">
          <w:delText xml:space="preserve">at </w:delText>
        </w:r>
      </w:del>
      <w:ins w:id="457" w:author="Andy Kleinhesselink" w:date="2019-11-06T15:29:00Z">
        <w:r w:rsidR="00C57928">
          <w:t xml:space="preserve">the </w:t>
        </w:r>
      </w:ins>
      <w:del w:id="458" w:author="Andy Kleinhesselink" w:date="2019-11-06T15:29:00Z">
        <w:r w:rsidR="00944558" w:rsidDel="00C57928">
          <w:delText xml:space="preserve">least one species </w:delText>
        </w:r>
        <w:r w:rsidR="00B50F2B" w:rsidDel="00C57928">
          <w:delText xml:space="preserve">of competitor </w:delText>
        </w:r>
        <w:r w:rsidR="00944558" w:rsidDel="00C57928">
          <w:delText xml:space="preserve">whose presence fundamentally </w:delText>
        </w:r>
        <w:r w:rsidR="00B50F2B" w:rsidDel="00C57928">
          <w:delText xml:space="preserve">changes not just the absolute strength of competition but also the </w:delText>
        </w:r>
      </w:del>
      <w:r w:rsidR="00B50F2B">
        <w:t>functional character of competition</w:t>
      </w:r>
      <w:r w:rsidR="00944558">
        <w:t xml:space="preserve"> between </w:t>
      </w:r>
      <w:del w:id="459" w:author="Andy Kleinhesselink" w:date="2019-11-06T15:29:00Z">
        <w:r w:rsidR="00944558" w:rsidDel="00C57928">
          <w:delText xml:space="preserve">other </w:delText>
        </w:r>
      </w:del>
      <w:ins w:id="460" w:author="Andy Kleinhesselink" w:date="2019-11-06T15:29:00Z">
        <w:r w:rsidR="00C57928">
          <w:t>species to chang</w:t>
        </w:r>
      </w:ins>
      <w:ins w:id="461" w:author="Andy Kleinhesselink" w:date="2019-11-06T15:30:00Z">
        <w:r w:rsidR="00C57928">
          <w:t>e in some way depending on the density of other</w:t>
        </w:r>
      </w:ins>
      <w:ins w:id="462" w:author="Andy Kleinhesselink" w:date="2019-11-06T15:29:00Z">
        <w:r w:rsidR="00C57928">
          <w:t xml:space="preserve"> </w:t>
        </w:r>
      </w:ins>
      <w:r w:rsidR="00944558">
        <w:t>competitors</w:t>
      </w:r>
      <w:r w:rsidR="00830495">
        <w:t xml:space="preserve">. </w:t>
      </w:r>
    </w:p>
    <w:p w14:paraId="7A65CDB5" w14:textId="64B201C5" w:rsidR="00BF0EEA" w:rsidRDefault="00046948" w:rsidP="00CA15E5">
      <w:pPr>
        <w:spacing w:after="202"/>
        <w:contextualSpacing/>
      </w:pPr>
      <w:ins w:id="463" w:author="Andy Kleinhesselink" w:date="2019-11-06T15:31:00Z">
        <w:r>
          <w:t xml:space="preserve">Our definition also helps resolve the question of whether single species effects can </w:t>
        </w:r>
      </w:ins>
      <w:ins w:id="464" w:author="Andy Kleinhesselink" w:date="2019-11-06T15:32:00Z">
        <w:r>
          <w:t>involve HOIs.</w:t>
        </w:r>
      </w:ins>
      <w:del w:id="465" w:author="Andy Kleinhesselink" w:date="2019-11-06T15:31:00Z">
        <w:r w:rsidR="009658E1" w:rsidDel="00046948">
          <w:delText>A</w:delText>
        </w:r>
        <w:r w:rsidR="00444989" w:rsidDel="00046948">
          <w:delText xml:space="preserve"> </w:delText>
        </w:r>
        <w:r w:rsidR="00501886" w:rsidDel="00046948">
          <w:delText>related</w:delText>
        </w:r>
        <w:r w:rsidR="00830495" w:rsidDel="00046948">
          <w:delText xml:space="preserve"> issue </w:delText>
        </w:r>
        <w:r w:rsidR="00501886" w:rsidDel="00046948">
          <w:delText>that arises i</w:delText>
        </w:r>
      </w:del>
      <w:del w:id="466" w:author="Andy Kleinhesselink" w:date="2019-11-06T15:30:00Z">
        <w:r w:rsidR="00501886" w:rsidDel="00046948">
          <w:delText>n</w:delText>
        </w:r>
      </w:del>
      <w:del w:id="467" w:author="Andy Kleinhesselink" w:date="2019-11-06T15:31:00Z">
        <w:r w:rsidR="00501886" w:rsidDel="00046948">
          <w:delText xml:space="preserve"> </w:delText>
        </w:r>
      </w:del>
      <w:del w:id="468" w:author="Andy Kleinhesselink" w:date="2019-11-06T15:30:00Z">
        <w:r w:rsidR="00830495" w:rsidDel="00046948">
          <w:delText xml:space="preserve">equating </w:delText>
        </w:r>
      </w:del>
      <w:del w:id="469" w:author="Andy Kleinhesselink" w:date="2019-11-06T15:31:00Z">
        <w:r w:rsidR="00830495" w:rsidDel="00046948">
          <w:delText>simple no</w:delText>
        </w:r>
      </w:del>
      <w:del w:id="470" w:author="Andy Kleinhesselink" w:date="2019-11-06T15:30:00Z">
        <w:r w:rsidR="00830495" w:rsidDel="00046948">
          <w:delText xml:space="preserve">n-linearity with </w:delText>
        </w:r>
      </w:del>
      <w:del w:id="471" w:author="Andy Kleinhesselink" w:date="2019-11-06T15:31:00Z">
        <w:r w:rsidR="00830495" w:rsidDel="00046948">
          <w:delText xml:space="preserve">HOIs is that </w:delText>
        </w:r>
        <w:r w:rsidR="00444989" w:rsidDel="00046948">
          <w:delText xml:space="preserve">this </w:delText>
        </w:r>
        <w:r w:rsidR="00CA15E5" w:rsidDel="00046948">
          <w:delText xml:space="preserve">definition could imply that even single-species competition, when non-linear, involves </w:delText>
        </w:r>
        <w:r w:rsidR="00116801" w:rsidDel="00046948">
          <w:delText>HOI</w:delText>
        </w:r>
        <w:r w:rsidR="00B50F2B" w:rsidDel="00046948">
          <w:delText>s</w:delText>
        </w:r>
      </w:del>
      <w:del w:id="472" w:author="Andy Kleinhesselink" w:date="2019-11-06T15:32:00Z">
        <w:r w:rsidR="00830495" w:rsidDel="00046948">
          <w:delText>.</w:delText>
        </w:r>
      </w:del>
      <w:r w:rsidR="00830495">
        <w:t xml:space="preserve">  For instance</w:t>
      </w:r>
      <w:r w:rsidR="009658E1">
        <w:t xml:space="preserve">, recent papers by </w:t>
      </w:r>
      <w:proofErr w:type="spellStart"/>
      <w:r w:rsidR="00BF0EEA" w:rsidRPr="003C47E7">
        <w:t>Letten</w:t>
      </w:r>
      <w:proofErr w:type="spellEnd"/>
      <w:r w:rsidR="00BF0EEA" w:rsidRPr="003C47E7">
        <w:t xml:space="preserve"> and Stouffer (2019)</w:t>
      </w:r>
      <w:r w:rsidR="009658E1">
        <w:t xml:space="preserve"> and </w:t>
      </w:r>
      <w:r w:rsidR="00BF0EEA" w:rsidRPr="003C47E7">
        <w:t xml:space="preserve">Mayfield and </w:t>
      </w:r>
      <w:proofErr w:type="spellStart"/>
      <w:r w:rsidR="00BF0EEA" w:rsidRPr="003C47E7">
        <w:t>Letten</w:t>
      </w:r>
      <w:proofErr w:type="spellEnd"/>
      <w:r w:rsidR="00BF0EEA" w:rsidRPr="003C47E7">
        <w:t xml:space="preserve">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defined HOIs as </w:t>
      </w:r>
      <w:r w:rsidR="009658E1">
        <w:t>any higher order terms of competitor density</w:t>
      </w:r>
      <w:r w:rsidR="00830495">
        <w:t>, including single species terms, such as</w:t>
      </w:r>
      <w:r w:rsidR="005A6F16">
        <w:t xml:space="preserve"> a single species quadratic term,</w:t>
      </w:r>
      <w:r w:rsidR="00830495">
        <w:t xml:space="preserve"> </w:t>
      </w:r>
      <m:oMath>
        <m:sSub>
          <m:sSubPr>
            <m:ctrlPr>
              <w:rPr>
                <w:rFonts w:ascii="Cambria Math" w:hAnsi="Cambria Math"/>
                <w:i/>
              </w:rPr>
            </m:ctrlPr>
          </m:sSubPr>
          <m:e>
            <m:r>
              <w:rPr>
                <w:rFonts w:ascii="Cambria Math" w:hAnsi="Cambria Math"/>
              </w:rPr>
              <m:t>β</m:t>
            </m:r>
          </m:e>
          <m:sub>
            <m:r>
              <w:del w:id="473" w:author="Andy Kleinhesselink" w:date="2019-11-06T15:32:00Z">
                <w:rPr>
                  <w:rFonts w:ascii="Cambria Math" w:hAnsi="Cambria Math"/>
                </w:rPr>
                <m:t>i</m:t>
              </w:del>
            </m:r>
            <m:r>
              <w:ins w:id="474" w:author="Andy Kleinhesselink" w:date="2019-11-06T15:32:00Z">
                <w:rPr>
                  <w:rFonts w:ascii="Cambria Math" w:hAnsi="Cambria Math"/>
                </w:rPr>
                <m:t>1</m:t>
              </w:ins>
            </m:r>
            <m:r>
              <w:del w:id="475" w:author="Andy Kleinhesselink" w:date="2019-11-06T15:32:00Z">
                <w:rPr>
                  <w:rFonts w:ascii="Cambria Math" w:hAnsi="Cambria Math"/>
                </w:rPr>
                <m:t>1</m:t>
              </w:del>
            </m:r>
            <m:r>
              <w:ins w:id="476" w:author="Andy Kleinhesselink" w:date="2019-11-06T15:32:00Z">
                <w:rPr>
                  <w:rFonts w:ascii="Cambria Math" w:hAnsi="Cambria Math"/>
                </w:rPr>
                <m:t>2</m:t>
              </w:ins>
            </m:r>
          </m:sub>
        </m:sSub>
        <m:sSubSup>
          <m:sSubSupPr>
            <m:ctrlPr>
              <w:rPr>
                <w:rFonts w:ascii="Cambria Math" w:hAnsi="Cambria Math"/>
                <w:i/>
              </w:rPr>
            </m:ctrlPr>
          </m:sSubSupPr>
          <m:e>
            <m:r>
              <w:rPr>
                <w:rFonts w:ascii="Cambria Math" w:hAnsi="Cambria Math"/>
              </w:rPr>
              <m:t>N</m:t>
            </m:r>
          </m:e>
          <m:sub>
            <m:r>
              <w:del w:id="477" w:author="Andy Kleinhesselink" w:date="2019-11-06T15:32:00Z">
                <w:rPr>
                  <w:rFonts w:ascii="Cambria Math" w:hAnsi="Cambria Math"/>
                </w:rPr>
                <m:t>1</m:t>
              </w:del>
            </m:r>
            <m:r>
              <w:ins w:id="478" w:author="Andy Kleinhesselink" w:date="2019-11-06T15:32:00Z">
                <w:rPr>
                  <w:rFonts w:ascii="Cambria Math" w:hAnsi="Cambria Math"/>
                </w:rPr>
                <m:t>2</m:t>
              </w:ins>
            </m:r>
          </m:sub>
          <m:sup>
            <m:r>
              <w:rPr>
                <w:rFonts w:ascii="Cambria Math" w:hAnsi="Cambria Math"/>
              </w:rPr>
              <m:t>2</m:t>
            </m:r>
          </m:sup>
        </m:sSubSup>
      </m:oMath>
      <w:r w:rsidR="00830495">
        <w:t xml:space="preserve">.  </w:t>
      </w:r>
      <w:del w:id="479" w:author="Andy Kleinhesselink" w:date="2019-11-06T15:32:00Z">
        <w:r w:rsidR="005A6F16" w:rsidDel="00046948">
          <w:delText xml:space="preserve">This </w:delText>
        </w:r>
      </w:del>
      <w:ins w:id="480" w:author="Andy Kleinhesselink" w:date="2019-11-06T15:32:00Z">
        <w:r>
          <w:t xml:space="preserve">Our definition, does not count these </w:t>
        </w:r>
      </w:ins>
      <w:ins w:id="481" w:author="Andy Kleinhesselink" w:date="2019-11-06T15:33:00Z">
        <w:r>
          <w:t xml:space="preserve">terms as HOIs, </w:t>
        </w:r>
      </w:ins>
      <w:del w:id="482" w:author="Andy Kleinhesselink" w:date="2019-11-06T15:33:00Z">
        <w:r w:rsidR="005A6F16" w:rsidDel="00046948">
          <w:delText xml:space="preserve">definition does </w:delText>
        </w:r>
        <w:r w:rsidR="009658E1" w:rsidDel="00046948">
          <w:delText xml:space="preserve">not </w:delText>
        </w:r>
      </w:del>
      <w:ins w:id="483" w:author="Andy Kleinhesselink" w:date="2019-11-06T15:33:00Z">
        <w:r>
          <w:t>and this agrees</w:t>
        </w:r>
      </w:ins>
      <w:del w:id="484" w:author="Andy Kleinhesselink" w:date="2019-11-06T15:33:00Z">
        <w:r w:rsidR="009658E1" w:rsidDel="00046948">
          <w:delText>fit</w:delText>
        </w:r>
      </w:del>
      <w:r w:rsidR="009658E1">
        <w:t xml:space="preserve"> with</w:t>
      </w:r>
      <w:r w:rsidR="00596DF1">
        <w:t xml:space="preserve"> </w:t>
      </w:r>
      <w:r w:rsidR="0087642C">
        <w:t xml:space="preserve">the </w:t>
      </w:r>
      <w:r w:rsidR="005A6F16">
        <w:t xml:space="preserve">emphasis </w:t>
      </w:r>
      <w:del w:id="485" w:author="Andy Kleinhesselink" w:date="2019-11-06T15:33:00Z">
        <w:r w:rsidR="005A6F16" w:rsidDel="00046948">
          <w:delText xml:space="preserve">among </w:delText>
        </w:r>
      </w:del>
      <w:ins w:id="486" w:author="Andy Kleinhesselink" w:date="2019-11-06T15:33:00Z">
        <w:r>
          <w:t xml:space="preserve">in the literature that </w:t>
        </w:r>
      </w:ins>
      <w:del w:id="487" w:author="Andy Kleinhesselink" w:date="2019-11-06T15:33:00Z">
        <w:r w:rsidR="005A6F16" w:rsidDel="00046948">
          <w:delText xml:space="preserve">ecologists on </w:delText>
        </w:r>
      </w:del>
      <w:r w:rsidR="005A6F16">
        <w:t xml:space="preserve">HOIs </w:t>
      </w:r>
      <w:del w:id="488" w:author="Andy Kleinhesselink" w:date="2019-11-06T15:34:00Z">
        <w:r w:rsidR="005A6F16" w:rsidDel="000437F6">
          <w:delText xml:space="preserve">as </w:delText>
        </w:r>
      </w:del>
      <w:ins w:id="489" w:author="Andy Kleinhesselink" w:date="2019-11-06T15:34:00Z">
        <w:r w:rsidR="000437F6">
          <w:t xml:space="preserve">are </w:t>
        </w:r>
      </w:ins>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1B7268">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w:t>
      </w:r>
      <w:r w:rsidR="00B50F2B">
        <w:t xml:space="preserve">Nor can single species higher order </w:t>
      </w:r>
      <w:del w:id="490" w:author="Andy Kleinhesselink" w:date="2019-11-06T15:40:00Z">
        <w:r w:rsidR="00B50F2B" w:rsidRPr="000437F6" w:rsidDel="000437F6">
          <w:rPr>
            <w:i/>
            <w:rPrChange w:id="491" w:author="Andy Kleinhesselink" w:date="2019-11-06T15:41:00Z">
              <w:rPr/>
            </w:rPrChange>
          </w:rPr>
          <w:delText xml:space="preserve">terms </w:delText>
        </w:r>
      </w:del>
      <w:ins w:id="492" w:author="Andy Kleinhesselink" w:date="2019-11-06T15:40:00Z">
        <w:r w:rsidR="000437F6" w:rsidRPr="000437F6">
          <w:rPr>
            <w:i/>
            <w:rPrChange w:id="493" w:author="Andy Kleinhesselink" w:date="2019-11-06T15:41:00Z">
              <w:rPr/>
            </w:rPrChange>
          </w:rPr>
          <w:t>terms</w:t>
        </w:r>
        <w:r w:rsidR="000437F6">
          <w:t xml:space="preserve"> </w:t>
        </w:r>
      </w:ins>
      <w:ins w:id="494" w:author="Andy Kleinhesselink" w:date="2019-11-06T15:41:00Z">
        <w:r w:rsidR="000437F6">
          <w:t xml:space="preserve">(not to be confused with higher order </w:t>
        </w:r>
        <w:r w:rsidR="000437F6" w:rsidRPr="000437F6">
          <w:rPr>
            <w:i/>
            <w:rPrChange w:id="495" w:author="Andy Kleinhesselink" w:date="2019-11-06T15:41:00Z">
              <w:rPr/>
            </w:rPrChange>
          </w:rPr>
          <w:t>interactions</w:t>
        </w:r>
        <w:r w:rsidR="000437F6">
          <w:t xml:space="preserve">) </w:t>
        </w:r>
      </w:ins>
      <w:r w:rsidR="00CA15E5">
        <w:t xml:space="preserve">generally </w:t>
      </w:r>
      <w:r w:rsidR="00B50F2B">
        <w:t xml:space="preserve">be interpreted as examples of </w:t>
      </w:r>
      <w:del w:id="496" w:author="Andy Kleinhesselink" w:date="2019-11-06T15:34:00Z">
        <w:r w:rsidR="00B50F2B" w:rsidDel="000437F6">
          <w:delText xml:space="preserve">individual level </w:delText>
        </w:r>
      </w:del>
      <w:ins w:id="497" w:author="Andy Kleinhesselink" w:date="2019-11-06T15:38:00Z">
        <w:r w:rsidR="000437F6">
          <w:t xml:space="preserve">intraspecific </w:t>
        </w:r>
      </w:ins>
      <w:r w:rsidR="00B50F2B">
        <w:t>interaction modification</w:t>
      </w:r>
      <w:r w:rsidR="001B7268">
        <w:t xml:space="preserve">, i.e. the effect of each additional individual </w:t>
      </w:r>
      <w:r w:rsidR="00B50F2B">
        <w:t>being</w:t>
      </w:r>
      <w:r w:rsidR="001B7268">
        <w:t xml:space="preserve"> modified by </w:t>
      </w:r>
      <w:del w:id="498" w:author="Andy Kleinhesselink" w:date="2019-11-06T15:41:00Z">
        <w:r w:rsidR="001B7268" w:rsidDel="000437F6">
          <w:delText xml:space="preserve">all </w:delText>
        </w:r>
      </w:del>
      <w:r w:rsidR="001B7268">
        <w:t>other individuals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del w:id="499" w:author="Andy Kleinhesselink" w:date="2019-11-06T15:42:00Z">
        <w:r w:rsidR="00CA15E5" w:rsidDel="000437F6">
          <w:delText xml:space="preserve">makes </w:delText>
        </w:r>
      </w:del>
      <w:ins w:id="500" w:author="Andy Kleinhesselink" w:date="2019-11-06T15:42:00Z">
        <w:r w:rsidR="000437F6">
          <w:t xml:space="preserve">interpretation only makes </w:t>
        </w:r>
      </w:ins>
      <w:r w:rsidR="00CA15E5">
        <w:t>s</w:t>
      </w:r>
      <w:r w:rsidR="00E73C99">
        <w:t xml:space="preserve">ense </w:t>
      </w:r>
      <w:del w:id="501" w:author="Andy Kleinhesselink" w:date="2019-11-06T15:42:00Z">
        <w:r w:rsidR="00116801" w:rsidDel="000437F6">
          <w:delText xml:space="preserve">only </w:delText>
        </w:r>
      </w:del>
      <w:r w:rsidR="00116801">
        <w:t xml:space="preserve">in the context of a linear </w:t>
      </w:r>
      <w:r w:rsidR="006D23CB">
        <w:t xml:space="preserve">LV competition </w:t>
      </w:r>
      <w:r w:rsidR="00116801">
        <w:t>model</w:t>
      </w:r>
      <w:del w:id="502" w:author="Andy Kleinhesselink" w:date="2019-11-06T15:38:00Z">
        <w:r w:rsidR="00CA15E5" w:rsidDel="000437F6">
          <w:delText>,</w:delText>
        </w:r>
      </w:del>
      <w:ins w:id="503" w:author="Andy Kleinhesselink" w:date="2019-11-06T15:38:00Z">
        <w:r w:rsidR="000437F6">
          <w:t>.</w:t>
        </w:r>
      </w:ins>
      <w:r w:rsidR="00CA15E5">
        <w:t xml:space="preserve"> </w:t>
      </w:r>
      <w:del w:id="504" w:author="Andy Kleinhesselink" w:date="2019-11-06T15:38:00Z">
        <w:r w:rsidR="00CA15E5" w:rsidDel="000437F6">
          <w:delText xml:space="preserve">where the first order </w:delText>
        </w:r>
        <m:oMath>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oMath>
        <w:r w:rsidR="00116801" w:rsidDel="000437F6">
          <w:delText xml:space="preserve"> </w:delText>
        </w:r>
        <w:r w:rsidR="00CA15E5" w:rsidDel="000437F6">
          <w:delText xml:space="preserve">could be interpreted as the effect of the first individual, while the </w:delText>
        </w:r>
        <w:r w:rsidR="00116801" w:rsidDel="000437F6">
          <w:delText xml:space="preserve">HOI term, say </w:delText>
        </w:r>
        <m:oMath>
          <m:sSub>
            <m:sSubPr>
              <m:ctrlPr>
                <w:rPr>
                  <w:rFonts w:ascii="Cambria Math" w:hAnsi="Cambria Math"/>
                  <w:i/>
                </w:rPr>
              </m:ctrlPr>
            </m:sSubPr>
            <m:e>
              <m:r>
                <w:rPr>
                  <w:rFonts w:ascii="Cambria Math" w:hAnsi="Cambria Math"/>
                </w:rPr>
                <m:t>β</m:t>
              </m:r>
            </m:e>
            <m:sub>
              <m:r>
                <w:rPr>
                  <w:rFonts w:ascii="Cambria Math" w:hAnsi="Cambria Math"/>
                </w:rPr>
                <m:t>i1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oMath>
        <w:r w:rsidR="00116801" w:rsidDel="000437F6">
          <w:delText>, would reveal the individual-level IM</w:delText>
        </w:r>
        <w:r w:rsidR="00CA15E5" w:rsidDel="000437F6">
          <w:delText xml:space="preserve"> produced by each additional individual</w:delText>
        </w:r>
        <w:r w:rsidR="00116801" w:rsidDel="000437F6">
          <w:delText xml:space="preserve">. </w:delText>
        </w:r>
      </w:del>
      <w:r w:rsidR="00CA15E5">
        <w:t xml:space="preserve">In </w:t>
      </w:r>
      <w:r w:rsidR="00116801">
        <w:t>n</w:t>
      </w:r>
      <w:r w:rsidR="00CA15E5">
        <w:t>on</w:t>
      </w:r>
      <w:r w:rsidR="00116801">
        <w:t xml:space="preserve">-linear </w:t>
      </w:r>
      <w:r w:rsidR="00CA15E5">
        <w:t>models</w:t>
      </w:r>
      <w:ins w:id="505" w:author="Andy Kleinhesselink" w:date="2019-11-06T15:38:00Z">
        <w:r w:rsidR="000437F6">
          <w:t xml:space="preserve">, such as those </w:t>
        </w:r>
      </w:ins>
      <w:del w:id="506" w:author="Andy Kleinhesselink" w:date="2019-11-06T15:38:00Z">
        <w:r w:rsidR="00CA15E5" w:rsidDel="000437F6">
          <w:delText xml:space="preserve"> </w:delText>
        </w:r>
      </w:del>
      <w:r w:rsidR="00CA15E5">
        <w:t>fit in</w:t>
      </w:r>
      <w:r w:rsidR="00116801">
        <w:t xml:space="preserve"> </w:t>
      </w:r>
      <w:r w:rsidR="00CA15E5">
        <w:t xml:space="preserve">Mayfield and Stouffer </w:t>
      </w:r>
      <w:r w:rsidR="00116801">
        <w:t>(2017</w:t>
      </w:r>
      <w:del w:id="507" w:author="Andy Kleinhesselink" w:date="2019-11-06T15:39:00Z">
        <w:r w:rsidR="00116801" w:rsidDel="000437F6">
          <w:delText>)</w:delText>
        </w:r>
        <w:r w:rsidR="00CA15E5" w:rsidDel="000437F6">
          <w:delText xml:space="preserve"> </w:delText>
        </w:r>
      </w:del>
      <w:ins w:id="508" w:author="Andy Kleinhesselink" w:date="2019-11-06T15:39:00Z">
        <w:r w:rsidR="000437F6">
          <w:t>), h</w:t>
        </w:r>
      </w:ins>
      <w:del w:id="509" w:author="Andy Kleinhesselink" w:date="2019-11-06T15:39:00Z">
        <w:r w:rsidR="00CA15E5" w:rsidDel="000437F6">
          <w:delText xml:space="preserve">this interpretation does not make sense. </w:delText>
        </w:r>
        <w:r w:rsidR="00116801" w:rsidDel="000437F6">
          <w:delText xml:space="preserve"> In these cases, the first-order competition coefficients cannot be interpreted as the effect of a single individual</w:delText>
        </w:r>
        <w:r w:rsidR="001A5395" w:rsidDel="000437F6">
          <w:delText>—</w:delText>
        </w:r>
        <w:r w:rsidR="00CA15E5" w:rsidDel="000437F6">
          <w:delText xml:space="preserve">rather </w:delText>
        </w:r>
        <w:r w:rsidR="001A5395" w:rsidDel="000437F6">
          <w:delText>any kind of IM between individuals is baked into the non-linear</w:delText>
        </w:r>
        <w:r w:rsidR="006D23CB" w:rsidDel="000437F6">
          <w:delText xml:space="preserve"> </w:delText>
        </w:r>
        <w:r w:rsidR="001A5395" w:rsidDel="000437F6">
          <w:delText>form of the model</w:delText>
        </w:r>
        <w:r w:rsidR="00116801" w:rsidDel="000437F6">
          <w:delText xml:space="preserve">.  </w:delText>
        </w:r>
        <w:r w:rsidR="006D23CB" w:rsidDel="000437F6">
          <w:delText>H</w:delText>
        </w:r>
      </w:del>
      <w:r w:rsidR="00116801">
        <w:t>igher order term</w:t>
      </w:r>
      <w:ins w:id="510" w:author="Andy Kleinhesselink" w:date="2019-11-06T15:39:00Z">
        <w:r w:rsidR="000437F6">
          <w:t>s added to the model cannot be interpreted</w:t>
        </w:r>
      </w:ins>
      <w:del w:id="511" w:author="Andy Kleinhesselink" w:date="2019-11-06T15:39:00Z">
        <w:r w:rsidR="00116801" w:rsidDel="000437F6">
          <w:delText xml:space="preserve">s </w:delText>
        </w:r>
        <w:r w:rsidR="001A5395" w:rsidDel="000437F6">
          <w:delText>added to an already</w:delText>
        </w:r>
        <w:r w:rsidR="00116801" w:rsidDel="000437F6">
          <w:delText xml:space="preserve"> non-linear model </w:delText>
        </w:r>
        <w:r w:rsidR="006D23CB" w:rsidDel="000437F6">
          <w:delText xml:space="preserve">cannot be used to infer anything about </w:delText>
        </w:r>
      </w:del>
      <w:del w:id="512" w:author="Andy Kleinhesselink" w:date="2019-11-06T15:40:00Z">
        <w:r w:rsidR="001A5395" w:rsidDel="000437F6">
          <w:delText>interaction modification</w:delText>
        </w:r>
      </w:del>
      <w:ins w:id="513" w:author="Andy Kleinhesselink" w:date="2019-11-06T15:40:00Z">
        <w:r w:rsidR="000437F6">
          <w:t xml:space="preserve"> as IMs, </w:t>
        </w:r>
      </w:ins>
      <w:ins w:id="514" w:author="Andy Kleinhesselink" w:date="2019-11-06T15:42:00Z">
        <w:r w:rsidR="000437F6">
          <w:t xml:space="preserve">rather these additional </w:t>
        </w:r>
      </w:ins>
      <w:ins w:id="515" w:author="Andy Kleinhesselink" w:date="2019-11-06T15:40:00Z">
        <w:r w:rsidR="000437F6">
          <w:t xml:space="preserve">terms </w:t>
        </w:r>
      </w:ins>
      <w:del w:id="516" w:author="Andy Kleinhesselink" w:date="2019-11-06T15:40:00Z">
        <w:r w:rsidR="00CA15E5" w:rsidDel="000437F6">
          <w:delText>, t</w:delText>
        </w:r>
        <w:r w:rsidR="001A5395" w:rsidDel="000437F6">
          <w:delText xml:space="preserve">hey </w:delText>
        </w:r>
      </w:del>
      <w:r w:rsidR="001A5395">
        <w:t>simply allow the</w:t>
      </w:r>
      <w:ins w:id="517" w:author="Andy Kleinhesselink" w:date="2019-11-06T15:40:00Z">
        <w:r w:rsidR="000437F6">
          <w:t xml:space="preserve"> non-linear function</w:t>
        </w:r>
      </w:ins>
      <w:del w:id="518" w:author="Andy Kleinhesselink" w:date="2019-11-06T15:40:00Z">
        <w:r w:rsidR="001A5395" w:rsidDel="000437F6">
          <w:delText xml:space="preserve"> function</w:delText>
        </w:r>
      </w:del>
      <w:r w:rsidR="001A5395">
        <w:t xml:space="preserve"> to more closely approximate the observed relationship between density and performance.  </w:t>
      </w:r>
    </w:p>
    <w:p w14:paraId="33F00AC5" w14:textId="46C4E56D" w:rsidR="00C76D42" w:rsidRDefault="000437F6" w:rsidP="00D65CA3">
      <w:pPr>
        <w:spacing w:after="202"/>
        <w:contextualSpacing/>
      </w:pPr>
      <w:ins w:id="519" w:author="Andy Kleinhesselink" w:date="2019-11-06T15:42:00Z">
        <w:r>
          <w:t xml:space="preserve">We briefly touch on another definition for HOIs that provided by </w:t>
        </w:r>
      </w:ins>
      <w:r w:rsidR="00DC6F67">
        <w:t>Adler and Morris (1994)</w:t>
      </w:r>
      <w:del w:id="520" w:author="Andy Kleinhesselink" w:date="2019-11-06T15:44:00Z">
        <w:r w:rsidR="00D06224" w:rsidDel="000437F6">
          <w:delText xml:space="preserve"> </w:delText>
        </w:r>
      </w:del>
      <w:ins w:id="521" w:author="Andy Kleinhesselink" w:date="2019-11-06T15:43:00Z">
        <w:r>
          <w:t xml:space="preserve">.  </w:t>
        </w:r>
      </w:ins>
      <w:del w:id="522" w:author="Andy Kleinhesselink" w:date="2019-11-06T15:42:00Z">
        <w:r w:rsidR="00D06224" w:rsidDel="000437F6">
          <w:delText>d</w:delText>
        </w:r>
      </w:del>
      <w:del w:id="523" w:author="Andy Kleinhesselink" w:date="2019-11-06T15:43:00Z">
        <w:r w:rsidR="00D06224" w:rsidDel="000437F6">
          <w:delText>erived a</w:delText>
        </w:r>
        <w:r w:rsidR="00CA15E5" w:rsidDel="000437F6">
          <w:delText xml:space="preserve">nother approach for detecting </w:delText>
        </w:r>
        <w:r w:rsidR="00C57235" w:rsidDel="000437F6">
          <w:delText>HOIs</w:delText>
        </w:r>
        <w:r w:rsidR="00D06224" w:rsidDel="000437F6">
          <w:delText xml:space="preserve"> </w:delText>
        </w:r>
        <w:r w:rsidR="00C57235" w:rsidDel="000437F6">
          <w:delText xml:space="preserve">based on </w:delText>
        </w:r>
        <w:r w:rsidR="00CA15E5" w:rsidDel="000437F6">
          <w:delText xml:space="preserve">taking </w:delText>
        </w:r>
        <w:r w:rsidR="00C57235" w:rsidDel="000437F6">
          <w:delText>the</w:delText>
        </w:r>
      </w:del>
      <w:del w:id="524" w:author="Andy Kleinhesselink" w:date="2019-11-06T15:44:00Z">
        <w:r w:rsidR="00C57235" w:rsidDel="000437F6">
          <w:delText xml:space="preserve"> partial derivative of the </w:delText>
        </w:r>
      </w:del>
      <w:del w:id="525" w:author="Andy Kleinhesselink" w:date="2019-11-06T15:43:00Z">
        <w:r w:rsidR="00C57235" w:rsidDel="000437F6">
          <w:delText>population growth model</w:delText>
        </w:r>
      </w:del>
      <w:del w:id="526" w:author="Andy Kleinhesselink" w:date="2019-11-06T15:44:00Z">
        <w:r w:rsidR="00C57235" w:rsidDel="000437F6">
          <w:delText xml:space="preserve"> with respect to competitor density,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commentRangeStart w:id="527"/>
        <w:r w:rsidR="00F07B05" w:rsidDel="000437F6">
          <w:delText>.</w:delText>
        </w:r>
        <w:commentRangeEnd w:id="527"/>
        <w:r w:rsidR="006A466C" w:rsidDel="000437F6">
          <w:rPr>
            <w:rStyle w:val="CommentReference"/>
          </w:rPr>
          <w:commentReference w:id="527"/>
        </w:r>
        <w:r w:rsidR="00C57235" w:rsidDel="000437F6">
          <w:delText xml:space="preserve">  </w:delText>
        </w:r>
      </w:del>
      <w:r w:rsidR="00CA15E5">
        <w:t xml:space="preserve">Like our definition, the </w:t>
      </w:r>
      <w:r w:rsidR="00C57235">
        <w:t xml:space="preserve">Adler and Morris definition </w:t>
      </w:r>
      <w:r w:rsidR="00CA15E5">
        <w:t xml:space="preserve">distinguishes between HOIs and non-linear density dependence, and their approach </w:t>
      </w:r>
      <w:r w:rsidR="00C57235">
        <w:t>agrees with our definition in most cases</w:t>
      </w:r>
      <w:r w:rsidR="00CA15E5">
        <w:t xml:space="preserve">.  However, there are </w:t>
      </w:r>
      <w:r w:rsidR="00C57235">
        <w:t xml:space="preserve">some </w:t>
      </w:r>
      <w:del w:id="528" w:author="Andy Kleinhesselink" w:date="2019-11-06T15:44:00Z">
        <w:r w:rsidR="00CA15E5" w:rsidDel="000437F6">
          <w:delText>types of models</w:delText>
        </w:r>
      </w:del>
      <w:ins w:id="529" w:author="Andy Kleinhesselink" w:date="2019-11-06T15:45:00Z">
        <w:r>
          <w:t xml:space="preserve">cases </w:t>
        </w:r>
      </w:ins>
      <w:del w:id="530" w:author="Andy Kleinhesselink" w:date="2019-11-06T15:45:00Z">
        <w:r w:rsidR="00CA15E5" w:rsidDel="000437F6">
          <w:delText xml:space="preserve"> </w:delText>
        </w:r>
      </w:del>
      <w:ins w:id="531" w:author="Andy Kleinhesselink" w:date="2019-11-06T15:45:00Z">
        <w:r>
          <w:t xml:space="preserve">with there are three or more </w:t>
        </w:r>
        <w:r>
          <w:lastRenderedPageBreak/>
          <w:t xml:space="preserve">competitor species, </w:t>
        </w:r>
      </w:ins>
      <w:del w:id="532" w:author="Andy Kleinhesselink" w:date="2019-11-06T15:45:00Z">
        <w:r w:rsidR="00FC5220" w:rsidDel="000437F6">
          <w:delText xml:space="preserve">where </w:delText>
        </w:r>
      </w:del>
      <w:ins w:id="533" w:author="Andy Kleinhesselink" w:date="2019-11-06T15:45:00Z">
        <w:r>
          <w:t xml:space="preserve">where </w:t>
        </w:r>
      </w:ins>
      <w:r w:rsidR="00FC5220">
        <w:t xml:space="preserve">the Adler and Morris approach would indicate </w:t>
      </w:r>
      <w:ins w:id="534" w:author="Andy Kleinhesselink" w:date="2019-11-06T15:45:00Z">
        <w:r>
          <w:t xml:space="preserve">an </w:t>
        </w:r>
      </w:ins>
      <w:r w:rsidR="00FC5220">
        <w:t>HOI</w:t>
      </w:r>
      <w:del w:id="535" w:author="Andy Kleinhesselink" w:date="2019-11-06T15:45:00Z">
        <w:r w:rsidR="00FC5220" w:rsidDel="000437F6">
          <w:delText>s</w:delText>
        </w:r>
      </w:del>
      <w:r w:rsidR="00FC5220">
        <w:t xml:space="preserve"> </w:t>
      </w:r>
      <w:ins w:id="536" w:author="Andy Kleinhesselink" w:date="2019-11-06T15:44:00Z">
        <w:r>
          <w:t>in a model</w:t>
        </w:r>
      </w:ins>
      <w:ins w:id="537" w:author="Andy Kleinhesselink" w:date="2019-11-06T15:46:00Z">
        <w:r>
          <w:t xml:space="preserve"> and</w:t>
        </w:r>
      </w:ins>
      <w:del w:id="538" w:author="Andy Kleinhesselink" w:date="2019-11-06T15:46:00Z">
        <w:r w:rsidR="00FC5220" w:rsidDel="000437F6">
          <w:delText>where</w:delText>
        </w:r>
      </w:del>
      <w:r w:rsidR="00FC5220">
        <w:t xml:space="preserve"> our definition would not.</w:t>
      </w:r>
      <w:del w:id="539" w:author="Andy Kleinhesselink" w:date="2019-11-06T15:45:00Z">
        <w:r w:rsidR="00FC5220" w:rsidDel="000437F6">
          <w:delText xml:space="preserve"> </w:delText>
        </w:r>
      </w:del>
      <w:r w:rsidR="00FC5220">
        <w:t xml:space="preserve"> </w:t>
      </w:r>
      <w:ins w:id="540" w:author="Andy Kleinhesselink" w:date="2019-11-06T15:49:00Z">
        <w:r w:rsidR="00E06BA0">
          <w:t xml:space="preserve">We believe our definition is more general, </w:t>
        </w:r>
      </w:ins>
      <w:del w:id="541" w:author="Andy Kleinhesselink" w:date="2019-11-06T15:45:00Z">
        <w:r w:rsidR="00FC5220" w:rsidDel="000437F6">
          <w:delText xml:space="preserve">This occurs when there are three or more competitors. </w:delText>
        </w:r>
      </w:del>
      <w:del w:id="542" w:author="Andy Kleinhesselink" w:date="2019-11-06T15:46:00Z">
        <w:r w:rsidR="00FC5220" w:rsidDel="000437F6">
          <w:delText>Overall</w:delText>
        </w:r>
      </w:del>
      <w:ins w:id="543" w:author="Andy Kleinhesselink" w:date="2019-11-06T15:49:00Z">
        <w:r w:rsidR="00E06BA0">
          <w:t>b</w:t>
        </w:r>
      </w:ins>
      <w:ins w:id="544" w:author="Andy Kleinhesselink" w:date="2019-11-06T15:46:00Z">
        <w:r>
          <w:t xml:space="preserve">ecause </w:t>
        </w:r>
      </w:ins>
      <w:ins w:id="545" w:author="Andy Kleinhesselink" w:date="2019-11-06T15:49:00Z">
        <w:r w:rsidR="00E06BA0">
          <w:t xml:space="preserve">it </w:t>
        </w:r>
      </w:ins>
      <w:ins w:id="546" w:author="Andy Kleinhesselink" w:date="2019-11-06T15:46:00Z">
        <w:r>
          <w:t>does not depend on the number of competitor species present</w:t>
        </w:r>
      </w:ins>
      <w:del w:id="547" w:author="Andy Kleinhesselink" w:date="2019-11-06T15:46:00Z">
        <w:r w:rsidR="00FC5220" w:rsidDel="000437F6">
          <w:delText xml:space="preserve">, </w:delText>
        </w:r>
        <w:r w:rsidR="00C57235" w:rsidDel="000437F6">
          <w:delText xml:space="preserve">we believe our </w:delText>
        </w:r>
        <w:r w:rsidR="00CA15E5" w:rsidDel="000437F6">
          <w:delText xml:space="preserve">approach </w:delText>
        </w:r>
        <w:r w:rsidR="00C57235" w:rsidDel="000437F6">
          <w:delText>is more general</w:delText>
        </w:r>
      </w:del>
      <w:r w:rsidR="00C57235">
        <w:t xml:space="preserve">. </w:t>
      </w:r>
    </w:p>
    <w:p w14:paraId="048ABBE2" w14:textId="79F7A7AB"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 xml:space="preserve">Because real-world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w:t>
      </w:r>
      <w:del w:id="548" w:author="Andy Kleinhesselink" w:date="2019-11-06T15:49:00Z">
        <w:r w:rsidR="006D23CB" w:rsidDel="00E06BA0">
          <w:delText xml:space="preserve">instead </w:delText>
        </w:r>
      </w:del>
      <w:r w:rsidR="006D23CB">
        <w:t>use</w:t>
      </w:r>
      <w:r w:rsidR="00C76D42">
        <w:t xml:space="preserve"> a mechanistic </w:t>
      </w:r>
      <w:r w:rsidR="00501886">
        <w:t xml:space="preserve">growth </w:t>
      </w:r>
      <w:r w:rsidR="00C76D42">
        <w:t>model to simulate</w:t>
      </w:r>
      <w:r w:rsidR="00EA24A8">
        <w:t xml:space="preserve"> a</w:t>
      </w:r>
      <w:ins w:id="549" w:author="Andy Kleinhesselink" w:date="2019-11-06T15:50:00Z">
        <w:r w:rsidR="00E06BA0">
          <w:t xml:space="preserve"> virtual</w:t>
        </w:r>
      </w:ins>
      <w:r w:rsidR="00C76D42">
        <w:t xml:space="preserve"> competition </w:t>
      </w:r>
      <w:r w:rsidR="00EA24A8">
        <w:t xml:space="preserve">experiment </w:t>
      </w:r>
      <w:r w:rsidR="00C76D42">
        <w:t>among three annual plant species</w:t>
      </w:r>
      <w:r w:rsidR="00EA24A8">
        <w:t xml:space="preserve"> (Figure 3)</w:t>
      </w:r>
      <w:r w:rsidR="00C76D42">
        <w:t>. We then attempt to fit species’ responses to interspecific competition using</w:t>
      </w:r>
      <w:r w:rsidR="00FC5220">
        <w:t xml:space="preserve"> </w:t>
      </w:r>
      <w:r w:rsidR="00C76D42">
        <w:t>phenomenological competition models</w:t>
      </w:r>
      <w:r w:rsidR="00FC5220">
        <w:t xml:space="preserve"> with or without HOIs</w:t>
      </w:r>
      <w:ins w:id="550" w:author="Andy Kleinhesselink" w:date="2019-11-06T15:50:00Z">
        <w:r w:rsidR="00E06BA0">
          <w:t xml:space="preserve"> and</w:t>
        </w:r>
      </w:ins>
      <w:del w:id="551" w:author="Andy Kleinhesselink" w:date="2019-11-06T15:50:00Z">
        <w:r w:rsidR="00C76D42" w:rsidDel="00E06BA0">
          <w:delText xml:space="preserve">. </w:delText>
        </w:r>
        <w:r w:rsidR="00FC5220" w:rsidDel="00E06BA0">
          <w:delText>W</w:delText>
        </w:r>
        <w:r w:rsidR="00C76D42" w:rsidDel="00E06BA0">
          <w:delText>e</w:delText>
        </w:r>
      </w:del>
      <w:r w:rsidR="00C76D42">
        <w:t xml:space="preserve"> evaluate which species’ responses require </w:t>
      </w:r>
      <w:r w:rsidR="00C57235">
        <w:t xml:space="preserve">a competition </w:t>
      </w:r>
      <w:r w:rsidR="00C76D42">
        <w:t>model with HOIs.  By considering when HOIs emerge in this simple simulation we show the steps required to detect HOIs in empirical data and shed light on the processes that could generate HOIs in nature.</w:t>
      </w:r>
    </w:p>
    <w:p w14:paraId="54DAEBDC" w14:textId="7359C4C0" w:rsidR="00B93196" w:rsidRDefault="007254DA">
      <w:pPr>
        <w:pStyle w:val="Heading"/>
      </w:pPr>
      <w:bookmarkStart w:id="552" w:name="defining-higher-order-interactions"/>
      <w:bookmarkStart w:id="553" w:name="hois-arrising-from-cycles-of-pairwise-co"/>
      <w:bookmarkStart w:id="554" w:name="hois-in-a-mechanistic-resource-competiti"/>
      <w:bookmarkEnd w:id="552"/>
      <w:bookmarkEnd w:id="553"/>
      <w:bookmarkEnd w:id="554"/>
      <w:del w:id="555" w:author="Andy Kleinhesselink" w:date="2019-11-06T15:51:00Z">
        <w:r w:rsidDel="00E06BA0">
          <w:delText xml:space="preserve">HOIs </w:delText>
        </w:r>
        <w:r w:rsidR="00390672" w:rsidDel="00E06BA0">
          <w:delText>in a mechanistic resource competition model</w:delText>
        </w:r>
      </w:del>
      <w:ins w:id="556" w:author="Andy Kleinhesselink" w:date="2019-11-06T15:53:00Z">
        <w:r w:rsidR="00E06BA0">
          <w:t>Simulating a Higher Order Competition Experiment</w:t>
        </w:r>
      </w:ins>
    </w:p>
    <w:p w14:paraId="2AE23453" w14:textId="0C9DBFEB" w:rsidR="00295F41" w:rsidRDefault="00EB3345" w:rsidP="00871ECE">
      <w:pPr>
        <w:spacing w:after="202"/>
        <w:contextualSpacing/>
      </w:pPr>
      <w:r>
        <w:t xml:space="preserve">A rigorous demonstration of HOIs requires measuring how the focal species’ </w:t>
      </w:r>
      <w:del w:id="557" w:author="Andy Kleinhesselink" w:date="2019-11-06T15:51:00Z">
        <w:r w:rsidDel="00E06BA0">
          <w:delText xml:space="preserve">individual level </w:delText>
        </w:r>
      </w:del>
      <w:r>
        <w:t>performance changes in response to increasing densities of each competitor species in isolation</w:t>
      </w:r>
      <w:ins w:id="558" w:author="Andy Kleinhesselink" w:date="2019-11-06T15:52:00Z">
        <w:r w:rsidR="00E06BA0">
          <w:t xml:space="preserve">, </w:t>
        </w:r>
      </w:ins>
      <w:del w:id="559" w:author="Andy Kleinhesselink" w:date="2019-11-06T15:52:00Z">
        <w:r w:rsidDel="00E06BA0">
          <w:delText>—</w:delText>
        </w:r>
      </w:del>
      <w:r>
        <w:t xml:space="preserve">as well as to </w:t>
      </w:r>
      <w:del w:id="560" w:author="Andy Kleinhesselink" w:date="2019-11-06T15:51:00Z">
        <w:r w:rsidDel="00E06BA0">
          <w:delText xml:space="preserve">increasing </w:delText>
        </w:r>
      </w:del>
      <w:ins w:id="561" w:author="Andy Kleinhesselink" w:date="2019-11-06T15:51:00Z">
        <w:r w:rsidR="00E06BA0">
          <w:t xml:space="preserve">varying </w:t>
        </w:r>
      </w:ins>
      <w:r>
        <w:t xml:space="preserve">densities of </w:t>
      </w:r>
      <w:del w:id="562" w:author="Andy Kleinhesselink" w:date="2019-11-06T15:51:00Z">
        <w:r w:rsidDel="00E06BA0">
          <w:delText xml:space="preserve">each </w:delText>
        </w:r>
      </w:del>
      <w:r>
        <w:t>combination</w:t>
      </w:r>
      <w:ins w:id="563" w:author="Andy Kleinhesselink" w:date="2019-11-06T15:51:00Z">
        <w:r w:rsidR="00E06BA0">
          <w:t>s</w:t>
        </w:r>
      </w:ins>
      <w:r>
        <w:t xml:space="preserve"> of </w:t>
      </w:r>
      <w:ins w:id="564" w:author="Andy Kleinhesselink" w:date="2019-11-06T15:51:00Z">
        <w:r w:rsidR="00E06BA0">
          <w:t xml:space="preserve">different </w:t>
        </w:r>
      </w:ins>
      <w:r>
        <w:t>competitor</w:t>
      </w:r>
      <w:ins w:id="565" w:author="Andy Kleinhesselink" w:date="2019-11-06T15:52:00Z">
        <w:r w:rsidR="00E06BA0">
          <w:t xml:space="preserve"> species</w:t>
        </w:r>
      </w:ins>
      <w:del w:id="566" w:author="Andy Kleinhesselink" w:date="2019-11-06T15:52:00Z">
        <w:r w:rsidDel="00E06BA0">
          <w:delText>s</w:delText>
        </w:r>
      </w:del>
      <w:r>
        <w:t>.  This requires an orthogonal response surface design where each competitor</w:t>
      </w:r>
      <w:ins w:id="567" w:author="Andy Kleinhesselink" w:date="2019-11-06T15:52:00Z">
        <w:r w:rsidR="00E06BA0">
          <w:t>’s</w:t>
        </w:r>
      </w:ins>
      <w:r>
        <w:t xml:space="preserve"> density is varied independently of each other</w:t>
      </w:r>
      <w:del w:id="568" w:author="Andy Kleinhesselink" w:date="2019-11-06T15:52:00Z">
        <w:r w:rsidDel="00E06BA0">
          <w:delText xml:space="preserve"> competitor</w:delText>
        </w:r>
      </w:del>
      <w:ins w:id="569" w:author="Andy Kleinhesselink" w:date="2019-11-06T15:52:00Z">
        <w:r w:rsidR="00E06BA0">
          <w:t xml:space="preserve"> species</w:t>
        </w:r>
      </w:ins>
      <w:del w:id="570" w:author="Andy Kleinhesselink" w:date="2019-11-06T15:54:00Z">
        <w:r w:rsidDel="00E06BA0">
          <w:delText xml:space="preserve"> (Figure 3)</w:delText>
        </w:r>
      </w:del>
      <w:r>
        <w:t>.</w:t>
      </w:r>
      <w:ins w:id="571" w:author="Andy Kleinhesselink" w:date="2019-11-06T15:54:00Z">
        <w:r w:rsidR="00E06BA0">
          <w:t xml:space="preserve">  </w:t>
        </w:r>
      </w:ins>
      <w:r>
        <w:t xml:space="preserve">  </w:t>
      </w:r>
      <w:del w:id="572" w:author="Andy Kleinhesselink" w:date="2019-11-06T15:53:00Z">
        <w:r w:rsidR="00295F41" w:rsidDel="00E06BA0">
          <w:delText xml:space="preserve">For three or more competitors these experimental designs entail a lot of replication and for this reason they are relatively rare.  </w:delText>
        </w:r>
      </w:del>
    </w:p>
    <w:p w14:paraId="3E01CA33" w14:textId="2050283A" w:rsidR="00295F41" w:rsidRDefault="00295F41" w:rsidP="001768ED">
      <w:pPr>
        <w:spacing w:after="202"/>
        <w:contextualSpacing/>
      </w:pPr>
      <w:r>
        <w:t xml:space="preserve">Instead of analyzing real data, we used a mechanistic growth model to simulate a virtual experiment in which </w:t>
      </w:r>
      <w:del w:id="573" w:author="Andy Kleinhesselink" w:date="2019-11-06T15:54:00Z">
        <w:r w:rsidDel="00E06BA0">
          <w:delText xml:space="preserve">each </w:delText>
        </w:r>
      </w:del>
      <w:ins w:id="574" w:author="Andy Kleinhesselink" w:date="2019-11-06T15:54:00Z">
        <w:r w:rsidR="00E06BA0">
          <w:t xml:space="preserve">individuals of each </w:t>
        </w:r>
      </w:ins>
      <w:r>
        <w:t xml:space="preserve">annual plant species </w:t>
      </w:r>
      <w:del w:id="575" w:author="Andy Kleinhesselink" w:date="2019-11-06T15:54:00Z">
        <w:r w:rsidDel="00E06BA0">
          <w:delText xml:space="preserve">is </w:delText>
        </w:r>
      </w:del>
      <w:ins w:id="576" w:author="Andy Kleinhesselink" w:date="2019-11-06T15:54:00Z">
        <w:r w:rsidR="00E06BA0">
          <w:t xml:space="preserve">are </w:t>
        </w:r>
      </w:ins>
      <w:r>
        <w:t xml:space="preserve">grown </w:t>
      </w:r>
      <w:del w:id="577" w:author="Andy Kleinhesselink" w:date="2019-11-06T15:54:00Z">
        <w:r w:rsidDel="00E06BA0">
          <w:delText>with a</w:delText>
        </w:r>
      </w:del>
      <w:ins w:id="578" w:author="Andy Kleinhesselink" w:date="2019-11-06T15:54:00Z">
        <w:r w:rsidR="00E06BA0">
          <w:t>in separate plots</w:t>
        </w:r>
      </w:ins>
      <w:r>
        <w:t xml:space="preserve"> </w:t>
      </w:r>
      <w:ins w:id="579" w:author="Andy Kleinhesselink" w:date="2019-11-06T15:54:00Z">
        <w:r w:rsidR="00E06BA0">
          <w:t xml:space="preserve">with a </w:t>
        </w:r>
      </w:ins>
      <w:r>
        <w:t>range of competitor densities</w:t>
      </w:r>
      <w:ins w:id="580" w:author="Andy Kleinhesselink" w:date="2019-11-06T15:54:00Z">
        <w:r w:rsidR="00E06BA0">
          <w:t xml:space="preserve"> (Figure 3)</w:t>
        </w:r>
      </w:ins>
      <w:r>
        <w:t xml:space="preserve">. The simulation lasts one </w:t>
      </w:r>
      <w:r>
        <w:lastRenderedPageBreak/>
        <w:t>growing season (200 days).  After the simulation ends, we find the per capita seed output of each focal individual and record this as a measure of performance</w:t>
      </w:r>
      <w:del w:id="581" w:author="Andy Kleinhesselink" w:date="2019-11-06T15:55:00Z">
        <w:r w:rsidDel="00E06BA0">
          <w:delText xml:space="preserve"> (Figure 3)</w:delText>
        </w:r>
      </w:del>
      <w:r>
        <w:t xml:space="preserve">. We quantified performance in </w:t>
      </w:r>
      <w:ins w:id="582" w:author="Andy Kleinhesselink" w:date="2019-11-06T15:55:00Z">
        <w:r w:rsidR="00E06BA0">
          <w:t xml:space="preserve">plots with </w:t>
        </w:r>
      </w:ins>
      <w:del w:id="583" w:author="Andy Kleinhesselink" w:date="2019-11-06T15:55:00Z">
        <w:r w:rsidDel="00E06BA0">
          <w:delText xml:space="preserve">competition against </w:delText>
        </w:r>
      </w:del>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commentRangeStart w:id="584"/>
      <w:commentRangeEnd w:id="584"/>
      <w:r>
        <w:rPr>
          <w:rStyle w:val="CommentReference"/>
        </w:rPr>
        <w:commentReference w:id="584"/>
      </w:r>
      <w:r>
        <w:t>. This design allows us to</w:t>
      </w:r>
      <w:r w:rsidR="001768ED">
        <w:t xml:space="preserve"> fit </w:t>
      </w:r>
      <w:del w:id="585" w:author="Andy Kleinhesselink" w:date="2019-11-06T15:56:00Z">
        <w:r w:rsidR="001768ED" w:rsidDel="00E06BA0">
          <w:delText xml:space="preserve">a </w:delText>
        </w:r>
      </w:del>
      <w:r w:rsidR="001768ED">
        <w:t>non-linear functions to the interaction between each pair of species and test for any HOIs when more than two competitors are present together</w:t>
      </w:r>
      <w:r>
        <w:t xml:space="preserve">. </w:t>
      </w:r>
    </w:p>
    <w:p w14:paraId="4A3CD663" w14:textId="0E784D51" w:rsidR="00B93196" w:rsidRDefault="001768ED" w:rsidP="00871ECE">
      <w:pPr>
        <w:spacing w:after="202"/>
        <w:contextualSpacing/>
      </w:pPr>
      <w:del w:id="586" w:author="Andy Kleinhesselink" w:date="2019-11-06T15:56:00Z">
        <w:r w:rsidDel="00E06BA0">
          <w:delText>Our</w:delText>
        </w:r>
        <w:r w:rsidR="00390672" w:rsidDel="00E06BA0">
          <w:delText xml:space="preserve"> mechanistic </w:delText>
        </w:r>
      </w:del>
      <w:ins w:id="587" w:author="Andy Kleinhesselink" w:date="2019-11-06T15:56:00Z">
        <w:r w:rsidR="00E06BA0">
          <w:t>We developed a mechanistic growth and resource competition model</w:t>
        </w:r>
      </w:ins>
      <w:del w:id="588" w:author="Andy Kleinhesselink" w:date="2019-11-06T15:56:00Z">
        <w:r w:rsidDel="00E06BA0">
          <w:delText xml:space="preserve">growth </w:delText>
        </w:r>
        <w:r w:rsidR="00390672" w:rsidDel="00E06BA0">
          <w:delText>model</w:delText>
        </w:r>
        <w:r w:rsidR="00F3418F" w:rsidDel="00E06BA0">
          <w:delText xml:space="preserve"> </w:delText>
        </w:r>
        <w:r w:rsidDel="00E06BA0">
          <w:delText>is</w:delText>
        </w:r>
      </w:del>
      <w:r>
        <w:t xml:space="preserve"> </w:t>
      </w:r>
      <w:r w:rsidR="00F3418F">
        <w:t xml:space="preserve">intended to </w:t>
      </w:r>
      <w:del w:id="589" w:author="Andy Kleinhesselink" w:date="2019-11-06T15:56:00Z">
        <w:r w:rsidR="00F3418F" w:rsidDel="00E06BA0">
          <w:delText xml:space="preserve">simulate </w:delText>
        </w:r>
      </w:del>
      <w:ins w:id="590" w:author="Andy Kleinhesselink" w:date="2019-11-06T15:57:00Z">
        <w:r w:rsidR="00E06BA0">
          <w:t>simulate</w:t>
        </w:r>
      </w:ins>
      <w:ins w:id="591" w:author="Andy Kleinhesselink" w:date="2019-11-06T15:56:00Z">
        <w:r w:rsidR="00E06BA0">
          <w:t xml:space="preserve"> </w:t>
        </w:r>
      </w:ins>
      <w:r w:rsidR="00F3418F">
        <w:t>the growth</w:t>
      </w:r>
      <w:del w:id="592" w:author="Andy Kleinhesselink" w:date="2019-11-06T15:57:00Z">
        <w:r w:rsidR="00F3418F" w:rsidDel="00E06BA0">
          <w:delText xml:space="preserve"> dynamics</w:delText>
        </w:r>
      </w:del>
      <w:r w:rsidR="00F3418F">
        <w:t xml:space="preserve"> of </w:t>
      </w:r>
      <w:r w:rsidR="00390672">
        <w:t>annual plant</w:t>
      </w:r>
      <w:r w:rsidR="0019429C">
        <w:t>s</w:t>
      </w:r>
      <w:r w:rsidR="002E165A">
        <w:t xml:space="preserve"> in a Mediterranean climate</w:t>
      </w:r>
      <w:r w:rsidR="00A06C87">
        <w:t xml:space="preserve"> (Figure </w:t>
      </w:r>
      <w:r w:rsidR="000F477A">
        <w:t>S1</w:t>
      </w:r>
      <w:r w:rsidR="00A06C87">
        <w:t>)</w:t>
      </w:r>
      <w:r w:rsidR="00871ECE">
        <w:t xml:space="preserve">. </w:t>
      </w:r>
      <w:r w:rsidR="00F3418F">
        <w:t xml:space="preserve">These </w:t>
      </w:r>
      <w:del w:id="593" w:author="Andy Kleinhesselink" w:date="2019-11-06T15:57:00Z">
        <w:r w:rsidR="00F3418F" w:rsidDel="00E06BA0">
          <w:delText xml:space="preserve">systems are characterized </w:delText>
        </w:r>
        <w:r w:rsidR="0019429C" w:rsidDel="00E06BA0">
          <w:delText xml:space="preserve">by </w:delText>
        </w:r>
      </w:del>
      <w:r w:rsidR="0019429C">
        <w:t>plants</w:t>
      </w:r>
      <w:r w:rsidR="008D7B99">
        <w:t xml:space="preserve"> </w:t>
      </w:r>
      <w:del w:id="594" w:author="Andy Kleinhesselink" w:date="2019-11-06T15:57:00Z">
        <w:r w:rsidR="00F3418F" w:rsidDel="00E06BA0">
          <w:delText xml:space="preserve">that </w:delText>
        </w:r>
      </w:del>
      <w:r w:rsidR="00390672">
        <w:t>germinate in the winte</w:t>
      </w:r>
      <w:r w:rsidR="008D7B99">
        <w:t>r</w:t>
      </w:r>
      <w:ins w:id="595" w:author="Andy Kleinhesselink" w:date="2019-11-06T15:57:00Z">
        <w:r w:rsidR="00E06BA0">
          <w:t xml:space="preserve"> and then</w:t>
        </w:r>
      </w:ins>
      <w:r w:rsidR="00F3418F">
        <w:t xml:space="preserve"> </w:t>
      </w:r>
      <w:del w:id="596" w:author="Andy Kleinhesselink" w:date="2019-11-06T15:57:00Z">
        <w:r w:rsidR="00F3418F" w:rsidDel="00E06BA0">
          <w:delText xml:space="preserve">and </w:delText>
        </w:r>
      </w:del>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B50F2B">
        <w:instrText xml:space="preserve"> ADDIN ZOTERO_ITEM CSL_CITATION {"citationID":"2rW4iJnA","properties":{"formattedCitation":"(Godoy and Levine 2013)","plainCitation":"(Godoy and Levine 2013)","dontUpdate":true,"noteIndex":0},"citationItems":[{"id":1750,"uris":["http://zotero.org/users/688880/items/MAEVP4H8"],"uri":["http://zotero.org/users/688880/items/MAEVP4H8"],"itemData":{"id":1750,"type":"article-journal","title":"Phenology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del w:id="597" w:author="Andy Kleinhesselink" w:date="2019-11-06T15:58:00Z">
        <w:r w:rsidR="00FC1600" w:rsidDel="00B144ED">
          <w:delText>, generating phenology differences between the species</w:delText>
        </w:r>
      </w:del>
      <w:r w:rsidR="00E53D49">
        <w:t xml:space="preserve">. We make the assumption that when </w:t>
      </w:r>
      <w:r>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del w:id="598" w:author="Andy Kleinhesselink" w:date="2019-11-06T15:58:00Z">
        <w:r w:rsidR="009D3779" w:rsidDel="00B144ED">
          <w:delText xml:space="preserve">will </w:delText>
        </w:r>
      </w:del>
      <w:r>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ins w:id="599" w:author="Andy Kleinhesselink" w:date="2019-11-06T15:58:00Z">
        <w:r w:rsidR="00B144ED">
          <w:t xml:space="preserve"> </w:t>
        </w:r>
      </w:ins>
      <w:ins w:id="600" w:author="Andy Kleinhesselink" w:date="2019-11-06T15:59:00Z">
        <w:r w:rsidR="00B144ED">
          <w:t>Assuming all seeds germinate at the same time, and no seed mortali</w:t>
        </w:r>
      </w:ins>
      <w:ins w:id="601" w:author="Andy Kleinhesselink" w:date="2019-11-06T16:00:00Z">
        <w:r w:rsidR="00B144ED">
          <w:t>ty, we can use the per capita seed production as a direct measure of population growth rate in each competition treatment.</w:t>
        </w:r>
      </w:ins>
      <w:ins w:id="602" w:author="Andy Kleinhesselink" w:date="2019-11-06T15:59:00Z">
        <w:r w:rsidR="00B144ED">
          <w:t xml:space="preserve"> </w:t>
        </w:r>
      </w:ins>
      <w:r w:rsidR="00252A29">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185B90"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069EE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8</w:t>
            </w:r>
            <w:r w:rsidR="00AC7C1E">
              <w:rPr>
                <w:noProof/>
              </w:rPr>
              <w:fldChar w:fldCharType="end"/>
            </w:r>
            <w:r>
              <w:t>)</w:t>
            </w:r>
          </w:p>
        </w:tc>
      </w:tr>
    </w:tbl>
    <w:p w14:paraId="3DB42D78" w14:textId="6736022C" w:rsidR="00B93196" w:rsidRDefault="00390672" w:rsidP="00F82748">
      <w:pPr>
        <w:spacing w:after="202"/>
        <w:ind w:firstLine="0"/>
        <w:contextualSpacing/>
      </w:pPr>
      <w:r>
        <w:lastRenderedPageBreak/>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proofErr w:type="spellStart"/>
      <w:r w:rsidR="00EB666E" w:rsidRPr="00EB666E">
        <w:rPr>
          <w:i/>
        </w:rPr>
        <w:t>n</w:t>
      </w:r>
      <w:r w:rsidR="00EB666E" w:rsidRPr="00EB666E">
        <w:rPr>
          <w:i/>
          <w:vertAlign w:val="subscript"/>
        </w:rPr>
        <w:t>i</w:t>
      </w:r>
      <w:proofErr w:type="spellEnd"/>
      <w:r w:rsidR="00EB666E">
        <w:t xml:space="preserve">. The function </w:t>
      </w:r>
      <w:proofErr w:type="spellStart"/>
      <w:r w:rsidR="00EB666E" w:rsidRPr="00EB666E">
        <w:rPr>
          <w:i/>
        </w:rPr>
        <w:t>g</w:t>
      </w:r>
      <w:r w:rsidR="00EB666E" w:rsidRPr="00EB666E">
        <w:rPr>
          <w:i/>
          <w:vertAlign w:val="subscript"/>
        </w:rPr>
        <w:t>i</w:t>
      </w:r>
      <w:proofErr w:type="spellEnd"/>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ins w:id="603" w:author="Andy Kleinhesselink" w:date="2019-11-06T16:01:00Z">
        <w:r w:rsidR="00B144ED">
          <w:t>into the roots is</w:t>
        </w:r>
      </w:ins>
      <w:del w:id="604" w:author="Andy Kleinhesselink" w:date="2019-11-06T16:01:00Z">
        <w:r w:rsidR="00252A29" w:rsidDel="00B144ED">
          <w:delText>is</w:delText>
        </w:r>
      </w:del>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185B90"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DDA2C2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9</w:t>
            </w:r>
            <w:r w:rsidR="00AC7C1E">
              <w:rPr>
                <w:noProof/>
              </w:rPr>
              <w:fldChar w:fldCharType="end"/>
            </w:r>
            <w:r>
              <w:t>)</w:t>
            </w:r>
          </w:p>
        </w:tc>
      </w:tr>
    </w:tbl>
    <w:p w14:paraId="48A854D7" w14:textId="7E2F32AE"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inequalities 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 xml:space="preserve">is converted into </w:t>
      </w:r>
      <w:del w:id="605" w:author="Andy Kleinhesselink" w:date="2019-11-06T16:01:00Z">
        <w:r w:rsidR="007A7E1C" w:rsidDel="00B144ED">
          <w:delText xml:space="preserve">per capita </w:delText>
        </w:r>
      </w:del>
      <w:r w:rsidR="007A7E1C">
        <w:t>root surface area</w:t>
      </w:r>
      <w:ins w:id="606" w:author="Andy Kleinhesselink" w:date="2019-11-06T16:01:00Z">
        <w:r w:rsidR="00B144ED">
          <w:t xml:space="preserve"> for each </w:t>
        </w:r>
      </w:ins>
      <w:ins w:id="607" w:author="Andy Kleinhesselink" w:date="2019-11-06T16:02:00Z">
        <w:r w:rsidR="00B144ED">
          <w:t>individual</w:t>
        </w:r>
      </w:ins>
      <w:r w:rsidR="007A7E1C">
        <w:t xml:space="preserve"> </w:t>
      </w:r>
      <w:ins w:id="608" w:author="Andy Kleinhesselink" w:date="2019-11-06T16:02:00Z">
        <w:r w:rsidR="00B144ED">
          <w:t xml:space="preserve">plant </w:t>
        </w:r>
      </w:ins>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del w:id="609" w:author="Andy Kleinhesselink" w:date="2019-11-06T16:02:00Z">
        <w:r w:rsidR="00252A29" w:rsidDel="00B144ED">
          <w:delText xml:space="preserve">similar </w:delText>
        </w:r>
      </w:del>
      <w:ins w:id="610" w:author="Andy Kleinhesselink" w:date="2019-11-06T16:02:00Z">
        <w:r w:rsidR="00B144ED">
          <w:t xml:space="preserve">see </w:t>
        </w:r>
      </w:ins>
      <w:del w:id="611" w:author="Andy Kleinhesselink" w:date="2019-11-06T16:02:00Z">
        <w:r w:rsidR="00252A29" w:rsidDel="00B144ED">
          <w:delText>to</w:delText>
        </w:r>
        <w:r w:rsidR="001F6DE5" w:rsidDel="00B144ED">
          <w:delText xml:space="preserve"> </w:delText>
        </w:r>
      </w:del>
      <w:proofErr w:type="spellStart"/>
      <w:r w:rsidR="001F6DE5">
        <w:t>Kooijmans</w:t>
      </w:r>
      <w:proofErr w:type="spellEnd"/>
      <w:r w:rsidR="001F6DE5">
        <w:t xml:space="preserve">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ins w:id="612" w:author="Andy Kleinhesselink" w:date="2019-11-06T16:02:00Z">
        <w:r w:rsidR="00B144ED">
          <w:t xml:space="preserve"> for a similar function applied to protists</w:t>
        </w:r>
      </w:ins>
      <w:r w:rsidR="001F6DE5">
        <w:t>)</w:t>
      </w:r>
      <w:r w:rsidR="00E2411F">
        <w:t>.</w:t>
      </w:r>
      <w:r w:rsidR="007A7E1C">
        <w:t xml:space="preserve">  The rate of </w:t>
      </w:r>
      <w:r w:rsidR="00E2411F">
        <w:t xml:space="preserve">resource uptake per unit root surface area </w:t>
      </w:r>
      <w:r w:rsidR="001F6DE5">
        <w:t xml:space="preserve">is dependent on resource concentration following </w:t>
      </w:r>
      <w:proofErr w:type="spellStart"/>
      <w:r w:rsidR="00E2411F">
        <w:t>Michaelis-Menton</w:t>
      </w:r>
      <w:proofErr w:type="spellEnd"/>
      <w:r w:rsidR="00E2411F">
        <w:t xml:space="preserve">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0"/>
        <w:gridCol w:w="734"/>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41D2BDEB"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367DF325"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10</w:t>
            </w:r>
            <w:r>
              <w:rPr>
                <w:noProof/>
              </w:rPr>
              <w:fldChar w:fldCharType="end"/>
            </w:r>
            <w:r>
              <w:t>)</w:t>
            </w:r>
          </w:p>
        </w:tc>
      </w:tr>
    </w:tbl>
    <w:p w14:paraId="26FF65B1" w14:textId="39F25F86"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proofErr w:type="spellStart"/>
      <w:r w:rsidR="00660BED" w:rsidRPr="00660BED">
        <w:rPr>
          <w:i/>
        </w:rPr>
        <w:t>n</w:t>
      </w:r>
      <w:r w:rsidR="00660BED" w:rsidRPr="00660BED">
        <w:rPr>
          <w:i/>
          <w:vertAlign w:val="subscript"/>
        </w:rPr>
        <w:t>i</w:t>
      </w:r>
      <w:proofErr w:type="spellEnd"/>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ins w:id="613" w:author="Andy Kleinhesselink" w:date="2019-11-06T16:03:00Z">
        <w:r w:rsidR="00B144ED">
          <w:t>,</w:t>
        </w:r>
      </w:ins>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the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equal to the 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185B90"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3F4589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11</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6DBAE637"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 xml:space="preserve">the timing of their </w:t>
      </w:r>
      <w:del w:id="614" w:author="Andy Kleinhesselink" w:date="2019-11-06T16:03:00Z">
        <w:r w:rsidR="005E6E79" w:rsidDel="00B144ED">
          <w:delText xml:space="preserve">growth </w:delText>
        </w:r>
      </w:del>
      <w:ins w:id="615" w:author="Andy Kleinhesselink" w:date="2019-11-06T16:03:00Z">
        <w:r w:rsidR="00B144ED">
          <w:t xml:space="preserve">resource uptake traits </w:t>
        </w:r>
      </w:ins>
      <w:ins w:id="616" w:author="Andy Kleinhesselink" w:date="2019-11-06T16:04:00Z">
        <w:r w:rsidR="00B144ED">
          <w:t xml:space="preserve">(Table S1).  This </w:t>
        </w:r>
      </w:ins>
      <w:ins w:id="617" w:author="Andy Kleinhesselink" w:date="2019-11-06T16:05:00Z">
        <w:r w:rsidR="00B144ED">
          <w:t xml:space="preserve">difference leads to differences in when species stop growing (Figure 4).  </w:t>
        </w:r>
      </w:ins>
      <w:del w:id="618" w:author="Andy Kleinhesselink" w:date="2019-11-06T16:04:00Z">
        <w:r w:rsidR="005E6E79" w:rsidDel="00B144ED">
          <w:delText>in relation to the resource input</w:delText>
        </w:r>
        <w:r w:rsidR="000A67E9" w:rsidDel="00B144ED">
          <w:delText xml:space="preserve"> </w:delText>
        </w:r>
      </w:del>
      <w:del w:id="619" w:author="Andy Kleinhesselink" w:date="2019-11-06T16:05:00Z">
        <w:r w:rsidR="000A67E9" w:rsidDel="00B144ED">
          <w:delText xml:space="preserve">(Figure </w:delText>
        </w:r>
        <w:r w:rsidR="000F477A" w:rsidDel="00B144ED">
          <w:delText>4</w:delText>
        </w:r>
        <w:r w:rsidR="000A67E9" w:rsidDel="00B144ED">
          <w:delText>)</w:delText>
        </w:r>
        <w:r w:rsidR="005E6E79" w:rsidDel="00B144ED">
          <w:delText xml:space="preserve">. </w:delText>
        </w:r>
        <w:r w:rsidR="00964C84" w:rsidDel="00B144ED">
          <w:delText xml:space="preserve"> </w:delText>
        </w:r>
      </w:del>
      <w:r w:rsidR="00964C84">
        <w:t>The</w:t>
      </w:r>
      <w:r w:rsidR="00E3234E">
        <w:t>se</w:t>
      </w:r>
      <w:r w:rsidR="00964C84">
        <w:t xml:space="preserve"> phenology differences emerge because we </w:t>
      </w:r>
      <w:r w:rsidR="00D5185D">
        <w:t xml:space="preserve">assume </w:t>
      </w:r>
      <w:r w:rsidR="003547CA">
        <w:t>a</w:t>
      </w:r>
      <w:r w:rsidR="00D5185D">
        <w:t xml:space="preserve"> 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4F075D">
        <w:instrText xml:space="preserve"> ADDIN ZOTERO_ITEM CSL_CITATION {"citationID":"YaBHHNfo","properties":{"formattedCitation":"(Tjoelker et al. 2005, Birouste et al. 2014)","plainCitation":"(Tjoelker et al. 2005, Birouste et al. 2014)","noteIndex":0},"citationItems":[{"id":677,"uris":["http://zotero.org/users/688880/items/EFTSFSNN"],"uri":["http://zotero.org/users/688880/items/EFTSFSNN"],"itemData":{"id":677,"type":"article-journal","title":"Linking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community.• CO2 exchange rates, structural traits, chemistry, and longevity were measured in tissues of 39 species grown in long-term monocultures.• Across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B"},{"family":"Tilman","given":"D."}],"issued":{"date-parts":[["2005",8,1]]}}},{"id":7857,"uris":["http://zotero.org/users/688880/items/SCSQGEDA"],"uri":["http://zotero.org/users/688880/items/SCSQGEDA"],"itemData":{"id":7857,"type":"article-journal","title":"Measurement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del w:id="620" w:author="Andy Kleinhesselink" w:date="2019-11-06T16:06:00Z">
        <w:r w:rsidR="00D5185D" w:rsidDel="00B144ED">
          <w:fldChar w:fldCharType="begin"/>
        </w:r>
        <w:r w:rsidR="00D5185D" w:rsidDel="00B144ED">
          <w:delInstrText xml:space="preserve"> REF _Ref514237815 \h </w:delInstrText>
        </w:r>
        <w:r w:rsidR="00D5185D" w:rsidDel="00B144ED">
          <w:fldChar w:fldCharType="separate"/>
        </w:r>
        <w:r w:rsidR="007550D0" w:rsidDel="00B144ED">
          <w:delText>Fig</w:delText>
        </w:r>
        <w:r w:rsidR="007550D0" w:rsidDel="00B144ED">
          <w:delText>u</w:delText>
        </w:r>
        <w:r w:rsidR="007550D0" w:rsidDel="00B144ED">
          <w:delText>re</w:delText>
        </w:r>
        <w:r w:rsidR="007550D0" w:rsidDel="00B144ED">
          <w:delText xml:space="preserve"> </w:delText>
        </w:r>
        <w:r w:rsidR="007550D0" w:rsidDel="00B144ED">
          <w:rPr>
            <w:noProof/>
          </w:rPr>
          <w:delText>4</w:delText>
        </w:r>
        <w:r w:rsidR="00D5185D" w:rsidDel="00B144ED">
          <w:fldChar w:fldCharType="end"/>
        </w:r>
        <w:r w:rsidR="00D5185D" w:rsidDel="00B144ED">
          <w:delText>c</w:delText>
        </w:r>
      </w:del>
      <w:ins w:id="621" w:author="Andy Kleinhesselink" w:date="2019-11-06T16:06:00Z">
        <w:r w:rsidR="00B144ED">
          <w:t>Table S1</w:t>
        </w:r>
      </w:ins>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 xml:space="preserve">grow more slowly but continue growing later into the season as resource availability </w:t>
      </w:r>
      <w:r w:rsidR="00D5185D">
        <w:lastRenderedPageBreak/>
        <w:t xml:space="preserve">declines.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7550D0">
        <w:t xml:space="preserve">Figure </w:t>
      </w:r>
      <w:r w:rsidR="007550D0">
        <w:rPr>
          <w:noProof/>
        </w:rPr>
        <w:t>4</w:t>
      </w:r>
      <w:r w:rsidR="00D5185D">
        <w:fldChar w:fldCharType="end"/>
      </w:r>
      <w:r w:rsidR="00D5185D">
        <w:t xml:space="preserve">). </w:t>
      </w:r>
    </w:p>
    <w:p w14:paraId="405FF6DA" w14:textId="0F90DC4C" w:rsidR="00F3418F" w:rsidRDefault="00F3418F" w:rsidP="00F3418F">
      <w:pPr>
        <w:spacing w:after="202"/>
        <w:contextualSpacing/>
      </w:pPr>
      <w:bookmarkStart w:id="622" w:name="response-surface-experiment"/>
      <w:bookmarkEnd w:id="622"/>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t>growth curves observed in</w:t>
      </w:r>
      <w:r w:rsidR="00A209D2">
        <w:t xml:space="preserve"> </w:t>
      </w:r>
      <w:r>
        <w:t xml:space="preserve">annual </w:t>
      </w:r>
      <w:r w:rsidR="00A209D2">
        <w:t xml:space="preserve">plant </w:t>
      </w:r>
      <w:r>
        <w:t xml:space="preserve">communities </w:t>
      </w:r>
      <w:r>
        <w:fldChar w:fldCharType="begin"/>
      </w:r>
      <w:r>
        <w:instrText xml:space="preserve"> ADDIN ZOTERO_ITEM CSL_CITATION {"citationID":"N3d7Fw52","properties":{"formattedCitation":"(Godoy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fldChar w:fldCharType="separate"/>
      </w:r>
      <w:r>
        <w:rPr>
          <w:noProof/>
        </w:rPr>
        <w:t>(Godoy and Levine 2013)</w:t>
      </w:r>
      <w:r>
        <w:fldChar w:fldCharType="end"/>
      </w:r>
      <w:r w:rsidR="00D26D7A">
        <w:t xml:space="preserve">. </w:t>
      </w:r>
      <w:del w:id="623" w:author="Andy Kleinhesselink" w:date="2019-11-06T16:06:00Z">
        <w:r w:rsidR="00815D94" w:rsidDel="00B144ED">
          <w:delText xml:space="preserve">We provide a </w:delText>
        </w:r>
      </w:del>
      <w:ins w:id="624" w:author="Andy Kleinhesselink" w:date="2019-11-06T16:06:00Z">
        <w:r w:rsidR="00B144ED">
          <w:t xml:space="preserve">A </w:t>
        </w:r>
      </w:ins>
      <w:r w:rsidR="00815D94">
        <w:t xml:space="preserve">table of </w:t>
      </w:r>
      <w:r w:rsidR="00D26D7A">
        <w:t xml:space="preserve">parameter values for the simulations </w:t>
      </w:r>
      <w:ins w:id="625" w:author="Andy Kleinhesselink" w:date="2019-11-06T16:07:00Z">
        <w:r w:rsidR="00B144ED">
          <w:t>are provided in</w:t>
        </w:r>
      </w:ins>
      <w:del w:id="626" w:author="Andy Kleinhesselink" w:date="2019-11-06T16:07:00Z">
        <w:r w:rsidR="00D26D7A" w:rsidDel="00B144ED">
          <w:delText>in</w:delText>
        </w:r>
      </w:del>
      <w:r w:rsidR="00D26D7A">
        <w:t xml:space="preserve"> the supporting information (</w:t>
      </w:r>
      <w:r w:rsidR="00D26D7A">
        <w:fldChar w:fldCharType="begin"/>
      </w:r>
      <w:r w:rsidR="00D26D7A">
        <w:instrText xml:space="preserve"> REF _Ref532125852 \h </w:instrText>
      </w:r>
      <w:r w:rsidR="00D26D7A">
        <w:fldChar w:fldCharType="separate"/>
      </w:r>
      <w:r w:rsidR="007550D0">
        <w:t xml:space="preserve">Table S </w:t>
      </w:r>
      <w:r w:rsidR="007550D0">
        <w:rPr>
          <w:noProof/>
        </w:rPr>
        <w:t>1</w:t>
      </w:r>
      <w:r w:rsidR="00D26D7A">
        <w:fldChar w:fldCharType="end"/>
      </w:r>
      <w:r w:rsidR="00D26D7A">
        <w:t xml:space="preserve">). </w:t>
      </w:r>
      <w:r>
        <w:t>We simulate</w:t>
      </w:r>
      <w:r w:rsidR="00FB34FD">
        <w:t>d</w:t>
      </w:r>
      <w:r>
        <w:t xml:space="preserve"> growth and resource dynamics by solving</w:t>
      </w:r>
      <w:ins w:id="627" w:author="Andy Kleinhesselink" w:date="2019-11-06T16:07:00Z">
        <w:r w:rsidR="00B144ED">
          <w:t xml:space="preserve"> equations</w:t>
        </w:r>
      </w:ins>
      <w:r>
        <w:t xml:space="preserve"> (</w:t>
      </w:r>
      <w:del w:id="628" w:author="Andy Kleinhesselink" w:date="2019-11-06T16:07:00Z">
        <w:r w:rsidDel="00B144ED">
          <w:delText>7</w:delText>
        </w:r>
      </w:del>
      <w:ins w:id="629" w:author="Andy Kleinhesselink" w:date="2019-11-06T16:07:00Z">
        <w:r w:rsidR="00B144ED">
          <w:t>8</w:t>
        </w:r>
      </w:ins>
      <w:r>
        <w:t>) and (</w:t>
      </w:r>
      <w:del w:id="630" w:author="Andy Kleinhesselink" w:date="2019-11-06T16:07:00Z">
        <w:r w:rsidDel="00B144ED">
          <w:delText>8</w:delText>
        </w:r>
      </w:del>
      <w:ins w:id="631" w:author="Andy Kleinhesselink" w:date="2019-11-06T16:07:00Z">
        <w:r w:rsidR="00B144ED">
          <w:t>9</w:t>
        </w:r>
      </w:ins>
      <w:r>
        <w:t xml:space="preserve">) </w:t>
      </w:r>
      <w:r w:rsidR="005019FC">
        <w:t xml:space="preserve">with </w:t>
      </w:r>
      <w:r>
        <w:t xml:space="preserve">the package </w:t>
      </w:r>
      <w:proofErr w:type="spellStart"/>
      <w:r w:rsidRPr="006E4B1F">
        <w:rPr>
          <w:rFonts w:ascii="Lucida Console" w:hAnsi="Lucida Console" w:cs="Arial"/>
        </w:rPr>
        <w:t>desolve</w:t>
      </w:r>
      <w:proofErr w:type="spellEnd"/>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32" w:name="phenomenological-annual-plant-model"/>
      <w:bookmarkEnd w:id="632"/>
      <w:r>
        <w:t>Phenomenological annual plant model</w:t>
      </w:r>
    </w:p>
    <w:p w14:paraId="0D84DC9E" w14:textId="4D4BF20D"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ins w:id="633" w:author="Andy Kleinhesselink" w:date="2019-11-06T16:07:00Z">
        <w:r w:rsidR="00B144ED">
          <w:t xml:space="preserve">non-linear </w:t>
        </w:r>
      </w:ins>
      <w:del w:id="634" w:author="Andy Kleinhesselink" w:date="2019-11-06T16:07:00Z">
        <w:r w:rsidR="00320E01" w:rsidDel="00B144ED">
          <w:delText xml:space="preserve">three </w:delText>
        </w:r>
      </w:del>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commentRangeStart w:id="635"/>
      <w:r w:rsidR="007021B4">
        <w:t xml:space="preserve">Hassel </w:t>
      </w:r>
      <w:r w:rsidR="006F3331">
        <w:t>model</w:t>
      </w:r>
      <w:r w:rsidR="004B415A">
        <w:t xml:space="preserve"> </w:t>
      </w:r>
      <w:commentRangeEnd w:id="635"/>
      <w:r w:rsidR="00651B5C">
        <w:rPr>
          <w:rStyle w:val="CommentReference"/>
        </w:rPr>
        <w:commentReference w:id="635"/>
      </w:r>
      <w:r w:rsidR="00194295">
        <w:t>(Equation 6)</w:t>
      </w:r>
      <w:r w:rsidR="009C6420">
        <w:t xml:space="preserve"> fit the outcome of simulated </w:t>
      </w:r>
      <w:ins w:id="636" w:author="Andy Kleinhesselink" w:date="2019-11-06T16:08:00Z">
        <w:r w:rsidR="00B144ED">
          <w:t xml:space="preserve">pairwise </w:t>
        </w:r>
      </w:ins>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w:ins w:id="637" w:author="Andy Kleinhesselink" w:date="2019-11-06T16:09:00Z">
        <w:r w:rsidR="00BA6542">
          <w:t xml:space="preserve">species </w:t>
        </w:r>
      </w:ins>
      <m:oMath>
        <m:r>
          <w:rPr>
            <w:rFonts w:ascii="Cambria Math" w:hAnsi="Cambria Math"/>
          </w:rPr>
          <m:t>i</m:t>
        </m:r>
      </m:oMath>
      <w:r w:rsidR="00390672">
        <w:t xml:space="preserve"> and </w:t>
      </w:r>
      <w:r w:rsidR="00194295">
        <w:t xml:space="preserve">the denominator in the model is raised to </w:t>
      </w:r>
      <w:r w:rsidR="006A3AEE">
        <w:t xml:space="preserve">the </w:t>
      </w:r>
      <w:r w:rsidR="00194295">
        <w:t>exponent</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oMath>
      <w:r w:rsidR="006F3331">
        <w:t xml:space="preserve"> where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7021B4">
        <w:t xml:space="preserve"> </w:t>
      </w:r>
      <w:r w:rsidR="00320E01">
        <w:t xml:space="preserve">We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185B90"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C18FACA" w:rsidR="00320E01" w:rsidRDefault="00320E01" w:rsidP="00103F9B">
            <w:pPr>
              <w:spacing w:after="202"/>
              <w:ind w:firstLine="0"/>
              <w:contextualSpacing/>
              <w:jc w:val="center"/>
            </w:pPr>
            <w:commentRangeStart w:id="638"/>
            <w:r>
              <w:t>(</w:t>
            </w:r>
            <w:r>
              <w:rPr>
                <w:noProof/>
              </w:rPr>
              <w:fldChar w:fldCharType="begin"/>
            </w:r>
            <w:r>
              <w:rPr>
                <w:noProof/>
              </w:rPr>
              <w:instrText xml:space="preserve"> SEQ eq \* MERGEFORMAT </w:instrText>
            </w:r>
            <w:r>
              <w:rPr>
                <w:noProof/>
              </w:rPr>
              <w:fldChar w:fldCharType="separate"/>
            </w:r>
            <w:r w:rsidR="007550D0">
              <w:rPr>
                <w:noProof/>
              </w:rPr>
              <w:t>12</w:t>
            </w:r>
            <w:r>
              <w:rPr>
                <w:noProof/>
              </w:rPr>
              <w:fldChar w:fldCharType="end"/>
            </w:r>
            <w:r>
              <w:t>)</w:t>
            </w:r>
            <w:commentRangeEnd w:id="638"/>
            <w:r w:rsidR="006F4C7C">
              <w:rPr>
                <w:rStyle w:val="CommentReference"/>
              </w:rPr>
              <w:commentReference w:id="638"/>
            </w:r>
          </w:p>
        </w:tc>
      </w:tr>
    </w:tbl>
    <w:p w14:paraId="226214E9" w14:textId="3C9A3F9D"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proofErr w:type="spellStart"/>
      <w:r w:rsidR="000F1C6B">
        <w:t>tw</w:t>
      </w:r>
      <w:ins w:id="639" w:author="Andy Kleinhesselink" w:date="2019-11-06T16:09:00Z">
        <w:r w:rsidR="00BA6542">
          <w:t>e</w:t>
        </w:r>
        <w:proofErr w:type="spellEnd"/>
        <w:r w:rsidR="00BA6542">
          <w:t xml:space="preserve"> competitor</w:t>
        </w:r>
      </w:ins>
      <w:del w:id="640" w:author="Andy Kleinhesselink" w:date="2019-11-06T16:09:00Z">
        <w:r w:rsidR="000F1C6B" w:rsidDel="00BA6542">
          <w:delText>o</w:delText>
        </w:r>
      </w:del>
      <w:r w:rsidR="000F1C6B">
        <w:t xml:space="preserve"> species </w:t>
      </w:r>
      <w:r>
        <w:t xml:space="preserve">on the focal species </w:t>
      </w:r>
      <w:proofErr w:type="spellStart"/>
      <w:r w:rsidRPr="00320E01">
        <w:rPr>
          <w:i/>
        </w:rPr>
        <w:t>i</w:t>
      </w:r>
      <w:proofErr w:type="spellEnd"/>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ins w:id="641" w:author="Andy Kleinhesselink" w:date="2019-11-06T16:09:00Z">
        <w:r w:rsidR="00BA6542">
          <w:t xml:space="preserve"> </w:t>
        </w:r>
      </w:ins>
      <w:del w:id="642" w:author="Andy Kleinhesselink" w:date="2019-11-06T16:09:00Z">
        <w:r w:rsidDel="00BA6542">
          <w:delText xml:space="preserve"> </w:delText>
        </w:r>
      </w:del>
      <w:ins w:id="643" w:author="Andy Kleinhesselink" w:date="2019-11-06T16:09:00Z">
        <w:r w:rsidR="00BA6542">
          <w:t xml:space="preserve">(following notation in </w:t>
        </w:r>
      </w:ins>
      <w:r>
        <w:fldChar w:fldCharType="begin"/>
      </w:r>
      <w:r>
        <w:instrText xml:space="preserve"> ADDIN ZOTERO_ITEM CSL_CITATION {"citationID":"GMd79ukl","properties":{"formattedCitation":"(Mayfield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fldChar w:fldCharType="separate"/>
      </w:r>
      <w:r>
        <w:rPr>
          <w:noProof/>
        </w:rPr>
        <w:t>(Mayfield and Stouffer 2017)</w:t>
      </w:r>
      <w:r>
        <w:fldChar w:fldCharType="end"/>
      </w:r>
      <w:ins w:id="644" w:author="Andy Kleinhesselink" w:date="2019-11-06T16:09:00Z">
        <w:r w:rsidR="00BA6542">
          <w:t>)</w:t>
        </w:r>
      </w:ins>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del w:id="645" w:author="Andy Kleinhesselink" w:date="2019-11-06T16:09:00Z">
        <w:r w:rsidDel="00BA6542">
          <w:delText xml:space="preserve">represents </w:delText>
        </w:r>
      </w:del>
      <w:ins w:id="646" w:author="Andy Kleinhesselink" w:date="2019-11-06T16:09:00Z">
        <w:r w:rsidR="00BA6542">
          <w:t>is</w:t>
        </w:r>
        <w:r w:rsidR="00BA6542">
          <w:t xml:space="preserve"> </w:t>
        </w:r>
      </w:ins>
      <w:r>
        <w:t>a hard HOI</w:t>
      </w:r>
      <w:ins w:id="647" w:author="Andy Kleinhesselink" w:date="2019-11-06T16:10:00Z">
        <w:r w:rsidR="00BA6542">
          <w:t xml:space="preserve"> (Figure 2D).</w:t>
        </w:r>
      </w:ins>
      <w:r>
        <w:t xml:space="preserve"> </w:t>
      </w:r>
      <w:del w:id="648" w:author="Andy Kleinhesselink" w:date="2019-11-06T16:10:00Z">
        <w:r w:rsidDel="00BA6542">
          <w:delText xml:space="preserve">that can only be evaluated </w:delText>
        </w:r>
        <w:r w:rsidR="00194295" w:rsidDel="00BA6542">
          <w:delText>by</w:delText>
        </w:r>
        <w:r w:rsidDel="00BA6542">
          <w:delText xml:space="preserve"> measuring the </w:delText>
        </w:r>
        <w:r w:rsidR="00194295" w:rsidDel="00BA6542">
          <w:delText>per capita seed production</w:delText>
        </w:r>
        <w:r w:rsidDel="00BA6542">
          <w:delText xml:space="preserve"> of the focal species </w:delText>
        </w:r>
        <w:r w:rsidR="00194295" w:rsidDel="00BA6542">
          <w:delText>in</w:delText>
        </w:r>
        <w:r w:rsidDel="00BA6542">
          <w:delText xml:space="preserve"> </w:delText>
        </w:r>
        <w:r w:rsidR="00194295" w:rsidDel="00BA6542">
          <w:delText>cases where</w:delText>
        </w:r>
        <w:r w:rsidDel="00BA6542">
          <w:delText xml:space="preserve"> two competitor species are present (i.e. </w:delText>
        </w:r>
        <w:r w:rsidRPr="00320E01" w:rsidDel="00BA6542">
          <w:rPr>
            <w:i/>
          </w:rPr>
          <w:delText>n</w:delText>
        </w:r>
        <w:r w:rsidRPr="00320E01" w:rsidDel="00BA6542">
          <w:rPr>
            <w:i/>
            <w:vertAlign w:val="subscript"/>
          </w:rPr>
          <w:delText>j</w:delText>
        </w:r>
        <w:r w:rsidDel="00BA6542">
          <w:delText xml:space="preserve"> &gt; 0 and </w:delText>
        </w:r>
        <w:r w:rsidDel="00BA6542">
          <w:softHyphen/>
        </w:r>
        <w:r w:rsidRPr="00320E01" w:rsidDel="00BA6542">
          <w:rPr>
            <w:i/>
          </w:rPr>
          <w:delText>n</w:delText>
        </w:r>
        <w:r w:rsidDel="00BA6542">
          <w:rPr>
            <w:i/>
          </w:rPr>
          <w:softHyphen/>
        </w:r>
        <w:r w:rsidRPr="00320E01" w:rsidDel="00BA6542">
          <w:rPr>
            <w:i/>
            <w:vertAlign w:val="subscript"/>
          </w:rPr>
          <w:delText>k</w:delText>
        </w:r>
        <w:r w:rsidDel="00BA6542">
          <w:delText xml:space="preserve"> &gt; 0). </w:delText>
        </w:r>
        <w:r w:rsidR="003C2385" w:rsidDel="00BA6542">
          <w:delText xml:space="preserve"> </w:delText>
        </w:r>
      </w:del>
    </w:p>
    <w:p w14:paraId="0507E0DA" w14:textId="546BDB2B" w:rsidR="003C2385" w:rsidRDefault="003C2385" w:rsidP="00320E01">
      <w:pPr>
        <w:spacing w:after="202"/>
        <w:ind w:firstLine="0"/>
        <w:contextualSpacing/>
      </w:pPr>
      <w:r>
        <w:lastRenderedPageBreak/>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185B90"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3836981B"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A6542">
              <w:rPr>
                <w:noProof/>
              </w:rPr>
              <w:t>13</w:t>
            </w:r>
            <w:r>
              <w:rPr>
                <w:noProof/>
              </w:rPr>
              <w:fldChar w:fldCharType="end"/>
            </w:r>
            <w:r>
              <w:t>)</w:t>
            </w:r>
          </w:p>
        </w:tc>
      </w:tr>
    </w:tbl>
    <w:p w14:paraId="55B3B1E3" w14:textId="6EE37134" w:rsidR="00320E01" w:rsidRDefault="00103F9B" w:rsidP="00CC0BA7">
      <w:pPr>
        <w:spacing w:after="202"/>
        <w:ind w:firstLine="0"/>
        <w:contextualSpacing/>
      </w:pPr>
      <w:r>
        <w:t>This model does not have HOIs per our definition</w:t>
      </w:r>
      <w:ins w:id="649" w:author="Andy Kleinhesselink" w:date="2019-11-06T16:11:00Z">
        <w:r w:rsidR="00BA6542">
          <w:t>—</w:t>
        </w:r>
      </w:ins>
      <w:del w:id="650" w:author="Andy Kleinhesselink" w:date="2019-11-06T16:11:00Z">
        <w:r w:rsidR="00C72865" w:rsidDel="00BA6542">
          <w:delText xml:space="preserve"> because </w:delText>
        </w:r>
      </w:del>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del w:id="651" w:author="Andy Kleinhesselink" w:date="2019-11-06T16:11:00Z">
        <w:r w:rsidR="00C72865" w:rsidDel="00BA6542">
          <w:delText xml:space="preserve">can </w:delText>
        </w:r>
      </w:del>
      <w:ins w:id="652" w:author="Andy Kleinhesselink" w:date="2019-11-06T16:11:00Z">
        <w:r w:rsidR="00BA6542">
          <w:t>parameters</w:t>
        </w:r>
        <w:r w:rsidR="00BA6542">
          <w:t xml:space="preserve"> </w:t>
        </w:r>
        <w:r w:rsidR="00BA6542">
          <w:t xml:space="preserve">can </w:t>
        </w:r>
      </w:ins>
      <w:r w:rsidR="00C72865">
        <w:t xml:space="preserve">be fit from the pairwise </w:t>
      </w:r>
      <w:r w:rsidR="00531545">
        <w:t>case</w:t>
      </w:r>
      <w:ins w:id="653" w:author="Andy Kleinhesselink" w:date="2019-11-06T16:11:00Z">
        <w:r w:rsidR="00BA6542">
          <w:t>s</w:t>
        </w:r>
      </w:ins>
      <w:r w:rsidR="00531545">
        <w:t xml:space="preserve"> where </w:t>
      </w:r>
      <w:ins w:id="654" w:author="Andy Kleinhesselink" w:date="2019-11-06T16:11:00Z">
        <w:r w:rsidR="00BA6542">
          <w:t xml:space="preserve">the focal </w:t>
        </w:r>
      </w:ins>
      <w:r w:rsidR="00531545">
        <w:t xml:space="preserve">species </w:t>
      </w:r>
      <w:proofErr w:type="spellStart"/>
      <w:r w:rsidR="00531545" w:rsidRPr="009F10E8">
        <w:rPr>
          <w:i/>
        </w:rPr>
        <w:t>i</w:t>
      </w:r>
      <w:proofErr w:type="spellEnd"/>
      <w:r w:rsidR="00531545">
        <w:t xml:space="preserve"> competes with each </w:t>
      </w:r>
      <w:ins w:id="655" w:author="Andy Kleinhesselink" w:date="2019-11-06T16:11:00Z">
        <w:r w:rsidR="00BA6542">
          <w:t xml:space="preserve">other </w:t>
        </w:r>
      </w:ins>
      <w:r w:rsidR="00531545">
        <w:t xml:space="preserve">species </w:t>
      </w:r>
      <w:del w:id="656" w:author="Andy Kleinhesselink" w:date="2019-11-06T16:11:00Z">
        <w:r w:rsidR="00531545" w:rsidRPr="009F10E8" w:rsidDel="00BA6542">
          <w:rPr>
            <w:i/>
          </w:rPr>
          <w:delText>j</w:delText>
        </w:r>
        <w:r w:rsidR="00531545" w:rsidDel="00BA6542">
          <w:delText xml:space="preserve"> </w:delText>
        </w:r>
      </w:del>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model at the Hassel model.</w:t>
      </w:r>
      <w:r w:rsidR="0086247B">
        <w:t xml:space="preserve"> Thus, contrasting this model with the HOI model allows us to test whether hard HOIs</w:t>
      </w:r>
      <w:ins w:id="657" w:author="Andy Kleinhesselink" w:date="2019-11-06T16:12:00Z">
        <w:r w:rsidR="00BA6542">
          <w:t xml:space="preserve"> are required as opposed to a similar non-linear function without HOIs</w:t>
        </w:r>
      </w:ins>
      <w:del w:id="658" w:author="Andy Kleinhesselink" w:date="2019-11-06T16:12:00Z">
        <w:r w:rsidR="0086247B" w:rsidDel="00BA6542">
          <w:delText xml:space="preserve"> are truly required</w:delText>
        </w:r>
      </w:del>
      <w:r w:rsidR="0086247B">
        <w:t xml:space="preserve">. </w:t>
      </w:r>
    </w:p>
    <w:p w14:paraId="4A0107D3" w14:textId="353C3E97" w:rsidR="00C0261A" w:rsidRDefault="00103F9B" w:rsidP="0086247B">
      <w:pPr>
        <w:spacing w:after="202"/>
        <w:contextualSpacing/>
      </w:pPr>
      <w:r>
        <w:t xml:space="preserve">We first fit the Hassel model to </w:t>
      </w:r>
      <w:del w:id="659" w:author="Andy Kleinhesselink" w:date="2019-11-06T16:13:00Z">
        <w:r w:rsidDel="00BA6542">
          <w:delText xml:space="preserve">only </w:delText>
        </w:r>
      </w:del>
      <w:r>
        <w:t>the</w:t>
      </w:r>
      <w:r w:rsidR="003F4443">
        <w:t xml:space="preserve"> pairwise cases</w:t>
      </w:r>
      <w:r>
        <w:t xml:space="preserve"> </w:t>
      </w:r>
      <w:ins w:id="660" w:author="Andy Kleinhesselink" w:date="2019-11-06T16:13:00Z">
        <w:r w:rsidR="00BA6542">
          <w:t xml:space="preserve">first </w:t>
        </w:r>
      </w:ins>
      <w:r>
        <w:t xml:space="preserve">and </w:t>
      </w:r>
      <w:r w:rsidR="003F4443">
        <w:t xml:space="preserve">checked </w:t>
      </w:r>
      <w:ins w:id="661" w:author="Andy Kleinhesselink" w:date="2019-11-06T16:13:00Z">
        <w:r w:rsidR="00BA6542">
          <w:t xml:space="preserve">graphically if </w:t>
        </w:r>
      </w:ins>
      <w:r w:rsidR="0086247B">
        <w:t>the model fit</w:t>
      </w:r>
      <w:del w:id="662" w:author="Andy Kleinhesselink" w:date="2019-11-06T16:13:00Z">
        <w:r w:rsidR="0086247B" w:rsidDel="00BA6542">
          <w:delText xml:space="preserve"> </w:delText>
        </w:r>
        <w:r w:rsidR="003F4443" w:rsidDel="00BA6542">
          <w:delText>graphically</w:delText>
        </w:r>
      </w:del>
      <w:r w:rsidR="003F4443">
        <w:t xml:space="preserve">. </w:t>
      </w:r>
      <w:r>
        <w:t xml:space="preserve">We then fit </w:t>
      </w:r>
      <w:r w:rsidR="00D10D8E">
        <w:t>the two Hassel models (with and without the HOIs) and the multiplicative pairwise model (</w:t>
      </w:r>
      <w:del w:id="663" w:author="Andy Kleinhesselink" w:date="2019-11-06T16:13:00Z">
        <w:r w:rsidR="00D10D8E" w:rsidDel="00BA6542">
          <w:delText xml:space="preserve">in </w:delText>
        </w:r>
      </w:del>
      <w:r w:rsidR="00D10D8E">
        <w:t>Equation</w:t>
      </w:r>
      <w:ins w:id="664" w:author="Andy Kleinhesselink" w:date="2019-11-06T16:15:00Z">
        <w:r w:rsidR="00BA6542">
          <w:t xml:space="preserve"> 13</w:t>
        </w:r>
      </w:ins>
      <w:del w:id="665" w:author="Andy Kleinhesselink" w:date="2019-11-06T16:13:00Z">
        <w:r w:rsidR="00D10D8E" w:rsidDel="00BA6542">
          <w:delText xml:space="preserve"> </w:delText>
        </w:r>
        <w:r w:rsidR="00D10D8E" w:rsidDel="00BA6542">
          <w:rPr>
            <w:noProof/>
          </w:rPr>
          <w:fldChar w:fldCharType="begin"/>
        </w:r>
        <w:r w:rsidR="00D10D8E" w:rsidDel="00BA6542">
          <w:rPr>
            <w:noProof/>
          </w:rPr>
          <w:delInstrText xml:space="preserve"> SEQ eq \* MERGEFORMAT </w:delInstrText>
        </w:r>
        <w:r w:rsidR="00D10D8E" w:rsidDel="00BA6542">
          <w:rPr>
            <w:noProof/>
          </w:rPr>
          <w:fldChar w:fldCharType="separate"/>
        </w:r>
        <w:r w:rsidR="00BA6542" w:rsidDel="00BA6542">
          <w:rPr>
            <w:noProof/>
          </w:rPr>
          <w:delText>14</w:delText>
        </w:r>
        <w:r w:rsidR="00D10D8E" w:rsidDel="00BA6542">
          <w:rPr>
            <w:noProof/>
          </w:rPr>
          <w:fldChar w:fldCharType="end"/>
        </w:r>
      </w:del>
      <w:r w:rsidR="00D10D8E">
        <w:t>)</w:t>
      </w:r>
      <w:r>
        <w:t xml:space="preserve"> to the full</w:t>
      </w:r>
      <w:r w:rsidR="0086247B">
        <w:t xml:space="preserve"> </w:t>
      </w:r>
      <w:r w:rsidR="00D10D8E">
        <w:t xml:space="preserve">response surface </w:t>
      </w:r>
      <w:r w:rsidR="0086247B">
        <w:t>of</w:t>
      </w:r>
      <w:r w:rsidR="00AC180C">
        <w:t xml:space="preserve"> competitor densities</w:t>
      </w:r>
      <w:r w:rsidR="003D6665">
        <w:t xml:space="preserve">. </w:t>
      </w:r>
      <w:r w:rsidR="0086247B">
        <w:t xml:space="preserve"> </w:t>
      </w:r>
      <w:r>
        <w:t xml:space="preserve">For </w:t>
      </w:r>
      <w:r w:rsidR="0086247B">
        <w:t xml:space="preserve">each </w:t>
      </w:r>
      <w:r w:rsidR="006A3AEE">
        <w:t xml:space="preserve">focal species and model, </w:t>
      </w:r>
      <w:r w:rsidR="00671088">
        <w:t xml:space="preserve">we calculated root mean squared error (RMSE) as a measure of goodness of fit. </w:t>
      </w:r>
      <w:r>
        <w:t xml:space="preserve">We 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proofErr w:type="spellStart"/>
      <w:r w:rsidR="0086247B" w:rsidRPr="006A3AEE">
        <w:rPr>
          <w:rFonts w:ascii="Lucida Console" w:hAnsi="Lucida Console" w:cs="Arial"/>
        </w:rPr>
        <w:t>nls</w:t>
      </w:r>
      <w:proofErr w:type="spellEnd"/>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666" w:name="model-fits"/>
      <w:bookmarkEnd w:id="666"/>
      <w:r>
        <w:t>Results</w:t>
      </w:r>
    </w:p>
    <w:p w14:paraId="04BF2EEA" w14:textId="1039A2AD"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 xml:space="preserve">data </w:t>
      </w:r>
      <w:commentRangeStart w:id="667"/>
      <w:r w:rsidR="00021DB6">
        <w:t>accurately</w:t>
      </w:r>
      <w:commentRangeEnd w:id="667"/>
      <w:r w:rsidR="00956176">
        <w:rPr>
          <w:rStyle w:val="CommentReference"/>
        </w:rPr>
        <w:commentReference w:id="667"/>
      </w:r>
      <w:r w:rsidR="002F170D">
        <w:t xml:space="preserve"> </w:t>
      </w:r>
      <w:r w:rsidR="00CB76E3">
        <w:t>(</w:t>
      </w:r>
      <w:r w:rsidR="00CB76E3">
        <w:fldChar w:fldCharType="begin"/>
      </w:r>
      <w:r w:rsidR="00CB76E3">
        <w:instrText xml:space="preserve"> REF _Ref514237754 \h </w:instrText>
      </w:r>
      <w:r w:rsidR="00CB76E3">
        <w:fldChar w:fldCharType="separate"/>
      </w:r>
      <w:r w:rsidR="007550D0">
        <w:t xml:space="preserve">Figure </w:t>
      </w:r>
      <w:r w:rsidR="007550D0">
        <w:rPr>
          <w:noProof/>
        </w:rPr>
        <w:t>5</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7550D0">
        <w:t xml:space="preserve">Figure </w:t>
      </w:r>
      <w:r w:rsidR="007550D0">
        <w:rPr>
          <w:noProof/>
        </w:rPr>
        <w:t>6</w:t>
      </w:r>
      <w:r w:rsidR="002F170D">
        <w:fldChar w:fldCharType="end"/>
      </w:r>
      <w:r w:rsidR="002F170D">
        <w:t>)</w:t>
      </w:r>
      <w:r w:rsidR="00D27415">
        <w:t>.</w:t>
      </w:r>
      <w:r w:rsidR="00B251E4">
        <w:t xml:space="preserve"> </w:t>
      </w:r>
      <w:r w:rsidR="00172674">
        <w:t xml:space="preserve"> </w:t>
      </w:r>
      <w:r w:rsidR="00671088">
        <w:t xml:space="preserve">For the early season species, the Hassel </w:t>
      </w:r>
      <w:r w:rsidR="00671088">
        <w:lastRenderedPageBreak/>
        <w:t xml:space="preserve">model </w:t>
      </w:r>
      <w:r w:rsidR="00517128">
        <w:t xml:space="preserve">with and without </w:t>
      </w:r>
      <w:r w:rsidR="00671088">
        <w:t xml:space="preserve">the HOI showed more or less equivalent fits to the data with only a slight decrease in RMSE for the HOI model (Figure </w:t>
      </w:r>
      <w:del w:id="668" w:author="Andy Kleinhesselink" w:date="2019-11-06T16:15:00Z">
        <w:r w:rsidR="00671088" w:rsidDel="00BA6542">
          <w:delText xml:space="preserve">4 </w:delText>
        </w:r>
      </w:del>
      <w:ins w:id="669" w:author="Andy Kleinhesselink" w:date="2019-11-06T16:15:00Z">
        <w:r w:rsidR="00BA6542">
          <w:t>6</w:t>
        </w:r>
        <w:r w:rsidR="00BA6542">
          <w:t xml:space="preserve"> </w:t>
        </w:r>
      </w:ins>
      <w:r w:rsidR="00671088">
        <w:t xml:space="preserve">A&amp;G).  For the mid-season </w:t>
      </w:r>
      <w:r w:rsidR="009C6420">
        <w:t>and late-season species</w:t>
      </w:r>
      <w:r w:rsidR="00671088">
        <w:t xml:space="preserve">, we found that the HOI model fit the data better than the </w:t>
      </w:r>
      <w:r w:rsidR="00517128">
        <w:t xml:space="preserve">pairwise </w:t>
      </w:r>
      <w:r w:rsidR="00671088">
        <w:t xml:space="preserve">Hassel model (Figure </w:t>
      </w:r>
      <w:del w:id="670" w:author="Andy Kleinhesselink" w:date="2019-11-06T16:16:00Z">
        <w:r w:rsidR="00671088" w:rsidDel="00BA6542">
          <w:delText xml:space="preserve">4 </w:delText>
        </w:r>
      </w:del>
      <w:ins w:id="671" w:author="Andy Kleinhesselink" w:date="2019-11-06T16:16:00Z">
        <w:r w:rsidR="00BA6542">
          <w:t>6</w:t>
        </w:r>
        <w:r w:rsidR="00BA6542">
          <w:t xml:space="preserve"> </w:t>
        </w:r>
      </w:ins>
      <w:r w:rsidR="00671088">
        <w:t>B&amp;H</w:t>
      </w:r>
      <w:ins w:id="672" w:author="Andy Kleinhesselink" w:date="2019-11-06T16:16:00Z">
        <w:r w:rsidR="00BA6542">
          <w:t xml:space="preserve"> vs.</w:t>
        </w:r>
      </w:ins>
      <w:del w:id="673" w:author="Andy Kleinhesselink" w:date="2019-11-06T16:16:00Z">
        <w:r w:rsidR="009C6420" w:rsidDel="00BA6542">
          <w:delText>,</w:delText>
        </w:r>
      </w:del>
      <w:r w:rsidR="009C6420">
        <w:t xml:space="preserve"> </w:t>
      </w:r>
      <w:ins w:id="674" w:author="Andy Kleinhesselink" w:date="2019-11-06T16:16:00Z">
        <w:r w:rsidR="00BA6542">
          <w:t xml:space="preserve">6 </w:t>
        </w:r>
      </w:ins>
      <w:r w:rsidR="009C6420">
        <w:t>C&amp;I</w:t>
      </w:r>
      <w:r w:rsidR="00671088">
        <w:t xml:space="preserve">).  </w:t>
      </w:r>
      <w:r w:rsidR="00D94554">
        <w:t>T</w:t>
      </w:r>
      <w:r w:rsidR="00901D07">
        <w:t xml:space="preserve">he inability of the Hassel model </w:t>
      </w:r>
      <w:r w:rsidR="00D94554">
        <w:t xml:space="preserve">to fit the per capita seed output of the mid and late-season species can be seen </w:t>
      </w:r>
      <w:r w:rsidR="00901D07">
        <w:t xml:space="preserve">by plotting the observed and per capita seed production against competitor density (Figure </w:t>
      </w:r>
      <w:del w:id="675" w:author="Andy Kleinhesselink" w:date="2019-11-06T16:16:00Z">
        <w:r w:rsidR="00901D07" w:rsidDel="00BA6542">
          <w:delText>S1</w:delText>
        </w:r>
      </w:del>
      <w:ins w:id="676" w:author="Andy Kleinhesselink" w:date="2019-11-06T16:16:00Z">
        <w:r w:rsidR="00BA6542">
          <w:t>S2</w:t>
        </w:r>
      </w:ins>
      <w:r w:rsidR="00901D07">
        <w:t xml:space="preserve">).  </w:t>
      </w:r>
      <w:r w:rsidR="00FD78A6">
        <w:t>T</w:t>
      </w:r>
      <w:r w:rsidR="00901D07">
        <w:t xml:space="preserve">he fitted HOI </w:t>
      </w:r>
      <w:r w:rsidR="00D94554">
        <w:t>coefficients</w:t>
      </w:r>
      <w:r w:rsidR="00901D07">
        <w:t xml:space="preserve"> also showed </w:t>
      </w:r>
      <w:r w:rsidR="00D94554">
        <w:t>strong</w:t>
      </w:r>
      <w:r w:rsidR="009C6420">
        <w:t>er</w:t>
      </w:r>
      <w:r w:rsidR="00D94554">
        <w:t xml:space="preserve">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w:t>
      </w:r>
      <w:del w:id="677" w:author="Andy Kleinhesselink" w:date="2019-11-06T16:16:00Z">
        <w:r w:rsidR="00901D07" w:rsidDel="00BA6542">
          <w:delText>5</w:delText>
        </w:r>
      </w:del>
      <w:ins w:id="678" w:author="Andy Kleinhesselink" w:date="2019-11-06T16:16:00Z">
        <w:r w:rsidR="00BA6542">
          <w:t>7</w:t>
        </w:r>
      </w:ins>
      <w:r w:rsidR="00901D07">
        <w:t xml:space="preserve">). </w:t>
      </w:r>
      <w:r w:rsidR="00D94554">
        <w:t xml:space="preserve"> In all cases, the </w:t>
      </w:r>
      <w:r w:rsidR="001C39F2">
        <w:t xml:space="preserve">fitted HOI coefficients, </w:t>
      </w:r>
      <w:del w:id="679" w:author="Andy Kleinhesselink" w:date="2019-11-06T16:16:00Z">
        <w:r w:rsidR="001C39F2" w:rsidDel="00BA6542">
          <w:delText xml:space="preserve">the </w:delText>
        </w:r>
      </w:del>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w:t>
      </w:r>
      <w:del w:id="680" w:author="Andy Kleinhesselink" w:date="2019-11-06T16:17:00Z">
        <w:r w:rsidR="001C39F2" w:rsidDel="00BA6542">
          <w:delText xml:space="preserve">the </w:delText>
        </w:r>
      </w:del>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w:t>
      </w:r>
      <w:del w:id="681" w:author="Andy Kleinhesselink" w:date="2019-11-06T16:17:00Z">
        <w:r w:rsidR="001C39F2" w:rsidDel="00BA6542">
          <w:delText>5</w:delText>
        </w:r>
      </w:del>
      <w:ins w:id="682" w:author="Andy Kleinhesselink" w:date="2019-11-06T16:17:00Z">
        <w:r w:rsidR="00BA6542">
          <w:t>7</w:t>
        </w:r>
      </w:ins>
      <w:r w:rsidR="001C39F2">
        <w:t xml:space="preserve">).  </w:t>
      </w:r>
      <w:r w:rsidR="00FD78A6">
        <w:t xml:space="preserve">The multiplicative model </w:t>
      </w:r>
      <w:del w:id="683" w:author="Andy Kleinhesselink" w:date="2019-11-06T16:17:00Z">
        <w:r w:rsidR="00FD78A6" w:rsidDel="00BA6542">
          <w:delText xml:space="preserve">“model 2”, </w:delText>
        </w:r>
      </w:del>
      <w:ins w:id="684" w:author="Andy Kleinhesselink" w:date="2019-11-06T16:17:00Z">
        <w:r w:rsidR="00BA6542">
          <w:t xml:space="preserve">(Equation 13) </w:t>
        </w:r>
      </w:ins>
      <w:r w:rsidR="00FD78A6">
        <w:t xml:space="preserve">fit the multi-competitor dynamics </w:t>
      </w:r>
      <w:r w:rsidR="009C6420">
        <w:t>poorly when compared to the</w:t>
      </w:r>
      <w:r w:rsidR="00FD78A6">
        <w:t xml:space="preserve"> </w:t>
      </w:r>
      <w:r w:rsidR="00FC1600">
        <w:t xml:space="preserve">pairwise or HOI </w:t>
      </w:r>
      <w:r w:rsidR="00FD78A6">
        <w:t>Hassel models (Figure 4 D</w:t>
      </w:r>
      <w:del w:id="685" w:author="Andy Kleinhesselink" w:date="2019-11-06T16:17:00Z">
        <w:r w:rsidR="00FD78A6" w:rsidDel="00BA6542">
          <w:delText>,</w:delText>
        </w:r>
      </w:del>
      <w:ins w:id="686" w:author="Andy Kleinhesselink" w:date="2019-11-06T16:17:00Z">
        <w:r w:rsidR="00BA6542">
          <w:t>-</w:t>
        </w:r>
      </w:ins>
      <w:del w:id="687" w:author="Andy Kleinhesselink" w:date="2019-11-06T16:17:00Z">
        <w:r w:rsidR="00FD78A6" w:rsidDel="00BA6542">
          <w:delText>E,</w:delText>
        </w:r>
      </w:del>
      <w:r w:rsidR="00FD78A6">
        <w:t>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18448CD0"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Figure</w:t>
      </w:r>
      <w:ins w:id="688" w:author="Andy Kleinhesselink" w:date="2019-11-06T16:17:00Z">
        <w:r w:rsidR="00D52920">
          <w:t>s</w:t>
        </w:r>
      </w:ins>
      <w:r w:rsidR="00FD78A6">
        <w:t xml:space="preserve"> </w:t>
      </w:r>
      <w:del w:id="689" w:author="Andy Kleinhesselink" w:date="2019-11-06T16:17:00Z">
        <w:r w:rsidR="00FD78A6" w:rsidDel="00D52920">
          <w:delText xml:space="preserve">4 </w:delText>
        </w:r>
      </w:del>
      <w:ins w:id="690" w:author="Andy Kleinhesselink" w:date="2019-11-06T16:17:00Z">
        <w:r w:rsidR="00D52920">
          <w:t>6</w:t>
        </w:r>
      </w:ins>
      <w:ins w:id="691" w:author="Andy Kleinhesselink" w:date="2019-11-06T16:18:00Z">
        <w:r w:rsidR="00D52920">
          <w:t xml:space="preserve"> &amp; </w:t>
        </w:r>
      </w:ins>
      <w:del w:id="692" w:author="Andy Kleinhesselink" w:date="2019-11-06T16:17:00Z">
        <w:r w:rsidR="00FD78A6" w:rsidDel="00D52920">
          <w:delText xml:space="preserve">and </w:delText>
        </w:r>
        <w:r w:rsidR="00582922" w:rsidDel="00D52920">
          <w:delText>Figure 5</w:delText>
        </w:r>
      </w:del>
      <w:ins w:id="693" w:author="Andy Kleinhesselink" w:date="2019-11-06T16:17:00Z">
        <w:r w:rsidR="00D52920">
          <w:t>7</w:t>
        </w:r>
      </w:ins>
      <w:r w:rsidR="00582922">
        <w:t>)</w:t>
      </w:r>
      <w:r w:rsidR="001C39F2">
        <w:t>.  For the</w:t>
      </w:r>
      <w:r w:rsidR="00FD78A6">
        <w:t xml:space="preserve"> mid</w:t>
      </w:r>
      <w:del w:id="694" w:author="Andy Kleinhesselink" w:date="2019-11-06T16:18:00Z">
        <w:r w:rsidR="00FD78A6" w:rsidDel="00D52920">
          <w:delText>-season</w:delText>
        </w:r>
      </w:del>
      <w:r w:rsidR="00FD78A6">
        <w:t xml:space="preserve"> and late season species, </w:t>
      </w:r>
      <w:r w:rsidR="001C39F2">
        <w:t xml:space="preserve">the 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93233">
        <w:t>the presence of</w:t>
      </w:r>
      <w:r>
        <w:t xml:space="preserve"> early </w:t>
      </w:r>
      <w:del w:id="695" w:author="Andy Kleinhesselink" w:date="2019-11-06T16:18:00Z">
        <w:r w:rsidDel="00D52920">
          <w:delText xml:space="preserve">season </w:delText>
        </w:r>
      </w:del>
      <w:r w:rsidR="00F93233">
        <w:t>or</w:t>
      </w:r>
      <w:r w:rsidR="00582922">
        <w:t xml:space="preserve"> mid-season </w:t>
      </w:r>
      <w:del w:id="696" w:author="Andy Kleinhesselink" w:date="2019-11-06T16:18:00Z">
        <w:r w:rsidR="00582922" w:rsidDel="00D52920">
          <w:delText xml:space="preserve">species </w:delText>
        </w:r>
      </w:del>
      <w:ins w:id="697" w:author="Andy Kleinhesselink" w:date="2019-11-06T16:18:00Z">
        <w:r w:rsidR="00D52920">
          <w:t>competitors</w:t>
        </w:r>
        <w:r w:rsidR="00D52920">
          <w:t xml:space="preserve"> </w:t>
        </w:r>
      </w:ins>
      <w:r>
        <w:t>increased the per capita effect</w:t>
      </w:r>
      <w:r w:rsidR="00FD78A6">
        <w:t>s</w:t>
      </w:r>
      <w:r>
        <w:t xml:space="preserve"> of </w:t>
      </w:r>
      <w:r w:rsidR="00FD78A6">
        <w:t xml:space="preserve">competition </w:t>
      </w:r>
      <w:r w:rsidR="00582922">
        <w:t xml:space="preserve">on the late-season species (Figure </w:t>
      </w:r>
      <w:del w:id="698" w:author="Andy Kleinhesselink" w:date="2019-11-06T16:18:00Z">
        <w:r w:rsidR="00582922" w:rsidDel="00D52920">
          <w:delText xml:space="preserve">5 </w:delText>
        </w:r>
      </w:del>
      <w:ins w:id="699" w:author="Andy Kleinhesselink" w:date="2019-11-06T16:18:00Z">
        <w:r w:rsidR="00D52920">
          <w:t>7</w:t>
        </w:r>
      </w:ins>
      <w:r w:rsidR="00582922">
        <w:t>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w:t>
      </w:r>
      <w:del w:id="700" w:author="Andy Kleinhesselink" w:date="2019-11-06T16:18:00Z">
        <w:r w:rsidR="00582922" w:rsidDel="00D52920">
          <w:delText xml:space="preserve">5 </w:delText>
        </w:r>
      </w:del>
      <w:ins w:id="701" w:author="Andy Kleinhesselink" w:date="2019-11-06T16:18:00Z">
        <w:r w:rsidR="00D52920">
          <w:t>7</w:t>
        </w:r>
      </w:ins>
      <w:r w:rsidR="00582922">
        <w:t xml:space="preserve">E).  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w:t>
      </w:r>
      <w:r w:rsidR="00FD78A6">
        <w:lastRenderedPageBreak/>
        <w:t xml:space="preserve">the HOI model (Figure </w:t>
      </w:r>
      <w:del w:id="702" w:author="Andy Kleinhesselink" w:date="2019-11-06T16:19:00Z">
        <w:r w:rsidR="00FD78A6" w:rsidDel="00D52920">
          <w:delText>4</w:delText>
        </w:r>
      </w:del>
      <w:ins w:id="703" w:author="Andy Kleinhesselink" w:date="2019-11-06T16:19:00Z">
        <w:r w:rsidR="00D52920">
          <w:t>6</w:t>
        </w:r>
      </w:ins>
      <w:r w:rsidR="00FD78A6">
        <w:t xml:space="preserve">) and the </w:t>
      </w:r>
      <w:r w:rsidR="00582922">
        <w:t>magnitudes of</w:t>
      </w:r>
      <w:r w:rsidR="00F93233">
        <w:t xml:space="preserve"> the</w:t>
      </w:r>
      <w:r w:rsidR="00582922">
        <w:t xml:space="preserve"> HOI coefficients were small (Figure </w:t>
      </w:r>
      <w:del w:id="704" w:author="Andy Kleinhesselink" w:date="2019-11-06T16:19:00Z">
        <w:r w:rsidR="00582922" w:rsidDel="00D52920">
          <w:delText>5D</w:delText>
        </w:r>
      </w:del>
      <w:ins w:id="705" w:author="Andy Kleinhesselink" w:date="2019-11-06T16:19:00Z">
        <w:r w:rsidR="00D52920">
          <w:t>7</w:t>
        </w:r>
        <w:r w:rsidR="00D52920">
          <w:t>D</w:t>
        </w:r>
      </w:ins>
      <w:r w:rsidR="00582922">
        <w:t xml:space="preserve">). </w:t>
      </w:r>
    </w:p>
    <w:p w14:paraId="4ED05259" w14:textId="0411948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 xml:space="preserve">grow, they draw down resource concentrations (Figure </w:t>
      </w:r>
      <w:del w:id="706" w:author="Andy Kleinhesselink" w:date="2019-11-06T16:19:00Z">
        <w:r w:rsidR="00582922" w:rsidDel="00D52920">
          <w:delText>2</w:delText>
        </w:r>
      </w:del>
      <w:ins w:id="707" w:author="Andy Kleinhesselink" w:date="2019-11-06T16:19:00Z">
        <w:r w:rsidR="00D52920">
          <w:t>S1</w:t>
        </w:r>
      </w:ins>
      <w:r w:rsidR="00582922">
        <w:t>)</w:t>
      </w:r>
      <w:r w:rsidR="00F93233">
        <w:t xml:space="preserve">, this decreases the rate of resource flow into the roots </w:t>
      </w:r>
      <w:r w:rsidR="009C6420">
        <w:t xml:space="preserve"> by (</w:t>
      </w:r>
      <w:ins w:id="708" w:author="Andy Kleinhesselink" w:date="2019-11-06T16:19:00Z">
        <w:r w:rsidR="00D52920">
          <w:t xml:space="preserve">Equation </w:t>
        </w:r>
      </w:ins>
      <w:r w:rsidR="009C6420">
        <w:t xml:space="preserve">10)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del w:id="709" w:author="Andy Kleinhesselink" w:date="2019-11-06T16:20:00Z">
        <w:r w:rsidR="00125494" w:rsidDel="0060051F">
          <w:delText>,</w:delText>
        </w:r>
      </w:del>
      <w:r w:rsidR="00125494">
        <w:t xml:space="preserve"> </w:t>
      </w:r>
      <w:del w:id="710" w:author="Andy Kleinhesselink" w:date="2019-11-06T16:20:00Z">
        <w:r w:rsidR="00125494" w:rsidDel="0060051F">
          <w:delText xml:space="preserve">while </w:delText>
        </w:r>
      </w:del>
      <w:ins w:id="711" w:author="Andy Kleinhesselink" w:date="2019-11-06T16:20:00Z">
        <w:r w:rsidR="0060051F">
          <w:t xml:space="preserve">because while </w:t>
        </w:r>
      </w:ins>
      <w:r w:rsidR="00125494">
        <w:t xml:space="preserve">the early species is active, roughly </w:t>
      </w:r>
      <w:r w:rsidR="006512B3">
        <w:t>day 0 to day</w:t>
      </w:r>
      <w:r w:rsidR="00125494">
        <w:t xml:space="preserve"> 30, the late-season species rem</w:t>
      </w:r>
      <w:ins w:id="712" w:author="Andy Kleinhesselink" w:date="2019-11-06T16:21:00Z">
        <w:r w:rsidR="0060051F">
          <w:t>ains</w:t>
        </w:r>
      </w:ins>
      <w:del w:id="713" w:author="Andy Kleinhesselink" w:date="2019-11-06T16:21:00Z">
        <w:r w:rsidR="00125494" w:rsidDel="0060051F">
          <w:delText>ains</w:delText>
        </w:r>
      </w:del>
      <w:r w:rsidR="00125494">
        <w:t xml:space="preserve"> small</w:t>
      </w:r>
      <w:r w:rsidR="009C6420">
        <w:t xml:space="preserve"> and has a slow absolute rate of resource uptake</w:t>
      </w:r>
      <w:r w:rsidR="00125494">
        <w:t xml:space="preserve"> </w:t>
      </w:r>
      <w:r>
        <w:t>(Figure</w:t>
      </w:r>
      <w:del w:id="714" w:author="Andy Kleinhesselink" w:date="2019-11-06T16:22:00Z">
        <w:r w:rsidR="00125494" w:rsidDel="0060051F">
          <w:delText>s</w:delText>
        </w:r>
      </w:del>
      <w:r>
        <w:t xml:space="preserve"> </w:t>
      </w:r>
      <w:del w:id="715" w:author="Andy Kleinhesselink" w:date="2019-11-06T16:21:00Z">
        <w:r w:rsidR="00125494" w:rsidDel="0060051F">
          <w:delText xml:space="preserve">2 </w:delText>
        </w:r>
      </w:del>
      <w:ins w:id="716" w:author="Andy Kleinhesselink" w:date="2019-11-06T16:21:00Z">
        <w:r w:rsidR="0060051F">
          <w:t>4</w:t>
        </w:r>
      </w:ins>
      <w:ins w:id="717" w:author="Andy Kleinhesselink" w:date="2019-11-06T16:22:00Z">
        <w:r w:rsidR="0060051F">
          <w:t>A—blue line</w:t>
        </w:r>
        <w:r w:rsidR="0060051F" w:rsidDel="0060051F">
          <w:t xml:space="preserve"> </w:t>
        </w:r>
      </w:ins>
      <w:del w:id="718" w:author="Andy Kleinhesselink" w:date="2019-11-06T16:21:00Z">
        <w:r w:rsidR="00125494" w:rsidDel="0060051F">
          <w:delText xml:space="preserve">&amp; </w:delText>
        </w:r>
        <w:r w:rsidDel="0060051F">
          <w:delText>5</w:delText>
        </w:r>
      </w:del>
      <w:r>
        <w:t xml:space="preserve">). </w:t>
      </w:r>
      <w:r w:rsidR="00125494">
        <w:t xml:space="preserve">In contrast, the mid-season species has a stronger effect on the early season species because it grows faster during the same period (Figure </w:t>
      </w:r>
      <w:del w:id="719" w:author="Andy Kleinhesselink" w:date="2019-11-06T16:21:00Z">
        <w:r w:rsidR="00125494" w:rsidDel="0060051F">
          <w:delText>5</w:delText>
        </w:r>
      </w:del>
      <w:ins w:id="720" w:author="Andy Kleinhesselink" w:date="2019-11-06T16:21:00Z">
        <w:r w:rsidR="0060051F">
          <w:t>4</w:t>
        </w:r>
      </w:ins>
      <w:ins w:id="721" w:author="Andy Kleinhesselink" w:date="2019-11-06T16:22:00Z">
        <w:r w:rsidR="0060051F">
          <w:t>A—</w:t>
        </w:r>
      </w:ins>
      <w:ins w:id="722" w:author="Andy Kleinhesselink" w:date="2019-11-06T16:21:00Z">
        <w:r w:rsidR="0060051F">
          <w:t>red line</w:t>
        </w:r>
      </w:ins>
      <w:r w:rsidR="00125494">
        <w:t xml:space="preserve">).  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(Figure </w:t>
      </w:r>
      <w:del w:id="723" w:author="Andy Kleinhesselink" w:date="2019-11-06T16:21:00Z">
        <w:r w:rsidR="00125494" w:rsidDel="0060051F">
          <w:delText>5</w:delText>
        </w:r>
      </w:del>
      <w:ins w:id="724" w:author="Andy Kleinhesselink" w:date="2019-11-06T16:21:00Z">
        <w:r w:rsidR="0060051F">
          <w:t>4</w:t>
        </w:r>
      </w:ins>
      <w:ins w:id="725" w:author="Andy Kleinhesselink" w:date="2019-11-06T16:22:00Z">
        <w:r w:rsidR="0060051F">
          <w:t>A—</w:t>
        </w:r>
      </w:ins>
      <w:ins w:id="726" w:author="Andy Kleinhesselink" w:date="2019-11-06T16:21:00Z">
        <w:r w:rsidR="0060051F">
          <w:t>black</w:t>
        </w:r>
      </w:ins>
      <w:ins w:id="727" w:author="Andy Kleinhesselink" w:date="2019-11-06T16:22:00Z">
        <w:r w:rsidR="0060051F">
          <w:t xml:space="preserve"> line</w:t>
        </w:r>
      </w:ins>
      <w:r w:rsidR="00125494">
        <w:t xml:space="preserve">). </w:t>
      </w:r>
    </w:p>
    <w:p w14:paraId="47F75D52" w14:textId="5A6FB992"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an effect on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(Figure </w:t>
      </w:r>
      <w:del w:id="728" w:author="Andy Kleinhesselink" w:date="2019-11-06T16:23:00Z">
        <w:r w:rsidR="00125494" w:rsidDel="0060051F">
          <w:delText>2</w:delText>
        </w:r>
      </w:del>
      <w:ins w:id="729" w:author="Andy Kleinhesselink" w:date="2019-11-06T16:23:00Z">
        <w:r w:rsidR="0060051F">
          <w:t>4</w:t>
        </w:r>
      </w:ins>
      <w:r w:rsidR="00125494">
        <w:t>)</w:t>
      </w:r>
      <w:r w:rsidR="00F8004E">
        <w:t>. T</w:t>
      </w:r>
      <w:r w:rsidR="00BA431C">
        <w:t xml:space="preserve">his is reflected in the HOI </w:t>
      </w:r>
      <w:r w:rsidR="00BA431C">
        <w:lastRenderedPageBreak/>
        <w:t xml:space="preserve">coefficients </w:t>
      </w:r>
      <w:r w:rsidR="00776367">
        <w:t xml:space="preserve">that magnify competition </w:t>
      </w:r>
      <w:r w:rsidR="00F8004E">
        <w:t xml:space="preserve">for the mid and late-season species </w:t>
      </w:r>
      <w:r w:rsidR="00BA431C">
        <w:t xml:space="preserve">(Figure </w:t>
      </w:r>
      <w:del w:id="730" w:author="Andy Kleinhesselink" w:date="2019-11-06T16:23:00Z">
        <w:r w:rsidR="00BA431C" w:rsidDel="0060051F">
          <w:delText>5</w:delText>
        </w:r>
      </w:del>
      <w:ins w:id="731" w:author="Andy Kleinhesselink" w:date="2019-11-06T16:23:00Z">
        <w:r w:rsidR="0060051F">
          <w:t>7E&amp;F</w:t>
        </w:r>
      </w:ins>
      <w:r w:rsidR="00BA431C">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effect on resources</w:t>
      </w:r>
      <w:r w:rsidR="00617DCA">
        <w:t xml:space="preserve"> </w:t>
      </w:r>
      <w:r w:rsidR="00125494">
        <w:t>while it is active</w:t>
      </w:r>
      <w:r w:rsidR="00617DCA">
        <w:t>,</w:t>
      </w:r>
      <w:r w:rsidR="00125494">
        <w:t xml:space="preserve"> this makes</w:t>
      </w:r>
      <w:r w:rsidR="00BA431C">
        <w:t xml:space="preserve"> </w:t>
      </w:r>
      <w:ins w:id="732" w:author="Andy Kleinhesselink" w:date="2019-11-06T16:23:00Z">
        <w:r w:rsidR="0060051F">
          <w:t>it relatively insensitive to</w:t>
        </w:r>
      </w:ins>
      <w:del w:id="733" w:author="Andy Kleinhesselink" w:date="2019-11-06T16:23:00Z">
        <w:r w:rsidR="006C3FFF" w:rsidDel="0060051F">
          <w:delText>for</w:delText>
        </w:r>
      </w:del>
      <w:r w:rsidR="006C3FFF">
        <w:t xml:space="preserve"> </w:t>
      </w:r>
      <w:del w:id="734" w:author="Andy Kleinhesselink" w:date="2019-11-06T16:24:00Z">
        <w:r w:rsidR="006C3FFF" w:rsidDel="0060051F">
          <w:delText xml:space="preserve">comparatively </w:delText>
        </w:r>
        <w:r w:rsidR="004601E0" w:rsidDel="0060051F">
          <w:delText>small</w:delText>
        </w:r>
        <w:r w:rsidR="006C3FFF" w:rsidDel="0060051F">
          <w:delText xml:space="preserve"> </w:delText>
        </w:r>
      </w:del>
      <w:del w:id="735" w:author="Andy Kleinhesselink" w:date="2019-11-06T16:23:00Z">
        <w:r w:rsidR="00BA431C" w:rsidDel="0060051F">
          <w:delText xml:space="preserve">indirect </w:delText>
        </w:r>
      </w:del>
      <w:del w:id="736" w:author="Andy Kleinhesselink" w:date="2019-11-06T16:24:00Z">
        <w:r w:rsidR="00BA431C" w:rsidDel="0060051F">
          <w:delText xml:space="preserve">effects </w:delText>
        </w:r>
        <w:r w:rsidR="00617DCA" w:rsidDel="0060051F">
          <w:delText xml:space="preserve">on it mediated by </w:delText>
        </w:r>
      </w:del>
      <w:r w:rsidR="00617DCA">
        <w:t xml:space="preserve">changes in the size of </w:t>
      </w:r>
      <w:r w:rsidR="00125494">
        <w:t xml:space="preserve">its interspecific competitors </w:t>
      </w:r>
      <w:r w:rsidR="00BA431C">
        <w:t xml:space="preserve">(Figure </w:t>
      </w:r>
      <w:del w:id="737" w:author="Andy Kleinhesselink" w:date="2019-11-06T16:24:00Z">
        <w:r w:rsidR="00BA431C" w:rsidDel="0060051F">
          <w:delText>5</w:delText>
        </w:r>
      </w:del>
      <w:ins w:id="738" w:author="Andy Kleinhesselink" w:date="2019-11-06T16:24:00Z">
        <w:r w:rsidR="0060051F">
          <w:t>4A and Figure 7D</w:t>
        </w:r>
      </w:ins>
      <w:r w:rsidR="00BA431C">
        <w:t xml:space="preserve">).   </w:t>
      </w:r>
    </w:p>
    <w:p w14:paraId="753EEFBC" w14:textId="338B2850" w:rsidR="00A55BE3"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 coefficients</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Our example can be contrasted with a recent simulation of forest dynamics </w:t>
      </w:r>
      <w:r w:rsidR="001677B7">
        <w:t xml:space="preserve">that </w:t>
      </w:r>
      <w:r w:rsidR="006E07EF">
        <w:t xml:space="preserve">demonstrated how </w:t>
      </w:r>
      <w:r>
        <w:t>HOIs</w:t>
      </w:r>
      <w:r w:rsidR="001677B7">
        <w:t xml:space="preserve"> could affect species coexistence</w:t>
      </w:r>
      <w:r w:rsidR="000D3C3C">
        <w:t xml:space="preserve"> </w:t>
      </w:r>
      <w:r w:rsidR="000D3C3C">
        <w:fldChar w:fldCharType="begin"/>
      </w:r>
      <w:r w:rsidR="000D3C3C">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0D3C3C">
        <w:fldChar w:fldCharType="separate"/>
      </w:r>
      <w:r w:rsidR="000D3C3C">
        <w:rPr>
          <w:noProof/>
        </w:rPr>
        <w:t>(Grilli et al. 2017)</w:t>
      </w:r>
      <w:r w:rsidR="000D3C3C">
        <w:fldChar w:fldCharType="end"/>
      </w:r>
      <w:r w:rsidR="000D3C3C">
        <w:t xml:space="preserve">.  </w:t>
      </w:r>
      <w:r>
        <w:t xml:space="preserve">In that simulation, unlike ours, there </w:t>
      </w:r>
      <w:r w:rsidR="000D3C3C">
        <w:t>were fixed per capita interactions</w:t>
      </w:r>
      <w:r w:rsidR="00617DCA">
        <w:t xml:space="preserve"> between specie</w:t>
      </w:r>
      <w:r w:rsidR="006E07EF">
        <w:t>s. W</w:t>
      </w:r>
      <w:r>
        <w:t xml:space="preserve">hat the authors called </w:t>
      </w:r>
      <w:r w:rsidR="00617DCA">
        <w:t xml:space="preserve">HOIs </w:t>
      </w:r>
      <w:r>
        <w:t xml:space="preserve">in that model, were not due to changes in the per capita effects of competition, </w:t>
      </w:r>
      <w:r w:rsidR="00617DCA">
        <w:t xml:space="preserve">but </w:t>
      </w:r>
      <w:r>
        <w:t xml:space="preserve">were caused by </w:t>
      </w:r>
      <w:r w:rsidR="00617DCA">
        <w:t xml:space="preserve">changes in competitor density </w:t>
      </w:r>
      <w:r>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05309C93" w:rsidR="006278DE" w:rsidRDefault="006278DE" w:rsidP="00284765">
      <w:pPr>
        <w:spacing w:after="202"/>
        <w:contextualSpacing/>
      </w:pPr>
      <w:r>
        <w:lastRenderedPageBreak/>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0C1DF2">
        <w:t xml:space="preserve">, because they concern the phenomenological effects </w:t>
      </w:r>
      <w:del w:id="739" w:author="Andy Kleinhesselink" w:date="2019-11-06T16:25:00Z">
        <w:r w:rsidR="000C1DF2" w:rsidDel="0060051F">
          <w:delText xml:space="preserve">on </w:delText>
        </w:r>
      </w:del>
      <w:ins w:id="740" w:author="Andy Kleinhesselink" w:date="2019-11-06T16:25:00Z">
        <w:r w:rsidR="0060051F">
          <w:t>o</w:t>
        </w:r>
        <w:r w:rsidR="0060051F">
          <w:t>f</w:t>
        </w:r>
        <w:r w:rsidR="0060051F">
          <w:t xml:space="preserve"> </w:t>
        </w:r>
      </w:ins>
      <w:r w:rsidR="000C1DF2">
        <w:t>species on one another</w:t>
      </w:r>
      <w:r>
        <w:t xml:space="preserve">.  Phenomenological </w:t>
      </w:r>
      <w:r w:rsidR="002C6930">
        <w:t xml:space="preserve">competition </w:t>
      </w:r>
      <w:r>
        <w:t xml:space="preserve">models simplify dynamics by only tracking population densities and not the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may emerge in phenomenological models precisely because they leave out mechanistic detail and do not explicitly model resource dynamics </w:t>
      </w:r>
      <w:r>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we argue</w:t>
      </w:r>
      <w:r>
        <w:t xml:space="preserve"> </w:t>
      </w:r>
      <w:r w:rsidR="006E07EF">
        <w:t>that any</w:t>
      </w:r>
      <w:r>
        <w:t xml:space="preserve"> concept of </w:t>
      </w:r>
      <w:r w:rsidR="006E07EF">
        <w:t xml:space="preserve">species </w:t>
      </w:r>
      <w:r>
        <w:rPr>
          <w:i/>
        </w:rPr>
        <w:t>interactions</w:t>
      </w:r>
      <w:r>
        <w:t xml:space="preserve"> </w:t>
      </w:r>
      <w:r w:rsidR="006E07EF">
        <w:t xml:space="preserve">is almost always </w:t>
      </w:r>
      <w:r>
        <w:t>phenomenological</w:t>
      </w:r>
      <w:r w:rsidR="006E07EF">
        <w:t xml:space="preserve"> in nature</w:t>
      </w:r>
      <w:r>
        <w:t xml:space="preserve">; </w:t>
      </w:r>
      <w:r w:rsidR="00CC2165">
        <w:t xml:space="preserve">in most cases, </w:t>
      </w:r>
      <w:r>
        <w:t xml:space="preserve">competing individuals do not </w:t>
      </w:r>
      <w:r w:rsidR="007A4C4E">
        <w:t xml:space="preserve">interact </w:t>
      </w:r>
      <w:r>
        <w:t>directly</w:t>
      </w:r>
      <w:r w:rsidR="004601E0">
        <w:t xml:space="preserve"> at all</w:t>
      </w:r>
      <w:r w:rsidR="00CC2165">
        <w:t>, rather they</w:t>
      </w:r>
      <w:r>
        <w:t xml:space="preserve"> influence each other’s growth or survival</w:t>
      </w:r>
      <w:r w:rsidR="00CC2165">
        <w:t xml:space="preserve"> indirectly</w:t>
      </w:r>
      <w:r>
        <w:t xml:space="preserve"> through </w:t>
      </w:r>
      <w:r w:rsidR="00CC2165">
        <w:t xml:space="preserve">changes in </w:t>
      </w:r>
      <w:r>
        <w:t>shared resources.  One could do away with interactions entirely and model populations and the</w:t>
      </w:r>
      <w:r w:rsidR="00CC2165">
        <w:t xml:space="preserve"> resources they compete for (e.g. </w:t>
      </w:r>
      <w:proofErr w:type="spellStart"/>
      <w:r w:rsidR="00CC2165">
        <w:t>Dybzinski</w:t>
      </w:r>
      <w:proofErr w:type="spellEnd"/>
      <w:r w:rsidR="00CC2165">
        <w:t xml:space="preserve"> and Tilman </w:t>
      </w:r>
      <w:del w:id="741" w:author="Andy Kleinhesselink" w:date="2019-11-06T16:26:00Z">
        <w:r w:rsidR="00CC2165" w:rsidDel="0060051F">
          <w:fldChar w:fldCharType="begin"/>
        </w:r>
        <w:r w:rsidR="00CC2165" w:rsidDel="0060051F">
          <w:del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delInstrText>
        </w:r>
        <w:r w:rsidR="00CC2165" w:rsidDel="0060051F">
          <w:rPr>
            <w:rFonts w:ascii="Cambria Math" w:hAnsi="Cambria Math" w:cs="Cambria Math"/>
          </w:rPr>
          <w:delInstrText>‐</w:delInstrText>
        </w:r>
        <w:r w:rsidR="00CC2165" w:rsidDel="0060051F">
          <w:delInstrText>Term Outcomes of Plant Competition for Nutrients and Light.","container-title":"The American Naturalist","page":"305-318","volume":"170","issue":"3","source":"journals.uchicago.edu (Atypon)","abstract":"An 11</w:delInstrText>
        </w:r>
        <w:r w:rsidR="00CC2165" w:rsidDel="0060051F">
          <w:rPr>
            <w:rFonts w:ascii="Cambria Math" w:hAnsi="Cambria Math" w:cs="Cambria Math"/>
          </w:rPr>
          <w:delInstrText>‐</w:delInstrText>
        </w:r>
        <w:r w:rsidR="00CC2165" w:rsidDel="0060051F">
          <w:delInstrText>year competition experiment among combinations of six prairie perennial plant species showed that resource competition theory generally predicted the long</w:delInstrText>
        </w:r>
        <w:r w:rsidR="00CC2165" w:rsidDel="0060051F">
          <w:rPr>
            <w:rFonts w:ascii="Cambria Math" w:hAnsi="Cambria Math" w:cs="Cambria Math"/>
          </w:rPr>
          <w:delInstrText>‐</w:delInstrText>
        </w:r>
        <w:r w:rsidR="00CC2165" w:rsidDel="0060051F">
          <w:del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delInstrText>
        </w:r>
        <w:r w:rsidR="00CC2165" w:rsidDel="0060051F">
          <w:rPr>
            <w:rFonts w:ascii="Cambria Math" w:hAnsi="Cambria Math" w:cs="Cambria Math"/>
          </w:rPr>
          <w:delInstrText>‐</w:delInstrText>
        </w:r>
        <w:r w:rsidR="00CC2165" w:rsidDel="0060051F">
          <w:delInstrText>nitrogen soils, while the influence of   differences was more pronounced on high</w:delInstrText>
        </w:r>
        <w:r w:rsidR="00CC2165" w:rsidDel="0060051F">
          <w:rPr>
            <w:rFonts w:ascii="Cambria Math" w:hAnsi="Cambria Math" w:cs="Cambria Math"/>
          </w:rPr>
          <w:delInstrText>‐</w:delInstrText>
        </w:r>
        <w:r w:rsidR="00CC2165" w:rsidDel="0060051F">
          <w:delInstrText>nitrogen (low</w:delInstrText>
        </w:r>
        <w:r w:rsidR="00CC2165" w:rsidDel="0060051F">
          <w:rPr>
            <w:rFonts w:ascii="Cambria Math" w:hAnsi="Cambria Math" w:cs="Cambria Math"/>
          </w:rPr>
          <w:delInstrText>‐</w:delInstrText>
        </w:r>
        <w:r w:rsidR="00CC2165" w:rsidDel="0060051F">
          <w:del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delInstrText>
        </w:r>
        <w:r w:rsidR="00CC2165" w:rsidDel="0060051F">
          <w:fldChar w:fldCharType="separate"/>
        </w:r>
        <w:r w:rsidR="00CC2165" w:rsidDel="0060051F">
          <w:rPr>
            <w:noProof/>
          </w:rPr>
          <w:delText>(2007)</w:delText>
        </w:r>
        <w:r w:rsidR="00CC2165" w:rsidDel="0060051F">
          <w:fldChar w:fldCharType="end"/>
        </w:r>
        <w:r w:rsidR="00CC2165" w:rsidDel="0060051F">
          <w:delText>),</w:delText>
        </w:r>
        <w:r w:rsidDel="0060051F">
          <w:delText xml:space="preserve"> </w:delText>
        </w:r>
      </w:del>
      <w:ins w:id="742" w:author="Andy Kleinhesselink" w:date="2019-11-06T16:26:00Z">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60051F">
          <w:t xml:space="preserve">.  </w:t>
        </w:r>
      </w:ins>
      <w:ins w:id="743" w:author="Andy Kleinhesselink" w:date="2019-11-06T16:27:00Z">
        <w:r w:rsidR="0060051F">
          <w:t xml:space="preserve">However, building any ecological theory based upon phenomenological interactions </w:t>
        </w:r>
      </w:ins>
      <w:del w:id="744" w:author="Andy Kleinhesselink" w:date="2019-11-06T16:26:00Z">
        <w:r w:rsidR="00CC2165" w:rsidDel="0060051F">
          <w:delText>b</w:delText>
        </w:r>
        <w:r w:rsidDel="0060051F">
          <w:delText xml:space="preserve">ut </w:delText>
        </w:r>
        <w:r w:rsidR="006E07EF" w:rsidDel="0060051F">
          <w:delText>measuring</w:delText>
        </w:r>
        <w:r w:rsidDel="0060051F">
          <w:delText xml:space="preserve"> </w:delText>
        </w:r>
        <w:r w:rsidR="006E07EF" w:rsidDel="0060051F">
          <w:delText>competitive</w:delText>
        </w:r>
        <w:r w:rsidDel="0060051F">
          <w:delText xml:space="preserve"> </w:delText>
        </w:r>
        <w:r w:rsidR="005B06CD" w:rsidDel="0060051F">
          <w:delText xml:space="preserve">effects </w:delText>
        </w:r>
      </w:del>
      <w:del w:id="745" w:author="Andy Kleinhesselink" w:date="2019-11-06T16:27:00Z">
        <w:r w:rsidDel="0060051F">
          <w:delText xml:space="preserve">requires </w:delText>
        </w:r>
        <w:r w:rsidR="006E07EF" w:rsidDel="0060051F">
          <w:delText xml:space="preserve">a phenomenological model, and thus </w:delText>
        </w:r>
      </w:del>
      <w:r w:rsidR="006E07EF">
        <w:t>requires confronting</w:t>
      </w:r>
      <w:r>
        <w:t xml:space="preserve"> the issue of HOIs. </w:t>
      </w:r>
    </w:p>
    <w:p w14:paraId="4A030179" w14:textId="122C4116" w:rsidR="00CF2D66" w:rsidDel="0060051F" w:rsidRDefault="006E07EF" w:rsidP="00CF2D66">
      <w:pPr>
        <w:spacing w:after="202"/>
        <w:contextualSpacing/>
        <w:rPr>
          <w:del w:id="746" w:author="Andy Kleinhesselink" w:date="2019-11-06T16:28:00Z"/>
        </w:rPr>
      </w:pPr>
      <w:del w:id="747" w:author="Andy Kleinhesselink" w:date="2019-11-06T16:27:00Z">
        <w:r w:rsidDel="0060051F">
          <w:delText xml:space="preserve">By </w:delText>
        </w:r>
        <w:r w:rsidR="004601E0" w:rsidDel="0060051F">
          <w:delText xml:space="preserve">making the assumption </w:delText>
        </w:r>
        <w:r w:rsidDel="0060051F">
          <w:delText>that resource concentrations are near a fixed equilibrium</w:delText>
        </w:r>
        <w:r w:rsidR="00F72520" w:rsidDel="0060051F">
          <w:delText>, p</w:delText>
        </w:r>
      </w:del>
      <w:ins w:id="748" w:author="Andy Kleinhesselink" w:date="2019-11-06T16:27:00Z">
        <w:r w:rsidR="0060051F">
          <w:t>P</w:t>
        </w:r>
      </w:ins>
      <w:r w:rsidR="00F72520">
        <w:t xml:space="preserve">henomenological competition coefficients can </w:t>
      </w:r>
      <w:r>
        <w:t xml:space="preserve">sometimes </w:t>
      </w:r>
      <w:r w:rsidR="00F72520">
        <w:t>be derived analytically from mechanistic competition models</w:t>
      </w:r>
      <w:ins w:id="749" w:author="Andy Kleinhesselink" w:date="2019-11-06T16:28:00Z">
        <w:r w:rsidR="0060051F">
          <w:t xml:space="preserve"> </w:t>
        </w:r>
        <w:proofErr w:type="spellStart"/>
        <w:r w:rsidR="0060051F">
          <w:t>b</w:t>
        </w:r>
      </w:ins>
      <w:del w:id="750" w:author="Andy Kleinhesselink" w:date="2019-11-06T16:28:00Z">
        <w:r w:rsidR="00F72520" w:rsidDel="0060051F">
          <w:delText xml:space="preserve"> </w:delText>
        </w:r>
      </w:del>
      <w:ins w:id="751" w:author="Andy Kleinhesselink" w:date="2019-11-06T16:27:00Z">
        <w:r w:rsidR="0060051F">
          <w:t xml:space="preserve">y </w:t>
        </w:r>
        <w:proofErr w:type="spellEnd"/>
        <w:r w:rsidR="0060051F">
          <w:t xml:space="preserve">making the assumption that resource concentrations are near a fixed equilibrium </w:t>
        </w:r>
      </w:ins>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 xml:space="preserve">(Tilman 1977, </w:t>
      </w:r>
      <w:proofErr w:type="spellStart"/>
      <w:r w:rsidR="00F72520" w:rsidRPr="008023DA">
        <w:rPr>
          <w:rFonts w:cs="Times New Roman"/>
        </w:rPr>
        <w:t>Mesz</w:t>
      </w:r>
      <w:r w:rsidR="00F72520" w:rsidRPr="005D4B8B">
        <w:rPr>
          <w:rFonts w:cs="Times New Roman"/>
        </w:rPr>
        <w:t>éna</w:t>
      </w:r>
      <w:proofErr w:type="spellEnd"/>
      <w:r w:rsidR="00F72520" w:rsidRPr="005D4B8B">
        <w:rPr>
          <w:rFonts w:cs="Times New Roman"/>
        </w:rPr>
        <w:t xml:space="preserve"> et al. 2006, Letten et al. 2017)</w:t>
      </w:r>
      <w:r w:rsidR="00F72520">
        <w:fldChar w:fldCharType="end"/>
      </w:r>
      <w:r w:rsidR="00F72520">
        <w:t xml:space="preserve">.  </w:t>
      </w:r>
      <w:r>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t>Thus</w:t>
      </w:r>
      <w:r w:rsidR="007A4C4E">
        <w:t>,</w:t>
      </w:r>
      <w:r>
        <w:t xml:space="preserve"> even in cases in which we actually know which resources species compete for, </w:t>
      </w:r>
      <w:r w:rsidR="00F72520">
        <w:lastRenderedPageBreak/>
        <w:t xml:space="preserve">fitting a phenomenological model to </w:t>
      </w:r>
      <w:r w:rsidR="00CF2D66">
        <w:t xml:space="preserve">population dynamics </w:t>
      </w:r>
      <w:r>
        <w:t xml:space="preserve">may be the only way we can </w:t>
      </w:r>
      <w:r w:rsidR="007A4C4E">
        <w:t>summarize</w:t>
      </w:r>
      <w:r>
        <w:t xml:space="preserve"> species interactions. O</w:t>
      </w:r>
      <w:r w:rsidR="00F72520">
        <w:t>ur work shows th</w:t>
      </w:r>
      <w:r>
        <w:t>e importance of</w:t>
      </w:r>
      <w:r w:rsidR="00F72520">
        <w:t xml:space="preserve"> considering HOIs </w:t>
      </w:r>
      <w:r>
        <w:t xml:space="preserve">when moving beyond pairwise dynamics to multi-competitor settings. </w:t>
      </w:r>
    </w:p>
    <w:p w14:paraId="6A58D1A8" w14:textId="77777777" w:rsidR="005B06CD" w:rsidRDefault="005B06CD" w:rsidP="0060051F">
      <w:pPr>
        <w:spacing w:after="202"/>
        <w:contextualSpacing/>
        <w:pPrChange w:id="752" w:author="Andy Kleinhesselink" w:date="2019-11-06T16:28:00Z">
          <w:pPr>
            <w:spacing w:after="202"/>
            <w:contextualSpacing/>
          </w:pPr>
        </w:pPrChange>
      </w:pP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418F25C8"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3D3A43A6"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20556F">
        <w:t xml:space="preserve"> </w:t>
      </w:r>
      <w:r w:rsidR="003D4AF1">
        <w:t xml:space="preserve"> </w:t>
      </w:r>
      <w:r w:rsidR="007259DA">
        <w:t>At the same time, these simulations suggest that quantifying how functional traits change in response to competitors provides a pathway to predicting the strength of HOIs.</w:t>
      </w:r>
    </w:p>
    <w:p w14:paraId="53B8EDA9" w14:textId="7D0634CE"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perhaps </w:t>
      </w:r>
      <w:r w:rsidR="009D55FA">
        <w:t xml:space="preserve">no HOIs would </w:t>
      </w:r>
      <w:r w:rsidR="005871E0">
        <w:t>emerge</w:t>
      </w:r>
      <w:r w:rsidR="009D55FA">
        <w:t xml:space="preserve">.  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3D4AF1">
        <w:t xml:space="preserve">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753" w:name="discussion"/>
      <w:bookmarkStart w:id="754" w:name="conclusionssummary"/>
      <w:bookmarkEnd w:id="753"/>
      <w:bookmarkEnd w:id="754"/>
      <w:r>
        <w:t>Conclusion</w:t>
      </w:r>
    </w:p>
    <w:p w14:paraId="08D741D5" w14:textId="516423E7" w:rsidR="00B93196" w:rsidRDefault="00F73BB2">
      <w:pPr>
        <w:spacing w:after="202"/>
        <w:contextualSpacing/>
      </w:pPr>
      <w:r>
        <w:t>HOIs</w:t>
      </w:r>
      <w:r w:rsidR="002E165A">
        <w:t xml:space="preserve"> </w:t>
      </w:r>
      <w:ins w:id="755" w:author="Andy Kleinhesselink" w:date="2019-11-06T16:30:00Z">
        <w:r w:rsidR="0060051F">
          <w:t xml:space="preserve">can </w:t>
        </w:r>
      </w:ins>
      <w:r w:rsidR="002E165A">
        <w:t xml:space="preserve">have profound implications for how we understand </w:t>
      </w:r>
      <w:r w:rsidR="00FB0EEB">
        <w:t xml:space="preserve">and model </w:t>
      </w:r>
      <w:r w:rsidR="002E165A">
        <w:t>multispecies communities</w:t>
      </w:r>
      <w:r w:rsidR="002E165A" w:rsidRPr="006B2FC8">
        <w:t xml:space="preserve">. </w:t>
      </w:r>
      <w:r w:rsidR="00390672">
        <w:t>We h</w:t>
      </w:r>
      <w:r w:rsidR="003D4AF1">
        <w:t xml:space="preserve">ave provided a more general definition of HOIs </w:t>
      </w:r>
      <w:del w:id="756" w:author="Andy Kleinhesselink" w:date="2019-11-06T16:30:00Z">
        <w:r w:rsidR="001924F2" w:rsidDel="0060051F">
          <w:delText xml:space="preserve">relevant </w:delText>
        </w:r>
      </w:del>
      <w:ins w:id="757" w:author="Andy Kleinhesselink" w:date="2019-11-06T16:30:00Z">
        <w:r w:rsidR="0060051F">
          <w:t>caused by</w:t>
        </w:r>
        <w:r w:rsidR="0060051F">
          <w:t xml:space="preserve"> </w:t>
        </w:r>
      </w:ins>
      <w:del w:id="758" w:author="Andy Kleinhesselink" w:date="2019-11-06T16:30:00Z">
        <w:r w:rsidR="001924F2" w:rsidDel="0060051F">
          <w:delText xml:space="preserve">to </w:delText>
        </w:r>
      </w:del>
      <w:r w:rsidR="001924F2">
        <w:t>interaction modification</w:t>
      </w:r>
      <w:ins w:id="759" w:author="Andy Kleinhesselink" w:date="2019-11-06T16:30:00Z">
        <w:r w:rsidR="0060051F">
          <w:t>s</w:t>
        </w:r>
      </w:ins>
      <w:r w:rsidR="001924F2">
        <w:t xml:space="preserve"> </w:t>
      </w:r>
      <w:r w:rsidR="003D4AF1">
        <w:t xml:space="preserve">that will be useful as more ecologists </w:t>
      </w:r>
      <w:r w:rsidR="00772B16">
        <w:t>seek</w:t>
      </w:r>
      <w:r w:rsidR="003D4AF1">
        <w:t xml:space="preserve"> empirical evidence for HOIs</w:t>
      </w:r>
      <w:r w:rsidR="00772B16">
        <w:t xml:space="preserve"> in nature</w:t>
      </w:r>
      <w:r w:rsidR="003D4AF1">
        <w:t xml:space="preserve">. In addition, by fitting HOIs to </w:t>
      </w:r>
      <w:r>
        <w:t>a simulated field experiment</w:t>
      </w:r>
      <w:r w:rsidR="003D4AF1">
        <w:t xml:space="preserve"> </w:t>
      </w:r>
      <w:r w:rsidR="003D4AF1">
        <w:lastRenderedPageBreak/>
        <w:t xml:space="preserve">we show how an empiricist could go about measuring </w:t>
      </w:r>
      <w:r w:rsidR="00772B16">
        <w:t xml:space="preserve">and discussing </w:t>
      </w:r>
      <w:r w:rsidR="003D4AF1">
        <w:t xml:space="preserve">HOIs. This simulation 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w:t>
      </w:r>
      <w:del w:id="760" w:author="Andy Kleinhesselink" w:date="2019-11-06T16:30:00Z">
        <w:r w:rsidR="002F762A" w:rsidDel="0060051F">
          <w:delText xml:space="preserve"> </w:delText>
        </w:r>
      </w:del>
      <w:r w:rsidR="002F762A">
        <w:t xml:space="preserve">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761" w:name="acknowledgments"/>
      <w:bookmarkEnd w:id="761"/>
      <w:r>
        <w:t>Acknowledgments</w:t>
      </w:r>
    </w:p>
    <w:p w14:paraId="5C29317E" w14:textId="794A4087" w:rsidR="001C1125" w:rsidRDefault="001C1125">
      <w:pPr>
        <w:spacing w:line="276" w:lineRule="auto"/>
        <w:ind w:firstLine="0"/>
        <w:jc w:val="both"/>
        <w:rPr>
          <w:rFonts w:eastAsia="Noto Sans CJK SC Regular" w:cs="FreeSans"/>
          <w:b/>
          <w:szCs w:val="28"/>
        </w:rPr>
      </w:pPr>
      <w:bookmarkStart w:id="762" w:name="references"/>
      <w:bookmarkEnd w:id="762"/>
      <w:r>
        <w:br w:type="page"/>
      </w:r>
    </w:p>
    <w:p w14:paraId="73D91D9C" w14:textId="32F42B2D" w:rsidR="00B93196" w:rsidRDefault="00390672">
      <w:pPr>
        <w:pStyle w:val="Heading"/>
      </w:pPr>
      <w:r>
        <w:lastRenderedPageBreak/>
        <w:t>References</w:t>
      </w:r>
    </w:p>
    <w:p w14:paraId="25A74E20" w14:textId="77777777" w:rsidR="00B56C9B" w:rsidRPr="00EB2D89" w:rsidRDefault="007B137A" w:rsidP="00F15099">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56C9B" w:rsidRPr="00B56C9B">
        <w:t>Abrams, P. A. 1983. Arguments in Favor of Higher Order Interactions. The American Naturalist 121:887–891.</w:t>
      </w:r>
    </w:p>
    <w:p w14:paraId="1E6CD900" w14:textId="77777777" w:rsidR="00B56C9B" w:rsidRPr="00893F78" w:rsidRDefault="00B56C9B" w:rsidP="00F15099">
      <w:pPr>
        <w:pStyle w:val="Bibliography"/>
      </w:pPr>
      <w:r w:rsidRPr="00893F78">
        <w:t>Adler, F. R., and W. F. Morris. 1994. A General Test for Interaction Modification. Ecology 75:1552–1559.</w:t>
      </w:r>
    </w:p>
    <w:p w14:paraId="50CD9164" w14:textId="77777777" w:rsidR="00B56C9B" w:rsidRPr="00B56C9B" w:rsidRDefault="00B56C9B" w:rsidP="00F15099">
      <w:pPr>
        <w:pStyle w:val="Bibliography"/>
      </w:pPr>
      <w:r w:rsidRPr="00B56C9B">
        <w:t>Aronson, J., J. Kigel, A. Shmida, and J. Klein. 1992. Adaptive phenology of desert and Mediterranean populations of annual plants grown with and without water stress. Oecologia 89:17–26.</w:t>
      </w:r>
    </w:p>
    <w:p w14:paraId="794F9299" w14:textId="77777777" w:rsidR="00B56C9B" w:rsidRPr="00B56C9B" w:rsidRDefault="00B56C9B" w:rsidP="00F15099">
      <w:pPr>
        <w:pStyle w:val="Bibliography"/>
      </w:pPr>
      <w:r w:rsidRPr="00B56C9B">
        <w:t>Bennett, J. A., K. Riibak, R. Tamme, R. J. Lewis, and M. Pärtel. 2016. The reciprocal relationship between competition and intraspecific trait variation. Journal of Ecology 104:1410–1420.</w:t>
      </w:r>
    </w:p>
    <w:p w14:paraId="7CB7FFA6" w14:textId="77777777" w:rsidR="00B56C9B" w:rsidRPr="00B56C9B" w:rsidRDefault="00B56C9B" w:rsidP="00F15099">
      <w:pPr>
        <w:pStyle w:val="Bibliography"/>
      </w:pPr>
      <w:r w:rsidRPr="00B56C9B">
        <w:t>Billick, I., and T. J. Case. 1994. Higher Order Interactions in Ecological Communities: What Are They and How Can They be Detected? Ecology 75:1530–1543.</w:t>
      </w:r>
    </w:p>
    <w:p w14:paraId="39D77E1D" w14:textId="77777777" w:rsidR="00B56C9B" w:rsidRPr="00B56C9B" w:rsidRDefault="00B56C9B" w:rsidP="00F15099">
      <w:pPr>
        <w:pStyle w:val="Bibliography"/>
      </w:pPr>
      <w:r w:rsidRPr="00B56C9B">
        <w:t>Birouste, M., E. Zamora-Ledezma, C. Bossard, I. M. Pérez-Ramos, and C. Roumet. 2014. Measurement of fine root tissue density: a comparison of three methods reveals the potential of root dry matter content. Plant and Soil 374:299–313.</w:t>
      </w:r>
    </w:p>
    <w:p w14:paraId="1B0DED4A" w14:textId="77777777" w:rsidR="00B56C9B" w:rsidRPr="00B56C9B" w:rsidRDefault="00B56C9B" w:rsidP="00F15099">
      <w:pPr>
        <w:pStyle w:val="Bibliography"/>
      </w:pPr>
      <w:r w:rsidRPr="00B56C9B">
        <w:t>Case, T. J., and E. A. Bender. 1981. Testing for Higher Order Interactions. The American Naturalist 118:920–929.</w:t>
      </w:r>
    </w:p>
    <w:p w14:paraId="0054DFB1" w14:textId="77777777" w:rsidR="00B56C9B" w:rsidRPr="00B56C9B" w:rsidRDefault="00B56C9B" w:rsidP="00F15099">
      <w:pPr>
        <w:pStyle w:val="Bibliography"/>
      </w:pPr>
      <w:r w:rsidRPr="00B56C9B">
        <w:t>Chesson, P. 2000. Mechanisms of Maintenance of Species Diversity. Annual Review of Ecology and Systematics 31:343–366.</w:t>
      </w:r>
    </w:p>
    <w:p w14:paraId="5316386E" w14:textId="77777777" w:rsidR="00B56C9B" w:rsidRPr="00B56C9B" w:rsidRDefault="00B56C9B" w:rsidP="00F15099">
      <w:pPr>
        <w:pStyle w:val="Bibliography"/>
      </w:pPr>
      <w:r w:rsidRPr="00B56C9B">
        <w:t>Cohen, D. 1976. The Optimal Timing of Reproduction. The American Naturalist 110:801–807.</w:t>
      </w:r>
    </w:p>
    <w:p w14:paraId="167FB778" w14:textId="77777777" w:rsidR="00B56C9B" w:rsidRPr="00B56C9B" w:rsidRDefault="00B56C9B" w:rsidP="00F15099">
      <w:pPr>
        <w:pStyle w:val="Bibliography"/>
      </w:pPr>
      <w:r w:rsidRPr="00B56C9B">
        <w:lastRenderedPageBreak/>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3CAE40D9" w14:textId="77777777" w:rsidR="00B56C9B" w:rsidRPr="00893F78" w:rsidRDefault="00B56C9B" w:rsidP="00F15099">
      <w:pPr>
        <w:pStyle w:val="Bibliography"/>
      </w:pPr>
      <w:r w:rsidRPr="00B56C9B">
        <w:t>Dybzinski, R., and D. Tilman. 2007. Resource Use Patterns Predict Long</w:t>
      </w:r>
      <w:r w:rsidRPr="00F15099">
        <w:rPr>
          <w:rFonts w:ascii="Cambria Math" w:hAnsi="Cambria Math" w:cs="Cambria Math"/>
        </w:rPr>
        <w:t>‐</w:t>
      </w:r>
      <w:r w:rsidRPr="00B56C9B">
        <w:t>Term Outcomes of Plant Competition for Nutrients and L</w:t>
      </w:r>
      <w:r w:rsidRPr="00893F78">
        <w:t>ight. The American Naturalist 170:305–318.</w:t>
      </w:r>
    </w:p>
    <w:p w14:paraId="03FA9EE6" w14:textId="77777777" w:rsidR="00B56C9B" w:rsidRPr="00B56C9B" w:rsidRDefault="00B56C9B" w:rsidP="00F15099">
      <w:pPr>
        <w:pStyle w:val="Bibliography"/>
      </w:pPr>
      <w:r w:rsidRPr="00B56C9B">
        <w:t>Godoy, O., and J. M. Levine. 2013. Phenology effects on invasion success: insights from coupling field experiments to coexistence theory. Ecology 95:726–736.</w:t>
      </w:r>
    </w:p>
    <w:p w14:paraId="40AE9DC5" w14:textId="77777777" w:rsidR="00B56C9B" w:rsidRPr="00B56C9B" w:rsidRDefault="00B56C9B" w:rsidP="00F15099">
      <w:pPr>
        <w:pStyle w:val="Bibliography"/>
      </w:pPr>
      <w:r w:rsidRPr="00B56C9B">
        <w:t>Grilli, J., G. Barabás, M. J. Michalska-Smith, and S. Allesina. 2017. Higher-order interactions stabilize dynamics in competitive network models. Nature 548:210–213.</w:t>
      </w:r>
    </w:p>
    <w:p w14:paraId="05E75B99" w14:textId="77777777" w:rsidR="00B56C9B" w:rsidRPr="00B56C9B" w:rsidRDefault="00B56C9B" w:rsidP="00F15099">
      <w:pPr>
        <w:pStyle w:val="Bibliography"/>
      </w:pPr>
      <w:r w:rsidRPr="00B56C9B">
        <w:t>Hairston, N. G., J. D. Allan, R. K. Colwell, D. J. Futuyma, J. Howell, M. D. Lubin, J. Mathias, and J. H. Vandermeer. 1968. The Relationship between Species Diversity and Stability: An Experimental Approach with Protozoa and Bacteria. Ecology 49:1091–1101.</w:t>
      </w:r>
    </w:p>
    <w:p w14:paraId="17B1A592" w14:textId="77777777" w:rsidR="00B56C9B" w:rsidRPr="00B56C9B" w:rsidRDefault="00B56C9B" w:rsidP="00F15099">
      <w:pPr>
        <w:pStyle w:val="Bibliography"/>
      </w:pPr>
      <w:r w:rsidRPr="00B56C9B">
        <w:t>Hassell, M. P., and H. N. Comins. 1976. Discrete time models for two-species competition. Theoretical Population Biology 9:202–221.</w:t>
      </w:r>
    </w:p>
    <w:p w14:paraId="1529933B" w14:textId="77777777" w:rsidR="00B56C9B" w:rsidRPr="00B56C9B" w:rsidRDefault="00B56C9B" w:rsidP="00F15099">
      <w:pPr>
        <w:pStyle w:val="Bibliography"/>
      </w:pPr>
      <w:r w:rsidRPr="00B56C9B">
        <w:t>Kooijman, S. A. L. M. 1986. Energy budgets can explain body size relations. Journal of Theoretical Biology 121:269–282.</w:t>
      </w:r>
    </w:p>
    <w:p w14:paraId="7701F2F5" w14:textId="77777777" w:rsidR="00B56C9B" w:rsidRPr="00B56C9B" w:rsidRDefault="00B56C9B" w:rsidP="00F15099">
      <w:pPr>
        <w:pStyle w:val="Bibliography"/>
      </w:pPr>
      <w:r w:rsidRPr="00B56C9B">
        <w:lastRenderedPageBreak/>
        <w:t>Kraft, N. J. B., O. Godoy, and J. M. Levine. 2015. Plant functional traits and the multidimensional nature of species coexistence. Proceedings of the National Academy of Sciences of the United States of America 112:797–802.</w:t>
      </w:r>
    </w:p>
    <w:p w14:paraId="20D28782" w14:textId="77777777" w:rsidR="00B56C9B" w:rsidRPr="00B56C9B" w:rsidRDefault="00B56C9B" w:rsidP="00F15099">
      <w:pPr>
        <w:pStyle w:val="Bibliography"/>
      </w:pPr>
      <w:r w:rsidRPr="00B56C9B">
        <w:t>Letten, A. D., P.-J. Ke, and T. Fukami. 2017. Linking modern coexistence theory and contemporary niche theory. Ecological Monographs 87:161–177.</w:t>
      </w:r>
    </w:p>
    <w:p w14:paraId="47A54C49" w14:textId="77777777" w:rsidR="00B56C9B" w:rsidRPr="00B56C9B" w:rsidRDefault="00B56C9B" w:rsidP="00F15099">
      <w:pPr>
        <w:pStyle w:val="Bibliography"/>
      </w:pPr>
      <w:r w:rsidRPr="00B56C9B">
        <w:t>Letten, A. D., and D. B. Stouffer. 2019. The mechanistic basis for higher-order interactions and non-additivity in competitive communities. Ecology Letters In Press.</w:t>
      </w:r>
    </w:p>
    <w:p w14:paraId="2B6C5FFE" w14:textId="77777777" w:rsidR="00B56C9B" w:rsidRPr="00B56C9B" w:rsidRDefault="00B56C9B" w:rsidP="00F15099">
      <w:pPr>
        <w:pStyle w:val="Bibliography"/>
      </w:pPr>
      <w:r w:rsidRPr="00B56C9B">
        <w:t>Levine, J. M., J. Bascompte, P. B. Adler, and S. Allesina. 2017. Beyond pairwise mechanisms of species coexistence in complex communities. Nature 546:56–64.</w:t>
      </w:r>
    </w:p>
    <w:p w14:paraId="77AB5415" w14:textId="77777777" w:rsidR="00B56C9B" w:rsidRPr="00B56C9B" w:rsidRDefault="00B56C9B" w:rsidP="00F15099">
      <w:pPr>
        <w:pStyle w:val="Bibliography"/>
      </w:pPr>
      <w:r w:rsidRPr="00B56C9B">
        <w:t>Mayfield, M. M., and D. B. Stouffer. 2017. Higher-order interactions capture unexplained complexity in diverse communities. Nature Ecology &amp; Evolution 1:0062.</w:t>
      </w:r>
    </w:p>
    <w:p w14:paraId="02C5AE68" w14:textId="77777777" w:rsidR="00B56C9B" w:rsidRPr="00B56C9B" w:rsidRDefault="00B56C9B" w:rsidP="00F15099">
      <w:pPr>
        <w:pStyle w:val="Bibliography"/>
      </w:pPr>
      <w:r w:rsidRPr="00B56C9B">
        <w:t>Meszéna, G., M. Gyllenberg, L. Pásztor, and J. A. J. Metz. 2006. Competitive exclusion and limiting similarity: A unified theory. Theoretical Population Biology 69:68–87.</w:t>
      </w:r>
    </w:p>
    <w:p w14:paraId="74C07A29" w14:textId="77777777" w:rsidR="00B56C9B" w:rsidRPr="00B56C9B" w:rsidRDefault="00B56C9B" w:rsidP="00F15099">
      <w:pPr>
        <w:pStyle w:val="Bibliography"/>
      </w:pPr>
      <w:r w:rsidRPr="00B56C9B">
        <w:t>Morin, P. J., S. P. Lawler, and E. A. Johnson. 1988. Competition Between Aquatic Insects and Vertebrates: Interaction Strength and Higher Order Interactions. Ecology 69:1401–1409.</w:t>
      </w:r>
    </w:p>
    <w:p w14:paraId="171B6173" w14:textId="77777777" w:rsidR="00B56C9B" w:rsidRPr="00B56C9B" w:rsidRDefault="00B56C9B" w:rsidP="00F15099">
      <w:pPr>
        <w:pStyle w:val="Bibliography"/>
      </w:pPr>
      <w:r w:rsidRPr="00B56C9B">
        <w:t>Neill, W. E. 1974. The Community Matrix and Interdependence of the Competition Coefficients. The American Naturalist 108:399–408.</w:t>
      </w:r>
    </w:p>
    <w:p w14:paraId="10762836" w14:textId="77777777" w:rsidR="00B56C9B" w:rsidRPr="00B56C9B" w:rsidRDefault="00B56C9B" w:rsidP="00F15099">
      <w:pPr>
        <w:pStyle w:val="Bibliography"/>
      </w:pPr>
      <w:r w:rsidRPr="00B56C9B">
        <w:lastRenderedPageBreak/>
        <w:t>O’Dwyer, J. P. 2018. Whence Lotka-Volterra?: Conservation laws and integrable systems in ecology. Theoretical Ecology.</w:t>
      </w:r>
    </w:p>
    <w:p w14:paraId="1FF15245" w14:textId="77777777" w:rsidR="00B56C9B" w:rsidRPr="00B56C9B" w:rsidRDefault="00B56C9B" w:rsidP="00F15099">
      <w:pPr>
        <w:pStyle w:val="Bibliography"/>
      </w:pPr>
      <w:r w:rsidRPr="00B56C9B">
        <w:t>Pomerantz, M. J. 1981. Do “Higher Order Interactions” in Competition Systems Really Exist? The American Naturalist 117:583–591.</w:t>
      </w:r>
    </w:p>
    <w:p w14:paraId="07EDF2D1" w14:textId="77777777" w:rsidR="00B56C9B" w:rsidRPr="00B56C9B" w:rsidRDefault="00B56C9B" w:rsidP="00F15099">
      <w:pPr>
        <w:pStyle w:val="Bibliography"/>
      </w:pPr>
      <w:r w:rsidRPr="00B56C9B">
        <w:t>R Core Team. 2015. R: A Language and Environment for Statistical Computing. R Foundation for Statistical Computing, Vienna, Austria.</w:t>
      </w:r>
    </w:p>
    <w:p w14:paraId="4E88F5EB" w14:textId="77777777" w:rsidR="00B56C9B" w:rsidRPr="00B56C9B" w:rsidRDefault="00B56C9B" w:rsidP="00F15099">
      <w:pPr>
        <w:pStyle w:val="Bibliography"/>
      </w:pPr>
      <w:r w:rsidRPr="00B56C9B">
        <w:t>Tilman, D. 1977. Resource Competition between Plankton Algae: An Experimental and Theoretical Approach. Ecology 58:338–348.</w:t>
      </w:r>
    </w:p>
    <w:p w14:paraId="774F28D6" w14:textId="77777777" w:rsidR="00B56C9B" w:rsidRPr="00B56C9B" w:rsidRDefault="00B56C9B" w:rsidP="00F15099">
      <w:pPr>
        <w:pStyle w:val="Bibliography"/>
      </w:pPr>
      <w:r w:rsidRPr="00B56C9B">
        <w:t>Tjoelker, M. G., J. M. Craine, D. Wedin, P. B. Reich, and D. Tilman. 2005. Linking leaf and root trait syndromes among 39 grassland and savannah species. New Phytologist 167:493–508.</w:t>
      </w:r>
    </w:p>
    <w:p w14:paraId="32DE8C3C" w14:textId="77777777" w:rsidR="00B56C9B" w:rsidRPr="00B56C9B" w:rsidRDefault="00B56C9B" w:rsidP="00F15099">
      <w:pPr>
        <w:pStyle w:val="Bibliography"/>
      </w:pPr>
      <w:r w:rsidRPr="00B56C9B">
        <w:t>Vandermeer, J. H. 1969. The Competitive Structure of Communities: An Experimental Approach with Protozoa. Ecology 50:362–371.</w:t>
      </w:r>
    </w:p>
    <w:p w14:paraId="7B78105E" w14:textId="2FED289C" w:rsidR="0061034E" w:rsidRDefault="00F56B3F" w:rsidP="00862024">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0FB18A25" w:rsidR="00081BE7" w:rsidRDefault="0063756B" w:rsidP="00081BE7">
      <w:pPr>
        <w:pStyle w:val="BodyText"/>
        <w:keepNext/>
        <w:ind w:firstLine="0"/>
        <w:rPr>
          <w:ins w:id="763" w:author="Andy Kleinhesselink" w:date="2019-11-06T14:55:00Z"/>
        </w:rPr>
      </w:pPr>
      <w:commentRangeStart w:id="764"/>
      <w:del w:id="765" w:author="Andy Kleinhesselink" w:date="2019-11-06T14:55:00Z">
        <w:r w:rsidDel="00081BE7">
          <w:rPr>
            <w:noProof/>
          </w:rPr>
          <w:drawing>
            <wp:inline distT="0" distB="0" distL="0" distR="0" wp14:anchorId="5638FC75" wp14:editId="0ACCFF0E">
              <wp:extent cx="4679576" cy="3509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682168" cy="3511626"/>
                      </a:xfrm>
                      <a:prstGeom prst="rect">
                        <a:avLst/>
                      </a:prstGeom>
                    </pic:spPr>
                  </pic:pic>
                </a:graphicData>
              </a:graphic>
            </wp:inline>
          </w:drawing>
        </w:r>
      </w:del>
      <w:commentRangeEnd w:id="764"/>
      <w:del w:id="766" w:author="Andy Kleinhesselink" w:date="2019-11-06T14:56:00Z">
        <w:r w:rsidR="00686142" w:rsidDel="00081BE7">
          <w:rPr>
            <w:rStyle w:val="CommentReference"/>
          </w:rPr>
          <w:commentReference w:id="764"/>
        </w:r>
      </w:del>
      <w:commentRangeStart w:id="767"/>
      <w:ins w:id="768" w:author="Andy Kleinhesselink" w:date="2019-11-06T14:55:00Z">
        <w:r w:rsidR="00081BE7">
          <w:rPr>
            <w:noProof/>
          </w:rPr>
          <w:drawing>
            <wp:inline distT="0" distB="0" distL="0" distR="0" wp14:anchorId="029C9B59" wp14:editId="591D99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2">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commentRangeEnd w:id="767"/>
        <w:r w:rsidR="00081BE7">
          <w:rPr>
            <w:rStyle w:val="CommentReference"/>
          </w:rPr>
          <w:commentReference w:id="767"/>
        </w:r>
      </w:ins>
    </w:p>
    <w:p w14:paraId="68D7F286" w14:textId="029739A8" w:rsidR="00081BE7" w:rsidRDefault="00081BE7" w:rsidP="00081BE7">
      <w:pPr>
        <w:pStyle w:val="Caption"/>
        <w:rPr>
          <w:ins w:id="769" w:author="Andy Kleinhesselink" w:date="2019-11-06T14:57:00Z"/>
        </w:rPr>
      </w:pPr>
      <w:ins w:id="770" w:author="Andy Kleinhesselink" w:date="2019-11-06T14:55:00Z">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Pr="00004D89">
          <w:rPr>
            <w:noProof/>
          </w:rPr>
          <w:t>1</w:t>
        </w:r>
        <w:r w:rsidRPr="00004D89">
          <w:rPr>
            <w:b w:val="0"/>
            <w:bCs w:val="0"/>
            <w:noProof/>
          </w:rPr>
          <w:fldChar w:fldCharType="end"/>
        </w:r>
        <w:r w:rsidRPr="00004D89">
          <w:t xml:space="preserve">. Interaction modifications lead to higher order interactions.  In A, a pairwise model is shown without interaction modification. The competitive effect of species two and three on the focal species, one, are shown as separate blue arrows.  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proofErr w:type="spellStart"/>
        <w:r w:rsidRPr="00004D89">
          <w:rPr>
            <w:i/>
          </w:rPr>
          <w:t>i</w:t>
        </w:r>
        <w:proofErr w:type="spellEnd"/>
        <w:r w:rsidRPr="00004D89">
          <w:rPr>
            <w:i/>
          </w:rPr>
          <w:t>)</w:t>
        </w:r>
        <w:r w:rsidRPr="00004D89">
          <w:t xml:space="preserve"> the dashed arrow shows that the effect of three is modified by the density of two; in </w:t>
        </w:r>
        <w:r w:rsidRPr="00004D89">
          <w:rPr>
            <w:i/>
          </w:rPr>
          <w:t>ii)</w:t>
        </w:r>
        <w:r w:rsidRPr="00004D89">
          <w:t xml:space="preserve"> the effect of two is modified by the density of </w:t>
        </w:r>
        <w:r w:rsidRPr="00004D89">
          <w:lastRenderedPageBreak/>
          <w:t>three. In reality, the interaction modifications are not separate but result in a single HOI</w:t>
        </w:r>
      </w:ins>
      <w:bookmarkStart w:id="771" w:name="_GoBack"/>
      <w:bookmarkEnd w:id="771"/>
      <w:ins w:id="772" w:author="Andy Kleinhesselink" w:date="2019-11-06T16:31:00Z">
        <w:r w:rsidR="0060051F">
          <w:t xml:space="preserve">, </w:t>
        </w:r>
      </w:ins>
      <m:oMath>
        <m:sSub>
          <m:sSubPr>
            <m:ctrlPr>
              <w:ins w:id="773" w:author="Andy Kleinhesselink" w:date="2019-11-06T16:33:00Z">
                <w:rPr>
                  <w:rFonts w:ascii="Cambria Math" w:hAnsi="Cambria Math"/>
                  <w:i/>
                  <w:iCs/>
                </w:rPr>
              </w:ins>
            </m:ctrlPr>
          </m:sSubPr>
          <m:e>
            <m:r>
              <w:ins w:id="774" w:author="Andy Kleinhesselink" w:date="2019-11-06T16:33:00Z">
                <m:rPr>
                  <m:sty m:val="bi"/>
                </m:rPr>
                <w:rPr>
                  <w:rFonts w:ascii="Cambria Math" w:hAnsi="Cambria Math"/>
                </w:rPr>
                <m:t>β</m:t>
              </w:ins>
            </m:r>
          </m:e>
          <m:sub>
            <m:r>
              <w:ins w:id="775" w:author="Andy Kleinhesselink" w:date="2019-11-06T16:33:00Z">
                <m:rPr>
                  <m:sty m:val="bi"/>
                </m:rPr>
                <w:rPr>
                  <w:rFonts w:ascii="Cambria Math" w:hAnsi="Cambria Math"/>
                </w:rPr>
                <m:t>1</m:t>
              </w:ins>
            </m:r>
            <m:d>
              <m:dPr>
                <m:ctrlPr>
                  <w:ins w:id="776" w:author="Andy Kleinhesselink" w:date="2019-11-06T16:33:00Z">
                    <w:rPr>
                      <w:rFonts w:ascii="Cambria Math" w:hAnsi="Cambria Math"/>
                      <w:i/>
                      <w:iCs/>
                    </w:rPr>
                  </w:ins>
                </m:ctrlPr>
              </m:dPr>
              <m:e>
                <m:r>
                  <w:ins w:id="777" w:author="Andy Kleinhesselink" w:date="2019-11-06T16:33:00Z">
                    <m:rPr>
                      <m:sty m:val="bi"/>
                    </m:rPr>
                    <w:rPr>
                      <w:rFonts w:ascii="Cambria Math" w:hAnsi="Cambria Math"/>
                    </w:rPr>
                    <m:t>2,3</m:t>
                  </w:ins>
                </m:r>
              </m:e>
            </m:d>
          </m:sub>
        </m:sSub>
      </m:oMath>
      <w:ins w:id="778" w:author="Andy Kleinhesselink" w:date="2019-11-06T16:33:00Z">
        <w:r w:rsidR="00991A45">
          <w:t xml:space="preserve">, </w:t>
        </w:r>
      </w:ins>
      <w:ins w:id="779" w:author="Andy Kleinhesselink" w:date="2019-11-06T14:55:00Z">
        <w:r w:rsidRPr="00004D89">
          <w:t xml:space="preserve">between two and three shown with the curved arrows in </w:t>
        </w:r>
        <w:r w:rsidRPr="00004D89">
          <w:rPr>
            <w:i/>
          </w:rPr>
          <w:t>iii</w:t>
        </w:r>
        <w:r w:rsidRPr="00004D89">
          <w:t>.</w:t>
        </w:r>
        <w:r>
          <w:t xml:space="preserve"> </w:t>
        </w:r>
      </w:ins>
    </w:p>
    <w:p w14:paraId="734452F3" w14:textId="77777777" w:rsidR="00081BE7" w:rsidRDefault="00081BE7">
      <w:pPr>
        <w:spacing w:line="276" w:lineRule="auto"/>
        <w:ind w:firstLine="0"/>
        <w:jc w:val="both"/>
        <w:rPr>
          <w:ins w:id="780" w:author="Andy Kleinhesselink" w:date="2019-11-06T14:57:00Z"/>
          <w:rFonts w:cs="Cambria (Body CS)"/>
          <w:b/>
          <w:bCs/>
          <w:szCs w:val="18"/>
        </w:rPr>
      </w:pPr>
      <w:ins w:id="781" w:author="Andy Kleinhesselink" w:date="2019-11-06T14:57:00Z">
        <w:r>
          <w:br w:type="page"/>
        </w:r>
      </w:ins>
    </w:p>
    <w:p w14:paraId="22779042" w14:textId="77777777" w:rsidR="00081BE7" w:rsidRDefault="00081BE7" w:rsidP="00081BE7">
      <w:pPr>
        <w:keepNext/>
        <w:spacing w:line="276" w:lineRule="auto"/>
        <w:ind w:firstLine="0"/>
        <w:jc w:val="both"/>
        <w:rPr>
          <w:ins w:id="782" w:author="Andy Kleinhesselink" w:date="2019-11-06T14:55:00Z"/>
        </w:rPr>
      </w:pPr>
      <w:commentRangeStart w:id="783"/>
      <w:ins w:id="784" w:author="Andy Kleinhesselink" w:date="2019-11-06T14:55:00Z">
        <w:r>
          <w:rPr>
            <w:noProof/>
          </w:rPr>
          <w:lastRenderedPageBreak/>
          <w:drawing>
            <wp:inline distT="0" distB="0" distL="0" distR="0" wp14:anchorId="23D9F22A" wp14:editId="50A4EC63">
              <wp:extent cx="5440680" cy="61173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13">
                        <a:extLst>
                          <a:ext uri="{28A0092B-C50C-407E-A947-70E740481C1C}">
                            <a14:useLocalDpi xmlns:a14="http://schemas.microsoft.com/office/drawing/2010/main" val="0"/>
                          </a:ext>
                        </a:extLst>
                      </a:blip>
                      <a:stretch>
                        <a:fillRect/>
                      </a:stretch>
                    </pic:blipFill>
                    <pic:spPr>
                      <a:xfrm>
                        <a:off x="0" y="0"/>
                        <a:ext cx="5440680" cy="6117336"/>
                      </a:xfrm>
                      <a:prstGeom prst="rect">
                        <a:avLst/>
                      </a:prstGeom>
                    </pic:spPr>
                  </pic:pic>
                </a:graphicData>
              </a:graphic>
            </wp:inline>
          </w:drawing>
        </w:r>
        <w:commentRangeEnd w:id="783"/>
        <w:r>
          <w:rPr>
            <w:rStyle w:val="CommentReference"/>
          </w:rPr>
          <w:commentReference w:id="783"/>
        </w:r>
      </w:ins>
    </w:p>
    <w:p w14:paraId="5FE5FED4" w14:textId="77777777" w:rsidR="00081BE7" w:rsidRDefault="00081BE7" w:rsidP="00081BE7">
      <w:pPr>
        <w:pStyle w:val="Caption"/>
        <w:rPr>
          <w:ins w:id="785" w:author="Andy Kleinhesselink" w:date="2019-11-06T14:55:00Z"/>
        </w:rPr>
      </w:pPr>
      <w:ins w:id="786" w:author="Andy Kleinhesselink" w:date="2019-11-06T14:55:00Z">
        <w:r>
          <w:t xml:space="preserve">Figure </w:t>
        </w:r>
        <w:r>
          <w:fldChar w:fldCharType="begin"/>
        </w:r>
        <w:r>
          <w:instrText xml:space="preserve"> SEQ Figure \* ARABIC </w:instrText>
        </w:r>
        <w:r>
          <w:fldChar w:fldCharType="separate"/>
        </w:r>
        <w:r>
          <w:rPr>
            <w:noProof/>
          </w:rPr>
          <w:t>2</w:t>
        </w:r>
        <w:r>
          <w:fldChar w:fldCharType="end"/>
        </w:r>
        <w:r>
          <w:t xml:space="preserve"> Definition of higher order interactions illustrated by functional dependency diagrams. In each panel, we illustrate how a multi-competitor competition model is broken down into a set of univariate functions connected by addition or subtraction.  In A) a model is pairwise and does not have HOIs when there is only one path </w:t>
        </w:r>
        <w:r>
          <w:lastRenderedPageBreak/>
          <w:t xml:space="preserve">between competitor species’ density and the focal species’ performance.  Following the blue arrows from the bottom of the diagram, the densities of each competitor, </w:t>
        </w:r>
        <w:r w:rsidRPr="002930BB">
          <w:rPr>
            <w:i/>
          </w:rPr>
          <w:t>N</w:t>
        </w:r>
        <w:r w:rsidRPr="002930BB">
          <w:rPr>
            <w:i/>
            <w:vertAlign w:val="subscript"/>
          </w:rPr>
          <w:t>2</w:t>
        </w:r>
        <w:r>
          <w:t xml:space="preserve"> and </w:t>
        </w:r>
        <w:r w:rsidRPr="002930BB">
          <w:rPr>
            <w:i/>
          </w:rPr>
          <w:t>N</w:t>
        </w:r>
        <w:r w:rsidRPr="002930BB">
          <w:rPr>
            <w:i/>
            <w:vertAlign w:val="subscript"/>
          </w:rPr>
          <w:t>3</w:t>
        </w:r>
        <w:r>
          <w:t xml:space="preserve">, are inputs for functions </w:t>
        </w:r>
        <w:r w:rsidRPr="00F15099">
          <w:rPr>
            <w:i/>
          </w:rPr>
          <w:t>g</w:t>
        </w:r>
        <w:r>
          <w:t xml:space="preserve"> and </w:t>
        </w:r>
        <w:r w:rsidRPr="00F15099">
          <w:rPr>
            <w:i/>
          </w:rPr>
          <w:t>h</w:t>
        </w:r>
        <w:r>
          <w:t xml:space="preserve">. The outputs of these functions are combined by addition and their sum is the input for the function, </w:t>
        </w:r>
        <w:r w:rsidRPr="00F15099">
          <w:rPr>
            <w:i/>
          </w:rPr>
          <w:t>f</w:t>
        </w:r>
        <w:r>
          <w:t xml:space="preserve">, which returns </w:t>
        </w:r>
        <w:r w:rsidRPr="00F15099">
          <w:rPr>
            <w:i/>
          </w:rPr>
          <w:t>y</w:t>
        </w:r>
        <w:r>
          <w:t xml:space="preserve">, the population growth rate of the focal species.  By contrast, B) shows a model with HOIs, defined by the fact that there are multiple paths connecting the competitor species’ densities to the focal species’ performance.  When competitor species have more than one effect depending on the density of another competitor, this is an HOI. In C) a specific example of a non-linear, but still pairwise, model is shown.  In D) a specific example of a model with HOIs between competitors. The multi-competitor model involves more than one path from the competitor’s densities to the focal species. </w:t>
        </w:r>
      </w:ins>
    </w:p>
    <w:p w14:paraId="156DF677" w14:textId="77777777" w:rsidR="00081BE7" w:rsidRDefault="00081BE7" w:rsidP="00081BE7">
      <w:pPr>
        <w:pStyle w:val="Caption"/>
        <w:rPr>
          <w:ins w:id="787" w:author="Andy Kleinhesselink" w:date="2019-11-06T14:55:00Z"/>
        </w:rPr>
      </w:pPr>
    </w:p>
    <w:p w14:paraId="3694F8D7" w14:textId="77777777" w:rsidR="00081BE7" w:rsidRDefault="00081BE7" w:rsidP="00081BE7">
      <w:pPr>
        <w:keepNext/>
        <w:spacing w:line="276" w:lineRule="auto"/>
        <w:ind w:firstLine="0"/>
        <w:jc w:val="both"/>
        <w:rPr>
          <w:ins w:id="788" w:author="Andy Kleinhesselink" w:date="2019-11-06T14:55:00Z"/>
        </w:rPr>
      </w:pPr>
      <w:commentRangeStart w:id="789"/>
      <w:ins w:id="790" w:author="Andy Kleinhesselink" w:date="2019-11-06T14:55:00Z">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4">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commentRangeEnd w:id="789"/>
        <w:r>
          <w:rPr>
            <w:rStyle w:val="CommentReference"/>
          </w:rPr>
          <w:commentReference w:id="789"/>
        </w:r>
      </w:ins>
    </w:p>
    <w:p w14:paraId="0C1B2022" w14:textId="77777777" w:rsidR="00081BE7" w:rsidRDefault="00081BE7" w:rsidP="00081BE7">
      <w:pPr>
        <w:pStyle w:val="Caption"/>
        <w:jc w:val="both"/>
        <w:rPr>
          <w:ins w:id="791" w:author="Andy Kleinhesselink" w:date="2019-11-06T14:55:00Z"/>
        </w:rPr>
      </w:pPr>
      <w:ins w:id="792" w:author="Andy Kleinhesselink" w:date="2019-11-06T14:55:00Z">
        <w:r w:rsidRPr="008C5D31">
          <w:t xml:space="preserve">Figure </w:t>
        </w:r>
        <w:r w:rsidRPr="008C5D31">
          <w:fldChar w:fldCharType="begin"/>
        </w:r>
        <w:r w:rsidRPr="008C5D31">
          <w:instrText xml:space="preserve"> SEQ Figure \* ARABIC </w:instrText>
        </w:r>
        <w:r w:rsidRPr="008C5D31">
          <w:fldChar w:fldCharType="separate"/>
        </w:r>
        <w:r w:rsidRPr="008C5D31">
          <w:rPr>
            <w:noProof/>
          </w:rPr>
          <w:t>3</w:t>
        </w:r>
        <w:r w:rsidRPr="008C5D31">
          <w:fldChar w:fldCharType="end"/>
        </w:r>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w:t>
        </w:r>
        <w:r w:rsidRPr="008C5D31">
          <w:lastRenderedPageBreak/>
          <w:t>each plot allowing the response to competition from each competitor species to be fitted.</w:t>
        </w:r>
        <w:r>
          <w:t xml:space="preserve">  </w:t>
        </w:r>
        <w:r>
          <w:br w:type="page"/>
        </w:r>
      </w:ins>
    </w:p>
    <w:p w14:paraId="7CA5F634" w14:textId="77777777" w:rsidR="00081BE7" w:rsidRDefault="00081BE7" w:rsidP="00081BE7">
      <w:pPr>
        <w:pStyle w:val="figcaption"/>
        <w:keepNext/>
        <w:rPr>
          <w:ins w:id="793" w:author="Andy Kleinhesselink" w:date="2019-11-06T14:55:00Z"/>
        </w:rPr>
      </w:pPr>
      <w:ins w:id="794" w:author="Andy Kleinhesselink" w:date="2019-11-06T14:55:00Z">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ins>
    </w:p>
    <w:p w14:paraId="05E312C5" w14:textId="77777777" w:rsidR="00081BE7" w:rsidRPr="00FB51D5" w:rsidRDefault="00081BE7" w:rsidP="00081BE7">
      <w:pPr>
        <w:pStyle w:val="figcaption"/>
        <w:rPr>
          <w:ins w:id="795" w:author="Andy Kleinhesselink" w:date="2019-11-06T14:55:00Z"/>
        </w:rPr>
      </w:pPr>
      <w:ins w:id="796"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Example time course of A) annual plant growth and B) resource concentration during a single simulated growing season.  In this example, each species’ population was initiated with one seed. The early season species (black) grows rapidly when resource availability is high and senesces early. By contrast, the late season species (blue) grows more slowly but grows later into the season as resource availability declines.  The growth curve for the mid-season species (red) lies between these extremes. </w:t>
        </w:r>
      </w:ins>
    </w:p>
    <w:p w14:paraId="7353B600" w14:textId="77777777" w:rsidR="00081BE7" w:rsidRDefault="00081BE7" w:rsidP="00081BE7">
      <w:pPr>
        <w:pStyle w:val="figcaption"/>
        <w:keepNext/>
        <w:rPr>
          <w:ins w:id="797" w:author="Andy Kleinhesselink" w:date="2019-11-06T14:55:00Z"/>
        </w:rPr>
      </w:pPr>
      <w:ins w:id="798" w:author="Andy Kleinhesselink" w:date="2019-11-06T14:55:00Z">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ins>
    </w:p>
    <w:p w14:paraId="6D7A252B" w14:textId="77777777" w:rsidR="00081BE7" w:rsidRPr="008F4F3E" w:rsidRDefault="00081BE7" w:rsidP="00081BE7">
      <w:pPr>
        <w:pStyle w:val="Caption"/>
        <w:rPr>
          <w:ins w:id="799" w:author="Andy Kleinhesselink" w:date="2019-11-06T14:55:00Z"/>
        </w:rPr>
      </w:pPr>
      <w:ins w:id="800"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ins>
    </w:p>
    <w:p w14:paraId="01F0D68A" w14:textId="77777777" w:rsidR="00081BE7" w:rsidRDefault="00081BE7" w:rsidP="00081BE7">
      <w:pPr>
        <w:pStyle w:val="Caption"/>
        <w:rPr>
          <w:ins w:id="801" w:author="Andy Kleinhesselink" w:date="2019-11-06T14:55:00Z"/>
        </w:rPr>
      </w:pPr>
      <w:ins w:id="802" w:author="Andy Kleinhesselink" w:date="2019-11-06T14:55:00Z">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ins>
    </w:p>
    <w:p w14:paraId="0F631F9D" w14:textId="77777777" w:rsidR="00081BE7" w:rsidRPr="00A84CDB" w:rsidRDefault="00081BE7" w:rsidP="00081BE7">
      <w:pPr>
        <w:pStyle w:val="Caption"/>
        <w:rPr>
          <w:ins w:id="803" w:author="Andy Kleinhesselink" w:date="2019-11-06T14:55:00Z"/>
        </w:rPr>
      </w:pPr>
      <w:ins w:id="804"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Comparison of the Hassel, multiplicative (model 2), and HOI models fit to each focal species. The y-axis shows the simulated per capita seed production of the focal species. The x-axis shows the per capita seed production predicted by the phenomenological model.  The top row, A-C, shows the prediction for the Hassel model; the middle row, D-F, shows the prediction from the multiplicative model; and the bottom row, G-I, shows the prediction from the HOI model.  The one-to-one line and root-mean-squared error (RMSE) for each model are shown on each panel. </w:t>
        </w:r>
        <w:r>
          <w:br w:type="page"/>
        </w:r>
      </w:ins>
    </w:p>
    <w:p w14:paraId="68C07558" w14:textId="77777777" w:rsidR="00081BE7" w:rsidRDefault="00081BE7" w:rsidP="00081BE7">
      <w:pPr>
        <w:pStyle w:val="Caption"/>
        <w:rPr>
          <w:ins w:id="805" w:author="Andy Kleinhesselink" w:date="2019-11-06T14:55:00Z"/>
        </w:rPr>
      </w:pPr>
      <w:ins w:id="806" w:author="Andy Kleinhesselink" w:date="2019-11-06T14:55:00Z">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ins>
    </w:p>
    <w:p w14:paraId="3A62A15D" w14:textId="77777777" w:rsidR="00081BE7" w:rsidRPr="00C04B61" w:rsidRDefault="00081BE7" w:rsidP="00081BE7">
      <w:pPr>
        <w:pStyle w:val="Caption"/>
        <w:rPr>
          <w:ins w:id="807" w:author="Andy Kleinhesselink" w:date="2019-11-06T14:55:00Z"/>
        </w:rPr>
      </w:pPr>
      <w:ins w:id="808" w:author="Andy Kleinhesselink" w:date="2019-11-06T14:5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Interaction coefficients for each of focal species from the HOI model.  The top row, A-C, shows the pairwise competition coefficients for the focal species and each competitor. The bottom row, D-F, shows the two-species HOI coefficients.  Coefficient subscripts indicate which focal species and competitor species are involved, 1 = Early, 2 = Mid, 3 = Late.  </w:t>
        </w:r>
        <w:r>
          <w:br w:type="page"/>
        </w:r>
      </w:ins>
    </w:p>
    <w:p w14:paraId="74D531F1" w14:textId="77777777" w:rsidR="00081BE7" w:rsidRDefault="00081BE7" w:rsidP="00081BE7">
      <w:pPr>
        <w:pStyle w:val="Heading"/>
        <w:rPr>
          <w:ins w:id="809" w:author="Andy Kleinhesselink" w:date="2019-11-06T14:55:00Z"/>
        </w:rPr>
      </w:pPr>
      <w:ins w:id="810" w:author="Andy Kleinhesselink" w:date="2019-11-06T14:55:00Z">
        <w:r>
          <w:lastRenderedPageBreak/>
          <w:t>Supporting Information – Additional Tables</w:t>
        </w:r>
      </w:ins>
    </w:p>
    <w:p w14:paraId="31E9DD7E" w14:textId="77777777" w:rsidR="00081BE7" w:rsidRDefault="00081BE7" w:rsidP="00081BE7">
      <w:pPr>
        <w:pStyle w:val="Caption"/>
        <w:keepNext/>
        <w:rPr>
          <w:ins w:id="811" w:author="Andy Kleinhesselink" w:date="2019-11-06T14:55:00Z"/>
        </w:rPr>
      </w:pPr>
      <w:ins w:id="812" w:author="Andy Kleinhesselink" w:date="2019-11-06T14:55:00Z">
        <w:r>
          <w:t xml:space="preserve">Table S </w:t>
        </w:r>
        <w:r>
          <w:rPr>
            <w:noProof/>
          </w:rPr>
          <w:fldChar w:fldCharType="begin"/>
        </w:r>
        <w:r>
          <w:rPr>
            <w:noProof/>
          </w:rPr>
          <w:instrText xml:space="preserve"> SEQ Table_S \* ARABIC </w:instrText>
        </w:r>
        <w:r>
          <w:rPr>
            <w:noProof/>
          </w:rPr>
          <w:fldChar w:fldCharType="separate"/>
        </w:r>
        <w:r>
          <w:rPr>
            <w:noProof/>
          </w:rPr>
          <w:t>1</w:t>
        </w:r>
        <w:r>
          <w:rPr>
            <w:noProof/>
          </w:rPr>
          <w:fldChar w:fldCharType="end"/>
        </w:r>
        <w:r>
          <w:t xml:space="preserve">  Table of parameter values used in the growth simulation experiment in the main text. </w:t>
        </w:r>
      </w:ins>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ins w:id="813" w:author="Andy Kleinhesselink" w:date="2019-11-06T14:55:00Z"/>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ins w:id="814" w:author="Andy Kleinhesselink" w:date="2019-11-06T14:55:00Z"/>
                <w:rFonts w:ascii="Calibri" w:eastAsia="Times New Roman" w:hAnsi="Calibri" w:cs="Times New Roman"/>
                <w:color w:val="000000"/>
                <w:szCs w:val="24"/>
              </w:rPr>
            </w:pPr>
            <w:ins w:id="815" w:author="Andy Kleinhesselink" w:date="2019-11-06T14:55:00Z">
              <w:r w:rsidRPr="00F45FB8">
                <w:rPr>
                  <w:rFonts w:ascii="Calibri" w:eastAsia="Times New Roman" w:hAnsi="Calibri" w:cs="Times New Roman"/>
                  <w:color w:val="000000"/>
                  <w:szCs w:val="24"/>
                </w:rPr>
                <w:t>Parameter</w:t>
              </w:r>
            </w:ins>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ins w:id="816" w:author="Andy Kleinhesselink" w:date="2019-11-06T14:55:00Z"/>
                <w:rFonts w:ascii="Calibri" w:eastAsia="Times New Roman" w:hAnsi="Calibri" w:cs="Times New Roman"/>
                <w:color w:val="000000"/>
                <w:szCs w:val="24"/>
              </w:rPr>
            </w:pPr>
            <w:ins w:id="817" w:author="Andy Kleinhesselink" w:date="2019-11-06T14:55:00Z">
              <w:r w:rsidRPr="00F45FB8">
                <w:rPr>
                  <w:rFonts w:ascii="Calibri" w:eastAsia="Times New Roman" w:hAnsi="Calibri" w:cs="Times New Roman"/>
                  <w:color w:val="000000"/>
                  <w:szCs w:val="24"/>
                </w:rPr>
                <w:t>Value</w:t>
              </w:r>
            </w:ins>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ins w:id="818" w:author="Andy Kleinhesselink" w:date="2019-11-06T14:55:00Z"/>
                <w:rFonts w:ascii="Calibri" w:eastAsia="Times New Roman" w:hAnsi="Calibri" w:cs="Times New Roman"/>
                <w:color w:val="000000"/>
                <w:szCs w:val="24"/>
              </w:rPr>
            </w:pPr>
            <w:ins w:id="819" w:author="Andy Kleinhesselink" w:date="2019-11-06T14:55:00Z">
              <w:r w:rsidRPr="00F45FB8">
                <w:rPr>
                  <w:rFonts w:ascii="Calibri" w:eastAsia="Times New Roman" w:hAnsi="Calibri" w:cs="Times New Roman"/>
                  <w:color w:val="000000"/>
                  <w:szCs w:val="24"/>
                </w:rPr>
                <w:t>Definition</w:t>
              </w:r>
            </w:ins>
          </w:p>
        </w:tc>
      </w:tr>
      <w:tr w:rsidR="00081BE7" w:rsidRPr="00B60DD1" w14:paraId="7B043D3E" w14:textId="77777777" w:rsidTr="00185B90">
        <w:trPr>
          <w:trHeight w:val="354"/>
          <w:ins w:id="820" w:author="Andy Kleinhesselink" w:date="2019-11-06T14:55:00Z"/>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ins w:id="821" w:author="Andy Kleinhesselink" w:date="2019-11-06T14:55:00Z"/>
                <w:rFonts w:ascii="Calibri" w:eastAsia="Times New Roman" w:hAnsi="Calibri" w:cs="Times New Roman"/>
                <w:i/>
                <w:color w:val="000000"/>
                <w:szCs w:val="24"/>
              </w:rPr>
            </w:pPr>
            <w:ins w:id="822" w:author="Andy Kleinhesselink" w:date="2019-11-06T14:55:00Z">
              <w:r w:rsidRPr="0078682F">
                <w:rPr>
                  <w:rFonts w:ascii="Calibri" w:eastAsia="Times New Roman" w:hAnsi="Calibri" w:cs="Times New Roman"/>
                  <w:i/>
                  <w:color w:val="000000"/>
                  <w:szCs w:val="24"/>
                </w:rPr>
                <w:t>U</w:t>
              </w:r>
            </w:ins>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ins w:id="823" w:author="Andy Kleinhesselink" w:date="2019-11-06T14:55:00Z"/>
                <w:rFonts w:ascii="Calibri" w:eastAsia="Times New Roman" w:hAnsi="Calibri" w:cs="Times New Roman"/>
                <w:color w:val="000000"/>
                <w:szCs w:val="24"/>
              </w:rPr>
            </w:pPr>
            <w:ins w:id="824" w:author="Andy Kleinhesselink" w:date="2019-11-06T14:55:00Z">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ins>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ins w:id="825" w:author="Andy Kleinhesselink" w:date="2019-11-06T14:55:00Z"/>
                <w:rFonts w:ascii="Calibri" w:eastAsia="Times New Roman" w:hAnsi="Calibri" w:cs="Times New Roman"/>
                <w:color w:val="000000"/>
                <w:szCs w:val="24"/>
              </w:rPr>
            </w:pPr>
            <w:ins w:id="826" w:author="Andy Kleinhesselink" w:date="2019-11-06T14:55:00Z">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ins>
          </w:p>
        </w:tc>
      </w:tr>
      <w:tr w:rsidR="00081BE7" w:rsidRPr="00B60DD1" w14:paraId="2242C574" w14:textId="77777777" w:rsidTr="00185B90">
        <w:trPr>
          <w:trHeight w:val="354"/>
          <w:ins w:id="827" w:author="Andy Kleinhesselink" w:date="2019-11-06T14:55:00Z"/>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ins w:id="828" w:author="Andy Kleinhesselink" w:date="2019-11-06T14:55:00Z"/>
                <w:rFonts w:ascii="Calibri" w:eastAsia="Times New Roman" w:hAnsi="Calibri" w:cs="Times New Roman"/>
                <w:i/>
                <w:color w:val="000000"/>
                <w:szCs w:val="24"/>
              </w:rPr>
            </w:pPr>
            <w:ins w:id="829" w:author="Andy Kleinhesselink" w:date="2019-11-06T14:55:00Z">
              <w:r w:rsidRPr="0078682F">
                <w:rPr>
                  <w:rFonts w:ascii="Calibri" w:eastAsia="Times New Roman" w:hAnsi="Calibri" w:cs="Times New Roman"/>
                  <w:i/>
                  <w:color w:val="000000"/>
                  <w:szCs w:val="24"/>
                </w:rPr>
                <w:t>I</w:t>
              </w:r>
            </w:ins>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ins w:id="830" w:author="Andy Kleinhesselink" w:date="2019-11-06T14:55:00Z"/>
                <w:rFonts w:ascii="Calibri" w:eastAsia="Times New Roman" w:hAnsi="Calibri" w:cs="Times New Roman"/>
                <w:color w:val="000000"/>
                <w:szCs w:val="24"/>
              </w:rPr>
            </w:pPr>
            <w:ins w:id="831" w:author="Andy Kleinhesselink" w:date="2019-11-06T14:55:00Z">
              <w:r>
                <w:rPr>
                  <w:rFonts w:ascii="Calibri" w:eastAsia="Times New Roman" w:hAnsi="Calibri" w:cs="Times New Roman"/>
                  <w:color w:val="000000"/>
                  <w:szCs w:val="24"/>
                </w:rPr>
                <w:t>0</w:t>
              </w:r>
            </w:ins>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ins w:id="832" w:author="Andy Kleinhesselink" w:date="2019-11-06T14:55:00Z"/>
                <w:rFonts w:ascii="Calibri" w:eastAsia="Times New Roman" w:hAnsi="Calibri" w:cs="Times New Roman"/>
                <w:color w:val="000000"/>
                <w:szCs w:val="24"/>
              </w:rPr>
            </w:pPr>
            <w:ins w:id="833" w:author="Andy Kleinhesselink" w:date="2019-11-06T14:55:00Z">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r>
      <w:tr w:rsidR="00081BE7" w:rsidRPr="00B60DD1" w14:paraId="651F60E3" w14:textId="77777777" w:rsidTr="00185B90">
        <w:trPr>
          <w:trHeight w:val="354"/>
          <w:ins w:id="834" w:author="Andy Kleinhesselink" w:date="2019-11-06T14:55:00Z"/>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ins w:id="835" w:author="Andy Kleinhesselink" w:date="2019-11-06T14:55:00Z"/>
                <w:rFonts w:ascii="Calibri" w:eastAsia="Times New Roman" w:hAnsi="Calibri" w:cs="Times New Roman"/>
                <w:i/>
                <w:color w:val="000000"/>
                <w:szCs w:val="24"/>
              </w:rPr>
            </w:pPr>
            <w:ins w:id="836" w:author="Andy Kleinhesselink" w:date="2019-11-06T14:55:00Z">
              <w:r w:rsidRPr="0078682F">
                <w:rPr>
                  <w:rFonts w:ascii="Calibri" w:eastAsia="Times New Roman" w:hAnsi="Calibri" w:cs="Times New Roman"/>
                  <w:i/>
                  <w:color w:val="000000"/>
                  <w:szCs w:val="24"/>
                </w:rPr>
                <w:t>R(0)</w:t>
              </w:r>
            </w:ins>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ins w:id="837" w:author="Andy Kleinhesselink" w:date="2019-11-06T14:55:00Z"/>
                <w:rFonts w:ascii="Calibri" w:eastAsia="Times New Roman" w:hAnsi="Calibri" w:cs="Times New Roman"/>
                <w:color w:val="000000"/>
                <w:szCs w:val="24"/>
              </w:rPr>
            </w:pPr>
            <w:ins w:id="838" w:author="Andy Kleinhesselink" w:date="2019-11-06T14:55:00Z">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ins>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ins w:id="839" w:author="Andy Kleinhesselink" w:date="2019-11-06T14:55:00Z"/>
                <w:rFonts w:ascii="Calibri" w:eastAsia="Times New Roman" w:hAnsi="Calibri" w:cs="Times New Roman"/>
                <w:color w:val="000000"/>
                <w:szCs w:val="24"/>
              </w:rPr>
            </w:pPr>
            <w:ins w:id="840" w:author="Andy Kleinhesselink" w:date="2019-11-06T14:55:00Z">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r>
      <w:tr w:rsidR="00081BE7" w:rsidRPr="00B60DD1" w14:paraId="76F0E081" w14:textId="77777777" w:rsidTr="00185B90">
        <w:trPr>
          <w:trHeight w:val="354"/>
          <w:ins w:id="841" w:author="Andy Kleinhesselink" w:date="2019-11-06T14:55:00Z"/>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ins w:id="842" w:author="Andy Kleinhesselink" w:date="2019-11-06T14:55:00Z"/>
                <w:rFonts w:ascii="Calibri" w:eastAsia="Times New Roman" w:hAnsi="Calibri" w:cs="Times New Roman"/>
                <w:i/>
                <w:color w:val="000000"/>
                <w:szCs w:val="24"/>
              </w:rPr>
            </w:pPr>
            <w:ins w:id="843" w:author="Andy Kleinhesselink" w:date="2019-11-06T14:55:00Z">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ins>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ins w:id="844" w:author="Andy Kleinhesselink" w:date="2019-11-06T14:55:00Z"/>
                <w:rFonts w:ascii="Calibri" w:eastAsia="Times New Roman" w:hAnsi="Calibri" w:cs="Times New Roman"/>
                <w:color w:val="000000"/>
                <w:szCs w:val="24"/>
              </w:rPr>
            </w:pPr>
            <w:ins w:id="845" w:author="Andy Kleinhesselink" w:date="2019-11-06T14:55:00Z">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ins>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ins w:id="846" w:author="Andy Kleinhesselink" w:date="2019-11-06T14:55:00Z"/>
                <w:rFonts w:ascii="Calibri" w:eastAsia="Times New Roman" w:hAnsi="Calibri" w:cs="Times New Roman"/>
                <w:color w:val="000000"/>
                <w:szCs w:val="24"/>
              </w:rPr>
            </w:pPr>
            <w:ins w:id="847" w:author="Andy Kleinhesselink" w:date="2019-11-06T14:55:00Z">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r>
      <w:tr w:rsidR="00081BE7" w:rsidRPr="00B60DD1" w14:paraId="43CE2422" w14:textId="77777777" w:rsidTr="00185B90">
        <w:trPr>
          <w:trHeight w:val="354"/>
          <w:ins w:id="848" w:author="Andy Kleinhesselink" w:date="2019-11-06T14:55:00Z"/>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ins w:id="849" w:author="Andy Kleinhesselink" w:date="2019-11-06T14:55:00Z"/>
                <w:rFonts w:ascii="Calibri" w:eastAsia="Times New Roman" w:hAnsi="Calibri" w:cs="Times New Roman"/>
                <w:i/>
                <w:color w:val="000000"/>
                <w:szCs w:val="24"/>
              </w:rPr>
            </w:pPr>
            <w:ins w:id="850" w:author="Andy Kleinhesselink" w:date="2019-11-06T14:55:00Z">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ins>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ins w:id="851" w:author="Andy Kleinhesselink" w:date="2019-11-06T14:55:00Z"/>
                <w:rFonts w:ascii="Calibri" w:eastAsia="Times New Roman" w:hAnsi="Calibri" w:cs="Times New Roman"/>
                <w:color w:val="000000"/>
                <w:szCs w:val="24"/>
              </w:rPr>
            </w:pPr>
            <w:ins w:id="852" w:author="Andy Kleinhesselink" w:date="2019-11-06T14:55:00Z">
              <w:r>
                <w:rPr>
                  <w:rFonts w:ascii="Calibri" w:eastAsia="Times New Roman" w:hAnsi="Calibri" w:cs="Times New Roman"/>
                  <w:color w:val="000000"/>
                  <w:szCs w:val="24"/>
                </w:rPr>
                <w:t>0.12</w:t>
              </w:r>
            </w:ins>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ins w:id="853" w:author="Andy Kleinhesselink" w:date="2019-11-06T14:55:00Z"/>
                <w:rFonts w:ascii="Calibri" w:eastAsia="Times New Roman" w:hAnsi="Calibri" w:cs="Times New Roman"/>
                <w:color w:val="000000"/>
                <w:szCs w:val="24"/>
              </w:rPr>
            </w:pPr>
            <w:ins w:id="854" w:author="Andy Kleinhesselink" w:date="2019-11-06T14:55:00Z">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r>
      <w:tr w:rsidR="00081BE7" w:rsidRPr="00B60DD1" w14:paraId="679A282D" w14:textId="77777777" w:rsidTr="00185B90">
        <w:trPr>
          <w:trHeight w:val="354"/>
          <w:ins w:id="855" w:author="Andy Kleinhesselink" w:date="2019-11-06T14:55:00Z"/>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ins w:id="856" w:author="Andy Kleinhesselink" w:date="2019-11-06T14:55:00Z"/>
                <w:rFonts w:ascii="Calibri" w:eastAsia="Times New Roman" w:hAnsi="Calibri" w:cs="Times New Roman"/>
                <w:i/>
                <w:color w:val="000000"/>
                <w:szCs w:val="24"/>
              </w:rPr>
            </w:pPr>
            <w:ins w:id="857" w:author="Andy Kleinhesselink" w:date="2019-11-06T14:55:00Z">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ins>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ins w:id="858" w:author="Andy Kleinhesselink" w:date="2019-11-06T14:55:00Z"/>
                <w:rFonts w:ascii="Calibri" w:eastAsia="Times New Roman" w:hAnsi="Calibri" w:cs="Times New Roman"/>
                <w:color w:val="000000"/>
                <w:szCs w:val="24"/>
              </w:rPr>
            </w:pPr>
            <w:ins w:id="859" w:author="Andy Kleinhesselink" w:date="2019-11-06T14:55:00Z">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ins>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ins w:id="860" w:author="Andy Kleinhesselink" w:date="2019-11-06T14:55:00Z"/>
                <w:rFonts w:ascii="Calibri" w:eastAsia="Times New Roman" w:hAnsi="Calibri" w:cs="Times New Roman"/>
                <w:color w:val="000000"/>
                <w:szCs w:val="24"/>
              </w:rPr>
            </w:pPr>
            <w:ins w:id="861" w:author="Andy Kleinhesselink" w:date="2019-11-06T14:55:00Z">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r>
      <w:tr w:rsidR="00081BE7" w:rsidRPr="00B60DD1" w14:paraId="1B4F9DEF" w14:textId="77777777" w:rsidTr="00185B90">
        <w:trPr>
          <w:trHeight w:val="354"/>
          <w:ins w:id="862" w:author="Andy Kleinhesselink" w:date="2019-11-06T14:55:00Z"/>
        </w:trPr>
        <w:tc>
          <w:tcPr>
            <w:tcW w:w="1382" w:type="dxa"/>
            <w:tcBorders>
              <w:top w:val="nil"/>
              <w:left w:val="nil"/>
              <w:bottom w:val="nil"/>
              <w:right w:val="nil"/>
            </w:tcBorders>
            <w:shd w:val="clear" w:color="auto" w:fill="auto"/>
            <w:vAlign w:val="center"/>
          </w:tcPr>
          <w:p w14:paraId="20043F96" w14:textId="77777777" w:rsidR="00081BE7" w:rsidRPr="0078682F" w:rsidRDefault="00081BE7" w:rsidP="00185B90">
            <w:pPr>
              <w:spacing w:line="240" w:lineRule="auto"/>
              <w:ind w:firstLine="0"/>
              <w:jc w:val="center"/>
              <w:rPr>
                <w:ins w:id="863" w:author="Andy Kleinhesselink" w:date="2019-11-06T14:55:00Z"/>
                <w:rFonts w:ascii="Calibri" w:eastAsia="Times New Roman" w:hAnsi="Calibri" w:cs="Times New Roman"/>
                <w:i/>
                <w:color w:val="000000"/>
                <w:szCs w:val="24"/>
              </w:rPr>
            </w:pPr>
            <m:oMathPara>
              <m:oMath>
                <m:sSub>
                  <m:sSubPr>
                    <m:ctrlPr>
                      <w:ins w:id="864" w:author="Andy Kleinhesselink" w:date="2019-11-06T14:55:00Z">
                        <w:rPr>
                          <w:rFonts w:ascii="Cambria Math" w:eastAsia="Times New Roman" w:hAnsi="Cambria Math" w:cs="Times New Roman"/>
                          <w:i/>
                          <w:color w:val="000000"/>
                          <w:szCs w:val="24"/>
                        </w:rPr>
                      </w:ins>
                    </m:ctrlPr>
                  </m:sSubPr>
                  <m:e>
                    <m:r>
                      <w:ins w:id="865" w:author="Andy Kleinhesselink" w:date="2019-11-06T14:55:00Z">
                        <w:rPr>
                          <w:rFonts w:ascii="Cambria Math" w:eastAsia="Times New Roman" w:hAnsi="Cambria Math" w:cs="Times New Roman"/>
                          <w:color w:val="000000"/>
                          <w:szCs w:val="24"/>
                        </w:rPr>
                        <m:t>δ</m:t>
                      </w:ins>
                    </m:r>
                  </m:e>
                  <m:sub>
                    <m:r>
                      <w:ins w:id="866" w:author="Andy Kleinhesselink" w:date="2019-11-06T14:55:00Z">
                        <w:rPr>
                          <w:rFonts w:ascii="Cambria Math" w:eastAsia="Times New Roman" w:hAnsi="Cambria Math" w:cs="Times New Roman"/>
                          <w:color w:val="000000"/>
                          <w:szCs w:val="24"/>
                        </w:rPr>
                        <m:t>1</m:t>
                      </w:ins>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ins w:id="867" w:author="Andy Kleinhesselink" w:date="2019-11-06T14:55:00Z"/>
                <w:rFonts w:ascii="Calibri" w:eastAsia="Times New Roman" w:hAnsi="Calibri" w:cs="Times New Roman"/>
                <w:color w:val="000000"/>
                <w:szCs w:val="24"/>
              </w:rPr>
            </w:pPr>
            <w:ins w:id="868" w:author="Andy Kleinhesselink" w:date="2019-11-06T14:55:00Z">
              <w:r>
                <w:rPr>
                  <w:rFonts w:ascii="Calibri" w:eastAsia="Times New Roman" w:hAnsi="Calibri" w:cs="Times New Roman"/>
                  <w:color w:val="000000"/>
                  <w:szCs w:val="24"/>
                </w:rPr>
                <w:t>0.3</w:t>
              </w:r>
            </w:ins>
          </w:p>
        </w:tc>
        <w:tc>
          <w:tcPr>
            <w:tcW w:w="5524" w:type="dxa"/>
            <w:tcBorders>
              <w:top w:val="nil"/>
              <w:left w:val="nil"/>
              <w:bottom w:val="nil"/>
              <w:right w:val="nil"/>
            </w:tcBorders>
            <w:shd w:val="clear" w:color="auto" w:fill="auto"/>
            <w:vAlign w:val="center"/>
          </w:tcPr>
          <w:p w14:paraId="79570B0B" w14:textId="77777777" w:rsidR="00081BE7" w:rsidRDefault="00081BE7" w:rsidP="00185B90">
            <w:pPr>
              <w:spacing w:line="240" w:lineRule="auto"/>
              <w:ind w:firstLine="0"/>
              <w:rPr>
                <w:ins w:id="869" w:author="Andy Kleinhesselink" w:date="2019-11-06T14:55:00Z"/>
                <w:rFonts w:ascii="Calibri" w:eastAsia="Times New Roman" w:hAnsi="Calibri" w:cs="Times New Roman"/>
                <w:color w:val="000000"/>
                <w:szCs w:val="24"/>
              </w:rPr>
            </w:pPr>
            <w:ins w:id="870" w:author="Andy Kleinhesselink" w:date="2019-11-06T14:55:00Z">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(g/g)</w:t>
              </w:r>
            </w:ins>
          </w:p>
        </w:tc>
      </w:tr>
      <w:tr w:rsidR="00081BE7" w:rsidRPr="00B60DD1" w14:paraId="0358B7F4" w14:textId="77777777" w:rsidTr="00185B90">
        <w:trPr>
          <w:trHeight w:val="354"/>
          <w:ins w:id="871" w:author="Andy Kleinhesselink" w:date="2019-11-06T14:55:00Z"/>
        </w:trPr>
        <w:tc>
          <w:tcPr>
            <w:tcW w:w="1382" w:type="dxa"/>
            <w:tcBorders>
              <w:top w:val="nil"/>
              <w:left w:val="nil"/>
              <w:bottom w:val="nil"/>
              <w:right w:val="nil"/>
            </w:tcBorders>
            <w:shd w:val="clear" w:color="auto" w:fill="auto"/>
            <w:vAlign w:val="center"/>
          </w:tcPr>
          <w:p w14:paraId="586A93E4" w14:textId="77777777" w:rsidR="00081BE7" w:rsidRPr="0078682F" w:rsidRDefault="00081BE7" w:rsidP="00185B90">
            <w:pPr>
              <w:spacing w:line="240" w:lineRule="auto"/>
              <w:ind w:firstLine="0"/>
              <w:jc w:val="center"/>
              <w:rPr>
                <w:ins w:id="872" w:author="Andy Kleinhesselink" w:date="2019-11-06T14:55:00Z"/>
                <w:rFonts w:ascii="Calibri" w:eastAsia="Times New Roman" w:hAnsi="Calibri" w:cs="Times New Roman"/>
                <w:i/>
                <w:color w:val="000000"/>
                <w:szCs w:val="24"/>
              </w:rPr>
            </w:pPr>
            <m:oMathPara>
              <m:oMath>
                <m:sSub>
                  <m:sSubPr>
                    <m:ctrlPr>
                      <w:ins w:id="873" w:author="Andy Kleinhesselink" w:date="2019-11-06T14:55:00Z">
                        <w:rPr>
                          <w:rFonts w:ascii="Cambria Math" w:eastAsia="Times New Roman" w:hAnsi="Cambria Math" w:cs="Times New Roman"/>
                          <w:i/>
                          <w:color w:val="000000"/>
                          <w:szCs w:val="24"/>
                        </w:rPr>
                      </w:ins>
                    </m:ctrlPr>
                  </m:sSubPr>
                  <m:e>
                    <m:r>
                      <w:ins w:id="874" w:author="Andy Kleinhesselink" w:date="2019-11-06T14:55:00Z">
                        <w:rPr>
                          <w:rFonts w:ascii="Cambria Math" w:eastAsia="Times New Roman" w:hAnsi="Cambria Math" w:cs="Times New Roman"/>
                          <w:color w:val="000000"/>
                          <w:szCs w:val="24"/>
                        </w:rPr>
                        <m:t>δ</m:t>
                      </w:ins>
                    </m:r>
                  </m:e>
                  <m:sub>
                    <m:r>
                      <w:ins w:id="875" w:author="Andy Kleinhesselink" w:date="2019-11-06T14:55:00Z">
                        <w:rPr>
                          <w:rFonts w:ascii="Cambria Math" w:eastAsia="Times New Roman" w:hAnsi="Cambria Math" w:cs="Times New Roman"/>
                          <w:color w:val="000000"/>
                          <w:szCs w:val="24"/>
                        </w:rPr>
                        <m:t>2</m:t>
                      </w:ins>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ins w:id="876" w:author="Andy Kleinhesselink" w:date="2019-11-06T14:55:00Z"/>
                <w:rFonts w:ascii="Calibri" w:eastAsia="Times New Roman" w:hAnsi="Calibri" w:cs="Times New Roman"/>
                <w:color w:val="000000"/>
                <w:szCs w:val="24"/>
              </w:rPr>
            </w:pPr>
            <w:ins w:id="877" w:author="Andy Kleinhesselink" w:date="2019-11-06T14:55:00Z">
              <w:r>
                <w:rPr>
                  <w:rFonts w:ascii="Calibri" w:eastAsia="Times New Roman" w:hAnsi="Calibri" w:cs="Times New Roman"/>
                  <w:color w:val="000000"/>
                  <w:szCs w:val="24"/>
                </w:rPr>
                <w:t>0.15</w:t>
              </w:r>
            </w:ins>
          </w:p>
        </w:tc>
        <w:tc>
          <w:tcPr>
            <w:tcW w:w="5524" w:type="dxa"/>
            <w:tcBorders>
              <w:top w:val="nil"/>
              <w:left w:val="nil"/>
              <w:bottom w:val="nil"/>
              <w:right w:val="nil"/>
            </w:tcBorders>
            <w:shd w:val="clear" w:color="auto" w:fill="auto"/>
            <w:vAlign w:val="center"/>
          </w:tcPr>
          <w:p w14:paraId="4176BDB6" w14:textId="77777777" w:rsidR="00081BE7" w:rsidRDefault="00081BE7" w:rsidP="00185B90">
            <w:pPr>
              <w:spacing w:line="240" w:lineRule="auto"/>
              <w:ind w:firstLine="0"/>
              <w:rPr>
                <w:ins w:id="878" w:author="Andy Kleinhesselink" w:date="2019-11-06T14:55:00Z"/>
                <w:rFonts w:ascii="Calibri" w:eastAsia="Times New Roman" w:hAnsi="Calibri" w:cs="Times New Roman"/>
                <w:color w:val="000000"/>
                <w:szCs w:val="24"/>
              </w:rPr>
            </w:pPr>
            <w:ins w:id="879" w:author="Andy Kleinhesselink" w:date="2019-11-06T14:55:00Z">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(g/g)</w:t>
              </w:r>
            </w:ins>
          </w:p>
        </w:tc>
      </w:tr>
      <w:tr w:rsidR="00081BE7" w:rsidRPr="00B60DD1" w14:paraId="4531B8C6" w14:textId="77777777" w:rsidTr="00185B90">
        <w:trPr>
          <w:trHeight w:val="354"/>
          <w:ins w:id="880" w:author="Andy Kleinhesselink" w:date="2019-11-06T14:55:00Z"/>
        </w:trPr>
        <w:tc>
          <w:tcPr>
            <w:tcW w:w="1382" w:type="dxa"/>
            <w:tcBorders>
              <w:top w:val="nil"/>
              <w:left w:val="nil"/>
              <w:bottom w:val="nil"/>
              <w:right w:val="nil"/>
            </w:tcBorders>
            <w:shd w:val="clear" w:color="auto" w:fill="auto"/>
            <w:vAlign w:val="center"/>
          </w:tcPr>
          <w:p w14:paraId="7D95AE07" w14:textId="77777777" w:rsidR="00081BE7" w:rsidRPr="0078682F" w:rsidRDefault="00081BE7" w:rsidP="00185B90">
            <w:pPr>
              <w:spacing w:line="240" w:lineRule="auto"/>
              <w:ind w:firstLine="0"/>
              <w:jc w:val="center"/>
              <w:rPr>
                <w:ins w:id="881" w:author="Andy Kleinhesselink" w:date="2019-11-06T14:55:00Z"/>
                <w:rFonts w:ascii="Calibri" w:eastAsia="Times New Roman" w:hAnsi="Calibri" w:cs="Times New Roman"/>
                <w:i/>
                <w:color w:val="000000"/>
                <w:szCs w:val="24"/>
              </w:rPr>
            </w:pPr>
            <m:oMathPara>
              <m:oMath>
                <m:sSub>
                  <m:sSubPr>
                    <m:ctrlPr>
                      <w:ins w:id="882" w:author="Andy Kleinhesselink" w:date="2019-11-06T14:55:00Z">
                        <w:rPr>
                          <w:rFonts w:ascii="Cambria Math" w:eastAsia="Times New Roman" w:hAnsi="Cambria Math" w:cs="Times New Roman"/>
                          <w:i/>
                          <w:color w:val="000000"/>
                          <w:szCs w:val="24"/>
                        </w:rPr>
                      </w:ins>
                    </m:ctrlPr>
                  </m:sSubPr>
                  <m:e>
                    <m:r>
                      <w:ins w:id="883" w:author="Andy Kleinhesselink" w:date="2019-11-06T14:55:00Z">
                        <w:rPr>
                          <w:rFonts w:ascii="Cambria Math" w:eastAsia="Times New Roman" w:hAnsi="Cambria Math" w:cs="Times New Roman"/>
                          <w:color w:val="000000"/>
                          <w:szCs w:val="24"/>
                        </w:rPr>
                        <m:t>δ</m:t>
                      </w:ins>
                    </m:r>
                  </m:e>
                  <m:sub>
                    <m:r>
                      <w:ins w:id="884" w:author="Andy Kleinhesselink" w:date="2019-11-06T14:55:00Z">
                        <w:rPr>
                          <w:rFonts w:ascii="Cambria Math" w:eastAsia="Times New Roman" w:hAnsi="Cambria Math" w:cs="Times New Roman"/>
                          <w:color w:val="000000"/>
                          <w:szCs w:val="24"/>
                        </w:rPr>
                        <m:t>3</m:t>
                      </w:ins>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ins w:id="885" w:author="Andy Kleinhesselink" w:date="2019-11-06T14:55:00Z"/>
                <w:rFonts w:ascii="Calibri" w:eastAsia="Times New Roman" w:hAnsi="Calibri" w:cs="Times New Roman"/>
                <w:color w:val="000000"/>
                <w:szCs w:val="24"/>
              </w:rPr>
            </w:pPr>
            <w:ins w:id="886" w:author="Andy Kleinhesselink" w:date="2019-11-06T14:55:00Z">
              <w:r>
                <w:rPr>
                  <w:rFonts w:ascii="Calibri" w:eastAsia="Times New Roman" w:hAnsi="Calibri" w:cs="Times New Roman"/>
                  <w:color w:val="000000"/>
                  <w:szCs w:val="24"/>
                </w:rPr>
                <w:t>0.053</w:t>
              </w:r>
            </w:ins>
          </w:p>
        </w:tc>
        <w:tc>
          <w:tcPr>
            <w:tcW w:w="5524" w:type="dxa"/>
            <w:tcBorders>
              <w:top w:val="nil"/>
              <w:left w:val="nil"/>
              <w:bottom w:val="nil"/>
              <w:right w:val="nil"/>
            </w:tcBorders>
            <w:shd w:val="clear" w:color="auto" w:fill="auto"/>
            <w:vAlign w:val="center"/>
          </w:tcPr>
          <w:p w14:paraId="752C7281" w14:textId="77777777" w:rsidR="00081BE7" w:rsidRDefault="00081BE7" w:rsidP="00185B90">
            <w:pPr>
              <w:spacing w:line="240" w:lineRule="auto"/>
              <w:ind w:firstLine="0"/>
              <w:rPr>
                <w:ins w:id="887" w:author="Andy Kleinhesselink" w:date="2019-11-06T14:55:00Z"/>
                <w:rFonts w:ascii="Calibri" w:eastAsia="Times New Roman" w:hAnsi="Calibri" w:cs="Times New Roman"/>
                <w:color w:val="000000"/>
                <w:szCs w:val="24"/>
              </w:rPr>
            </w:pPr>
            <w:ins w:id="888" w:author="Andy Kleinhesselink" w:date="2019-11-06T14:55:00Z">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(g/g)</w:t>
              </w:r>
            </w:ins>
          </w:p>
        </w:tc>
      </w:tr>
      <w:tr w:rsidR="00081BE7" w:rsidRPr="00B60DD1" w14:paraId="7AF6C7C8" w14:textId="77777777" w:rsidTr="00185B90">
        <w:trPr>
          <w:trHeight w:val="354"/>
          <w:ins w:id="889" w:author="Andy Kleinhesselink" w:date="2019-11-06T14:55:00Z"/>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ins w:id="890" w:author="Andy Kleinhesselink" w:date="2019-11-06T14:55:00Z"/>
                <w:rFonts w:ascii="Calibri" w:eastAsia="Times New Roman" w:hAnsi="Calibri" w:cs="Times New Roman"/>
                <w:i/>
                <w:color w:val="000000"/>
                <w:szCs w:val="24"/>
              </w:rPr>
            </w:pPr>
            <w:ins w:id="891" w:author="Andy Kleinhesselink" w:date="2019-11-06T14:55:00Z">
              <w:r w:rsidRPr="0078682F">
                <w:rPr>
                  <w:rFonts w:ascii="Calibri" w:eastAsia="Times New Roman" w:hAnsi="Calibri" w:cs="Times New Roman"/>
                  <w:i/>
                  <w:color w:val="000000"/>
                  <w:szCs w:val="24"/>
                </w:rPr>
                <w:t>K</w:t>
              </w:r>
            </w:ins>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ins w:id="892" w:author="Andy Kleinhesselink" w:date="2019-11-06T14:55:00Z"/>
                <w:rFonts w:ascii="Calibri" w:eastAsia="Times New Roman" w:hAnsi="Calibri" w:cs="Times New Roman"/>
                <w:color w:val="000000"/>
                <w:szCs w:val="24"/>
              </w:rPr>
            </w:pPr>
            <w:ins w:id="893" w:author="Andy Kleinhesselink" w:date="2019-11-06T14:55:00Z">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ins>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ins w:id="894" w:author="Andy Kleinhesselink" w:date="2019-11-06T14:55:00Z"/>
                <w:rFonts w:ascii="Calibri" w:eastAsia="Times New Roman" w:hAnsi="Calibri" w:cs="Times New Roman"/>
                <w:color w:val="000000"/>
                <w:szCs w:val="24"/>
              </w:rPr>
            </w:pPr>
            <w:ins w:id="895" w:author="Andy Kleinhesselink" w:date="2019-11-06T14:55:00Z">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r>
      <w:tr w:rsidR="00081BE7" w:rsidRPr="00B60DD1" w14:paraId="224DF5EA" w14:textId="77777777" w:rsidTr="00185B90">
        <w:trPr>
          <w:trHeight w:val="354"/>
          <w:ins w:id="896" w:author="Andy Kleinhesselink" w:date="2019-11-06T14:55:00Z"/>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ins w:id="897" w:author="Andy Kleinhesselink" w:date="2019-11-06T14:55:00Z"/>
                <w:rFonts w:ascii="Calibri" w:eastAsia="Times New Roman" w:hAnsi="Calibri" w:cs="Times New Roman"/>
                <w:i/>
                <w:color w:val="000000"/>
                <w:szCs w:val="24"/>
                <w:vertAlign w:val="subscript"/>
              </w:rPr>
            </w:pPr>
            <w:ins w:id="898" w:author="Andy Kleinhesselink" w:date="2019-11-06T14:55:00Z">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ins>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ins w:id="899" w:author="Andy Kleinhesselink" w:date="2019-11-06T14:55:00Z"/>
                <w:rFonts w:ascii="Calibri" w:eastAsia="Times New Roman" w:hAnsi="Calibri" w:cs="Times New Roman"/>
                <w:color w:val="000000"/>
                <w:szCs w:val="24"/>
              </w:rPr>
            </w:pPr>
            <w:ins w:id="900" w:author="Andy Kleinhesselink" w:date="2019-11-06T14:55:00Z">
              <w:r>
                <w:rPr>
                  <w:rFonts w:ascii="Calibri" w:eastAsia="Times New Roman" w:hAnsi="Calibri" w:cs="Times New Roman"/>
                  <w:color w:val="000000"/>
                  <w:szCs w:val="24"/>
                </w:rPr>
                <w:t>1</w:t>
              </w:r>
            </w:ins>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ins w:id="901" w:author="Andy Kleinhesselink" w:date="2019-11-06T14:55:00Z"/>
                <w:rFonts w:ascii="Calibri" w:eastAsia="Times New Roman" w:hAnsi="Calibri" w:cs="Times New Roman"/>
                <w:color w:val="000000"/>
                <w:szCs w:val="24"/>
              </w:rPr>
            </w:pPr>
            <w:ins w:id="902" w:author="Andy Kleinhesselink" w:date="2019-11-06T14:55:00Z">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ins>
          </w:p>
        </w:tc>
      </w:tr>
      <w:tr w:rsidR="00081BE7" w:rsidRPr="00B60DD1" w14:paraId="4D368409" w14:textId="77777777" w:rsidTr="00185B90">
        <w:trPr>
          <w:trHeight w:val="354"/>
          <w:ins w:id="903" w:author="Andy Kleinhesselink" w:date="2019-11-06T14:55:00Z"/>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ins w:id="904" w:author="Andy Kleinhesselink" w:date="2019-11-06T14:55:00Z"/>
                <w:rFonts w:ascii="Calibri" w:eastAsia="Times New Roman" w:hAnsi="Calibri" w:cs="Times New Roman"/>
                <w:i/>
                <w:color w:val="000000"/>
                <w:szCs w:val="24"/>
              </w:rPr>
            </w:pPr>
            <w:ins w:id="905" w:author="Andy Kleinhesselink" w:date="2019-11-06T14:55:00Z">
              <w:r>
                <w:rPr>
                  <w:rFonts w:ascii="Calibri" w:eastAsia="Times New Roman" w:hAnsi="Calibri" w:cs="Times New Roman"/>
                  <w:i/>
                  <w:color w:val="000000"/>
                  <w:szCs w:val="24"/>
                </w:rPr>
                <w:t>p</w:t>
              </w:r>
            </w:ins>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ins w:id="906" w:author="Andy Kleinhesselink" w:date="2019-11-06T14:55:00Z"/>
                <w:rFonts w:ascii="Calibri" w:eastAsia="Times New Roman" w:hAnsi="Calibri" w:cs="Times New Roman"/>
                <w:color w:val="000000"/>
                <w:szCs w:val="24"/>
              </w:rPr>
            </w:pPr>
            <w:ins w:id="907" w:author="Andy Kleinhesselink" w:date="2019-11-06T14:55:00Z">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ins>
          </w:p>
        </w:tc>
        <w:tc>
          <w:tcPr>
            <w:tcW w:w="5524" w:type="dxa"/>
            <w:tcBorders>
              <w:top w:val="nil"/>
              <w:left w:val="nil"/>
              <w:bottom w:val="nil"/>
              <w:right w:val="nil"/>
            </w:tcBorders>
            <w:shd w:val="clear" w:color="auto" w:fill="auto"/>
            <w:vAlign w:val="center"/>
          </w:tcPr>
          <w:p w14:paraId="19E6FAF7" w14:textId="77777777" w:rsidR="00081BE7" w:rsidRPr="00F45FB8" w:rsidRDefault="00081BE7" w:rsidP="00185B90">
            <w:pPr>
              <w:spacing w:line="240" w:lineRule="auto"/>
              <w:ind w:firstLine="0"/>
              <w:rPr>
                <w:ins w:id="908" w:author="Andy Kleinhesselink" w:date="2019-11-06T14:55:00Z"/>
                <w:rFonts w:ascii="Calibri" w:eastAsia="Times New Roman" w:hAnsi="Calibri" w:cs="Times New Roman"/>
                <w:color w:val="000000"/>
                <w:szCs w:val="24"/>
              </w:rPr>
            </w:pPr>
            <w:ins w:id="909" w:author="Andy Kleinhesselink" w:date="2019-11-06T14:55:00Z">
              <w:r>
                <w:rPr>
                  <w:rFonts w:ascii="Calibri" w:eastAsia="Times New Roman" w:hAnsi="Calibri" w:cs="Times New Roman"/>
                  <w:color w:val="000000"/>
                  <w:szCs w:val="24"/>
                </w:rPr>
                <w:t xml:space="preserve">Ratio of root to total biomass </w:t>
              </w:r>
            </w:ins>
          </w:p>
        </w:tc>
      </w:tr>
      <w:tr w:rsidR="00081BE7" w:rsidRPr="00B60DD1" w14:paraId="0AD49983" w14:textId="77777777" w:rsidTr="00185B90">
        <w:trPr>
          <w:trHeight w:val="354"/>
          <w:ins w:id="910" w:author="Andy Kleinhesselink" w:date="2019-11-06T14:55:00Z"/>
        </w:trPr>
        <w:tc>
          <w:tcPr>
            <w:tcW w:w="1382" w:type="dxa"/>
            <w:tcBorders>
              <w:top w:val="nil"/>
              <w:left w:val="nil"/>
              <w:bottom w:val="nil"/>
              <w:right w:val="nil"/>
            </w:tcBorders>
            <w:shd w:val="clear" w:color="auto" w:fill="auto"/>
            <w:vAlign w:val="center"/>
          </w:tcPr>
          <w:p w14:paraId="3F7430D9" w14:textId="77777777" w:rsidR="00081BE7" w:rsidRPr="0078682F" w:rsidRDefault="00081BE7" w:rsidP="00185B90">
            <w:pPr>
              <w:spacing w:line="240" w:lineRule="auto"/>
              <w:ind w:firstLine="0"/>
              <w:jc w:val="center"/>
              <w:rPr>
                <w:ins w:id="911" w:author="Andy Kleinhesselink" w:date="2019-11-06T14:55:00Z"/>
                <w:rFonts w:ascii="Calibri" w:eastAsia="Times New Roman" w:hAnsi="Calibri" w:cs="Times New Roman"/>
                <w:i/>
                <w:color w:val="000000"/>
                <w:szCs w:val="24"/>
              </w:rPr>
            </w:pPr>
            <w:ins w:id="912" w:author="Andy Kleinhesselink" w:date="2019-11-06T14:55:00Z">
              <w:r>
                <w:rPr>
                  <w:rFonts w:ascii="Calibri" w:eastAsia="Times New Roman" w:hAnsi="Calibri" w:cs="Times New Roman"/>
                  <w:i/>
                  <w:color w:val="000000"/>
                  <w:szCs w:val="24"/>
                </w:rPr>
                <w:t>nu</w:t>
              </w:r>
            </w:ins>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ins w:id="913" w:author="Andy Kleinhesselink" w:date="2019-11-06T14:55:00Z"/>
                <w:rFonts w:ascii="Calibri" w:eastAsia="Times New Roman" w:hAnsi="Calibri" w:cs="Times New Roman"/>
                <w:color w:val="000000"/>
                <w:szCs w:val="24"/>
              </w:rPr>
            </w:pPr>
            <w:ins w:id="914" w:author="Andy Kleinhesselink" w:date="2019-11-06T14:55:00Z">
              <w:r>
                <w:rPr>
                  <w:rFonts w:ascii="Calibri" w:eastAsia="Times New Roman" w:hAnsi="Calibri" w:cs="Times New Roman"/>
                  <w:color w:val="000000"/>
                  <w:szCs w:val="24"/>
                </w:rPr>
                <w:t>0.66</w:t>
              </w:r>
            </w:ins>
          </w:p>
        </w:tc>
        <w:tc>
          <w:tcPr>
            <w:tcW w:w="5524" w:type="dxa"/>
            <w:tcBorders>
              <w:top w:val="nil"/>
              <w:left w:val="nil"/>
              <w:bottom w:val="nil"/>
              <w:right w:val="nil"/>
            </w:tcBorders>
            <w:shd w:val="clear" w:color="auto" w:fill="auto"/>
            <w:vAlign w:val="center"/>
          </w:tcPr>
          <w:p w14:paraId="228CB3A6" w14:textId="77777777" w:rsidR="00081BE7" w:rsidRPr="00F45FB8" w:rsidRDefault="00081BE7" w:rsidP="00185B90">
            <w:pPr>
              <w:spacing w:line="240" w:lineRule="auto"/>
              <w:ind w:firstLine="0"/>
              <w:rPr>
                <w:ins w:id="915" w:author="Andy Kleinhesselink" w:date="2019-11-06T14:55:00Z"/>
                <w:rFonts w:ascii="Calibri" w:eastAsia="Times New Roman" w:hAnsi="Calibri" w:cs="Times New Roman"/>
                <w:color w:val="000000"/>
                <w:szCs w:val="24"/>
              </w:rPr>
            </w:pPr>
            <w:ins w:id="916" w:author="Andy Kleinhesselink" w:date="2019-11-06T14:55:00Z">
              <w:r>
                <w:rPr>
                  <w:rFonts w:ascii="Calibri" w:eastAsia="Times New Roman" w:hAnsi="Calibri" w:cs="Times New Roman"/>
                  <w:color w:val="000000"/>
                  <w:szCs w:val="24"/>
                </w:rPr>
                <w:t>Scaling exponent  (unitless)</w:t>
              </w:r>
            </w:ins>
          </w:p>
        </w:tc>
      </w:tr>
      <w:tr w:rsidR="00081BE7" w:rsidRPr="00B60DD1" w14:paraId="0E7ED6B6" w14:textId="77777777" w:rsidTr="00185B90">
        <w:trPr>
          <w:trHeight w:val="354"/>
          <w:ins w:id="917" w:author="Andy Kleinhesselink" w:date="2019-11-06T14:55:00Z"/>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ins w:id="918" w:author="Andy Kleinhesselink" w:date="2019-11-06T14:55:00Z"/>
                <w:rFonts w:ascii="Calibri" w:eastAsia="Times New Roman" w:hAnsi="Calibri" w:cs="Times New Roman"/>
                <w:i/>
                <w:color w:val="000000"/>
                <w:szCs w:val="24"/>
              </w:rPr>
            </w:pPr>
            <w:ins w:id="919" w:author="Andy Kleinhesselink" w:date="2019-11-06T14:55:00Z">
              <w:r w:rsidRPr="0078682F">
                <w:rPr>
                  <w:rFonts w:ascii="Calibri" w:eastAsia="Times New Roman" w:hAnsi="Calibri" w:cs="Times New Roman"/>
                  <w:i/>
                  <w:color w:val="000000"/>
                  <w:szCs w:val="24"/>
                </w:rPr>
                <w:t>q</w:t>
              </w:r>
            </w:ins>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ins w:id="920" w:author="Andy Kleinhesselink" w:date="2019-11-06T14:55:00Z"/>
                <w:rFonts w:ascii="Calibri" w:eastAsia="Times New Roman" w:hAnsi="Calibri" w:cs="Times New Roman"/>
                <w:color w:val="000000"/>
                <w:szCs w:val="24"/>
              </w:rPr>
            </w:pPr>
            <w:ins w:id="921" w:author="Andy Kleinhesselink" w:date="2019-11-06T14:55:00Z">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ins>
          </w:p>
        </w:tc>
        <w:tc>
          <w:tcPr>
            <w:tcW w:w="5524" w:type="dxa"/>
            <w:tcBorders>
              <w:top w:val="nil"/>
              <w:left w:val="nil"/>
              <w:bottom w:val="nil"/>
              <w:right w:val="nil"/>
            </w:tcBorders>
            <w:shd w:val="clear" w:color="auto" w:fill="auto"/>
            <w:vAlign w:val="center"/>
          </w:tcPr>
          <w:p w14:paraId="60072E0F" w14:textId="77777777" w:rsidR="00081BE7" w:rsidRPr="00F45FB8" w:rsidRDefault="00081BE7" w:rsidP="00185B90">
            <w:pPr>
              <w:spacing w:line="240" w:lineRule="auto"/>
              <w:ind w:firstLine="0"/>
              <w:rPr>
                <w:ins w:id="922" w:author="Andy Kleinhesselink" w:date="2019-11-06T14:55:00Z"/>
                <w:rFonts w:ascii="Calibri" w:eastAsia="Times New Roman" w:hAnsi="Calibri" w:cs="Times New Roman"/>
                <w:color w:val="000000"/>
                <w:szCs w:val="24"/>
              </w:rPr>
            </w:pPr>
            <w:ins w:id="923" w:author="Andy Kleinhesselink" w:date="2019-11-06T14:55:00Z">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(g/g)</w:t>
              </w:r>
            </w:ins>
          </w:p>
        </w:tc>
      </w:tr>
      <w:tr w:rsidR="00081BE7" w:rsidRPr="00B60DD1" w14:paraId="09B599A5" w14:textId="77777777" w:rsidTr="00185B90">
        <w:trPr>
          <w:trHeight w:val="354"/>
          <w:ins w:id="924" w:author="Andy Kleinhesselink" w:date="2019-11-06T14:55:00Z"/>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ins w:id="925" w:author="Andy Kleinhesselink" w:date="2019-11-06T14:55:00Z"/>
                <w:rFonts w:ascii="Calibri" w:eastAsia="Times New Roman" w:hAnsi="Calibri" w:cs="Times New Roman"/>
                <w:i/>
                <w:color w:val="000000"/>
                <w:szCs w:val="24"/>
              </w:rPr>
            </w:pPr>
            <m:oMathPara>
              <m:oMathParaPr>
                <m:jc m:val="center"/>
              </m:oMathParaPr>
              <m:oMath>
                <m:r>
                  <w:ins w:id="926" w:author="Andy Kleinhesselink" w:date="2019-11-06T14:55:00Z">
                    <w:rPr>
                      <w:rFonts w:ascii="Cambria Math" w:eastAsia="Times New Roman" w:hAnsi="Cambria Math" w:cs="Times New Roman"/>
                      <w:color w:val="000000"/>
                      <w:szCs w:val="24"/>
                    </w:rPr>
                    <m:t>μ</m:t>
                  </w:ins>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ins w:id="927" w:author="Andy Kleinhesselink" w:date="2019-11-06T14:55:00Z"/>
                <w:rFonts w:ascii="Calibri" w:eastAsia="Times New Roman" w:hAnsi="Calibri" w:cs="Times New Roman"/>
                <w:color w:val="000000"/>
                <w:szCs w:val="24"/>
              </w:rPr>
            </w:pPr>
            <w:ins w:id="928" w:author="Andy Kleinhesselink" w:date="2019-11-06T14:55:00Z">
              <w:r w:rsidRPr="00F45FB8">
                <w:rPr>
                  <w:rFonts w:ascii="Calibri" w:eastAsia="Times New Roman" w:hAnsi="Calibri" w:cs="Times New Roman"/>
                  <w:color w:val="000000"/>
                  <w:szCs w:val="24"/>
                </w:rPr>
                <w:t>0.005</w:t>
              </w:r>
            </w:ins>
          </w:p>
        </w:tc>
        <w:tc>
          <w:tcPr>
            <w:tcW w:w="5524" w:type="dxa"/>
            <w:tcBorders>
              <w:top w:val="nil"/>
              <w:left w:val="nil"/>
              <w:bottom w:val="nil"/>
              <w:right w:val="nil"/>
            </w:tcBorders>
            <w:shd w:val="clear" w:color="auto" w:fill="auto"/>
            <w:vAlign w:val="center"/>
          </w:tcPr>
          <w:p w14:paraId="491A1C1E" w14:textId="77777777" w:rsidR="00081BE7" w:rsidRPr="00F45FB8" w:rsidRDefault="00081BE7" w:rsidP="00185B90">
            <w:pPr>
              <w:spacing w:line="240" w:lineRule="auto"/>
              <w:ind w:firstLine="0"/>
              <w:rPr>
                <w:ins w:id="929" w:author="Andy Kleinhesselink" w:date="2019-11-06T14:55:00Z"/>
                <w:rFonts w:ascii="Calibri" w:eastAsia="Times New Roman" w:hAnsi="Calibri" w:cs="Times New Roman"/>
                <w:color w:val="000000"/>
                <w:szCs w:val="24"/>
              </w:rPr>
            </w:pPr>
            <w:ins w:id="930" w:author="Andy Kleinhesselink" w:date="2019-11-06T14:55:00Z">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(g/seed)</w:t>
              </w:r>
            </w:ins>
          </w:p>
        </w:tc>
      </w:tr>
      <w:tr w:rsidR="00081BE7" w:rsidRPr="00B60DD1" w14:paraId="7D586FF2" w14:textId="77777777" w:rsidTr="00185B90">
        <w:trPr>
          <w:trHeight w:val="354"/>
          <w:ins w:id="931" w:author="Andy Kleinhesselink" w:date="2019-11-06T14:55:00Z"/>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ins w:id="932" w:author="Andy Kleinhesselink" w:date="2019-11-06T14:55:00Z"/>
                <w:rFonts w:ascii="Calibri" w:eastAsia="Times New Roman" w:hAnsi="Calibri" w:cs="Times New Roman"/>
                <w:i/>
                <w:color w:val="000000"/>
                <w:szCs w:val="24"/>
              </w:rPr>
            </w:pPr>
            <w:ins w:id="933" w:author="Andy Kleinhesselink" w:date="2019-11-06T14:55:00Z">
              <w:r w:rsidRPr="0078682F">
                <w:rPr>
                  <w:rFonts w:ascii="Calibri" w:eastAsia="Times New Roman" w:hAnsi="Calibri" w:cs="Times New Roman"/>
                  <w:i/>
                  <w:color w:val="000000"/>
                  <w:szCs w:val="24"/>
                </w:rPr>
                <w:t>c</w:t>
              </w:r>
            </w:ins>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ins w:id="934" w:author="Andy Kleinhesselink" w:date="2019-11-06T14:55:00Z"/>
                <w:rFonts w:ascii="Calibri" w:eastAsia="Times New Roman" w:hAnsi="Calibri" w:cs="Times New Roman"/>
                <w:color w:val="000000"/>
                <w:szCs w:val="24"/>
              </w:rPr>
            </w:pPr>
            <w:ins w:id="935" w:author="Andy Kleinhesselink" w:date="2019-11-06T14:55:00Z">
              <w:r w:rsidRPr="00F45FB8">
                <w:rPr>
                  <w:rFonts w:ascii="Calibri" w:eastAsia="Times New Roman" w:hAnsi="Calibri" w:cs="Times New Roman"/>
                  <w:color w:val="000000"/>
                  <w:szCs w:val="24"/>
                </w:rPr>
                <w:t>0.1</w:t>
              </w:r>
            </w:ins>
          </w:p>
        </w:tc>
        <w:tc>
          <w:tcPr>
            <w:tcW w:w="5524" w:type="dxa"/>
            <w:tcBorders>
              <w:top w:val="nil"/>
              <w:left w:val="nil"/>
              <w:bottom w:val="single" w:sz="4" w:space="0" w:color="auto"/>
              <w:right w:val="nil"/>
            </w:tcBorders>
            <w:shd w:val="clear" w:color="auto" w:fill="auto"/>
            <w:vAlign w:val="center"/>
          </w:tcPr>
          <w:p w14:paraId="325EE3DD" w14:textId="77777777" w:rsidR="00081BE7" w:rsidRPr="00F45FB8" w:rsidRDefault="00081BE7" w:rsidP="00185B90">
            <w:pPr>
              <w:spacing w:line="240" w:lineRule="auto"/>
              <w:ind w:firstLine="0"/>
              <w:rPr>
                <w:ins w:id="936" w:author="Andy Kleinhesselink" w:date="2019-11-06T14:55:00Z"/>
                <w:rFonts w:ascii="Calibri" w:eastAsia="Times New Roman" w:hAnsi="Calibri" w:cs="Times New Roman"/>
                <w:color w:val="000000"/>
                <w:szCs w:val="24"/>
              </w:rPr>
            </w:pPr>
            <w:ins w:id="937" w:author="Andy Kleinhesselink" w:date="2019-11-06T14:55:00Z">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(g/g)</w:t>
              </w:r>
            </w:ins>
          </w:p>
        </w:tc>
      </w:tr>
    </w:tbl>
    <w:p w14:paraId="44CB8EE0" w14:textId="77777777" w:rsidR="00081BE7" w:rsidRDefault="00081BE7" w:rsidP="00081BE7">
      <w:pPr>
        <w:pStyle w:val="Heading"/>
        <w:rPr>
          <w:ins w:id="938" w:author="Andy Kleinhesselink" w:date="2019-11-06T14:55:00Z"/>
        </w:rPr>
      </w:pPr>
    </w:p>
    <w:p w14:paraId="5034F9DF" w14:textId="77777777" w:rsidR="00081BE7" w:rsidRDefault="00081BE7" w:rsidP="00081BE7">
      <w:pPr>
        <w:spacing w:line="276" w:lineRule="auto"/>
        <w:ind w:firstLine="0"/>
        <w:jc w:val="both"/>
        <w:rPr>
          <w:ins w:id="939" w:author="Andy Kleinhesselink" w:date="2019-11-06T14:55:00Z"/>
          <w:rFonts w:eastAsia="Noto Sans CJK SC Regular" w:cs="FreeSans"/>
          <w:b/>
          <w:szCs w:val="28"/>
        </w:rPr>
      </w:pPr>
      <w:ins w:id="940" w:author="Andy Kleinhesselink" w:date="2019-11-06T14:55:00Z">
        <w:r>
          <w:br w:type="page"/>
        </w:r>
      </w:ins>
    </w:p>
    <w:p w14:paraId="1B62B954" w14:textId="77777777" w:rsidR="00081BE7" w:rsidRDefault="00081BE7" w:rsidP="00081BE7">
      <w:pPr>
        <w:pStyle w:val="Heading"/>
        <w:rPr>
          <w:ins w:id="941" w:author="Andy Kleinhesselink" w:date="2019-11-06T14:55:00Z"/>
        </w:rPr>
      </w:pPr>
      <w:ins w:id="942" w:author="Andy Kleinhesselink" w:date="2019-11-06T14:55:00Z">
        <w:r>
          <w:lastRenderedPageBreak/>
          <w:t xml:space="preserve">Supporting Information – Additional figures </w:t>
        </w:r>
      </w:ins>
    </w:p>
    <w:p w14:paraId="356C92C6" w14:textId="77777777" w:rsidR="00081BE7" w:rsidRDefault="00081BE7" w:rsidP="00081BE7">
      <w:pPr>
        <w:keepNext/>
        <w:spacing w:line="276" w:lineRule="auto"/>
        <w:ind w:firstLine="0"/>
        <w:jc w:val="both"/>
        <w:rPr>
          <w:ins w:id="943" w:author="Andy Kleinhesselink" w:date="2019-11-06T14:55:00Z"/>
        </w:rPr>
      </w:pPr>
      <w:commentRangeStart w:id="944"/>
      <w:ins w:id="945" w:author="Andy Kleinhesselink" w:date="2019-11-06T14:55:00Z">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9">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commentRangeEnd w:id="944"/>
        <w:r>
          <w:rPr>
            <w:rStyle w:val="CommentReference"/>
          </w:rPr>
          <w:commentReference w:id="944"/>
        </w:r>
      </w:ins>
    </w:p>
    <w:p w14:paraId="214785CE" w14:textId="77777777" w:rsidR="00081BE7" w:rsidRDefault="00081BE7" w:rsidP="00081BE7">
      <w:pPr>
        <w:pStyle w:val="Caption"/>
        <w:rPr>
          <w:ins w:id="946" w:author="Andy Kleinhesselink" w:date="2019-11-06T14:55:00Z"/>
        </w:rPr>
      </w:pPr>
      <w:ins w:id="947" w:author="Andy Kleinhesselink" w:date="2019-11-06T14:55:00Z">
        <w:r>
          <w:t xml:space="preserve">Figure S </w:t>
        </w:r>
        <w:r>
          <w:fldChar w:fldCharType="begin"/>
        </w:r>
        <w:r>
          <w:instrText xml:space="preserve"> SEQ Figure_S \* ARABIC </w:instrText>
        </w:r>
        <w:r>
          <w:fldChar w:fldCharType="separate"/>
        </w:r>
        <w:r>
          <w:rPr>
            <w:noProof/>
          </w:rPr>
          <w:t>1</w:t>
        </w:r>
        <w:r>
          <w:fldChar w:fldCharType="end"/>
        </w:r>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ins>
    </w:p>
    <w:p w14:paraId="4FE4FB70" w14:textId="77777777" w:rsidR="00081BE7" w:rsidRDefault="00081BE7" w:rsidP="00081BE7">
      <w:pPr>
        <w:pStyle w:val="Heading"/>
        <w:rPr>
          <w:ins w:id="948" w:author="Andy Kleinhesselink" w:date="2019-11-06T14:55:00Z"/>
        </w:rPr>
      </w:pPr>
      <w:ins w:id="949" w:author="Andy Kleinhesselink" w:date="2019-11-06T14:55:00Z">
        <w:r>
          <w:lastRenderedPageBreak/>
          <w:t xml:space="preserve">Supporting Information – Additional figures </w:t>
        </w:r>
      </w:ins>
    </w:p>
    <w:p w14:paraId="1E8EDC18" w14:textId="77777777" w:rsidR="00081BE7" w:rsidRDefault="00081BE7" w:rsidP="00081BE7">
      <w:pPr>
        <w:pStyle w:val="Heading"/>
        <w:rPr>
          <w:ins w:id="950" w:author="Andy Kleinhesselink" w:date="2019-11-06T14:55:00Z"/>
        </w:rPr>
      </w:pPr>
      <w:ins w:id="951" w:author="Andy Kleinhesselink" w:date="2019-11-06T14:55:00Z">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ins>
    </w:p>
    <w:p w14:paraId="699E477A" w14:textId="77777777" w:rsidR="00081BE7" w:rsidRPr="00C04B61" w:rsidRDefault="00081BE7" w:rsidP="00081BE7">
      <w:pPr>
        <w:pStyle w:val="Caption"/>
        <w:rPr>
          <w:ins w:id="952" w:author="Andy Kleinhesselink" w:date="2019-11-06T14:55:00Z"/>
        </w:rPr>
      </w:pPr>
      <w:ins w:id="953" w:author="Andy Kleinhesselink" w:date="2019-11-06T14:55:00Z">
        <w:r>
          <w:t xml:space="preserve">Figure S </w:t>
        </w:r>
        <w:r>
          <w:rPr>
            <w:noProof/>
          </w:rPr>
          <w:fldChar w:fldCharType="begin"/>
        </w:r>
        <w:r>
          <w:rPr>
            <w:noProof/>
          </w:rPr>
          <w:instrText xml:space="preserve"> SEQ Figure_S \* ARABIC </w:instrText>
        </w:r>
        <w:r>
          <w:rPr>
            <w:noProof/>
          </w:rPr>
          <w:fldChar w:fldCharType="separate"/>
        </w:r>
        <w:r>
          <w:rPr>
            <w:noProof/>
          </w:rPr>
          <w:t>2</w:t>
        </w:r>
        <w:r>
          <w:rPr>
            <w:noProof/>
          </w:rPr>
          <w:fldChar w:fldCharType="end"/>
        </w:r>
        <w:r>
          <w:t xml:space="preserve"> 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t>
        </w:r>
        <w:r>
          <w:br w:type="page"/>
        </w:r>
      </w:ins>
    </w:p>
    <w:p w14:paraId="78290D73" w14:textId="77777777" w:rsidR="00081BE7" w:rsidRDefault="00081BE7" w:rsidP="00081BE7">
      <w:pPr>
        <w:pStyle w:val="Heading"/>
        <w:rPr>
          <w:ins w:id="954" w:author="Andy Kleinhesselink" w:date="2019-11-06T14:55:00Z"/>
        </w:rPr>
      </w:pPr>
      <w:ins w:id="955" w:author="Andy Kleinhesselink" w:date="2019-11-06T14:55:00Z">
        <w:r>
          <w:lastRenderedPageBreak/>
          <w:t xml:space="preserve">Appendix A – The effect of trait differences on higher order interactions </w:t>
        </w:r>
      </w:ins>
    </w:p>
    <w:p w14:paraId="59F5F7D3" w14:textId="77777777" w:rsidR="00081BE7" w:rsidRDefault="00081BE7" w:rsidP="00081BE7">
      <w:pPr>
        <w:pStyle w:val="BodyText"/>
        <w:rPr>
          <w:ins w:id="956" w:author="Andy Kleinhesselink" w:date="2019-11-06T14:55:00Z"/>
        </w:rPr>
      </w:pPr>
      <w:ins w:id="957" w:author="Andy Kleinhesselink" w:date="2019-11-06T14:55:00Z">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 xml:space="preserve">).  In four additional simulation scenarios, we gradually decreased the average difference between species in these traits (Table A1).  Specifically, we held the traits of the mid-season species constant and decreased the difference in the root density trait, </w:t>
        </w:r>
        <w:r w:rsidRPr="0011277F">
          <w:rPr>
            <w:i/>
          </w:rPr>
          <w:t>d</w:t>
        </w:r>
        <w:r w:rsidRPr="00512E3F">
          <w:rPr>
            <w:i/>
            <w:vertAlign w:val="subscript"/>
          </w:rPr>
          <w:t>i</w:t>
        </w:r>
        <w:r>
          <w:t xml:space="preserve">, between the early and late-season species.  We assumed a trade-off between root density and tissue respiration rate such that changing root density also changed the tissue respiration rate, </w:t>
        </w:r>
        <m:oMath>
          <m:r>
            <w:rPr>
              <w:rFonts w:ascii="Cambria Math" w:hAnsi="Cambria Math"/>
            </w:rPr>
            <m:t>δ</m:t>
          </m:r>
        </m:oMath>
        <w:r w:rsidRPr="00512E3F">
          <w:rPr>
            <w:i/>
            <w:vertAlign w:val="subscript"/>
          </w:rPr>
          <w:t>i</w:t>
        </w:r>
        <w:r>
          <w:t xml:space="preserve"> (Figure A1).  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five scenarios (Figure A1 A). These simulations show that the functional differences between competitors drive the HOIs we observed in this system. </w:t>
        </w:r>
        <w:r>
          <w:br w:type="page"/>
        </w:r>
      </w:ins>
    </w:p>
    <w:p w14:paraId="4C314E04" w14:textId="77777777" w:rsidR="00081BE7" w:rsidRDefault="00081BE7" w:rsidP="00081BE7">
      <w:pPr>
        <w:pStyle w:val="Caption"/>
        <w:keepNext/>
        <w:rPr>
          <w:ins w:id="958" w:author="Andy Kleinhesselink" w:date="2019-11-06T14:55:00Z"/>
        </w:rPr>
      </w:pPr>
      <w:ins w:id="959" w:author="Andy Kleinhesselink" w:date="2019-11-06T14:55:00Z">
        <w:r>
          <w:lastRenderedPageBreak/>
          <w:t xml:space="preserve">Table A </w:t>
        </w:r>
        <w:r>
          <w:rPr>
            <w:noProof/>
          </w:rPr>
          <w:fldChar w:fldCharType="begin"/>
        </w:r>
        <w:r>
          <w:rPr>
            <w:noProof/>
          </w:rPr>
          <w:instrText xml:space="preserve"> SEQ Table_A \* ARABIC </w:instrText>
        </w:r>
        <w:r>
          <w:rPr>
            <w:noProof/>
          </w:rPr>
          <w:fldChar w:fldCharType="separate"/>
        </w:r>
        <w:r>
          <w:rPr>
            <w:noProof/>
          </w:rPr>
          <w:t>1</w:t>
        </w:r>
        <w:r>
          <w:rPr>
            <w:noProof/>
          </w:rPr>
          <w:fldChar w:fldCharType="end"/>
        </w:r>
        <w:r>
          <w:t xml:space="preserve">.  Parameter values for five simulations with gradually decreasing the trait difference between the early season and late season species.  All other simulation parameters are the same as in Table S1. </w:t>
        </w:r>
      </w:ins>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ins w:id="960" w:author="Andy Kleinhesselink" w:date="2019-11-06T14:55:00Z"/>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ins w:id="961" w:author="Andy Kleinhesselink" w:date="2019-11-06T14:55:00Z"/>
                <w:rFonts w:ascii="Calibri" w:eastAsia="Times New Roman" w:hAnsi="Calibri" w:cs="Times New Roman"/>
                <w:color w:val="000000"/>
                <w:szCs w:val="24"/>
              </w:rPr>
            </w:pPr>
            <w:ins w:id="962" w:author="Andy Kleinhesselink" w:date="2019-11-06T14:55:00Z">
              <w:r>
                <w:t xml:space="preserve">  </w:t>
              </w:r>
              <w:r>
                <w:rPr>
                  <w:rFonts w:ascii="Calibri" w:eastAsia="Times New Roman" w:hAnsi="Calibri" w:cs="Times New Roman"/>
                  <w:color w:val="000000"/>
                  <w:szCs w:val="24"/>
                </w:rPr>
                <w:t>Functional</w:t>
              </w:r>
            </w:ins>
          </w:p>
          <w:p w14:paraId="59DA6E19" w14:textId="77777777" w:rsidR="00081BE7" w:rsidRPr="0025446F" w:rsidRDefault="00081BE7" w:rsidP="00185B90">
            <w:pPr>
              <w:spacing w:after="0" w:line="240" w:lineRule="auto"/>
              <w:ind w:firstLine="0"/>
              <w:jc w:val="center"/>
              <w:rPr>
                <w:ins w:id="963" w:author="Andy Kleinhesselink" w:date="2019-11-06T14:55:00Z"/>
                <w:rFonts w:ascii="Calibri" w:eastAsia="Times New Roman" w:hAnsi="Calibri" w:cs="Times New Roman"/>
                <w:color w:val="000000"/>
                <w:szCs w:val="24"/>
              </w:rPr>
            </w:pPr>
            <w:ins w:id="964" w:author="Andy Kleinhesselink" w:date="2019-11-06T14:55:00Z">
              <w:r>
                <w:rPr>
                  <w:rFonts w:ascii="Calibri" w:eastAsia="Times New Roman" w:hAnsi="Calibri" w:cs="Times New Roman"/>
                  <w:color w:val="000000"/>
                  <w:szCs w:val="24"/>
                </w:rPr>
                <w:t>Difference</w:t>
              </w:r>
            </w:ins>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ins w:id="965" w:author="Andy Kleinhesselink" w:date="2019-11-06T14:55:00Z"/>
                <w:rFonts w:ascii="Calibri" w:eastAsia="Times New Roman" w:hAnsi="Calibri" w:cs="Times New Roman"/>
                <w:color w:val="000000"/>
                <w:szCs w:val="24"/>
              </w:rPr>
            </w:pPr>
            <w:ins w:id="966" w:author="Andy Kleinhesselink" w:date="2019-11-06T14:55:00Z">
              <w:r w:rsidRPr="0025446F">
                <w:rPr>
                  <w:rFonts w:ascii="Calibri" w:eastAsia="Times New Roman" w:hAnsi="Calibri" w:cs="Times New Roman"/>
                  <w:color w:val="000000"/>
                  <w:szCs w:val="24"/>
                </w:rPr>
                <w:t>Scenario</w:t>
              </w:r>
            </w:ins>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ins w:id="967" w:author="Andy Kleinhesselink" w:date="2019-11-06T14:55:00Z"/>
                <w:rFonts w:ascii="Calibri" w:eastAsia="Times New Roman" w:hAnsi="Calibri" w:cs="Times New Roman"/>
                <w:color w:val="000000"/>
                <w:szCs w:val="24"/>
              </w:rPr>
            </w:pPr>
            <w:ins w:id="968" w:author="Andy Kleinhesselink" w:date="2019-11-06T14:55:00Z">
              <w:r w:rsidRPr="0025446F">
                <w:rPr>
                  <w:rFonts w:ascii="Calibri" w:eastAsia="Times New Roman" w:hAnsi="Calibri" w:cs="Times New Roman"/>
                  <w:color w:val="000000"/>
                  <w:szCs w:val="24"/>
                </w:rPr>
                <w:t>Species</w:t>
              </w:r>
            </w:ins>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ins w:id="969" w:author="Andy Kleinhesselink" w:date="2019-11-06T14:55:00Z"/>
                <w:rFonts w:ascii="Calibri" w:eastAsia="Times New Roman" w:hAnsi="Calibri" w:cs="Times New Roman"/>
                <w:color w:val="000000"/>
                <w:szCs w:val="24"/>
              </w:rPr>
            </w:pPr>
            <w:ins w:id="970" w:author="Andy Kleinhesselink" w:date="2019-11-06T14:55:00Z">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ins>
          </w:p>
          <w:p w14:paraId="719F263A" w14:textId="77777777" w:rsidR="00081BE7" w:rsidRPr="0025446F" w:rsidRDefault="00081BE7" w:rsidP="00185B90">
            <w:pPr>
              <w:spacing w:after="0" w:line="240" w:lineRule="auto"/>
              <w:ind w:firstLine="0"/>
              <w:jc w:val="center"/>
              <w:rPr>
                <w:ins w:id="971" w:author="Andy Kleinhesselink" w:date="2019-11-06T14:55:00Z"/>
                <w:rFonts w:ascii="Calibri" w:eastAsia="Times New Roman" w:hAnsi="Calibri" w:cs="Times New Roman"/>
                <w:color w:val="000000"/>
                <w:szCs w:val="24"/>
              </w:rPr>
            </w:pPr>
            <w:ins w:id="972" w:author="Andy Kleinhesselink" w:date="2019-11-06T14:55:00Z">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ins>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ins w:id="973" w:author="Andy Kleinhesselink" w:date="2019-11-06T14:55:00Z"/>
                <w:rFonts w:ascii="Calibri" w:eastAsia="Times New Roman" w:hAnsi="Calibri" w:cs="Times New Roman"/>
                <w:color w:val="000000"/>
                <w:szCs w:val="24"/>
              </w:rPr>
            </w:pPr>
            <w:ins w:id="974" w:author="Andy Kleinhesselink" w:date="2019-11-06T14:55:00Z">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ins>
          </w:p>
          <w:p w14:paraId="35B23B40" w14:textId="77777777" w:rsidR="00081BE7" w:rsidRPr="007D6AE1" w:rsidRDefault="00081BE7" w:rsidP="00185B90">
            <w:pPr>
              <w:spacing w:after="0" w:line="240" w:lineRule="auto"/>
              <w:ind w:firstLine="0"/>
              <w:jc w:val="center"/>
              <w:rPr>
                <w:ins w:id="975" w:author="Andy Kleinhesselink" w:date="2019-11-06T14:55:00Z"/>
                <w:rFonts w:ascii="Calibri" w:eastAsia="Times New Roman" w:hAnsi="Calibri" w:cs="Times New Roman"/>
                <w:color w:val="000000"/>
                <w:szCs w:val="24"/>
              </w:rPr>
            </w:pPr>
            <w:ins w:id="976" w:author="Andy Kleinhesselink" w:date="2019-11-06T14:55:00Z">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ins>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ins w:id="977" w:author="Andy Kleinhesselink" w:date="2019-11-06T14:55:00Z"/>
                <w:rFonts w:ascii="Calibri" w:eastAsia="Times New Roman" w:hAnsi="Calibri" w:cs="Times New Roman"/>
                <w:color w:val="000000"/>
                <w:szCs w:val="24"/>
              </w:rPr>
            </w:pPr>
            <w:ins w:id="978" w:author="Andy Kleinhesselink" w:date="2019-11-06T14:55:00Z">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ins>
          </w:p>
        </w:tc>
      </w:tr>
      <w:tr w:rsidR="00081BE7" w:rsidRPr="0025446F" w14:paraId="2A51ABCA" w14:textId="77777777" w:rsidTr="00185B90">
        <w:trPr>
          <w:trHeight w:val="320"/>
          <w:ins w:id="979" w:author="Andy Kleinhesselink" w:date="2019-11-06T14:55:00Z"/>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ins w:id="980"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ins w:id="981" w:author="Andy Kleinhesselink" w:date="2019-11-06T14:55:00Z"/>
                <w:rFonts w:ascii="Calibri" w:eastAsia="Times New Roman" w:hAnsi="Calibri" w:cs="Times New Roman"/>
                <w:color w:val="000000"/>
                <w:szCs w:val="24"/>
              </w:rPr>
            </w:pPr>
            <w:ins w:id="982" w:author="Andy Kleinhesselink" w:date="2019-11-06T14:55:00Z">
              <w:r>
                <w:rPr>
                  <w:rFonts w:ascii="Calibri" w:eastAsia="Times New Roman" w:hAnsi="Calibri" w:cs="Times New Roman"/>
                  <w:color w:val="000000"/>
                  <w:szCs w:val="24"/>
                </w:rPr>
                <w:t>1</w:t>
              </w:r>
            </w:ins>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ins w:id="983" w:author="Andy Kleinhesselink" w:date="2019-11-06T14:55:00Z"/>
                <w:rFonts w:ascii="Calibri" w:eastAsia="Times New Roman" w:hAnsi="Calibri" w:cs="Times New Roman"/>
                <w:color w:val="000000"/>
                <w:szCs w:val="24"/>
              </w:rPr>
            </w:pPr>
            <w:ins w:id="984"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ins w:id="985" w:author="Andy Kleinhesselink" w:date="2019-11-06T14:55:00Z"/>
                <w:rFonts w:ascii="Calibri" w:eastAsia="Times New Roman" w:hAnsi="Calibri" w:cs="Times New Roman"/>
                <w:color w:val="000000"/>
                <w:szCs w:val="24"/>
              </w:rPr>
            </w:pPr>
            <w:ins w:id="986" w:author="Andy Kleinhesselink" w:date="2019-11-06T14:55:00Z">
              <w:r>
                <w:rPr>
                  <w:rFonts w:ascii="Calibri" w:hAnsi="Calibri"/>
                  <w:color w:val="000000"/>
                </w:rPr>
                <w:t>0.066</w:t>
              </w:r>
            </w:ins>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ins w:id="987" w:author="Andy Kleinhesselink" w:date="2019-11-06T14:55:00Z"/>
                <w:rFonts w:ascii="Calibri" w:eastAsia="Times New Roman" w:hAnsi="Calibri" w:cs="Times New Roman"/>
                <w:color w:val="000000"/>
                <w:szCs w:val="24"/>
              </w:rPr>
            </w:pPr>
            <w:ins w:id="988" w:author="Andy Kleinhesselink" w:date="2019-11-06T14:55:00Z">
              <w:r>
                <w:rPr>
                  <w:rFonts w:ascii="Calibri" w:hAnsi="Calibri"/>
                  <w:color w:val="000000"/>
                </w:rPr>
                <w:t>0.300</w:t>
              </w:r>
            </w:ins>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ins w:id="989" w:author="Andy Kleinhesselink" w:date="2019-11-06T14:55:00Z"/>
                <w:rFonts w:ascii="Calibri" w:hAnsi="Calibri"/>
                <w:color w:val="000000"/>
              </w:rPr>
            </w:pPr>
            <w:ins w:id="990" w:author="Andy Kleinhesselink" w:date="2019-11-06T14:55:00Z">
              <w:r>
                <w:rPr>
                  <w:rFonts w:ascii="Calibri" w:hAnsi="Calibri"/>
                  <w:color w:val="000000"/>
                </w:rPr>
                <w:t>0.1460</w:t>
              </w:r>
            </w:ins>
          </w:p>
        </w:tc>
      </w:tr>
      <w:tr w:rsidR="00081BE7" w:rsidRPr="0025446F" w14:paraId="6BED7194" w14:textId="77777777" w:rsidTr="00185B90">
        <w:trPr>
          <w:trHeight w:val="320"/>
          <w:ins w:id="991" w:author="Andy Kleinhesselink" w:date="2019-11-06T14:55:00Z"/>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ins w:id="992" w:author="Andy Kleinhesselink" w:date="2019-11-06T14:55:00Z"/>
                <w:rFonts w:ascii="Calibri" w:eastAsia="Times New Roman" w:hAnsi="Calibri" w:cs="Times New Roman"/>
                <w:color w:val="000000"/>
                <w:szCs w:val="24"/>
              </w:rPr>
            </w:pPr>
            <w:ins w:id="993" w:author="Andy Kleinhesselink" w:date="2019-11-06T14:55:00Z">
              <w:r>
                <w:rPr>
                  <w:rFonts w:ascii="Calibri" w:hAnsi="Calibri"/>
                  <w:color w:val="000000"/>
                </w:rPr>
                <w:t>Large</w:t>
              </w:r>
            </w:ins>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ins w:id="994"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ins w:id="995" w:author="Andy Kleinhesselink" w:date="2019-11-06T14:55:00Z"/>
                <w:rFonts w:ascii="Calibri" w:eastAsia="Times New Roman" w:hAnsi="Calibri" w:cs="Times New Roman"/>
                <w:color w:val="000000"/>
                <w:szCs w:val="24"/>
              </w:rPr>
            </w:pPr>
            <w:ins w:id="996"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ins w:id="997" w:author="Andy Kleinhesselink" w:date="2019-11-06T14:55:00Z"/>
                <w:rFonts w:ascii="Calibri" w:eastAsia="Times New Roman" w:hAnsi="Calibri" w:cs="Times New Roman"/>
                <w:color w:val="000000"/>
                <w:szCs w:val="24"/>
              </w:rPr>
            </w:pPr>
            <w:ins w:id="998" w:author="Andy Kleinhesselink" w:date="2019-11-06T14:55:00Z">
              <w:r>
                <w:rPr>
                  <w:rFonts w:ascii="Calibri" w:hAnsi="Calibri"/>
                  <w:color w:val="000000"/>
                </w:rPr>
                <w:t>0.128</w:t>
              </w:r>
            </w:ins>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ins w:id="999" w:author="Andy Kleinhesselink" w:date="2019-11-06T14:55:00Z"/>
                <w:rFonts w:ascii="Calibri" w:eastAsia="Times New Roman" w:hAnsi="Calibri" w:cs="Times New Roman"/>
                <w:color w:val="000000"/>
                <w:szCs w:val="24"/>
              </w:rPr>
            </w:pPr>
            <w:ins w:id="1000" w:author="Andy Kleinhesselink" w:date="2019-11-06T14:55:00Z">
              <w:r>
                <w:rPr>
                  <w:rFonts w:ascii="Calibri" w:hAnsi="Calibri"/>
                  <w:color w:val="000000"/>
                </w:rPr>
                <w:t>0.150</w:t>
              </w:r>
            </w:ins>
          </w:p>
        </w:tc>
        <w:tc>
          <w:tcPr>
            <w:tcW w:w="1129" w:type="dxa"/>
            <w:vMerge/>
            <w:tcBorders>
              <w:left w:val="nil"/>
              <w:right w:val="nil"/>
            </w:tcBorders>
          </w:tcPr>
          <w:p w14:paraId="1644E40D" w14:textId="77777777" w:rsidR="00081BE7" w:rsidRDefault="00081BE7" w:rsidP="00185B90">
            <w:pPr>
              <w:spacing w:after="0" w:line="240" w:lineRule="auto"/>
              <w:ind w:firstLine="0"/>
              <w:jc w:val="center"/>
              <w:rPr>
                <w:ins w:id="1001" w:author="Andy Kleinhesselink" w:date="2019-11-06T14:55:00Z"/>
                <w:rFonts w:ascii="Calibri" w:hAnsi="Calibri"/>
                <w:color w:val="000000"/>
              </w:rPr>
            </w:pPr>
          </w:p>
        </w:tc>
      </w:tr>
      <w:tr w:rsidR="00081BE7" w:rsidRPr="0025446F" w14:paraId="51FC8557" w14:textId="77777777" w:rsidTr="00185B90">
        <w:trPr>
          <w:trHeight w:val="320"/>
          <w:ins w:id="1002" w:author="Andy Kleinhesselink" w:date="2019-11-06T14:55:00Z"/>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ins w:id="1003"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ins w:id="1004"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ins w:id="1005" w:author="Andy Kleinhesselink" w:date="2019-11-06T14:55:00Z"/>
                <w:rFonts w:ascii="Calibri" w:eastAsia="Times New Roman" w:hAnsi="Calibri" w:cs="Times New Roman"/>
                <w:color w:val="000000"/>
                <w:szCs w:val="24"/>
              </w:rPr>
            </w:pPr>
            <w:ins w:id="1006"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ins w:id="1007" w:author="Andy Kleinhesselink" w:date="2019-11-06T14:55:00Z"/>
                <w:rFonts w:ascii="Calibri" w:eastAsia="Times New Roman" w:hAnsi="Calibri" w:cs="Times New Roman"/>
                <w:color w:val="000000"/>
                <w:szCs w:val="24"/>
              </w:rPr>
            </w:pPr>
            <w:ins w:id="1008" w:author="Andy Kleinhesselink" w:date="2019-11-06T14:55:00Z">
              <w:r>
                <w:rPr>
                  <w:rFonts w:ascii="Calibri" w:hAnsi="Calibri"/>
                  <w:color w:val="000000"/>
                </w:rPr>
                <w:t>0.343</w:t>
              </w:r>
            </w:ins>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ins w:id="1009" w:author="Andy Kleinhesselink" w:date="2019-11-06T14:55:00Z"/>
                <w:rFonts w:ascii="Calibri" w:eastAsia="Times New Roman" w:hAnsi="Calibri" w:cs="Times New Roman"/>
                <w:color w:val="000000"/>
                <w:szCs w:val="24"/>
              </w:rPr>
            </w:pPr>
            <w:ins w:id="1010" w:author="Andy Kleinhesselink" w:date="2019-11-06T14:55:00Z">
              <w:r>
                <w:rPr>
                  <w:rFonts w:ascii="Calibri" w:hAnsi="Calibri"/>
                  <w:color w:val="000000"/>
                </w:rPr>
                <w:t>0.053</w:t>
              </w:r>
            </w:ins>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ins w:id="1011" w:author="Andy Kleinhesselink" w:date="2019-11-06T14:55:00Z"/>
                <w:rFonts w:ascii="Calibri" w:hAnsi="Calibri"/>
                <w:color w:val="000000"/>
              </w:rPr>
            </w:pPr>
          </w:p>
        </w:tc>
      </w:tr>
      <w:tr w:rsidR="00081BE7" w:rsidRPr="0025446F" w14:paraId="33E535C5" w14:textId="77777777" w:rsidTr="00185B90">
        <w:trPr>
          <w:trHeight w:val="320"/>
          <w:ins w:id="1012" w:author="Andy Kleinhesselink" w:date="2019-11-06T14:55:00Z"/>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ins w:id="1013"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ins w:id="1014" w:author="Andy Kleinhesselink" w:date="2019-11-06T14:55:00Z"/>
                <w:rFonts w:ascii="Calibri" w:eastAsia="Times New Roman" w:hAnsi="Calibri" w:cs="Times New Roman"/>
                <w:color w:val="000000"/>
                <w:szCs w:val="24"/>
              </w:rPr>
            </w:pPr>
            <w:ins w:id="1015" w:author="Andy Kleinhesselink" w:date="2019-11-06T14:55:00Z">
              <w:r>
                <w:rPr>
                  <w:rFonts w:ascii="Calibri" w:eastAsia="Times New Roman" w:hAnsi="Calibri" w:cs="Times New Roman"/>
                  <w:color w:val="000000"/>
                  <w:szCs w:val="24"/>
                </w:rPr>
                <w:t>2</w:t>
              </w:r>
            </w:ins>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ins w:id="1016" w:author="Andy Kleinhesselink" w:date="2019-11-06T14:55:00Z"/>
                <w:rFonts w:ascii="Calibri" w:eastAsia="Times New Roman" w:hAnsi="Calibri" w:cs="Times New Roman"/>
                <w:color w:val="000000"/>
                <w:szCs w:val="24"/>
              </w:rPr>
            </w:pPr>
            <w:ins w:id="1017"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ins w:id="1018" w:author="Andy Kleinhesselink" w:date="2019-11-06T14:55:00Z"/>
                <w:rFonts w:ascii="Calibri" w:eastAsia="Times New Roman" w:hAnsi="Calibri" w:cs="Times New Roman"/>
                <w:color w:val="000000"/>
                <w:szCs w:val="24"/>
              </w:rPr>
            </w:pPr>
            <w:ins w:id="1019" w:author="Andy Kleinhesselink" w:date="2019-11-06T14:55:00Z">
              <w:r>
                <w:rPr>
                  <w:rFonts w:ascii="Calibri" w:eastAsia="Times New Roman" w:hAnsi="Calibri" w:cs="Times New Roman"/>
                  <w:color w:val="000000"/>
                  <w:szCs w:val="24"/>
                </w:rPr>
                <w:t>0.075</w:t>
              </w:r>
            </w:ins>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ins w:id="1020" w:author="Andy Kleinhesselink" w:date="2019-11-06T14:55:00Z"/>
                <w:rFonts w:ascii="Calibri" w:eastAsia="Times New Roman" w:hAnsi="Calibri" w:cs="Times New Roman"/>
                <w:color w:val="000000"/>
                <w:szCs w:val="24"/>
              </w:rPr>
            </w:pPr>
            <w:ins w:id="1021" w:author="Andy Kleinhesselink" w:date="2019-11-06T14:55:00Z">
              <w:r>
                <w:rPr>
                  <w:rFonts w:ascii="Calibri" w:hAnsi="Calibri"/>
                  <w:color w:val="000000"/>
                </w:rPr>
                <w:t>0.261</w:t>
              </w:r>
            </w:ins>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ins w:id="1022" w:author="Andy Kleinhesselink" w:date="2019-11-06T14:55:00Z"/>
                <w:rFonts w:ascii="Calibri" w:hAnsi="Calibri"/>
                <w:color w:val="000000"/>
              </w:rPr>
            </w:pPr>
            <w:ins w:id="1023" w:author="Andy Kleinhesselink" w:date="2019-11-06T14:55:00Z">
              <w:r>
                <w:rPr>
                  <w:rFonts w:ascii="Calibri" w:hAnsi="Calibri"/>
                  <w:color w:val="000000"/>
                </w:rPr>
                <w:t>0.0821</w:t>
              </w:r>
            </w:ins>
          </w:p>
        </w:tc>
      </w:tr>
      <w:tr w:rsidR="00081BE7" w:rsidRPr="0025446F" w14:paraId="62023850" w14:textId="77777777" w:rsidTr="00185B90">
        <w:trPr>
          <w:trHeight w:val="320"/>
          <w:ins w:id="1024" w:author="Andy Kleinhesselink" w:date="2019-11-06T14:55:00Z"/>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ins w:id="1025"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ins w:id="1026"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ins w:id="1027" w:author="Andy Kleinhesselink" w:date="2019-11-06T14:55:00Z"/>
                <w:rFonts w:ascii="Calibri" w:eastAsia="Times New Roman" w:hAnsi="Calibri" w:cs="Times New Roman"/>
                <w:color w:val="000000"/>
                <w:szCs w:val="24"/>
              </w:rPr>
            </w:pPr>
            <w:ins w:id="1028"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ins w:id="1029" w:author="Andy Kleinhesselink" w:date="2019-11-06T14:55:00Z"/>
                <w:rFonts w:ascii="Calibri" w:eastAsia="Times New Roman" w:hAnsi="Calibri" w:cs="Times New Roman"/>
                <w:color w:val="000000"/>
                <w:szCs w:val="24"/>
              </w:rPr>
            </w:pPr>
            <w:ins w:id="1030" w:author="Andy Kleinhesselink" w:date="2019-11-06T14:55:00Z">
              <w:r>
                <w:rPr>
                  <w:rFonts w:ascii="Calibri" w:hAnsi="Calibri"/>
                  <w:color w:val="000000"/>
                </w:rPr>
                <w:t>0.128</w:t>
              </w:r>
            </w:ins>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ins w:id="1031" w:author="Andy Kleinhesselink" w:date="2019-11-06T14:55:00Z"/>
                <w:rFonts w:ascii="Calibri" w:eastAsia="Times New Roman" w:hAnsi="Calibri" w:cs="Times New Roman"/>
                <w:color w:val="000000"/>
                <w:szCs w:val="24"/>
              </w:rPr>
            </w:pPr>
            <w:ins w:id="1032" w:author="Andy Kleinhesselink" w:date="2019-11-06T14:55:00Z">
              <w:r>
                <w:rPr>
                  <w:rFonts w:ascii="Calibri" w:hAnsi="Calibri"/>
                  <w:color w:val="000000"/>
                </w:rPr>
                <w:t>0.150</w:t>
              </w:r>
            </w:ins>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ins w:id="1033" w:author="Andy Kleinhesselink" w:date="2019-11-06T14:55:00Z"/>
                <w:rFonts w:ascii="Calibri" w:hAnsi="Calibri"/>
                <w:color w:val="000000"/>
              </w:rPr>
            </w:pPr>
          </w:p>
        </w:tc>
      </w:tr>
      <w:tr w:rsidR="00081BE7" w:rsidRPr="0025446F" w14:paraId="6AC8FD4D" w14:textId="77777777" w:rsidTr="00185B90">
        <w:trPr>
          <w:trHeight w:val="320"/>
          <w:ins w:id="1034" w:author="Andy Kleinhesselink" w:date="2019-11-06T14:55:00Z"/>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ins w:id="1035"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ins w:id="1036"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ins w:id="1037" w:author="Andy Kleinhesselink" w:date="2019-11-06T14:55:00Z"/>
                <w:rFonts w:ascii="Calibri" w:eastAsia="Times New Roman" w:hAnsi="Calibri" w:cs="Times New Roman"/>
                <w:color w:val="000000"/>
                <w:szCs w:val="24"/>
              </w:rPr>
            </w:pPr>
            <w:ins w:id="1038"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ins w:id="1039" w:author="Andy Kleinhesselink" w:date="2019-11-06T14:55:00Z"/>
                <w:rFonts w:ascii="Calibri" w:eastAsia="Times New Roman" w:hAnsi="Calibri" w:cs="Times New Roman"/>
                <w:color w:val="000000"/>
                <w:szCs w:val="24"/>
              </w:rPr>
            </w:pPr>
            <w:ins w:id="1040" w:author="Andy Kleinhesselink" w:date="2019-11-06T14:55:00Z">
              <w:r>
                <w:rPr>
                  <w:rFonts w:ascii="Calibri" w:hAnsi="Calibri"/>
                  <w:color w:val="000000"/>
                </w:rPr>
                <w:t>0.236</w:t>
              </w:r>
            </w:ins>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ins w:id="1041" w:author="Andy Kleinhesselink" w:date="2019-11-06T14:55:00Z"/>
                <w:rFonts w:ascii="Calibri" w:eastAsia="Times New Roman" w:hAnsi="Calibri" w:cs="Times New Roman"/>
                <w:color w:val="000000"/>
                <w:szCs w:val="24"/>
              </w:rPr>
            </w:pPr>
            <w:ins w:id="1042" w:author="Andy Kleinhesselink" w:date="2019-11-06T14:55:00Z">
              <w:r>
                <w:rPr>
                  <w:rFonts w:ascii="Calibri" w:hAnsi="Calibri"/>
                  <w:color w:val="000000"/>
                </w:rPr>
                <w:t>0.078</w:t>
              </w:r>
            </w:ins>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ins w:id="1043" w:author="Andy Kleinhesselink" w:date="2019-11-06T14:55:00Z"/>
                <w:rFonts w:ascii="Calibri" w:hAnsi="Calibri"/>
                <w:color w:val="000000"/>
              </w:rPr>
            </w:pPr>
          </w:p>
        </w:tc>
      </w:tr>
      <w:tr w:rsidR="00081BE7" w:rsidRPr="0025446F" w14:paraId="4E7288E9" w14:textId="77777777" w:rsidTr="00185B90">
        <w:trPr>
          <w:trHeight w:val="320"/>
          <w:ins w:id="1044" w:author="Andy Kleinhesselink" w:date="2019-11-06T14:55:00Z"/>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ins w:id="1045" w:author="Andy Kleinhesselink" w:date="2019-11-06T14:55:00Z"/>
                <w:rFonts w:ascii="Calibri" w:eastAsia="Times New Roman" w:hAnsi="Calibri" w:cs="Times New Roman"/>
                <w:color w:val="000000"/>
                <w:szCs w:val="24"/>
              </w:rPr>
            </w:pPr>
            <w:ins w:id="1046" w:author="Andy Kleinhesselink" w:date="2019-11-06T14:55:00Z">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76A5A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ins>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ins w:id="1047" w:author="Andy Kleinhesselink" w:date="2019-11-06T14:55:00Z"/>
                <w:rFonts w:ascii="Calibri" w:eastAsia="Times New Roman" w:hAnsi="Calibri" w:cs="Times New Roman"/>
                <w:color w:val="000000"/>
                <w:szCs w:val="24"/>
              </w:rPr>
            </w:pPr>
            <w:ins w:id="1048" w:author="Andy Kleinhesselink" w:date="2019-11-06T14:55:00Z">
              <w:r w:rsidRPr="0025446F">
                <w:rPr>
                  <w:rFonts w:ascii="Calibri" w:eastAsia="Times New Roman" w:hAnsi="Calibri" w:cs="Times New Roman"/>
                  <w:color w:val="000000"/>
                  <w:szCs w:val="24"/>
                </w:rPr>
                <w:t>3</w:t>
              </w:r>
            </w:ins>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ins w:id="1049" w:author="Andy Kleinhesselink" w:date="2019-11-06T14:55:00Z"/>
                <w:rFonts w:ascii="Calibri" w:eastAsia="Times New Roman" w:hAnsi="Calibri" w:cs="Times New Roman"/>
                <w:color w:val="000000"/>
                <w:szCs w:val="24"/>
              </w:rPr>
            </w:pPr>
            <w:ins w:id="1050"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ins w:id="1051" w:author="Andy Kleinhesselink" w:date="2019-11-06T14:55:00Z"/>
                <w:rFonts w:ascii="Calibri" w:eastAsia="Times New Roman" w:hAnsi="Calibri" w:cs="Times New Roman"/>
                <w:color w:val="000000"/>
                <w:szCs w:val="24"/>
              </w:rPr>
            </w:pPr>
            <w:ins w:id="1052" w:author="Andy Kleinhesselink" w:date="2019-11-06T14:55:00Z">
              <w:r>
                <w:rPr>
                  <w:rFonts w:ascii="Calibri" w:hAnsi="Calibri"/>
                  <w:color w:val="000000"/>
                </w:rPr>
                <w:t>0.088</w:t>
              </w:r>
            </w:ins>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ins w:id="1053" w:author="Andy Kleinhesselink" w:date="2019-11-06T14:55:00Z"/>
                <w:rFonts w:ascii="Calibri" w:hAnsi="Calibri"/>
                <w:color w:val="000000"/>
              </w:rPr>
            </w:pPr>
            <w:ins w:id="1054" w:author="Andy Kleinhesselink" w:date="2019-11-06T14:55:00Z">
              <w:r>
                <w:rPr>
                  <w:rFonts w:ascii="Calibri" w:hAnsi="Calibri"/>
                  <w:color w:val="000000"/>
                </w:rPr>
                <w:t>0.222</w:t>
              </w:r>
            </w:ins>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ins w:id="1055" w:author="Andy Kleinhesselink" w:date="2019-11-06T14:55:00Z"/>
                <w:rFonts w:ascii="Calibri" w:hAnsi="Calibri"/>
                <w:color w:val="000000"/>
              </w:rPr>
            </w:pPr>
            <w:ins w:id="1056" w:author="Andy Kleinhesselink" w:date="2019-11-06T14:55:00Z">
              <w:r>
                <w:rPr>
                  <w:rFonts w:ascii="Calibri" w:hAnsi="Calibri"/>
                  <w:color w:val="000000"/>
                </w:rPr>
                <w:t>0.0467</w:t>
              </w:r>
            </w:ins>
          </w:p>
        </w:tc>
      </w:tr>
      <w:tr w:rsidR="00081BE7" w:rsidRPr="0025446F" w14:paraId="3B3E20F9" w14:textId="77777777" w:rsidTr="00185B90">
        <w:trPr>
          <w:trHeight w:val="320"/>
          <w:ins w:id="1057" w:author="Andy Kleinhesselink" w:date="2019-11-06T14:55:00Z"/>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ins w:id="1058"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ins w:id="1059"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ins w:id="1060" w:author="Andy Kleinhesselink" w:date="2019-11-06T14:55:00Z"/>
                <w:rFonts w:ascii="Calibri" w:eastAsia="Times New Roman" w:hAnsi="Calibri" w:cs="Times New Roman"/>
                <w:color w:val="000000"/>
                <w:szCs w:val="24"/>
              </w:rPr>
            </w:pPr>
            <w:ins w:id="1061"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ins w:id="1062" w:author="Andy Kleinhesselink" w:date="2019-11-06T14:55:00Z"/>
                <w:rFonts w:ascii="Calibri" w:eastAsia="Times New Roman" w:hAnsi="Calibri" w:cs="Times New Roman"/>
                <w:color w:val="000000"/>
                <w:szCs w:val="24"/>
              </w:rPr>
            </w:pPr>
            <w:ins w:id="1063" w:author="Andy Kleinhesselink" w:date="2019-11-06T14:55:00Z">
              <w:r>
                <w:rPr>
                  <w:rFonts w:ascii="Calibri" w:hAnsi="Calibri"/>
                  <w:color w:val="000000"/>
                </w:rPr>
                <w:t>0.128</w:t>
              </w:r>
            </w:ins>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ins w:id="1064" w:author="Andy Kleinhesselink" w:date="2019-11-06T14:55:00Z"/>
                <w:rFonts w:ascii="Calibri" w:eastAsia="Times New Roman" w:hAnsi="Calibri" w:cs="Times New Roman"/>
                <w:color w:val="000000"/>
                <w:szCs w:val="24"/>
              </w:rPr>
            </w:pPr>
            <w:ins w:id="1065" w:author="Andy Kleinhesselink" w:date="2019-11-06T14:55:00Z">
              <w:r>
                <w:rPr>
                  <w:rFonts w:ascii="Calibri" w:hAnsi="Calibri"/>
                  <w:color w:val="000000"/>
                </w:rPr>
                <w:t>0.150</w:t>
              </w:r>
            </w:ins>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ins w:id="1066" w:author="Andy Kleinhesselink" w:date="2019-11-06T14:55:00Z"/>
                <w:rFonts w:ascii="Calibri" w:hAnsi="Calibri"/>
                <w:color w:val="000000"/>
              </w:rPr>
            </w:pPr>
          </w:p>
        </w:tc>
      </w:tr>
      <w:tr w:rsidR="00081BE7" w:rsidRPr="0025446F" w14:paraId="55DFCC91" w14:textId="77777777" w:rsidTr="00185B90">
        <w:trPr>
          <w:trHeight w:val="320"/>
          <w:ins w:id="1067" w:author="Andy Kleinhesselink" w:date="2019-11-06T14:55:00Z"/>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ins w:id="1068"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ins w:id="1069"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ins w:id="1070" w:author="Andy Kleinhesselink" w:date="2019-11-06T14:55:00Z"/>
                <w:rFonts w:ascii="Calibri" w:eastAsia="Times New Roman" w:hAnsi="Calibri" w:cs="Times New Roman"/>
                <w:color w:val="000000"/>
                <w:szCs w:val="24"/>
              </w:rPr>
            </w:pPr>
            <w:ins w:id="1071"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ins w:id="1072" w:author="Andy Kleinhesselink" w:date="2019-11-06T14:55:00Z"/>
                <w:rFonts w:ascii="Calibri" w:eastAsia="Times New Roman" w:hAnsi="Calibri" w:cs="Times New Roman"/>
                <w:color w:val="000000"/>
                <w:szCs w:val="24"/>
              </w:rPr>
            </w:pPr>
            <w:ins w:id="1073" w:author="Andy Kleinhesselink" w:date="2019-11-06T14:55:00Z">
              <w:r>
                <w:rPr>
                  <w:rFonts w:ascii="Calibri" w:hAnsi="Calibri"/>
                  <w:color w:val="000000"/>
                </w:rPr>
                <w:t>0.181</w:t>
              </w:r>
            </w:ins>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ins w:id="1074" w:author="Andy Kleinhesselink" w:date="2019-11-06T14:55:00Z"/>
                <w:rFonts w:ascii="Calibri" w:eastAsia="Times New Roman" w:hAnsi="Calibri" w:cs="Times New Roman"/>
                <w:color w:val="000000"/>
                <w:szCs w:val="24"/>
              </w:rPr>
            </w:pPr>
            <w:ins w:id="1075" w:author="Andy Kleinhesselink" w:date="2019-11-06T14:55:00Z">
              <w:r>
                <w:rPr>
                  <w:rFonts w:ascii="Calibri" w:hAnsi="Calibri"/>
                  <w:color w:val="000000"/>
                </w:rPr>
                <w:t>0.104</w:t>
              </w:r>
            </w:ins>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ins w:id="1076" w:author="Andy Kleinhesselink" w:date="2019-11-06T14:55:00Z"/>
                <w:rFonts w:ascii="Calibri" w:hAnsi="Calibri"/>
                <w:color w:val="000000"/>
              </w:rPr>
            </w:pPr>
          </w:p>
        </w:tc>
      </w:tr>
      <w:tr w:rsidR="00081BE7" w:rsidRPr="0025446F" w14:paraId="45F10A79" w14:textId="77777777" w:rsidTr="00185B90">
        <w:trPr>
          <w:trHeight w:val="320"/>
          <w:ins w:id="1077" w:author="Andy Kleinhesselink" w:date="2019-11-06T14:55:00Z"/>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ins w:id="1078"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ins w:id="1079" w:author="Andy Kleinhesselink" w:date="2019-11-06T14:55:00Z"/>
                <w:rFonts w:ascii="Calibri" w:eastAsia="Times New Roman" w:hAnsi="Calibri" w:cs="Times New Roman"/>
                <w:color w:val="000000"/>
                <w:szCs w:val="24"/>
              </w:rPr>
            </w:pPr>
            <w:ins w:id="1080" w:author="Andy Kleinhesselink" w:date="2019-11-06T14:55:00Z">
              <w:r>
                <w:rPr>
                  <w:rFonts w:ascii="Calibri" w:eastAsia="Times New Roman" w:hAnsi="Calibri" w:cs="Times New Roman"/>
                  <w:color w:val="000000"/>
                  <w:szCs w:val="24"/>
                </w:rPr>
                <w:t>4</w:t>
              </w:r>
            </w:ins>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ins w:id="1081" w:author="Andy Kleinhesselink" w:date="2019-11-06T14:55:00Z"/>
                <w:rFonts w:ascii="Calibri" w:eastAsia="Times New Roman" w:hAnsi="Calibri" w:cs="Times New Roman"/>
                <w:color w:val="000000"/>
                <w:szCs w:val="24"/>
              </w:rPr>
            </w:pPr>
            <w:ins w:id="1082"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ins w:id="1083" w:author="Andy Kleinhesselink" w:date="2019-11-06T14:55:00Z"/>
                <w:rFonts w:ascii="Calibri" w:eastAsia="Times New Roman" w:hAnsi="Calibri" w:cs="Times New Roman"/>
                <w:color w:val="000000"/>
                <w:szCs w:val="24"/>
              </w:rPr>
            </w:pPr>
            <w:ins w:id="1084" w:author="Andy Kleinhesselink" w:date="2019-11-06T14:55:00Z">
              <w:r>
                <w:rPr>
                  <w:rFonts w:ascii="Calibri" w:hAnsi="Calibri"/>
                  <w:color w:val="000000"/>
                </w:rPr>
                <w:t>0.105</w:t>
              </w:r>
            </w:ins>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ins w:id="1085" w:author="Andy Kleinhesselink" w:date="2019-11-06T14:55:00Z"/>
                <w:rFonts w:ascii="Calibri" w:eastAsia="Times New Roman" w:hAnsi="Calibri" w:cs="Times New Roman"/>
                <w:color w:val="000000"/>
                <w:szCs w:val="24"/>
              </w:rPr>
            </w:pPr>
            <w:ins w:id="1086" w:author="Andy Kleinhesselink" w:date="2019-11-06T14:55:00Z">
              <w:r>
                <w:rPr>
                  <w:rFonts w:ascii="Calibri" w:eastAsia="Times New Roman" w:hAnsi="Calibri" w:cs="Times New Roman"/>
                  <w:color w:val="000000"/>
                  <w:szCs w:val="24"/>
                </w:rPr>
                <w:t>0.184</w:t>
              </w:r>
            </w:ins>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ins w:id="1087" w:author="Andy Kleinhesselink" w:date="2019-11-06T14:55:00Z"/>
                <w:rFonts w:ascii="Calibri" w:eastAsia="Times New Roman" w:hAnsi="Calibri" w:cs="Times New Roman"/>
                <w:color w:val="000000"/>
                <w:szCs w:val="24"/>
              </w:rPr>
            </w:pPr>
            <w:ins w:id="1088" w:author="Andy Kleinhesselink" w:date="2019-11-06T14:55:00Z">
              <w:r>
                <w:rPr>
                  <w:rFonts w:ascii="Calibri" w:eastAsia="Times New Roman" w:hAnsi="Calibri" w:cs="Times New Roman"/>
                  <w:color w:val="000000"/>
                  <w:szCs w:val="24"/>
                </w:rPr>
                <w:t>0.0208</w:t>
              </w:r>
            </w:ins>
          </w:p>
        </w:tc>
      </w:tr>
      <w:tr w:rsidR="00081BE7" w:rsidRPr="0025446F" w14:paraId="2F40A798" w14:textId="77777777" w:rsidTr="00185B90">
        <w:trPr>
          <w:trHeight w:val="320"/>
          <w:ins w:id="1089" w:author="Andy Kleinhesselink" w:date="2019-11-06T14:55:00Z"/>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ins w:id="1090"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ins w:id="1091"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ins w:id="1092" w:author="Andy Kleinhesselink" w:date="2019-11-06T14:55:00Z"/>
                <w:rFonts w:ascii="Calibri" w:eastAsia="Times New Roman" w:hAnsi="Calibri" w:cs="Times New Roman"/>
                <w:color w:val="000000"/>
                <w:szCs w:val="24"/>
              </w:rPr>
            </w:pPr>
            <w:ins w:id="1093"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ins w:id="1094" w:author="Andy Kleinhesselink" w:date="2019-11-06T14:55:00Z"/>
                <w:rFonts w:ascii="Calibri" w:eastAsia="Times New Roman" w:hAnsi="Calibri" w:cs="Times New Roman"/>
                <w:color w:val="000000"/>
                <w:szCs w:val="24"/>
              </w:rPr>
            </w:pPr>
            <w:ins w:id="1095" w:author="Andy Kleinhesselink" w:date="2019-11-06T14:55:00Z">
              <w:r>
                <w:rPr>
                  <w:rFonts w:ascii="Calibri" w:eastAsia="Times New Roman" w:hAnsi="Calibri" w:cs="Times New Roman"/>
                  <w:color w:val="000000"/>
                  <w:szCs w:val="24"/>
                </w:rPr>
                <w:t>0.128</w:t>
              </w:r>
            </w:ins>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ins w:id="1096" w:author="Andy Kleinhesselink" w:date="2019-11-06T14:55:00Z"/>
                <w:rFonts w:ascii="Calibri" w:eastAsia="Times New Roman" w:hAnsi="Calibri" w:cs="Times New Roman"/>
                <w:color w:val="000000"/>
                <w:szCs w:val="24"/>
              </w:rPr>
            </w:pPr>
            <w:ins w:id="1097" w:author="Andy Kleinhesselink" w:date="2019-11-06T14:55:00Z">
              <w:r>
                <w:rPr>
                  <w:rFonts w:ascii="Calibri" w:eastAsia="Times New Roman" w:hAnsi="Calibri" w:cs="Times New Roman"/>
                  <w:color w:val="000000"/>
                  <w:szCs w:val="24"/>
                </w:rPr>
                <w:t>0.150</w:t>
              </w:r>
            </w:ins>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ins w:id="1098" w:author="Andy Kleinhesselink" w:date="2019-11-06T14:55:00Z"/>
                <w:rFonts w:ascii="Calibri" w:eastAsia="Times New Roman" w:hAnsi="Calibri" w:cs="Times New Roman"/>
                <w:color w:val="000000"/>
                <w:szCs w:val="24"/>
              </w:rPr>
            </w:pPr>
          </w:p>
        </w:tc>
      </w:tr>
      <w:tr w:rsidR="00081BE7" w:rsidRPr="0025446F" w14:paraId="5B2339A0" w14:textId="77777777" w:rsidTr="00185B90">
        <w:trPr>
          <w:trHeight w:val="320"/>
          <w:ins w:id="1099" w:author="Andy Kleinhesselink" w:date="2019-11-06T14:55:00Z"/>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ins w:id="1100"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ins w:id="1101"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ins w:id="1102" w:author="Andy Kleinhesselink" w:date="2019-11-06T14:55:00Z"/>
                <w:rFonts w:ascii="Calibri" w:eastAsia="Times New Roman" w:hAnsi="Calibri" w:cs="Times New Roman"/>
                <w:color w:val="000000"/>
                <w:szCs w:val="24"/>
              </w:rPr>
            </w:pPr>
            <w:ins w:id="1103" w:author="Andy Kleinhesselink" w:date="2019-11-06T14:55:00Z">
              <w:r>
                <w:rPr>
                  <w:rFonts w:ascii="Calibri" w:hAnsi="Calibri"/>
                  <w:color w:val="000000"/>
                </w:rPr>
                <w:t>Late</w:t>
              </w:r>
            </w:ins>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ins w:id="1104" w:author="Andy Kleinhesselink" w:date="2019-11-06T14:55:00Z"/>
                <w:rFonts w:ascii="Calibri" w:eastAsia="Times New Roman" w:hAnsi="Calibri" w:cs="Times New Roman"/>
                <w:color w:val="000000"/>
                <w:szCs w:val="24"/>
              </w:rPr>
            </w:pPr>
            <w:ins w:id="1105" w:author="Andy Kleinhesselink" w:date="2019-11-06T14:55:00Z">
              <w:r>
                <w:rPr>
                  <w:rFonts w:ascii="Calibri" w:eastAsia="Times New Roman" w:hAnsi="Calibri" w:cs="Times New Roman"/>
                  <w:color w:val="000000"/>
                  <w:szCs w:val="24"/>
                </w:rPr>
                <w:t>0.147</w:t>
              </w:r>
            </w:ins>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ins w:id="1106" w:author="Andy Kleinhesselink" w:date="2019-11-06T14:55:00Z"/>
                <w:rFonts w:ascii="Calibri" w:eastAsia="Times New Roman" w:hAnsi="Calibri" w:cs="Times New Roman"/>
                <w:color w:val="000000"/>
                <w:szCs w:val="24"/>
              </w:rPr>
            </w:pPr>
            <w:ins w:id="1107" w:author="Andy Kleinhesselink" w:date="2019-11-06T14:55:00Z">
              <w:r>
                <w:rPr>
                  <w:rFonts w:ascii="Calibri" w:eastAsia="Times New Roman" w:hAnsi="Calibri" w:cs="Times New Roman"/>
                  <w:color w:val="000000"/>
                  <w:szCs w:val="24"/>
                </w:rPr>
                <w:t>0.130</w:t>
              </w:r>
            </w:ins>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ins w:id="1108" w:author="Andy Kleinhesselink" w:date="2019-11-06T14:55:00Z"/>
                <w:rFonts w:ascii="Calibri" w:eastAsia="Times New Roman" w:hAnsi="Calibri" w:cs="Times New Roman"/>
                <w:color w:val="000000"/>
                <w:szCs w:val="24"/>
              </w:rPr>
            </w:pPr>
          </w:p>
        </w:tc>
      </w:tr>
      <w:tr w:rsidR="00081BE7" w:rsidRPr="0025446F" w14:paraId="7BCD0444" w14:textId="77777777" w:rsidTr="00185B90">
        <w:trPr>
          <w:trHeight w:val="320"/>
          <w:ins w:id="1109" w:author="Andy Kleinhesselink" w:date="2019-11-06T14:55:00Z"/>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ins w:id="1110"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ins w:id="1111" w:author="Andy Kleinhesselink" w:date="2019-11-06T14:55:00Z"/>
                <w:rFonts w:ascii="Calibri" w:eastAsia="Times New Roman" w:hAnsi="Calibri" w:cs="Times New Roman"/>
                <w:color w:val="000000"/>
                <w:szCs w:val="24"/>
              </w:rPr>
            </w:pPr>
            <w:ins w:id="1112" w:author="Andy Kleinhesselink" w:date="2019-11-06T14:55:00Z">
              <w:r>
                <w:rPr>
                  <w:rFonts w:ascii="Calibri" w:eastAsia="Times New Roman" w:hAnsi="Calibri" w:cs="Times New Roman"/>
                  <w:color w:val="000000"/>
                  <w:szCs w:val="24"/>
                </w:rPr>
                <w:t>5</w:t>
              </w:r>
            </w:ins>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ins w:id="1113" w:author="Andy Kleinhesselink" w:date="2019-11-06T14:55:00Z"/>
                <w:rFonts w:ascii="Calibri" w:eastAsia="Times New Roman" w:hAnsi="Calibri" w:cs="Times New Roman"/>
                <w:color w:val="000000"/>
                <w:szCs w:val="24"/>
              </w:rPr>
            </w:pPr>
            <w:ins w:id="1114" w:author="Andy Kleinhesselink" w:date="2019-11-06T14:55:00Z">
              <w:r>
                <w:rPr>
                  <w:rFonts w:ascii="Calibri" w:hAnsi="Calibri"/>
                  <w:color w:val="000000"/>
                </w:rPr>
                <w:t>Early</w:t>
              </w:r>
            </w:ins>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ins w:id="1115" w:author="Andy Kleinhesselink" w:date="2019-11-06T14:55:00Z"/>
                <w:rFonts w:ascii="Calibri" w:eastAsia="Times New Roman" w:hAnsi="Calibri" w:cs="Times New Roman"/>
                <w:color w:val="000000"/>
                <w:szCs w:val="24"/>
              </w:rPr>
            </w:pPr>
            <w:ins w:id="1116" w:author="Andy Kleinhesselink" w:date="2019-11-06T14:55:00Z">
              <w:r>
                <w:rPr>
                  <w:rFonts w:ascii="Calibri" w:hAnsi="Calibri"/>
                  <w:color w:val="000000"/>
                </w:rPr>
                <w:t>0.132</w:t>
              </w:r>
            </w:ins>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ins w:id="1117" w:author="Andy Kleinhesselink" w:date="2019-11-06T14:55:00Z"/>
                <w:rFonts w:ascii="Calibri" w:eastAsia="Times New Roman" w:hAnsi="Calibri" w:cs="Times New Roman"/>
                <w:color w:val="000000"/>
                <w:szCs w:val="24"/>
              </w:rPr>
            </w:pPr>
            <w:ins w:id="1118" w:author="Andy Kleinhesselink" w:date="2019-11-06T14:55:00Z">
              <w:r>
                <w:rPr>
                  <w:rFonts w:ascii="Calibri" w:hAnsi="Calibri"/>
                  <w:color w:val="000000"/>
                </w:rPr>
                <w:t>0.145</w:t>
              </w:r>
            </w:ins>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ins w:id="1119" w:author="Andy Kleinhesselink" w:date="2019-11-06T14:55:00Z"/>
                <w:rFonts w:ascii="Calibri" w:hAnsi="Calibri"/>
                <w:color w:val="000000"/>
              </w:rPr>
            </w:pPr>
            <w:ins w:id="1120" w:author="Andy Kleinhesselink" w:date="2019-11-06T14:55:00Z">
              <w:r>
                <w:rPr>
                  <w:rFonts w:ascii="Calibri" w:hAnsi="Calibri"/>
                  <w:color w:val="000000"/>
                </w:rPr>
                <w:t>0.0405</w:t>
              </w:r>
            </w:ins>
          </w:p>
        </w:tc>
      </w:tr>
      <w:tr w:rsidR="00081BE7" w:rsidRPr="0025446F" w14:paraId="4EEB66BB" w14:textId="77777777" w:rsidTr="00185B90">
        <w:trPr>
          <w:trHeight w:val="320"/>
          <w:ins w:id="1121" w:author="Andy Kleinhesselink" w:date="2019-11-06T14:55:00Z"/>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ins w:id="1122" w:author="Andy Kleinhesselink" w:date="2019-11-06T14:55:00Z"/>
                <w:rFonts w:ascii="Calibri" w:eastAsia="Times New Roman" w:hAnsi="Calibri" w:cs="Times New Roman"/>
                <w:color w:val="000000"/>
                <w:szCs w:val="24"/>
              </w:rPr>
            </w:pPr>
            <w:ins w:id="1123" w:author="Andy Kleinhesselink" w:date="2019-11-06T14:55:00Z">
              <w:r>
                <w:rPr>
                  <w:rFonts w:ascii="Calibri" w:hAnsi="Calibri"/>
                  <w:color w:val="000000"/>
                </w:rPr>
                <w:t>Small</w:t>
              </w:r>
            </w:ins>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ins w:id="1124"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ins w:id="1125" w:author="Andy Kleinhesselink" w:date="2019-11-06T14:55:00Z"/>
                <w:rFonts w:ascii="Calibri" w:eastAsia="Times New Roman" w:hAnsi="Calibri" w:cs="Times New Roman"/>
                <w:color w:val="000000"/>
                <w:szCs w:val="24"/>
              </w:rPr>
            </w:pPr>
            <w:ins w:id="1126" w:author="Andy Kleinhesselink" w:date="2019-11-06T14:55:00Z">
              <w:r>
                <w:rPr>
                  <w:rFonts w:ascii="Calibri" w:hAnsi="Calibri"/>
                  <w:color w:val="000000"/>
                </w:rPr>
                <w:t>Mid</w:t>
              </w:r>
            </w:ins>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ins w:id="1127" w:author="Andy Kleinhesselink" w:date="2019-11-06T14:55:00Z"/>
                <w:rFonts w:ascii="Calibri" w:eastAsia="Times New Roman" w:hAnsi="Calibri" w:cs="Times New Roman"/>
                <w:color w:val="000000"/>
                <w:szCs w:val="24"/>
              </w:rPr>
            </w:pPr>
            <w:ins w:id="1128" w:author="Andy Kleinhesselink" w:date="2019-11-06T14:55:00Z">
              <w:r>
                <w:rPr>
                  <w:rFonts w:ascii="Calibri" w:eastAsia="Times New Roman" w:hAnsi="Calibri" w:cs="Times New Roman"/>
                  <w:color w:val="000000"/>
                  <w:szCs w:val="24"/>
                </w:rPr>
                <w:t>0.128</w:t>
              </w:r>
            </w:ins>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ins w:id="1129" w:author="Andy Kleinhesselink" w:date="2019-11-06T14:55:00Z"/>
                <w:rFonts w:ascii="Calibri" w:eastAsia="Times New Roman" w:hAnsi="Calibri" w:cs="Times New Roman"/>
                <w:color w:val="000000"/>
                <w:szCs w:val="24"/>
              </w:rPr>
            </w:pPr>
            <w:ins w:id="1130" w:author="Andy Kleinhesselink" w:date="2019-11-06T14:55:00Z">
              <w:r>
                <w:rPr>
                  <w:rFonts w:ascii="Calibri" w:eastAsia="Times New Roman" w:hAnsi="Calibri" w:cs="Times New Roman"/>
                  <w:color w:val="000000"/>
                  <w:szCs w:val="24"/>
                </w:rPr>
                <w:t>0.150</w:t>
              </w:r>
            </w:ins>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ins w:id="1131" w:author="Andy Kleinhesselink" w:date="2019-11-06T14:55:00Z"/>
                <w:rFonts w:ascii="Calibri" w:eastAsia="Times New Roman" w:hAnsi="Calibri" w:cs="Times New Roman"/>
                <w:color w:val="000000"/>
                <w:szCs w:val="24"/>
              </w:rPr>
            </w:pPr>
          </w:p>
        </w:tc>
      </w:tr>
      <w:tr w:rsidR="00081BE7" w:rsidRPr="0025446F" w14:paraId="4E71B7C0" w14:textId="77777777" w:rsidTr="00185B90">
        <w:trPr>
          <w:trHeight w:val="320"/>
          <w:ins w:id="1132" w:author="Andy Kleinhesselink" w:date="2019-11-06T14:55:00Z"/>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ins w:id="1133"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ins w:id="1134"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ins w:id="1135" w:author="Andy Kleinhesselink" w:date="2019-11-06T14:55:00Z"/>
                <w:rFonts w:ascii="Calibri" w:eastAsia="Times New Roman" w:hAnsi="Calibri" w:cs="Times New Roman"/>
                <w:color w:val="000000"/>
                <w:szCs w:val="24"/>
              </w:rPr>
            </w:pPr>
            <w:ins w:id="1136" w:author="Andy Kleinhesselink" w:date="2019-11-06T14:55:00Z">
              <w:r>
                <w:rPr>
                  <w:rFonts w:ascii="Calibri" w:hAnsi="Calibri"/>
                  <w:color w:val="000000"/>
                </w:rPr>
                <w:t>Late</w:t>
              </w:r>
            </w:ins>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ins w:id="1137" w:author="Andy Kleinhesselink" w:date="2019-11-06T14:55:00Z"/>
                <w:rFonts w:ascii="Calibri" w:eastAsia="Times New Roman" w:hAnsi="Calibri" w:cs="Times New Roman"/>
                <w:color w:val="000000"/>
                <w:szCs w:val="24"/>
              </w:rPr>
            </w:pPr>
            <w:ins w:id="1138" w:author="Andy Kleinhesselink" w:date="2019-11-06T14:55:00Z">
              <w:r>
                <w:rPr>
                  <w:rFonts w:ascii="Calibri" w:eastAsia="Times New Roman" w:hAnsi="Calibri" w:cs="Times New Roman"/>
                  <w:color w:val="000000"/>
                  <w:szCs w:val="24"/>
                </w:rPr>
                <w:t>0.124</w:t>
              </w:r>
            </w:ins>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ins w:id="1139" w:author="Andy Kleinhesselink" w:date="2019-11-06T14:55:00Z"/>
                <w:rFonts w:ascii="Calibri" w:eastAsia="Times New Roman" w:hAnsi="Calibri" w:cs="Times New Roman"/>
                <w:color w:val="000000"/>
                <w:szCs w:val="24"/>
              </w:rPr>
            </w:pPr>
            <w:ins w:id="1140" w:author="Andy Kleinhesselink" w:date="2019-11-06T14:55:00Z">
              <w:r>
                <w:rPr>
                  <w:rFonts w:ascii="Calibri" w:eastAsia="Times New Roman" w:hAnsi="Calibri" w:cs="Times New Roman"/>
                  <w:color w:val="000000"/>
                  <w:szCs w:val="24"/>
                </w:rPr>
                <w:t>0.155</w:t>
              </w:r>
            </w:ins>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ins w:id="1141" w:author="Andy Kleinhesselink" w:date="2019-11-06T14:55:00Z"/>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rPr>
          <w:ins w:id="1142" w:author="Andy Kleinhesselink" w:date="2019-11-06T14:55:00Z"/>
        </w:rPr>
      </w:pPr>
      <w:ins w:id="1143" w:author="Andy Kleinhesselink" w:date="2019-11-06T14:55:00Z">
        <w:r>
          <w:br w:type="page"/>
        </w:r>
      </w:ins>
    </w:p>
    <w:p w14:paraId="3B54039F" w14:textId="77777777" w:rsidR="00081BE7" w:rsidRDefault="00081BE7" w:rsidP="00081BE7">
      <w:pPr>
        <w:keepNext/>
        <w:spacing w:line="276" w:lineRule="auto"/>
        <w:ind w:firstLine="0"/>
        <w:jc w:val="both"/>
        <w:rPr>
          <w:ins w:id="1144" w:author="Andy Kleinhesselink" w:date="2019-11-06T14:55:00Z"/>
        </w:rPr>
      </w:pPr>
      <w:ins w:id="1145" w:author="Andy Kleinhesselink" w:date="2019-11-06T14:55:00Z">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ins>
    </w:p>
    <w:p w14:paraId="211BCDBF" w14:textId="77777777" w:rsidR="00081BE7" w:rsidRDefault="00081BE7" w:rsidP="00081BE7">
      <w:pPr>
        <w:pStyle w:val="Caption"/>
        <w:rPr>
          <w:ins w:id="1146" w:author="Andy Kleinhesselink" w:date="2019-11-06T14:55:00Z"/>
        </w:rPr>
      </w:pPr>
      <w:ins w:id="1147" w:author="Andy Kleinhesselink" w:date="2019-11-06T14:55:00Z">
        <w:r>
          <w:t xml:space="preserve">Figure A </w:t>
        </w:r>
        <w:r>
          <w:fldChar w:fldCharType="begin"/>
        </w:r>
        <w:r>
          <w:instrText xml:space="preserve"> SEQ Figure_A \* ARABIC </w:instrText>
        </w:r>
        <w:r>
          <w:fldChar w:fldCharType="separate"/>
        </w:r>
        <w:r>
          <w:rPr>
            <w:noProof/>
          </w:rPr>
          <w:t>1</w:t>
        </w:r>
        <w:r>
          <w:rPr>
            <w:noProof/>
          </w:rPr>
          <w:fldChar w:fldCharType="end"/>
        </w:r>
        <w:r>
          <w:t xml:space="preserve">. Colored points show the value of functional traits, root density and tissue loss rate, for each of the </w:t>
        </w:r>
        <w:proofErr w:type="gramStart"/>
        <w:r>
          <w:t>three competitor</w:t>
        </w:r>
        <w:proofErr w:type="gramEnd"/>
        <w:r>
          <w:t xml:space="preserve"> species in each of the five simulation scenarios (A-E).  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ins>
    </w:p>
    <w:p w14:paraId="42B0C9D7" w14:textId="77777777" w:rsidR="00081BE7" w:rsidRDefault="00081BE7" w:rsidP="00081BE7">
      <w:pPr>
        <w:pStyle w:val="BodyText"/>
        <w:keepNext/>
        <w:ind w:firstLine="0"/>
        <w:rPr>
          <w:ins w:id="1148" w:author="Andy Kleinhesselink" w:date="2019-11-06T14:55:00Z"/>
        </w:rPr>
      </w:pPr>
      <w:ins w:id="1149" w:author="Andy Kleinhesselink" w:date="2019-11-06T14:55:00Z">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ins>
    </w:p>
    <w:p w14:paraId="133C1274" w14:textId="77777777" w:rsidR="00081BE7" w:rsidRPr="00D65245" w:rsidRDefault="00081BE7" w:rsidP="00081BE7">
      <w:pPr>
        <w:pStyle w:val="Caption"/>
        <w:rPr>
          <w:ins w:id="1150" w:author="Andy Kleinhesselink" w:date="2019-11-06T14:55:00Z"/>
        </w:rPr>
      </w:pPr>
      <w:ins w:id="1151" w:author="Andy Kleinhesselink" w:date="2019-11-06T14:55:00Z">
        <w:r>
          <w:t xml:space="preserve">Figure A </w:t>
        </w:r>
        <w:r>
          <w:rPr>
            <w:noProof/>
          </w:rPr>
          <w:fldChar w:fldCharType="begin"/>
        </w:r>
        <w:r>
          <w:rPr>
            <w:noProof/>
          </w:rPr>
          <w:instrText xml:space="preserve"> SEQ Figure_A \* ARABIC </w:instrText>
        </w:r>
        <w:r>
          <w:rPr>
            <w:noProof/>
          </w:rPr>
          <w:fldChar w:fldCharType="separate"/>
        </w:r>
        <w:r>
          <w:rPr>
            <w:noProof/>
          </w:rPr>
          <w:t>2</w:t>
        </w:r>
        <w:r>
          <w:rPr>
            <w:noProof/>
          </w:rPr>
          <w:fldChar w:fldCharType="end"/>
        </w:r>
        <w:r>
          <w:t xml:space="preserve">. The strength of HOIs depends on the difference in species functional traits.  The y-axis quantifies the strength of HOIs affecting the early (A), mid (B) and late (C) species as the ratio of the of the average magnitude of the </w:t>
        </w:r>
        <m:oMath>
          <m:r>
            <m:rPr>
              <m:sty m:val="bi"/>
            </m:rPr>
            <w:rPr>
              <w:rFonts w:ascii="Cambria Math" w:hAnsi="Cambria Math"/>
            </w:rPr>
            <m:t>β</m:t>
          </m:r>
        </m:oMath>
        <w:r>
          <w:t xml:space="preserve"> coefficients to the average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β:α</m:t>
          </m:r>
        </m:oMath>
        <w:r>
          <w:t xml:space="preserve"> ratio indicates stronger HOIs compared to pairwise interactions.  The x-axis quantifies the community-level trait difference as the standard deviation of the root density trait, </w:t>
        </w:r>
        <w:r w:rsidRPr="00D84269">
          <w:rPr>
            <w:i/>
          </w:rPr>
          <w:t>d</w:t>
        </w:r>
        <w:r>
          <w:t>.</w:t>
        </w:r>
      </w:ins>
    </w:p>
    <w:p w14:paraId="7AF422EC" w14:textId="54C71285" w:rsidR="00FB51D5" w:rsidDel="00081BE7" w:rsidRDefault="00FB51D5" w:rsidP="00081BE7">
      <w:pPr>
        <w:pStyle w:val="BodyText"/>
        <w:keepNext/>
        <w:ind w:firstLine="0"/>
        <w:rPr>
          <w:del w:id="1152" w:author="Andy Kleinhesselink" w:date="2019-11-06T14:55:00Z"/>
        </w:rPr>
      </w:pPr>
    </w:p>
    <w:p w14:paraId="240D6961" w14:textId="5FBC355C" w:rsidR="0000263D" w:rsidDel="00081BE7" w:rsidRDefault="00FB51D5" w:rsidP="00081BE7">
      <w:pPr>
        <w:pStyle w:val="BodyText"/>
        <w:keepNext/>
        <w:ind w:firstLine="0"/>
        <w:rPr>
          <w:del w:id="1153" w:author="Andy Kleinhesselink" w:date="2019-11-06T14:55:00Z"/>
        </w:rPr>
      </w:pPr>
      <w:bookmarkStart w:id="1154" w:name="_Ref514237378"/>
      <w:del w:id="1155" w:author="Andy Kleinhesselink" w:date="2019-11-06T14:55:00Z">
        <w:r w:rsidRPr="00F15099" w:rsidDel="00081BE7">
          <w:rPr>
            <w:highlight w:val="yellow"/>
          </w:rPr>
          <w:delText xml:space="preserve">Figure </w:delText>
        </w:r>
        <w:r w:rsidR="006A0465" w:rsidRPr="00F15099" w:rsidDel="00081BE7">
          <w:rPr>
            <w:b/>
            <w:bCs/>
            <w:noProof/>
            <w:highlight w:val="yellow"/>
          </w:rPr>
          <w:fldChar w:fldCharType="begin"/>
        </w:r>
        <w:r w:rsidR="006A0465" w:rsidRPr="00F15099" w:rsidDel="00081BE7">
          <w:rPr>
            <w:noProof/>
            <w:highlight w:val="yellow"/>
          </w:rPr>
          <w:delInstrText xml:space="preserve"> SEQ Figure \* ARABIC </w:delInstrText>
        </w:r>
        <w:r w:rsidR="006A0465" w:rsidRPr="00F15099" w:rsidDel="00081BE7">
          <w:rPr>
            <w:b/>
            <w:bCs/>
            <w:noProof/>
            <w:highlight w:val="yellow"/>
          </w:rPr>
          <w:fldChar w:fldCharType="separate"/>
        </w:r>
        <w:r w:rsidR="007550D0" w:rsidDel="00081BE7">
          <w:rPr>
            <w:noProof/>
            <w:highlight w:val="yellow"/>
          </w:rPr>
          <w:delText>1</w:delText>
        </w:r>
        <w:r w:rsidR="006A0465" w:rsidRPr="00F15099" w:rsidDel="00081BE7">
          <w:rPr>
            <w:b/>
            <w:bCs/>
            <w:noProof/>
            <w:highlight w:val="yellow"/>
          </w:rPr>
          <w:fldChar w:fldCharType="end"/>
        </w:r>
        <w:bookmarkEnd w:id="1154"/>
        <w:r w:rsidRPr="00F15099" w:rsidDel="00081BE7">
          <w:rPr>
            <w:highlight w:val="yellow"/>
          </w:rPr>
          <w:delText xml:space="preserve">. </w:delText>
        </w:r>
        <w:r w:rsidR="008B460A" w:rsidRPr="00F15099" w:rsidDel="00081BE7">
          <w:rPr>
            <w:highlight w:val="yellow"/>
          </w:rPr>
          <w:delText>Interaction modification</w:delText>
        </w:r>
        <w:r w:rsidR="0000263D" w:rsidRPr="00F15099" w:rsidDel="00081BE7">
          <w:rPr>
            <w:highlight w:val="yellow"/>
          </w:rPr>
          <w:delText>s</w:delText>
        </w:r>
        <w:r w:rsidR="008B460A" w:rsidRPr="00F15099" w:rsidDel="00081BE7">
          <w:rPr>
            <w:highlight w:val="yellow"/>
          </w:rPr>
          <w:delText xml:space="preserve"> lead to higher order interactions</w:delText>
        </w:r>
        <w:r w:rsidR="00A74E79" w:rsidRPr="00F15099" w:rsidDel="00081BE7">
          <w:rPr>
            <w:highlight w:val="yellow"/>
          </w:rPr>
          <w:delText xml:space="preserve">.  In A, the </w:delText>
        </w:r>
        <w:r w:rsidR="008B460A" w:rsidRPr="00F15099" w:rsidDel="00081BE7">
          <w:rPr>
            <w:highlight w:val="yellow"/>
          </w:rPr>
          <w:delText xml:space="preserve">interactions, i.e. the competitive effect </w:delText>
        </w:r>
        <w:r w:rsidR="00A74E79" w:rsidRPr="00F15099" w:rsidDel="00081BE7">
          <w:rPr>
            <w:highlight w:val="yellow"/>
          </w:rPr>
          <w:delText xml:space="preserve">of species </w:delText>
        </w:r>
        <w:r w:rsidR="008B460A" w:rsidRPr="00F15099" w:rsidDel="00081BE7">
          <w:rPr>
            <w:highlight w:val="yellow"/>
          </w:rPr>
          <w:delText xml:space="preserve">2 </w:delText>
        </w:r>
        <w:r w:rsidR="00A74E79" w:rsidRPr="00F15099" w:rsidDel="00081BE7">
          <w:rPr>
            <w:highlight w:val="yellow"/>
          </w:rPr>
          <w:delText xml:space="preserve">and </w:delText>
        </w:r>
        <w:r w:rsidR="008B460A" w:rsidRPr="00F15099" w:rsidDel="00081BE7">
          <w:rPr>
            <w:highlight w:val="yellow"/>
          </w:rPr>
          <w:delText xml:space="preserve">3 </w:delText>
        </w:r>
        <w:r w:rsidR="00A74E79" w:rsidRPr="00F15099" w:rsidDel="00081BE7">
          <w:rPr>
            <w:highlight w:val="yellow"/>
          </w:rPr>
          <w:delText xml:space="preserve">on </w:delText>
        </w:r>
        <w:r w:rsidR="008B460A" w:rsidRPr="00F15099" w:rsidDel="00081BE7">
          <w:rPr>
            <w:highlight w:val="yellow"/>
          </w:rPr>
          <w:delText xml:space="preserve">the focal species </w:delText>
        </w:r>
        <w:r w:rsidR="00EB2D89" w:rsidRPr="00F15099" w:rsidDel="00081BE7">
          <w:rPr>
            <w:highlight w:val="yellow"/>
          </w:rPr>
          <w:delText>1</w:delText>
        </w:r>
        <w:r w:rsidR="00A74E79" w:rsidRPr="00F15099" w:rsidDel="00081BE7">
          <w:rPr>
            <w:highlight w:val="yellow"/>
          </w:rPr>
          <w:delText xml:space="preserve"> </w:delText>
        </w:r>
        <w:r w:rsidR="008B460A" w:rsidRPr="00F15099" w:rsidDel="00081BE7">
          <w:rPr>
            <w:highlight w:val="yellow"/>
          </w:rPr>
          <w:delText xml:space="preserve">are shown as separate blue arrows.  </w:delText>
        </w:r>
        <w:r w:rsidR="00EB2D89" w:rsidRPr="00F15099" w:rsidDel="00081BE7">
          <w:rPr>
            <w:highlight w:val="yellow"/>
          </w:rPr>
          <w:delText>T</w:delText>
        </w:r>
        <w:r w:rsidR="008B460A" w:rsidRPr="00F15099" w:rsidDel="00081BE7">
          <w:rPr>
            <w:highlight w:val="yellow"/>
          </w:rPr>
          <w:delText xml:space="preserve">hese effects </w:delText>
        </w:r>
        <w:r w:rsidR="00EB2D89" w:rsidRPr="00F15099" w:rsidDel="00081BE7">
          <w:rPr>
            <w:highlight w:val="yellow"/>
          </w:rPr>
          <w:delText>may be</w:delText>
        </w:r>
        <w:r w:rsidR="008B460A" w:rsidRPr="00F15099" w:rsidDel="00081BE7">
          <w:rPr>
            <w:highlight w:val="yellow"/>
          </w:rPr>
          <w:delText xml:space="preserve"> represented as competition coefficients </w:delText>
        </w:r>
        <m:oMath>
          <m:sSub>
            <m:sSubPr>
              <m:ctrlPr>
                <w:rPr>
                  <w:rFonts w:ascii="Cambria Math" w:hAnsi="Cambria Math"/>
                  <w:i/>
                  <w:highlight w:val="yellow"/>
                </w:rPr>
              </m:ctrlPr>
            </m:sSubPr>
            <m:e>
              <m:r>
                <m:rPr>
                  <m:sty m:val="bi"/>
                </m:rPr>
                <w:rPr>
                  <w:rFonts w:ascii="Cambria Math" w:hAnsi="Cambria Math"/>
                  <w:highlight w:val="yellow"/>
                </w:rPr>
                <m:t>α</m:t>
              </m:r>
            </m:e>
            <m:sub>
              <m:r>
                <m:rPr>
                  <m:sty m:val="bi"/>
                </m:rPr>
                <w:rPr>
                  <w:rFonts w:ascii="Cambria Math" w:hAnsi="Cambria Math"/>
                  <w:highlight w:val="yellow"/>
                </w:rPr>
                <m:t>12</m:t>
              </m:r>
            </m:sub>
          </m:sSub>
        </m:oMath>
        <w:r w:rsidR="008B460A" w:rsidRPr="00F15099" w:rsidDel="00081BE7">
          <w:rPr>
            <w:highlight w:val="yellow"/>
          </w:rPr>
          <w:delText xml:space="preserve"> </w:delText>
        </w:r>
        <w:r w:rsidR="00EB2D89" w:rsidRPr="00F15099" w:rsidDel="00081BE7">
          <w:rPr>
            <w:highlight w:val="yellow"/>
          </w:rPr>
          <w:delText>and</w:delText>
        </w:r>
        <w:r w:rsidR="008B460A" w:rsidRPr="00F15099" w:rsidDel="00081BE7">
          <w:rPr>
            <w:highlight w:val="yellow"/>
          </w:rPr>
          <w:delText xml:space="preserve"> </w:delText>
        </w:r>
        <m:oMath>
          <m:sSub>
            <m:sSubPr>
              <m:ctrlPr>
                <w:rPr>
                  <w:rFonts w:ascii="Cambria Math" w:hAnsi="Cambria Math"/>
                  <w:i/>
                  <w:highlight w:val="yellow"/>
                </w:rPr>
              </m:ctrlPr>
            </m:sSubPr>
            <m:e>
              <m:r>
                <m:rPr>
                  <m:sty m:val="bi"/>
                </m:rPr>
                <w:rPr>
                  <w:rFonts w:ascii="Cambria Math" w:hAnsi="Cambria Math"/>
                  <w:highlight w:val="yellow"/>
                </w:rPr>
                <m:t>α</m:t>
              </m:r>
            </m:e>
            <m:sub>
              <m:r>
                <m:rPr>
                  <m:sty m:val="bi"/>
                </m:rPr>
                <w:rPr>
                  <w:rFonts w:ascii="Cambria Math" w:hAnsi="Cambria Math"/>
                  <w:highlight w:val="yellow"/>
                </w:rPr>
                <m:t>13</m:t>
              </m:r>
            </m:sub>
          </m:sSub>
        </m:oMath>
        <w:r w:rsidR="00A74E79" w:rsidRPr="00F15099" w:rsidDel="00081BE7">
          <w:rPr>
            <w:highlight w:val="yellow"/>
          </w:rPr>
          <w:delText xml:space="preserve">. </w:delText>
        </w:r>
        <w:r w:rsidR="008B460A" w:rsidRPr="00F15099" w:rsidDel="00081BE7">
          <w:rPr>
            <w:highlight w:val="yellow"/>
          </w:rPr>
          <w:delText xml:space="preserve">In B, </w:delText>
        </w:r>
        <w:r w:rsidR="005F4467" w:rsidRPr="00F15099" w:rsidDel="00081BE7">
          <w:rPr>
            <w:highlight w:val="yellow"/>
          </w:rPr>
          <w:delText xml:space="preserve">the dashed arrows show </w:delText>
        </w:r>
        <w:r w:rsidR="00EB2D89" w:rsidRPr="00F15099" w:rsidDel="00081BE7">
          <w:rPr>
            <w:highlight w:val="yellow"/>
          </w:rPr>
          <w:delText>that</w:delText>
        </w:r>
        <w:r w:rsidR="005F4467" w:rsidRPr="00F15099" w:rsidDel="00081BE7">
          <w:rPr>
            <w:highlight w:val="yellow"/>
          </w:rPr>
          <w:delText xml:space="preserve"> </w:delText>
        </w:r>
        <w:r w:rsidR="0000263D" w:rsidRPr="00F15099" w:rsidDel="00081BE7">
          <w:rPr>
            <w:highlight w:val="yellow"/>
          </w:rPr>
          <w:delText>each</w:delText>
        </w:r>
        <w:r w:rsidR="008B460A" w:rsidRPr="00F15099" w:rsidDel="00081BE7">
          <w:rPr>
            <w:highlight w:val="yellow"/>
          </w:rPr>
          <w:delText xml:space="preserve"> competitor modif</w:delText>
        </w:r>
        <w:r w:rsidR="0000263D" w:rsidRPr="00F15099" w:rsidDel="00081BE7">
          <w:rPr>
            <w:highlight w:val="yellow"/>
          </w:rPr>
          <w:delText>ies</w:delText>
        </w:r>
        <w:r w:rsidR="008B460A" w:rsidRPr="00F15099" w:rsidDel="00081BE7">
          <w:rPr>
            <w:highlight w:val="yellow"/>
          </w:rPr>
          <w:delText xml:space="preserve"> the effect of the other </w:delText>
        </w:r>
        <w:r w:rsidR="005F4467" w:rsidRPr="00F15099" w:rsidDel="00081BE7">
          <w:rPr>
            <w:highlight w:val="yellow"/>
          </w:rPr>
          <w:delText xml:space="preserve">competitor </w:delText>
        </w:r>
        <w:r w:rsidR="008B460A" w:rsidRPr="00F15099" w:rsidDel="00081BE7">
          <w:rPr>
            <w:highlight w:val="yellow"/>
          </w:rPr>
          <w:delText>on the focal species</w:delText>
        </w:r>
        <w:r w:rsidR="005F4467" w:rsidRPr="00F15099" w:rsidDel="00081BE7">
          <w:rPr>
            <w:highlight w:val="yellow"/>
          </w:rPr>
          <w:delText>:  in</w:delText>
        </w:r>
        <w:r w:rsidR="008B460A" w:rsidRPr="00F15099" w:rsidDel="00081BE7">
          <w:rPr>
            <w:highlight w:val="yellow"/>
          </w:rPr>
          <w:delText xml:space="preserve"> i) the effect of 3 </w:delText>
        </w:r>
        <w:r w:rsidR="005F4467" w:rsidRPr="00F15099" w:rsidDel="00081BE7">
          <w:rPr>
            <w:highlight w:val="yellow"/>
          </w:rPr>
          <w:delText xml:space="preserve">depends on the density of </w:delText>
        </w:r>
        <w:r w:rsidR="008B460A" w:rsidRPr="00F15099" w:rsidDel="00081BE7">
          <w:rPr>
            <w:highlight w:val="yellow"/>
          </w:rPr>
          <w:delText>species 2</w:delText>
        </w:r>
        <w:r w:rsidR="005F4467" w:rsidRPr="00F15099" w:rsidDel="00081BE7">
          <w:rPr>
            <w:highlight w:val="yellow"/>
          </w:rPr>
          <w:delText xml:space="preserve"> and in </w:delText>
        </w:r>
        <w:r w:rsidR="008B460A" w:rsidRPr="00F15099" w:rsidDel="00081BE7">
          <w:rPr>
            <w:highlight w:val="yellow"/>
          </w:rPr>
          <w:delText xml:space="preserve">ii) the effect of 2 </w:delText>
        </w:r>
        <w:r w:rsidR="005F4467" w:rsidRPr="00F15099" w:rsidDel="00081BE7">
          <w:rPr>
            <w:highlight w:val="yellow"/>
          </w:rPr>
          <w:delText xml:space="preserve">depends on the density of species 3.  </w:delText>
        </w:r>
        <w:r w:rsidR="0000263D" w:rsidRPr="00F15099" w:rsidDel="00081BE7">
          <w:rPr>
            <w:highlight w:val="yellow"/>
          </w:rPr>
          <w:delText>However</w:delText>
        </w:r>
        <w:r w:rsidR="005F4467" w:rsidRPr="00F15099" w:rsidDel="00081BE7">
          <w:rPr>
            <w:highlight w:val="yellow"/>
          </w:rPr>
          <w:delText xml:space="preserve">, these </w:delText>
        </w:r>
        <w:r w:rsidR="0000263D" w:rsidRPr="00F15099" w:rsidDel="00081BE7">
          <w:rPr>
            <w:highlight w:val="yellow"/>
          </w:rPr>
          <w:delText>interaction</w:delText>
        </w:r>
        <w:r w:rsidR="005F4467" w:rsidRPr="00F15099" w:rsidDel="00081BE7">
          <w:rPr>
            <w:highlight w:val="yellow"/>
          </w:rPr>
          <w:delText xml:space="preserve"> modifications</w:delText>
        </w:r>
        <w:r w:rsidR="0000263D" w:rsidRPr="00F15099" w:rsidDel="00081BE7">
          <w:rPr>
            <w:highlight w:val="yellow"/>
          </w:rPr>
          <w:delText xml:space="preserve"> </w:delText>
        </w:r>
        <w:r w:rsidR="00EB2D89" w:rsidRPr="00F15099" w:rsidDel="00081BE7">
          <w:rPr>
            <w:highlight w:val="yellow"/>
          </w:rPr>
          <w:delText>cannot truly be separated</w:delText>
        </w:r>
        <w:r w:rsidR="0000263D" w:rsidRPr="00F15099" w:rsidDel="00081BE7">
          <w:rPr>
            <w:highlight w:val="yellow"/>
          </w:rPr>
          <w:delText xml:space="preserve">, </w:delText>
        </w:r>
        <w:r w:rsidR="00EB2D89" w:rsidRPr="00F15099" w:rsidDel="00081BE7">
          <w:rPr>
            <w:highlight w:val="yellow"/>
          </w:rPr>
          <w:delText xml:space="preserve">rather they lead to a single </w:delText>
        </w:r>
        <w:r w:rsidR="0000263D" w:rsidRPr="00F15099" w:rsidDel="00081BE7">
          <w:rPr>
            <w:highlight w:val="yellow"/>
          </w:rPr>
          <w:delText>higher order interaction (HOI)</w:delText>
        </w:r>
        <w:r w:rsidR="00EB2D89" w:rsidRPr="00F15099" w:rsidDel="00081BE7">
          <w:rPr>
            <w:highlight w:val="yellow"/>
          </w:rPr>
          <w:delText>, shown with the curved arrows in iii</w:delText>
        </w:r>
        <w:r w:rsidR="0000263D" w:rsidRPr="00F15099" w:rsidDel="00081BE7">
          <w:rPr>
            <w:highlight w:val="yellow"/>
          </w:rPr>
          <w:delText>.</w:delText>
        </w:r>
        <w:r w:rsidR="0000263D" w:rsidDel="00081BE7">
          <w:delText xml:space="preserve"> </w:delText>
        </w:r>
      </w:del>
    </w:p>
    <w:p w14:paraId="3928EDDE" w14:textId="2AAC3457" w:rsidR="0000263D" w:rsidDel="00081BE7" w:rsidRDefault="0000263D" w:rsidP="00081BE7">
      <w:pPr>
        <w:pStyle w:val="BodyText"/>
        <w:keepNext/>
        <w:ind w:firstLine="0"/>
        <w:rPr>
          <w:del w:id="1156" w:author="Andy Kleinhesselink" w:date="2019-11-06T14:55:00Z"/>
        </w:rPr>
      </w:pPr>
      <w:commentRangeStart w:id="1157"/>
      <w:del w:id="1158" w:author="Andy Kleinhesselink" w:date="2019-11-06T14:55:00Z">
        <w:r w:rsidDel="00081BE7">
          <w:rPr>
            <w:noProof/>
          </w:rPr>
          <w:drawing>
            <wp:inline distT="0" distB="0" distL="0" distR="0" wp14:anchorId="7AE07E3C" wp14:editId="3DC712B8">
              <wp:extent cx="6091220" cy="6852621"/>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13">
                        <a:extLst>
                          <a:ext uri="{28A0092B-C50C-407E-A947-70E740481C1C}">
                            <a14:useLocalDpi xmlns:a14="http://schemas.microsoft.com/office/drawing/2010/main" val="0"/>
                          </a:ext>
                        </a:extLst>
                      </a:blip>
                      <a:stretch>
                        <a:fillRect/>
                      </a:stretch>
                    </pic:blipFill>
                    <pic:spPr>
                      <a:xfrm>
                        <a:off x="0" y="0"/>
                        <a:ext cx="6138261" cy="6905542"/>
                      </a:xfrm>
                      <a:prstGeom prst="rect">
                        <a:avLst/>
                      </a:prstGeom>
                    </pic:spPr>
                  </pic:pic>
                </a:graphicData>
              </a:graphic>
            </wp:inline>
          </w:drawing>
        </w:r>
        <w:commentRangeEnd w:id="1157"/>
        <w:r w:rsidR="00686142" w:rsidDel="00081BE7">
          <w:rPr>
            <w:rStyle w:val="CommentReference"/>
          </w:rPr>
          <w:commentReference w:id="1157"/>
        </w:r>
      </w:del>
    </w:p>
    <w:p w14:paraId="702AD5C8" w14:textId="147041E7" w:rsidR="0000263D" w:rsidDel="00081BE7" w:rsidRDefault="0000263D" w:rsidP="00081BE7">
      <w:pPr>
        <w:pStyle w:val="BodyText"/>
        <w:keepNext/>
        <w:ind w:firstLine="0"/>
        <w:rPr>
          <w:del w:id="1159" w:author="Andy Kleinhesselink" w:date="2019-11-06T14:55:00Z"/>
        </w:rPr>
      </w:pPr>
      <w:del w:id="1160" w:author="Andy Kleinhesselink" w:date="2019-11-06T14:55:00Z">
        <w:r w:rsidDel="00081BE7">
          <w:delText xml:space="preserve">Figure </w:delText>
        </w:r>
        <w:r w:rsidDel="00081BE7">
          <w:fldChar w:fldCharType="begin"/>
        </w:r>
        <w:r w:rsidDel="00081BE7">
          <w:delInstrText xml:space="preserve"> SEQ Figure \* ARABIC </w:delInstrText>
        </w:r>
        <w:r w:rsidDel="00081BE7">
          <w:fldChar w:fldCharType="separate"/>
        </w:r>
        <w:r w:rsidR="007550D0" w:rsidDel="00081BE7">
          <w:rPr>
            <w:noProof/>
          </w:rPr>
          <w:delText>2</w:delText>
        </w:r>
        <w:r w:rsidDel="00081BE7">
          <w:fldChar w:fldCharType="end"/>
        </w:r>
        <w:r w:rsidDel="00081BE7">
          <w:delText xml:space="preserve"> Conceptual definition of higher order interactions</w:delText>
        </w:r>
        <w:r w:rsidR="00893F78" w:rsidDel="00081BE7">
          <w:delText xml:space="preserve"> illustrated by functional </w:delText>
        </w:r>
      </w:del>
      <w:del w:id="1161" w:author="Andy Kleinhesselink" w:date="2019-11-06T14:07:00Z">
        <w:r w:rsidR="00893F78" w:rsidDel="00686142">
          <w:delText xml:space="preserve">decomposition and </w:delText>
        </w:r>
      </w:del>
      <w:del w:id="1162" w:author="Andy Kleinhesselink" w:date="2019-11-06T14:55:00Z">
        <w:r w:rsidR="00893F78" w:rsidDel="00081BE7">
          <w:delText>dependency diagrams</w:delText>
        </w:r>
        <w:r w:rsidDel="00081BE7">
          <w:delText xml:space="preserve">. </w:delText>
        </w:r>
      </w:del>
      <w:del w:id="1163" w:author="Andy Kleinhesselink" w:date="2019-11-06T14:07:00Z">
        <w:r w:rsidR="00893F78" w:rsidDel="00686142">
          <w:delText xml:space="preserve">In each panel, the density of </w:delText>
        </w:r>
      </w:del>
      <w:del w:id="1164" w:author="Andy Kleinhesselink" w:date="2019-11-06T14:08:00Z">
        <w:r w:rsidDel="00F039E3">
          <w:delText xml:space="preserve">We define any </w:delText>
        </w:r>
      </w:del>
      <w:del w:id="1165" w:author="Andy Kleinhesselink" w:date="2019-11-06T14:55:00Z">
        <w:r w:rsidR="005974E1" w:rsidDel="00081BE7">
          <w:delText xml:space="preserve">multi-competitor </w:delText>
        </w:r>
      </w:del>
      <w:del w:id="1166" w:author="Andy Kleinhesselink" w:date="2019-11-06T14:08:00Z">
        <w:r w:rsidR="005974E1" w:rsidDel="00F039E3">
          <w:delText xml:space="preserve">competition </w:delText>
        </w:r>
      </w:del>
      <w:del w:id="1167" w:author="Andy Kleinhesselink" w:date="2019-11-06T14:55:00Z">
        <w:r w:rsidDel="00081BE7">
          <w:delText>model</w:delText>
        </w:r>
        <w:r w:rsidR="005974E1" w:rsidDel="00081BE7">
          <w:delText xml:space="preserve">, e.g. </w:delTex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3</m:t>
              </m:r>
            </m:sub>
          </m:sSub>
          <m:r>
            <m:rPr>
              <m:sty m:val="bi"/>
            </m:rPr>
            <w:rPr>
              <w:rFonts w:ascii="Cambria Math" w:hAnsi="Cambria Math"/>
            </w:rPr>
            <m:t>)</m:t>
          </m:r>
        </m:oMath>
        <w:r w:rsidR="005974E1" w:rsidDel="00081BE7">
          <w:delText>,</w:delText>
        </w:r>
        <w:r w:rsidDel="00081BE7">
          <w:delText xml:space="preserve"> </w:delText>
        </w:r>
      </w:del>
      <w:del w:id="1168" w:author="Andy Kleinhesselink" w:date="2019-11-06T14:08:00Z">
        <w:r w:rsidDel="00F039E3">
          <w:delText xml:space="preserve">as being </w:delText>
        </w:r>
      </w:del>
      <w:del w:id="1169" w:author="Andy Kleinhesselink" w:date="2019-11-06T14:55:00Z">
        <w:r w:rsidDel="00081BE7">
          <w:delText>pairwise</w:delText>
        </w:r>
        <w:r w:rsidR="00B66B4F" w:rsidDel="00081BE7">
          <w:delText xml:space="preserve"> and not </w:delText>
        </w:r>
      </w:del>
      <w:del w:id="1170" w:author="Andy Kleinhesselink" w:date="2019-11-06T14:08:00Z">
        <w:r w:rsidR="00B66B4F" w:rsidDel="00F039E3">
          <w:delText>having</w:delText>
        </w:r>
        <w:r w:rsidDel="00F039E3">
          <w:delText xml:space="preserve"> </w:delText>
        </w:r>
      </w:del>
      <w:del w:id="1171" w:author="Andy Kleinhesselink" w:date="2019-11-06T14:55:00Z">
        <w:r w:rsidDel="00081BE7">
          <w:delText xml:space="preserve">HOIs when </w:delText>
        </w:r>
      </w:del>
      <w:del w:id="1172" w:author="Andy Kleinhesselink" w:date="2019-11-06T14:09:00Z">
        <w:r w:rsidDel="00F039E3">
          <w:delText xml:space="preserve">it </w:delText>
        </w:r>
        <w:r w:rsidR="00EB2D89" w:rsidDel="00F039E3">
          <w:delText>can be decomposed into a set of univariate functions connected in a dependency diagram</w:delText>
        </w:r>
      </w:del>
      <w:del w:id="1173" w:author="Andy Kleinhesselink" w:date="2019-11-06T14:07:00Z">
        <w:r w:rsidR="00EB2D89" w:rsidDel="00686142">
          <w:delText xml:space="preserve"> as in A</w:delText>
        </w:r>
      </w:del>
      <w:del w:id="1174" w:author="Andy Kleinhesselink" w:date="2019-11-06T14:55:00Z">
        <w:r w:rsidR="00EB2D89" w:rsidDel="00081BE7">
          <w:delText xml:space="preserve">.  </w:delText>
        </w:r>
        <w:r w:rsidR="00B66B4F" w:rsidDel="00081BE7">
          <w:delText>F</w:delText>
        </w:r>
        <w:r w:rsidR="00A95C7A" w:rsidDel="00081BE7">
          <w:delText xml:space="preserve">ollowing the blue arrows from </w:delText>
        </w:r>
        <w:r w:rsidR="005974E1" w:rsidDel="00081BE7">
          <w:delText>the bottom of the diagram, the densities of each competitor</w:delText>
        </w:r>
        <w:r w:rsidR="00A95C7A" w:rsidDel="00081BE7">
          <w:delText xml:space="preserve">, </w:delText>
        </w:r>
        <w:r w:rsidR="00A95C7A" w:rsidRPr="002930BB" w:rsidDel="00081BE7">
          <w:rPr>
            <w:i/>
          </w:rPr>
          <w:delText>N</w:delText>
        </w:r>
        <w:r w:rsidR="00A95C7A" w:rsidRPr="002930BB" w:rsidDel="00081BE7">
          <w:rPr>
            <w:i/>
            <w:vertAlign w:val="subscript"/>
          </w:rPr>
          <w:delText>2</w:delText>
        </w:r>
        <w:r w:rsidR="00A95C7A" w:rsidDel="00081BE7">
          <w:delText xml:space="preserve"> and </w:delText>
        </w:r>
        <w:r w:rsidR="00A95C7A" w:rsidRPr="002930BB" w:rsidDel="00081BE7">
          <w:rPr>
            <w:i/>
          </w:rPr>
          <w:delText>N</w:delText>
        </w:r>
        <w:r w:rsidR="00A95C7A" w:rsidRPr="002930BB" w:rsidDel="00081BE7">
          <w:rPr>
            <w:i/>
            <w:vertAlign w:val="subscript"/>
          </w:rPr>
          <w:delText>3</w:delText>
        </w:r>
        <w:r w:rsidR="00A95C7A" w:rsidDel="00081BE7">
          <w:delText xml:space="preserve">, </w:delText>
        </w:r>
        <w:r w:rsidR="005974E1" w:rsidDel="00081BE7">
          <w:delText xml:space="preserve">are inputs </w:delText>
        </w:r>
        <w:r w:rsidR="00A95C7A" w:rsidDel="00081BE7">
          <w:delText>for functions</w:delText>
        </w:r>
        <w:r w:rsidR="005974E1" w:rsidDel="00081BE7">
          <w:delText xml:space="preserve"> </w:delText>
        </w:r>
        <w:r w:rsidR="005974E1" w:rsidRPr="00F15099" w:rsidDel="00081BE7">
          <w:rPr>
            <w:i/>
          </w:rPr>
          <w:delText>g</w:delText>
        </w:r>
        <w:r w:rsidR="005974E1" w:rsidDel="00081BE7">
          <w:delText xml:space="preserve"> and </w:delText>
        </w:r>
        <w:r w:rsidR="005974E1" w:rsidRPr="00F15099" w:rsidDel="00081BE7">
          <w:rPr>
            <w:i/>
          </w:rPr>
          <w:delText>h</w:delText>
        </w:r>
        <w:r w:rsidR="005974E1" w:rsidDel="00081BE7">
          <w:delText xml:space="preserve">. The outputs </w:delText>
        </w:r>
        <w:r w:rsidR="00A95C7A" w:rsidDel="00081BE7">
          <w:delText>of these functions are combined by addition and the sum is the input for the function</w:delText>
        </w:r>
        <w:r w:rsidR="005974E1" w:rsidDel="00081BE7">
          <w:delText xml:space="preserve">, </w:delText>
        </w:r>
        <w:r w:rsidR="005974E1" w:rsidRPr="00F15099" w:rsidDel="00081BE7">
          <w:rPr>
            <w:i/>
          </w:rPr>
          <w:delText>f</w:delText>
        </w:r>
        <w:r w:rsidR="005974E1" w:rsidDel="00081BE7">
          <w:delText xml:space="preserve">, which </w:delText>
        </w:r>
        <w:r w:rsidR="00893F78" w:rsidDel="00081BE7">
          <w:delText xml:space="preserve">returns </w:delText>
        </w:r>
        <w:r w:rsidR="00893F78" w:rsidRPr="00F15099" w:rsidDel="00081BE7">
          <w:rPr>
            <w:i/>
          </w:rPr>
          <w:delText>y</w:delText>
        </w:r>
        <w:r w:rsidR="00893F78" w:rsidDel="00081BE7">
          <w:delText xml:space="preserve">, the </w:delText>
        </w:r>
        <w:r w:rsidR="005974E1" w:rsidDel="00081BE7">
          <w:delText>population growth rate of the focal species</w:delText>
        </w:r>
        <w:r w:rsidR="00A95C7A" w:rsidDel="00081BE7">
          <w:delText>.  By contrast, B) shows a model wi</w:delText>
        </w:r>
        <w:r w:rsidR="00EE21AF" w:rsidDel="00081BE7">
          <w:delText>th HOIs</w:delText>
        </w:r>
      </w:del>
      <w:del w:id="1175" w:author="Andy Kleinhesselink" w:date="2019-11-06T14:10:00Z">
        <w:r w:rsidR="00893F78" w:rsidDel="00F039E3">
          <w:delText xml:space="preserve"> in </w:delText>
        </w:r>
      </w:del>
      <w:del w:id="1176" w:author="Andy Kleinhesselink" w:date="2019-11-06T14:11:00Z">
        <w:r w:rsidR="00893F78" w:rsidDel="00F039E3">
          <w:delText>which there are multiple connected paths of dependency from the density of the competitors to y, the population growth rate of the focal species</w:delText>
        </w:r>
      </w:del>
      <w:del w:id="1177" w:author="Andy Kleinhesselink" w:date="2019-11-06T14:55:00Z">
        <w:r w:rsidR="006345E4" w:rsidDel="00081BE7">
          <w:delText>.  When</w:delText>
        </w:r>
      </w:del>
      <w:del w:id="1178" w:author="Andy Kleinhesselink" w:date="2019-11-06T14:11:00Z">
        <w:r w:rsidR="006345E4" w:rsidDel="00F039E3">
          <w:delText xml:space="preserve"> competitor densities influence multiple functions</w:delText>
        </w:r>
      </w:del>
      <w:del w:id="1179" w:author="Andy Kleinhesselink" w:date="2019-11-06T14:12:00Z">
        <w:r w:rsidR="00250D16" w:rsidDel="00F039E3">
          <w:delText xml:space="preserve"> </w:delText>
        </w:r>
      </w:del>
      <w:del w:id="1180" w:author="Andy Kleinhesselink" w:date="2019-11-06T14:11:00Z">
        <w:r w:rsidR="00250D16" w:rsidDel="00F039E3">
          <w:delText>simultaneously</w:delText>
        </w:r>
        <w:r w:rsidR="006345E4" w:rsidDel="00F039E3">
          <w:delText xml:space="preserve"> it is impossible to </w:delText>
        </w:r>
      </w:del>
      <w:del w:id="1181" w:author="Andy Kleinhesselink" w:date="2019-11-06T14:12:00Z">
        <w:r w:rsidR="006345E4" w:rsidDel="00F039E3">
          <w:delText>isolate each competitor</w:delText>
        </w:r>
        <w:r w:rsidR="00250D16" w:rsidDel="00F039E3">
          <w:delText>’s effect</w:delText>
        </w:r>
        <w:r w:rsidR="006345E4" w:rsidDel="00F039E3">
          <w:delText>, rather, indicat</w:delText>
        </w:r>
        <w:r w:rsidR="00250D16" w:rsidDel="00F039E3">
          <w:delText>ing that</w:delText>
        </w:r>
        <w:r w:rsidR="006345E4" w:rsidDel="00F039E3">
          <w:delText xml:space="preserve"> there are HOIs.  </w:delText>
        </w:r>
      </w:del>
      <w:del w:id="1182" w:author="Andy Kleinhesselink" w:date="2019-11-06T14:55:00Z">
        <w:r w:rsidR="006345E4" w:rsidDel="00081BE7">
          <w:delText>In C) a specific example of a pairwise</w:delText>
        </w:r>
        <w:r w:rsidR="00250D16" w:rsidDel="00081BE7">
          <w:delText xml:space="preserve">, </w:delText>
        </w:r>
      </w:del>
      <w:del w:id="1183" w:author="Andy Kleinhesselink" w:date="2019-11-06T14:13:00Z">
        <w:r w:rsidR="00250D16" w:rsidDel="00F039E3">
          <w:delText xml:space="preserve">but non-linear </w:delText>
        </w:r>
      </w:del>
      <w:del w:id="1184" w:author="Andy Kleinhesselink" w:date="2019-11-06T14:55:00Z">
        <w:r w:rsidR="00250D16" w:rsidDel="00081BE7">
          <w:delText>model</w:delText>
        </w:r>
        <w:r w:rsidR="006345E4" w:rsidDel="00081BE7">
          <w:delText xml:space="preserve"> is shown.  D) </w:delText>
        </w:r>
      </w:del>
      <w:del w:id="1185" w:author="Andy Kleinhesselink" w:date="2019-11-06T14:13:00Z">
        <w:r w:rsidR="006345E4" w:rsidDel="00F039E3">
          <w:delText xml:space="preserve">gives </w:delText>
        </w:r>
      </w:del>
      <w:del w:id="1186" w:author="Andy Kleinhesselink" w:date="2019-11-06T14:55:00Z">
        <w:r w:rsidR="006345E4" w:rsidDel="00081BE7">
          <w:delText>a</w:delText>
        </w:r>
        <w:r w:rsidR="00250D16" w:rsidDel="00081BE7">
          <w:delText xml:space="preserve"> specific</w:delText>
        </w:r>
        <w:r w:rsidR="006345E4" w:rsidDel="00081BE7">
          <w:delText xml:space="preserve"> example of a model </w:delText>
        </w:r>
        <w:r w:rsidR="00250D16" w:rsidDel="00081BE7">
          <w:delText>with</w:delText>
        </w:r>
        <w:r w:rsidR="006345E4" w:rsidDel="00081BE7">
          <w:delText xml:space="preserve"> HOIs between competitors. </w:delText>
        </w:r>
        <w:r w:rsidR="00250D16" w:rsidDel="00081BE7">
          <w:delText>T</w:delText>
        </w:r>
        <w:r w:rsidR="006345E4" w:rsidDel="00081BE7">
          <w:delText xml:space="preserve">he </w:delText>
        </w:r>
        <w:r w:rsidR="000D440D" w:rsidDel="00081BE7">
          <w:delText>multi-competitor</w:delText>
        </w:r>
      </w:del>
      <w:del w:id="1187" w:author="Andy Kleinhesselink" w:date="2019-11-06T14:13:00Z">
        <w:r w:rsidR="000D440D" w:rsidDel="00F039E3">
          <w:delText xml:space="preserve"> model </w:delText>
        </w:r>
      </w:del>
      <w:del w:id="1188" w:author="Andy Kleinhesselink" w:date="2019-11-06T14:14:00Z">
        <w:r w:rsidR="000D440D" w:rsidDel="00F039E3">
          <w:delText xml:space="preserve">cannot be refactored so that </w:delText>
        </w:r>
        <w:r w:rsidR="006345E4" w:rsidRPr="00F15099" w:rsidDel="00F039E3">
          <w:rPr>
            <w:i/>
          </w:rPr>
          <w:delText>N</w:delText>
        </w:r>
        <w:r w:rsidR="006345E4" w:rsidRPr="00F15099" w:rsidDel="00F039E3">
          <w:rPr>
            <w:i/>
            <w:vertAlign w:val="subscript"/>
          </w:rPr>
          <w:delText>2</w:delText>
        </w:r>
        <w:r w:rsidR="006345E4" w:rsidDel="00F039E3">
          <w:delText xml:space="preserve"> and </w:delText>
        </w:r>
        <w:r w:rsidR="006345E4" w:rsidRPr="00F15099" w:rsidDel="00F039E3">
          <w:rPr>
            <w:i/>
          </w:rPr>
          <w:delText>N</w:delText>
        </w:r>
        <w:r w:rsidR="006345E4" w:rsidRPr="00F15099" w:rsidDel="00F039E3">
          <w:rPr>
            <w:i/>
            <w:vertAlign w:val="subscript"/>
          </w:rPr>
          <w:delText>3</w:delText>
        </w:r>
        <w:r w:rsidR="006345E4" w:rsidDel="00F039E3">
          <w:delText xml:space="preserve"> </w:delText>
        </w:r>
        <w:r w:rsidR="00250D16" w:rsidDel="00F039E3">
          <w:delText xml:space="preserve">influence one and only one function each.  </w:delText>
        </w:r>
      </w:del>
    </w:p>
    <w:p w14:paraId="25F157AE" w14:textId="319CE853" w:rsidR="00690D3A" w:rsidDel="00081BE7" w:rsidRDefault="00690D3A" w:rsidP="00081BE7">
      <w:pPr>
        <w:pStyle w:val="BodyText"/>
        <w:keepNext/>
        <w:ind w:firstLine="0"/>
        <w:rPr>
          <w:del w:id="1189" w:author="Andy Kleinhesselink" w:date="2019-11-06T14:55:00Z"/>
        </w:rPr>
      </w:pPr>
    </w:p>
    <w:p w14:paraId="45DC6A1C" w14:textId="16966B27" w:rsidR="00690D3A" w:rsidDel="00081BE7" w:rsidRDefault="00690D3A" w:rsidP="00081BE7">
      <w:pPr>
        <w:pStyle w:val="BodyText"/>
        <w:keepNext/>
        <w:ind w:firstLine="0"/>
        <w:rPr>
          <w:del w:id="1190" w:author="Andy Kleinhesselink" w:date="2019-11-06T14:55:00Z"/>
        </w:rPr>
      </w:pPr>
      <w:commentRangeStart w:id="1191"/>
      <w:del w:id="1192" w:author="Andy Kleinhesselink" w:date="2019-11-06T14:55:00Z">
        <w:r w:rsidDel="00081BE7">
          <w:rPr>
            <w:noProof/>
          </w:rPr>
          <w:drawing>
            <wp:inline distT="0" distB="0" distL="0" distR="0" wp14:anchorId="1FB5E1AF" wp14:editId="2EE3B366">
              <wp:extent cx="4991548" cy="539513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4">
                        <a:extLst>
                          <a:ext uri="{28A0092B-C50C-407E-A947-70E740481C1C}">
                            <a14:useLocalDpi xmlns:a14="http://schemas.microsoft.com/office/drawing/2010/main" val="0"/>
                          </a:ext>
                        </a:extLst>
                      </a:blip>
                      <a:srcRect l="6620" t="5252" r="5915" b="10715"/>
                      <a:stretch/>
                    </pic:blipFill>
                    <pic:spPr bwMode="auto">
                      <a:xfrm>
                        <a:off x="0" y="0"/>
                        <a:ext cx="5014326" cy="5419752"/>
                      </a:xfrm>
                      <a:prstGeom prst="rect">
                        <a:avLst/>
                      </a:prstGeom>
                      <a:ln>
                        <a:noFill/>
                      </a:ln>
                      <a:extLst>
                        <a:ext uri="{53640926-AAD7-44D8-BBD7-CCE9431645EC}">
                          <a14:shadowObscured xmlns:a14="http://schemas.microsoft.com/office/drawing/2010/main"/>
                        </a:ext>
                      </a:extLst>
                    </pic:spPr>
                  </pic:pic>
                </a:graphicData>
              </a:graphic>
            </wp:inline>
          </w:drawing>
        </w:r>
        <w:commentRangeEnd w:id="1191"/>
        <w:r w:rsidR="00F039E3" w:rsidDel="00081BE7">
          <w:rPr>
            <w:rStyle w:val="CommentReference"/>
          </w:rPr>
          <w:commentReference w:id="1191"/>
        </w:r>
      </w:del>
    </w:p>
    <w:p w14:paraId="649C8898" w14:textId="4F380FC7" w:rsidR="00690D3A" w:rsidDel="00081BE7" w:rsidRDefault="00690D3A" w:rsidP="00081BE7">
      <w:pPr>
        <w:pStyle w:val="BodyText"/>
        <w:keepNext/>
        <w:ind w:firstLine="0"/>
        <w:rPr>
          <w:del w:id="1193" w:author="Andy Kleinhesselink" w:date="2019-11-06T14:55:00Z"/>
        </w:rPr>
      </w:pPr>
      <w:del w:id="1194" w:author="Andy Kleinhesselink" w:date="2019-11-06T14:55:00Z">
        <w:r w:rsidRPr="00F039E3" w:rsidDel="00081BE7">
          <w:rPr>
            <w:rPrChange w:id="1195" w:author="Andy Kleinhesselink" w:date="2019-11-06T14:14:00Z">
              <w:rPr>
                <w:highlight w:val="yellow"/>
              </w:rPr>
            </w:rPrChange>
          </w:rPr>
          <w:delText xml:space="preserve">Figure </w:delText>
        </w:r>
        <w:r w:rsidRPr="00F039E3" w:rsidDel="00081BE7">
          <w:rPr>
            <w:rPrChange w:id="1196" w:author="Andy Kleinhesselink" w:date="2019-11-06T14:14:00Z">
              <w:rPr>
                <w:highlight w:val="yellow"/>
              </w:rPr>
            </w:rPrChange>
          </w:rPr>
          <w:fldChar w:fldCharType="begin"/>
        </w:r>
        <w:r w:rsidRPr="00F039E3" w:rsidDel="00081BE7">
          <w:rPr>
            <w:rPrChange w:id="1197" w:author="Andy Kleinhesselink" w:date="2019-11-06T14:14:00Z">
              <w:rPr>
                <w:highlight w:val="yellow"/>
              </w:rPr>
            </w:rPrChange>
          </w:rPr>
          <w:delInstrText xml:space="preserve"> SEQ Figure \* ARABIC </w:delInstrText>
        </w:r>
        <w:r w:rsidRPr="00F039E3" w:rsidDel="00081BE7">
          <w:rPr>
            <w:rPrChange w:id="1198" w:author="Andy Kleinhesselink" w:date="2019-11-06T14:14:00Z">
              <w:rPr>
                <w:highlight w:val="yellow"/>
              </w:rPr>
            </w:rPrChange>
          </w:rPr>
          <w:fldChar w:fldCharType="separate"/>
        </w:r>
        <w:r w:rsidR="007550D0" w:rsidRPr="00F039E3" w:rsidDel="00081BE7">
          <w:rPr>
            <w:noProof/>
            <w:rPrChange w:id="1199" w:author="Andy Kleinhesselink" w:date="2019-11-06T14:14:00Z">
              <w:rPr>
                <w:noProof/>
                <w:highlight w:val="yellow"/>
              </w:rPr>
            </w:rPrChange>
          </w:rPr>
          <w:delText>3</w:delText>
        </w:r>
        <w:r w:rsidRPr="00F039E3" w:rsidDel="00081BE7">
          <w:rPr>
            <w:rPrChange w:id="1200" w:author="Andy Kleinhesselink" w:date="2019-11-06T14:14:00Z">
              <w:rPr>
                <w:highlight w:val="yellow"/>
              </w:rPr>
            </w:rPrChange>
          </w:rPr>
          <w:fldChar w:fldCharType="end"/>
        </w:r>
        <w:r w:rsidRPr="00F039E3" w:rsidDel="00081BE7">
          <w:rPr>
            <w:rPrChange w:id="1201" w:author="Andy Kleinhesselink" w:date="2019-11-06T14:14:00Z">
              <w:rPr>
                <w:highlight w:val="yellow"/>
              </w:rPr>
            </w:rPrChange>
          </w:rPr>
          <w:delTex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each plot allowing the response to competition from each competitor species to be fitted.</w:delText>
        </w:r>
        <w:r w:rsidDel="00081BE7">
          <w:delText xml:space="preserve">  </w:delText>
        </w:r>
        <w:r w:rsidDel="00081BE7">
          <w:br w:type="page"/>
        </w:r>
      </w:del>
    </w:p>
    <w:p w14:paraId="5CB3F295" w14:textId="34C23769" w:rsidR="00E84F09" w:rsidRPr="00FB51D5" w:rsidDel="00081BE7" w:rsidRDefault="00E84F09" w:rsidP="00081BE7">
      <w:pPr>
        <w:pStyle w:val="BodyText"/>
        <w:keepNext/>
        <w:ind w:firstLine="0"/>
        <w:rPr>
          <w:del w:id="1202" w:author="Andy Kleinhesselink" w:date="2019-11-06T14:55:00Z"/>
        </w:rPr>
      </w:pPr>
    </w:p>
    <w:p w14:paraId="36BD661C" w14:textId="08B71D26" w:rsidR="00FB51D5" w:rsidDel="00081BE7" w:rsidRDefault="00E84F09" w:rsidP="00081BE7">
      <w:pPr>
        <w:pStyle w:val="BodyText"/>
        <w:keepNext/>
        <w:ind w:firstLine="0"/>
        <w:rPr>
          <w:del w:id="1203" w:author="Andy Kleinhesselink" w:date="2019-11-06T14:55:00Z"/>
        </w:rPr>
      </w:pPr>
      <w:del w:id="1204" w:author="Andy Kleinhesselink" w:date="2019-11-06T14:55:00Z">
        <w:r w:rsidDel="00081BE7">
          <w:rPr>
            <w:noProof/>
          </w:rPr>
          <w:drawing>
            <wp:inline distT="0" distB="0" distL="0" distR="0" wp14:anchorId="7F891BF9" wp14:editId="4E170832">
              <wp:extent cx="4741332"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del>
    </w:p>
    <w:p w14:paraId="1B0306FB" w14:textId="69A44889" w:rsidR="00CC0BA7" w:rsidRPr="00FB51D5" w:rsidDel="00081BE7" w:rsidRDefault="00FB51D5" w:rsidP="00081BE7">
      <w:pPr>
        <w:pStyle w:val="BodyText"/>
        <w:keepNext/>
        <w:ind w:firstLine="0"/>
        <w:rPr>
          <w:del w:id="1205" w:author="Andy Kleinhesselink" w:date="2019-11-06T14:55:00Z"/>
        </w:rPr>
      </w:pPr>
      <w:bookmarkStart w:id="1206" w:name="_Ref514237815"/>
      <w:del w:id="1207" w:author="Andy Kleinhesselink" w:date="2019-11-06T14:55:00Z">
        <w:r w:rsidDel="00081BE7">
          <w:delText xml:space="preserve">Figure </w:delText>
        </w:r>
        <w:r w:rsidR="006A0465" w:rsidDel="00081BE7">
          <w:rPr>
            <w:noProof/>
          </w:rPr>
          <w:fldChar w:fldCharType="begin"/>
        </w:r>
        <w:r w:rsidR="006A0465" w:rsidDel="00081BE7">
          <w:rPr>
            <w:noProof/>
          </w:rPr>
          <w:delInstrText xml:space="preserve"> SEQ Figure \* ARABIC </w:delInstrText>
        </w:r>
        <w:r w:rsidR="006A0465" w:rsidDel="00081BE7">
          <w:rPr>
            <w:noProof/>
          </w:rPr>
          <w:fldChar w:fldCharType="separate"/>
        </w:r>
        <w:r w:rsidR="007550D0" w:rsidDel="00081BE7">
          <w:rPr>
            <w:noProof/>
          </w:rPr>
          <w:delText>4</w:delText>
        </w:r>
        <w:r w:rsidR="006A0465" w:rsidDel="00081BE7">
          <w:rPr>
            <w:noProof/>
          </w:rPr>
          <w:fldChar w:fldCharType="end"/>
        </w:r>
        <w:bookmarkEnd w:id="1206"/>
        <w:r w:rsidDel="00081BE7">
          <w:delText xml:space="preserve">. Example </w:delText>
        </w:r>
        <w:r w:rsidR="00300C05" w:rsidDel="00081BE7">
          <w:delText xml:space="preserve">time course </w:delText>
        </w:r>
        <w:r w:rsidR="00AF63AF" w:rsidDel="00081BE7">
          <w:delText>of A) annual plant growth and B) resource concentration during a single simulated growing season.</w:delText>
        </w:r>
        <w:r w:rsidR="001B2B24" w:rsidDel="00081BE7">
          <w:delText xml:space="preserve"> </w:delText>
        </w:r>
        <w:r w:rsidR="00AF63AF" w:rsidDel="00081BE7">
          <w:delText xml:space="preserve"> In this example, each species</w:delText>
        </w:r>
        <w:r w:rsidR="00F73BB2" w:rsidDel="00081BE7">
          <w:delText>’ population</w:delText>
        </w:r>
        <w:r w:rsidR="00AF63AF" w:rsidDel="00081BE7">
          <w:delText xml:space="preserve"> was initiated</w:delText>
        </w:r>
        <w:r w:rsidR="001B2B24" w:rsidDel="00081BE7">
          <w:delText xml:space="preserve"> </w:delText>
        </w:r>
        <w:r w:rsidR="00AF63AF" w:rsidDel="00081BE7">
          <w:delText>with</w:delText>
        </w:r>
        <w:r w:rsidR="001B2B24" w:rsidDel="00081BE7">
          <w:delText xml:space="preserve"> one seed. </w:delText>
        </w:r>
        <w:r w:rsidR="0023375E" w:rsidDel="00081BE7">
          <w:delText>T</w:delText>
        </w:r>
        <w:r w:rsidR="001B2B24" w:rsidDel="00081BE7">
          <w:delText>he</w:delText>
        </w:r>
        <w:r w:rsidR="0023375E" w:rsidDel="00081BE7">
          <w:delText xml:space="preserve"> early season species</w:delText>
        </w:r>
        <w:r w:rsidR="001B2B24" w:rsidDel="00081BE7">
          <w:delText xml:space="preserve"> (black)</w:delText>
        </w:r>
        <w:r w:rsidDel="00081BE7">
          <w:delText xml:space="preserve"> grows rapidly </w:delText>
        </w:r>
        <w:r w:rsidR="00A42F96" w:rsidDel="00081BE7">
          <w:delText xml:space="preserve">when resource availability is high and </w:delText>
        </w:r>
        <w:r w:rsidDel="00081BE7">
          <w:delText xml:space="preserve">senesces early. </w:delText>
        </w:r>
        <w:r w:rsidR="00A42F96" w:rsidDel="00081BE7">
          <w:delText xml:space="preserve">By contrast, </w:delText>
        </w:r>
        <w:r w:rsidR="0023375E" w:rsidDel="00081BE7">
          <w:delText>the late season species</w:delText>
        </w:r>
        <w:r w:rsidR="001B2B24" w:rsidDel="00081BE7">
          <w:delText xml:space="preserve"> (blue)</w:delText>
        </w:r>
        <w:r w:rsidDel="00081BE7">
          <w:delText xml:space="preserve"> grows </w:delText>
        </w:r>
        <w:r w:rsidR="001B2B24" w:rsidDel="00081BE7">
          <w:delText>more slowly but grows later into the season as resource availability declines</w:delText>
        </w:r>
        <w:r w:rsidR="00A42F96" w:rsidDel="00081BE7">
          <w:delText xml:space="preserve">.  </w:delText>
        </w:r>
        <w:r w:rsidR="0023375E" w:rsidDel="00081BE7">
          <w:delText xml:space="preserve">The </w:delText>
        </w:r>
        <w:r w:rsidR="001B2B24" w:rsidDel="00081BE7">
          <w:delText xml:space="preserve">growth curve for the </w:delText>
        </w:r>
        <w:r w:rsidR="0023375E" w:rsidDel="00081BE7">
          <w:delText>mid</w:delText>
        </w:r>
        <w:r w:rsidR="001B2B24" w:rsidDel="00081BE7">
          <w:delText>-</w:delText>
        </w:r>
        <w:r w:rsidR="0023375E" w:rsidDel="00081BE7">
          <w:delText>season species</w:delText>
        </w:r>
        <w:r w:rsidR="001B2B24" w:rsidDel="00081BE7">
          <w:delText xml:space="preserve"> (red)</w:delText>
        </w:r>
        <w:r w:rsidR="00A42F96" w:rsidDel="00081BE7">
          <w:delText xml:space="preserve"> </w:delText>
        </w:r>
        <w:r w:rsidR="0023375E" w:rsidDel="00081BE7">
          <w:delText>l</w:delText>
        </w:r>
        <w:r w:rsidR="00A42F96" w:rsidDel="00081BE7">
          <w:delText xml:space="preserve">ies between these extremes. </w:delText>
        </w:r>
      </w:del>
    </w:p>
    <w:p w14:paraId="5E2F979C" w14:textId="5FA66222" w:rsidR="00FB51D5" w:rsidDel="00081BE7" w:rsidRDefault="00CC0BA7" w:rsidP="00081BE7">
      <w:pPr>
        <w:pStyle w:val="BodyText"/>
        <w:keepNext/>
        <w:ind w:firstLine="0"/>
        <w:rPr>
          <w:del w:id="1208" w:author="Andy Kleinhesselink" w:date="2019-11-06T14:55:00Z"/>
        </w:rPr>
      </w:pPr>
      <w:del w:id="1209" w:author="Andy Kleinhesselink" w:date="2019-11-06T14:55:00Z">
        <w:r w:rsidDel="00081BE7">
          <w:rPr>
            <w:noProof/>
          </w:rPr>
          <w:drawing>
            <wp:inline distT="0" distB="0" distL="0" distR="0" wp14:anchorId="76B1412E" wp14:editId="007EA46D">
              <wp:extent cx="5012072" cy="3132545"/>
              <wp:effectExtent l="0" t="0" r="4445" b="444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del>
    </w:p>
    <w:p w14:paraId="3C80CD96" w14:textId="6606FA19" w:rsidR="0032749A" w:rsidRPr="008F4F3E" w:rsidDel="00081BE7" w:rsidRDefault="00FB51D5" w:rsidP="00081BE7">
      <w:pPr>
        <w:pStyle w:val="BodyText"/>
        <w:keepNext/>
        <w:ind w:firstLine="0"/>
        <w:rPr>
          <w:del w:id="1210" w:author="Andy Kleinhesselink" w:date="2019-11-06T14:55:00Z"/>
        </w:rPr>
      </w:pPr>
      <w:bookmarkStart w:id="1211" w:name="_Ref514237754"/>
      <w:del w:id="1212" w:author="Andy Kleinhesselink" w:date="2019-11-06T14:55:00Z">
        <w:r w:rsidDel="00081BE7">
          <w:delText xml:space="preserve">Figure </w:delText>
        </w:r>
        <w:r w:rsidR="006A0465" w:rsidDel="00081BE7">
          <w:rPr>
            <w:noProof/>
          </w:rPr>
          <w:fldChar w:fldCharType="begin"/>
        </w:r>
        <w:r w:rsidR="006A0465" w:rsidDel="00081BE7">
          <w:rPr>
            <w:noProof/>
          </w:rPr>
          <w:delInstrText xml:space="preserve"> SEQ Figure \* ARABIC </w:delInstrText>
        </w:r>
        <w:r w:rsidR="006A0465" w:rsidDel="00081BE7">
          <w:rPr>
            <w:noProof/>
          </w:rPr>
          <w:fldChar w:fldCharType="separate"/>
        </w:r>
        <w:r w:rsidR="007550D0" w:rsidDel="00081BE7">
          <w:rPr>
            <w:noProof/>
          </w:rPr>
          <w:delText>5</w:delText>
        </w:r>
        <w:r w:rsidR="006A0465" w:rsidDel="00081BE7">
          <w:rPr>
            <w:noProof/>
          </w:rPr>
          <w:fldChar w:fldCharType="end"/>
        </w:r>
        <w:bookmarkEnd w:id="1211"/>
        <w:r w:rsidDel="00081BE7">
          <w:delText xml:space="preserve">. </w:delText>
        </w:r>
        <w:r w:rsidR="0001599A" w:rsidDel="00081BE7">
          <w:delText>S</w:delText>
        </w:r>
        <w:r w:rsidR="00CC0BA7" w:rsidDel="00081BE7">
          <w:delText xml:space="preserve">imulated per capita seed production of </w:delText>
        </w:r>
        <w:r w:rsidR="0023375E" w:rsidDel="00081BE7">
          <w:delText xml:space="preserve">the </w:delText>
        </w:r>
        <w:r w:rsidR="003E7098" w:rsidDel="00081BE7">
          <w:delText>A</w:delText>
        </w:r>
        <w:r w:rsidR="0023375E" w:rsidDel="00081BE7">
          <w:delText xml:space="preserve">) early, </w:delText>
        </w:r>
        <w:r w:rsidR="003E7098" w:rsidDel="00081BE7">
          <w:delText>B</w:delText>
        </w:r>
        <w:r w:rsidR="0023375E" w:rsidDel="00081BE7">
          <w:delText xml:space="preserve">) middle and </w:delText>
        </w:r>
        <w:r w:rsidR="003E7098" w:rsidDel="00081BE7">
          <w:delText>C</w:delText>
        </w:r>
        <w:r w:rsidR="0023375E" w:rsidDel="00081BE7">
          <w:delText>) late season species</w:delText>
        </w:r>
        <w:r w:rsidR="00F73BB2" w:rsidDel="00081BE7">
          <w:delText xml:space="preserve"> in response to a single competitor species at a time. C</w:delText>
        </w:r>
        <w:r w:rsidR="008F4F3E" w:rsidDel="00081BE7">
          <w:delText>ompetitor density</w:delText>
        </w:r>
        <w:r w:rsidR="0023375E" w:rsidDel="00081BE7">
          <w:delText xml:space="preserve"> </w:delText>
        </w:r>
        <w:r w:rsidR="00F73BB2" w:rsidDel="00081BE7">
          <w:delText>is shown on the</w:delText>
        </w:r>
        <w:r w:rsidR="0001599A" w:rsidDel="00081BE7">
          <w:delText xml:space="preserve"> </w:delText>
        </w:r>
        <w:r w:rsidR="00CC0BA7" w:rsidDel="00081BE7">
          <w:delText xml:space="preserve">x-axis. </w:delText>
        </w:r>
        <w:r w:rsidR="0032749A" w:rsidDel="00081BE7">
          <w:delText>Colors</w:delText>
        </w:r>
        <w:r w:rsidR="00570B37" w:rsidDel="00081BE7">
          <w:delText xml:space="preserve"> and shapes</w:delText>
        </w:r>
        <w:r w:rsidR="0032749A" w:rsidDel="00081BE7">
          <w:delText xml:space="preserve"> </w:delText>
        </w:r>
        <w:r w:rsidR="008F4F3E" w:rsidDel="00081BE7">
          <w:delText>indicate</w:delText>
        </w:r>
        <w:r w:rsidR="0032749A" w:rsidDel="00081BE7">
          <w:delText xml:space="preserve"> the identity of the competitor species</w:delText>
        </w:r>
        <w:r w:rsidR="00CC0BA7" w:rsidDel="00081BE7">
          <w:delText xml:space="preserve">. </w:delText>
        </w:r>
        <w:r w:rsidR="008F4F3E" w:rsidDel="00081BE7">
          <w:delText xml:space="preserve">Open circles show </w:delText>
        </w:r>
        <w:r w:rsidR="001B2B24" w:rsidDel="00081BE7">
          <w:delText>the</w:delText>
        </w:r>
        <w:r w:rsidR="008F4F3E" w:rsidDel="00081BE7">
          <w:delText xml:space="preserve"> per capita seed production </w:delText>
        </w:r>
        <w:r w:rsidR="00284364" w:rsidDel="00081BE7">
          <w:delText>of each focal species</w:delText>
        </w:r>
        <w:r w:rsidR="008F4F3E" w:rsidDel="00081BE7">
          <w:delText xml:space="preserve"> </w:delText>
        </w:r>
        <w:r w:rsidR="00284364" w:rsidDel="00081BE7">
          <w:delText xml:space="preserve">in </w:delText>
        </w:r>
        <w:r w:rsidR="008F4F3E" w:rsidDel="00081BE7">
          <w:delText xml:space="preserve">the absence of </w:delText>
        </w:r>
        <w:r w:rsidR="003A2EAD" w:rsidDel="00081BE7">
          <w:delText xml:space="preserve">any </w:delText>
        </w:r>
        <w:r w:rsidR="008F4F3E" w:rsidDel="00081BE7">
          <w:delText xml:space="preserve">competitors. </w:delText>
        </w:r>
        <w:r w:rsidR="00CC0BA7" w:rsidDel="00081BE7">
          <w:delText xml:space="preserve">The </w:delText>
        </w:r>
        <w:r w:rsidR="0032749A" w:rsidDel="00081BE7">
          <w:delText xml:space="preserve">solid line shows </w:delText>
        </w:r>
        <w:r w:rsidR="00C06737" w:rsidDel="00081BE7">
          <w:delText xml:space="preserve">the </w:delText>
        </w:r>
        <w:r w:rsidR="0032749A" w:rsidDel="00081BE7">
          <w:delText xml:space="preserve">fit </w:delText>
        </w:r>
        <w:r w:rsidR="0001599A" w:rsidDel="00081BE7">
          <w:delText>of the</w:delText>
        </w:r>
        <w:r w:rsidR="0032749A" w:rsidDel="00081BE7">
          <w:delText xml:space="preserve"> </w:delText>
        </w:r>
        <w:r w:rsidR="00570B37" w:rsidDel="00081BE7">
          <w:delText>Hassel model</w:delText>
        </w:r>
        <w:r w:rsidR="008F4F3E" w:rsidDel="00081BE7">
          <w:delText xml:space="preserve">. </w:delText>
        </w:r>
        <w:r w:rsidR="0032749A" w:rsidDel="00081BE7">
          <w:br w:type="page"/>
        </w:r>
      </w:del>
    </w:p>
    <w:p w14:paraId="594CFADC" w14:textId="316BB388" w:rsidR="0032749A" w:rsidDel="00081BE7" w:rsidRDefault="0032749A" w:rsidP="00081BE7">
      <w:pPr>
        <w:pStyle w:val="BodyText"/>
        <w:keepNext/>
        <w:ind w:firstLine="0"/>
        <w:rPr>
          <w:del w:id="1213" w:author="Andy Kleinhesselink" w:date="2019-11-06T14:55:00Z"/>
        </w:rPr>
      </w:pPr>
      <w:del w:id="1214" w:author="Andy Kleinhesselink" w:date="2019-11-06T14:55:00Z">
        <w:r w:rsidDel="00081BE7">
          <w:rPr>
            <w:noProof/>
          </w:rPr>
          <w:drawing>
            <wp:inline distT="0" distB="0" distL="0" distR="0" wp14:anchorId="4DEE5222" wp14:editId="0FC7332C">
              <wp:extent cx="5147179" cy="3216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del>
    </w:p>
    <w:p w14:paraId="101BCEBE" w14:textId="7B39FD79" w:rsidR="00AD2064" w:rsidRPr="00A84CDB" w:rsidDel="00081BE7" w:rsidRDefault="0032749A" w:rsidP="00081BE7">
      <w:pPr>
        <w:pStyle w:val="BodyText"/>
        <w:keepNext/>
        <w:ind w:firstLine="0"/>
        <w:rPr>
          <w:del w:id="1215" w:author="Andy Kleinhesselink" w:date="2019-11-06T14:55:00Z"/>
        </w:rPr>
      </w:pPr>
      <w:bookmarkStart w:id="1216" w:name="_Ref524701722"/>
      <w:del w:id="1217" w:author="Andy Kleinhesselink" w:date="2019-11-06T14:55:00Z">
        <w:r w:rsidDel="00081BE7">
          <w:delText xml:space="preserve">Figure </w:delText>
        </w:r>
        <w:r w:rsidDel="00081BE7">
          <w:rPr>
            <w:noProof/>
          </w:rPr>
          <w:fldChar w:fldCharType="begin"/>
        </w:r>
        <w:r w:rsidDel="00081BE7">
          <w:rPr>
            <w:noProof/>
          </w:rPr>
          <w:delInstrText xml:space="preserve"> SEQ Figure \* ARABIC </w:delInstrText>
        </w:r>
        <w:r w:rsidDel="00081BE7">
          <w:rPr>
            <w:noProof/>
          </w:rPr>
          <w:fldChar w:fldCharType="separate"/>
        </w:r>
        <w:r w:rsidR="007550D0" w:rsidDel="00081BE7">
          <w:rPr>
            <w:noProof/>
          </w:rPr>
          <w:delText>6</w:delText>
        </w:r>
        <w:r w:rsidDel="00081BE7">
          <w:rPr>
            <w:noProof/>
          </w:rPr>
          <w:fldChar w:fldCharType="end"/>
        </w:r>
        <w:bookmarkEnd w:id="1216"/>
        <w:r w:rsidDel="00081BE7">
          <w:delText xml:space="preserve">. </w:delText>
        </w:r>
        <w:r w:rsidR="00C04B61" w:rsidDel="00081BE7">
          <w:delText xml:space="preserve">Comparison of </w:delText>
        </w:r>
        <w:r w:rsidR="00F73BB2" w:rsidDel="00081BE7">
          <w:delText>the Hassel, multiplicative (model 2), and HOI models</w:delText>
        </w:r>
        <w:r w:rsidR="00C04B61" w:rsidDel="00081BE7">
          <w:delText xml:space="preserve"> </w:delText>
        </w:r>
        <w:r w:rsidR="00F73BB2" w:rsidDel="00081BE7">
          <w:delText xml:space="preserve">fit to each </w:delText>
        </w:r>
        <w:r w:rsidR="00C04B61" w:rsidDel="00081BE7">
          <w:delText xml:space="preserve">focal species. </w:delText>
        </w:r>
        <w:r w:rsidR="008F4F3E" w:rsidDel="00081BE7">
          <w:delText>The y</w:delText>
        </w:r>
        <w:r w:rsidR="00C04B61" w:rsidDel="00081BE7">
          <w:delText xml:space="preserve">-axis </w:delText>
        </w:r>
        <w:r w:rsidR="008F4F3E" w:rsidDel="00081BE7">
          <w:delText>shows</w:delText>
        </w:r>
        <w:r w:rsidR="00C04B61" w:rsidDel="00081BE7">
          <w:delText xml:space="preserve"> the </w:delText>
        </w:r>
        <w:r w:rsidR="008F4F3E" w:rsidDel="00081BE7">
          <w:delText xml:space="preserve">simulated </w:delText>
        </w:r>
        <w:r w:rsidR="00C04B61" w:rsidDel="00081BE7">
          <w:delText xml:space="preserve">per capita seed production of </w:delText>
        </w:r>
        <w:r w:rsidR="008F4F3E" w:rsidDel="00081BE7">
          <w:delText xml:space="preserve">the </w:delText>
        </w:r>
        <w:r w:rsidR="00C04B61" w:rsidDel="00081BE7">
          <w:delText>focal species.</w:delText>
        </w:r>
        <w:r w:rsidR="008F4F3E" w:rsidDel="00081BE7">
          <w:delText xml:space="preserve"> The</w:delText>
        </w:r>
        <w:r w:rsidR="00C04B61" w:rsidDel="00081BE7">
          <w:delText xml:space="preserve"> </w:delText>
        </w:r>
        <w:r w:rsidR="008F4F3E" w:rsidDel="00081BE7">
          <w:delText>x</w:delText>
        </w:r>
        <w:r w:rsidR="00C04B61" w:rsidDel="00081BE7">
          <w:delText xml:space="preserve">-axis </w:delText>
        </w:r>
        <w:r w:rsidR="008F4F3E" w:rsidDel="00081BE7">
          <w:delText>show</w:delText>
        </w:r>
        <w:r w:rsidR="00C04B61" w:rsidDel="00081BE7">
          <w:delText xml:space="preserve">s the per capita seed production </w:delText>
        </w:r>
        <w:r w:rsidR="008F4F3E" w:rsidDel="00081BE7">
          <w:delText xml:space="preserve">predicted by the </w:delText>
        </w:r>
        <w:r w:rsidR="00C04B61" w:rsidDel="00081BE7">
          <w:delText xml:space="preserve">phenomenological model.  </w:delText>
        </w:r>
        <w:r w:rsidR="00E734BB" w:rsidDel="00081BE7">
          <w:delText xml:space="preserve">The top row, A-C, shows the </w:delText>
        </w:r>
        <w:r w:rsidR="008F4F3E" w:rsidDel="00081BE7">
          <w:delText>prediction</w:delText>
        </w:r>
        <w:r w:rsidR="00E734BB" w:rsidDel="00081BE7">
          <w:delText xml:space="preserve"> for the Hassel model; the middle row, D-F, shows the </w:delText>
        </w:r>
        <w:r w:rsidR="008F4F3E" w:rsidDel="00081BE7">
          <w:delText>prediction</w:delText>
        </w:r>
        <w:r w:rsidR="00E734BB" w:rsidDel="00081BE7">
          <w:delText xml:space="preserve"> from the multiplicative model; and the bottom row, G-I, shows the </w:delText>
        </w:r>
        <w:r w:rsidR="008F4F3E" w:rsidDel="00081BE7">
          <w:delText>prediction</w:delText>
        </w:r>
        <w:r w:rsidR="00E734BB" w:rsidDel="00081BE7">
          <w:delText xml:space="preserve"> from the HOI model.  </w:delText>
        </w:r>
        <w:r w:rsidR="00F73BB2" w:rsidDel="00081BE7">
          <w:delText>The o</w:delText>
        </w:r>
        <w:r w:rsidR="00C04B61" w:rsidDel="00081BE7">
          <w:delText>ne</w:delText>
        </w:r>
        <w:r w:rsidR="00362B78" w:rsidDel="00081BE7">
          <w:delText>-</w:delText>
        </w:r>
        <w:r w:rsidR="00C04B61" w:rsidDel="00081BE7">
          <w:delText>to</w:delText>
        </w:r>
        <w:r w:rsidR="00362B78" w:rsidDel="00081BE7">
          <w:delText>-</w:delText>
        </w:r>
        <w:r w:rsidR="00C04B61" w:rsidDel="00081BE7">
          <w:delText xml:space="preserve">one line and root-mean-squared error (RMSE) </w:delText>
        </w:r>
        <w:r w:rsidR="0001599A" w:rsidDel="00081BE7">
          <w:delText xml:space="preserve">for each model </w:delText>
        </w:r>
        <w:r w:rsidR="00362B78" w:rsidDel="00081BE7">
          <w:delText>are</w:delText>
        </w:r>
        <w:r w:rsidR="00C04B61" w:rsidDel="00081BE7">
          <w:delText xml:space="preserve"> shown on each panel. </w:delText>
        </w:r>
        <w:r w:rsidR="00AD2064" w:rsidDel="00081BE7">
          <w:br w:type="page"/>
        </w:r>
      </w:del>
    </w:p>
    <w:p w14:paraId="0FD71A84" w14:textId="67FE32CB" w:rsidR="00AD2064" w:rsidDel="00081BE7" w:rsidRDefault="00AD2064" w:rsidP="00081BE7">
      <w:pPr>
        <w:pStyle w:val="BodyText"/>
        <w:keepNext/>
        <w:ind w:firstLine="0"/>
        <w:rPr>
          <w:del w:id="1218" w:author="Andy Kleinhesselink" w:date="2019-11-06T14:55:00Z"/>
        </w:rPr>
      </w:pPr>
      <w:del w:id="1219" w:author="Andy Kleinhesselink" w:date="2019-11-06T14:55:00Z">
        <w:r w:rsidDel="00081BE7">
          <w:rPr>
            <w:noProof/>
          </w:rPr>
          <w:drawing>
            <wp:inline distT="0" distB="0" distL="0" distR="0" wp14:anchorId="22AE7A9C" wp14:editId="1C6BB58E">
              <wp:extent cx="5068843" cy="3168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del>
    </w:p>
    <w:p w14:paraId="2FBE99FF" w14:textId="4EA36B7D" w:rsidR="00ED6C66" w:rsidRPr="00C04B61" w:rsidDel="00081BE7" w:rsidRDefault="00AD2064" w:rsidP="00081BE7">
      <w:pPr>
        <w:pStyle w:val="BodyText"/>
        <w:keepNext/>
        <w:ind w:firstLine="0"/>
        <w:rPr>
          <w:del w:id="1220" w:author="Andy Kleinhesselink" w:date="2019-11-06T14:55:00Z"/>
        </w:rPr>
      </w:pPr>
      <w:bookmarkStart w:id="1221" w:name="_Ref524702022"/>
      <w:del w:id="1222" w:author="Andy Kleinhesselink" w:date="2019-11-06T14:55:00Z">
        <w:r w:rsidDel="00081BE7">
          <w:delText xml:space="preserve">Figure </w:delText>
        </w:r>
        <w:r w:rsidDel="00081BE7">
          <w:rPr>
            <w:noProof/>
          </w:rPr>
          <w:fldChar w:fldCharType="begin"/>
        </w:r>
        <w:r w:rsidDel="00081BE7">
          <w:rPr>
            <w:noProof/>
          </w:rPr>
          <w:delInstrText xml:space="preserve"> SEQ Figure \* ARABIC </w:delInstrText>
        </w:r>
        <w:r w:rsidDel="00081BE7">
          <w:rPr>
            <w:noProof/>
          </w:rPr>
          <w:fldChar w:fldCharType="separate"/>
        </w:r>
        <w:r w:rsidR="007550D0" w:rsidDel="00081BE7">
          <w:rPr>
            <w:noProof/>
          </w:rPr>
          <w:delText>7</w:delText>
        </w:r>
        <w:r w:rsidDel="00081BE7">
          <w:rPr>
            <w:noProof/>
          </w:rPr>
          <w:fldChar w:fldCharType="end"/>
        </w:r>
        <w:bookmarkEnd w:id="1221"/>
        <w:r w:rsidDel="00081BE7">
          <w:delText xml:space="preserve">. </w:delText>
        </w:r>
        <w:r w:rsidR="00ED6C66" w:rsidDel="00081BE7">
          <w:delText xml:space="preserve">Interaction coefficients for each of focal species from the HOI model.  The top row, </w:delText>
        </w:r>
        <w:r w:rsidR="00C04B61" w:rsidDel="00081BE7">
          <w:delText>A</w:delText>
        </w:r>
        <w:r w:rsidR="00ED6C66" w:rsidDel="00081BE7">
          <w:delText>-</w:delText>
        </w:r>
        <w:r w:rsidR="00C04B61" w:rsidDel="00081BE7">
          <w:delText>C</w:delText>
        </w:r>
        <w:r w:rsidR="00ED6C66" w:rsidDel="00081BE7">
          <w:delText xml:space="preserve">, shows the pairwise competition coefficients for </w:delText>
        </w:r>
        <w:r w:rsidR="00CD12E1" w:rsidDel="00081BE7">
          <w:delText xml:space="preserve">the </w:delText>
        </w:r>
        <w:r w:rsidR="00ED6C66" w:rsidDel="00081BE7">
          <w:delText xml:space="preserve">focal species and </w:delText>
        </w:r>
        <w:r w:rsidR="00CD12E1" w:rsidDel="00081BE7">
          <w:delText xml:space="preserve">each </w:delText>
        </w:r>
        <w:r w:rsidR="00ED6C66" w:rsidDel="00081BE7">
          <w:delText xml:space="preserve">competitor. The bottom row, </w:delText>
        </w:r>
        <w:r w:rsidR="00C04B61" w:rsidDel="00081BE7">
          <w:delText>D</w:delText>
        </w:r>
        <w:r w:rsidR="00ED6C66" w:rsidDel="00081BE7">
          <w:delText>-</w:delText>
        </w:r>
        <w:r w:rsidR="00C04B61" w:rsidDel="00081BE7">
          <w:delText>F</w:delText>
        </w:r>
        <w:r w:rsidR="00ED6C66" w:rsidDel="00081BE7">
          <w:delText>, show</w:delText>
        </w:r>
        <w:r w:rsidR="00CD12E1" w:rsidDel="00081BE7">
          <w:delText>s</w:delText>
        </w:r>
        <w:r w:rsidR="00ED6C66" w:rsidDel="00081BE7">
          <w:delText xml:space="preserve"> the two-species HOI</w:delText>
        </w:r>
        <w:r w:rsidR="00CD12E1" w:rsidDel="00081BE7">
          <w:delText xml:space="preserve"> coefficient</w:delText>
        </w:r>
        <w:r w:rsidR="0001599A" w:rsidDel="00081BE7">
          <w:delText>s</w:delText>
        </w:r>
        <w:r w:rsidR="00CD12E1" w:rsidDel="00081BE7">
          <w:delText>.</w:delText>
        </w:r>
        <w:r w:rsidR="00ED6C66" w:rsidDel="00081BE7">
          <w:delText xml:space="preserve">  </w:delText>
        </w:r>
        <w:r w:rsidR="009453FC" w:rsidDel="00081BE7">
          <w:delText>C</w:delText>
        </w:r>
        <w:r w:rsidR="00ED6C66" w:rsidDel="00081BE7">
          <w:delText>oefficient</w:delText>
        </w:r>
        <w:r w:rsidR="009453FC" w:rsidDel="00081BE7">
          <w:delText xml:space="preserve"> subscripts indicate</w:delText>
        </w:r>
        <w:r w:rsidR="00ED6C66" w:rsidDel="00081BE7">
          <w:delText xml:space="preserve"> </w:delText>
        </w:r>
        <w:r w:rsidR="009453FC" w:rsidDel="00081BE7">
          <w:delText>which focal species and competitor species are involved</w:delText>
        </w:r>
        <w:r w:rsidR="00C04B61" w:rsidDel="00081BE7">
          <w:delText xml:space="preserve">, 1 = Early, 2 = Mid, 3 = Late. </w:delText>
        </w:r>
        <w:r w:rsidR="00ED6C66" w:rsidDel="00081BE7">
          <w:delText xml:space="preserve"> </w:delText>
        </w:r>
        <w:r w:rsidR="00ED6C66" w:rsidDel="00081BE7">
          <w:br w:type="page"/>
        </w:r>
      </w:del>
    </w:p>
    <w:p w14:paraId="3685EA02" w14:textId="3A5F88BE" w:rsidR="007C14B2" w:rsidDel="00081BE7" w:rsidRDefault="00D42E14" w:rsidP="00081BE7">
      <w:pPr>
        <w:pStyle w:val="BodyText"/>
        <w:keepNext/>
        <w:ind w:firstLine="0"/>
        <w:rPr>
          <w:del w:id="1223" w:author="Andy Kleinhesselink" w:date="2019-11-06T14:55:00Z"/>
        </w:rPr>
      </w:pPr>
      <w:del w:id="1224" w:author="Andy Kleinhesselink" w:date="2019-11-06T14:55:00Z">
        <w:r w:rsidDel="00081BE7">
          <w:delText xml:space="preserve">Supporting Information – </w:delText>
        </w:r>
        <w:r w:rsidR="00283D04" w:rsidDel="00081BE7">
          <w:delText>Additional Tables</w:delText>
        </w:r>
      </w:del>
    </w:p>
    <w:p w14:paraId="47CCAD0A" w14:textId="45C2053F" w:rsidR="00283D04" w:rsidDel="00081BE7" w:rsidRDefault="00283D04" w:rsidP="00081BE7">
      <w:pPr>
        <w:pStyle w:val="BodyText"/>
        <w:keepNext/>
        <w:ind w:firstLine="0"/>
        <w:rPr>
          <w:del w:id="1225" w:author="Andy Kleinhesselink" w:date="2019-11-06T14:55:00Z"/>
        </w:rPr>
      </w:pPr>
      <w:bookmarkStart w:id="1226" w:name="_Ref532125852"/>
      <w:del w:id="1227" w:author="Andy Kleinhesselink" w:date="2019-11-06T14:55:00Z">
        <w:r w:rsidDel="00081BE7">
          <w:delText xml:space="preserve">Table S </w:delText>
        </w:r>
        <w:r w:rsidR="008B7445" w:rsidDel="00081BE7">
          <w:rPr>
            <w:noProof/>
          </w:rPr>
          <w:fldChar w:fldCharType="begin"/>
        </w:r>
        <w:r w:rsidR="008B7445" w:rsidDel="00081BE7">
          <w:rPr>
            <w:noProof/>
          </w:rPr>
          <w:delInstrText xml:space="preserve"> SEQ Table_S \* ARABIC </w:delInstrText>
        </w:r>
        <w:r w:rsidR="008B7445" w:rsidDel="00081BE7">
          <w:rPr>
            <w:noProof/>
          </w:rPr>
          <w:fldChar w:fldCharType="separate"/>
        </w:r>
        <w:r w:rsidR="007550D0" w:rsidDel="00081BE7">
          <w:rPr>
            <w:noProof/>
          </w:rPr>
          <w:delText>1</w:delText>
        </w:r>
        <w:r w:rsidR="008B7445" w:rsidDel="00081BE7">
          <w:rPr>
            <w:noProof/>
          </w:rPr>
          <w:fldChar w:fldCharType="end"/>
        </w:r>
        <w:bookmarkEnd w:id="1226"/>
        <w:r w:rsidDel="00081BE7">
          <w:delText xml:space="preserve">  Table of parameter values used in the growth simulation experiment in the main text. </w:delText>
        </w:r>
      </w:del>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283D04" w:rsidRPr="00B60DD1" w:rsidDel="00081BE7" w14:paraId="53732A5F" w14:textId="2775A0F3" w:rsidTr="00271B1D">
        <w:trPr>
          <w:trHeight w:val="354"/>
          <w:del w:id="1228" w:author="Andy Kleinhesselink" w:date="2019-11-06T14:55:00Z"/>
        </w:trPr>
        <w:tc>
          <w:tcPr>
            <w:tcW w:w="1382" w:type="dxa"/>
            <w:tcBorders>
              <w:top w:val="nil"/>
              <w:left w:val="nil"/>
              <w:bottom w:val="double" w:sz="4" w:space="0" w:color="auto"/>
              <w:right w:val="nil"/>
            </w:tcBorders>
            <w:vAlign w:val="center"/>
          </w:tcPr>
          <w:p w14:paraId="50352C52" w14:textId="7E58CAD8" w:rsidR="00283D04" w:rsidRPr="00F45FB8" w:rsidDel="00081BE7" w:rsidRDefault="00283D04" w:rsidP="00081BE7">
            <w:pPr>
              <w:pStyle w:val="BodyText"/>
              <w:keepNext/>
              <w:ind w:firstLine="0"/>
              <w:rPr>
                <w:del w:id="1229" w:author="Andy Kleinhesselink" w:date="2019-11-06T14:55:00Z"/>
                <w:rFonts w:ascii="Calibri" w:eastAsia="Times New Roman" w:hAnsi="Calibri" w:cs="Times New Roman"/>
                <w:color w:val="000000"/>
                <w:szCs w:val="24"/>
              </w:rPr>
            </w:pPr>
            <w:del w:id="1230" w:author="Andy Kleinhesselink" w:date="2019-11-06T14:55:00Z">
              <w:r w:rsidRPr="00F45FB8" w:rsidDel="00081BE7">
                <w:rPr>
                  <w:rFonts w:ascii="Calibri" w:eastAsia="Times New Roman" w:hAnsi="Calibri" w:cs="Times New Roman"/>
                  <w:color w:val="000000"/>
                  <w:szCs w:val="24"/>
                </w:rPr>
                <w:delText>Parameter</w:delText>
              </w:r>
            </w:del>
          </w:p>
        </w:tc>
        <w:tc>
          <w:tcPr>
            <w:tcW w:w="1005" w:type="dxa"/>
            <w:tcBorders>
              <w:top w:val="nil"/>
              <w:left w:val="nil"/>
              <w:bottom w:val="double" w:sz="4" w:space="0" w:color="auto"/>
              <w:right w:val="nil"/>
            </w:tcBorders>
            <w:vAlign w:val="center"/>
          </w:tcPr>
          <w:p w14:paraId="22F2154A" w14:textId="2C4365AF" w:rsidR="00283D04" w:rsidRPr="00F45FB8" w:rsidDel="00081BE7" w:rsidRDefault="00283D04" w:rsidP="00081BE7">
            <w:pPr>
              <w:pStyle w:val="BodyText"/>
              <w:keepNext/>
              <w:ind w:firstLine="0"/>
              <w:rPr>
                <w:del w:id="1231" w:author="Andy Kleinhesselink" w:date="2019-11-06T14:55:00Z"/>
                <w:rFonts w:ascii="Calibri" w:eastAsia="Times New Roman" w:hAnsi="Calibri" w:cs="Times New Roman"/>
                <w:color w:val="000000"/>
                <w:szCs w:val="24"/>
              </w:rPr>
            </w:pPr>
            <w:del w:id="1232" w:author="Andy Kleinhesselink" w:date="2019-11-06T14:55:00Z">
              <w:r w:rsidRPr="00F45FB8" w:rsidDel="00081BE7">
                <w:rPr>
                  <w:rFonts w:ascii="Calibri" w:eastAsia="Times New Roman" w:hAnsi="Calibri" w:cs="Times New Roman"/>
                  <w:color w:val="000000"/>
                  <w:szCs w:val="24"/>
                </w:rPr>
                <w:delText>Value</w:delText>
              </w:r>
            </w:del>
          </w:p>
        </w:tc>
        <w:tc>
          <w:tcPr>
            <w:tcW w:w="5524" w:type="dxa"/>
            <w:tcBorders>
              <w:top w:val="nil"/>
              <w:left w:val="nil"/>
              <w:bottom w:val="double" w:sz="4" w:space="0" w:color="auto"/>
              <w:right w:val="nil"/>
            </w:tcBorders>
            <w:vAlign w:val="center"/>
          </w:tcPr>
          <w:p w14:paraId="3C278702" w14:textId="1ED333C4" w:rsidR="00283D04" w:rsidRPr="00F45FB8" w:rsidDel="00081BE7" w:rsidRDefault="00283D04" w:rsidP="00081BE7">
            <w:pPr>
              <w:pStyle w:val="BodyText"/>
              <w:keepNext/>
              <w:ind w:firstLine="0"/>
              <w:rPr>
                <w:del w:id="1233" w:author="Andy Kleinhesselink" w:date="2019-11-06T14:55:00Z"/>
                <w:rFonts w:ascii="Calibri" w:eastAsia="Times New Roman" w:hAnsi="Calibri" w:cs="Times New Roman"/>
                <w:color w:val="000000"/>
                <w:szCs w:val="24"/>
              </w:rPr>
            </w:pPr>
            <w:del w:id="1234" w:author="Andy Kleinhesselink" w:date="2019-11-06T14:55:00Z">
              <w:r w:rsidRPr="00F45FB8" w:rsidDel="00081BE7">
                <w:rPr>
                  <w:rFonts w:ascii="Calibri" w:eastAsia="Times New Roman" w:hAnsi="Calibri" w:cs="Times New Roman"/>
                  <w:color w:val="000000"/>
                  <w:szCs w:val="24"/>
                </w:rPr>
                <w:delText>Definition</w:delText>
              </w:r>
            </w:del>
          </w:p>
        </w:tc>
      </w:tr>
      <w:tr w:rsidR="00283D04" w:rsidRPr="00B60DD1" w:rsidDel="00081BE7" w14:paraId="30A059A8" w14:textId="3F726BA9" w:rsidTr="00271B1D">
        <w:trPr>
          <w:trHeight w:val="354"/>
          <w:del w:id="1235" w:author="Andy Kleinhesselink" w:date="2019-11-06T14:55:00Z"/>
        </w:trPr>
        <w:tc>
          <w:tcPr>
            <w:tcW w:w="1382" w:type="dxa"/>
            <w:tcBorders>
              <w:top w:val="double" w:sz="4" w:space="0" w:color="auto"/>
              <w:left w:val="nil"/>
              <w:bottom w:val="nil"/>
              <w:right w:val="nil"/>
            </w:tcBorders>
            <w:shd w:val="clear" w:color="auto" w:fill="auto"/>
            <w:vAlign w:val="center"/>
          </w:tcPr>
          <w:p w14:paraId="042D65C4" w14:textId="7B1FCBE2" w:rsidR="00283D04" w:rsidRPr="0078682F" w:rsidDel="00081BE7" w:rsidRDefault="00283D04" w:rsidP="00081BE7">
            <w:pPr>
              <w:pStyle w:val="BodyText"/>
              <w:keepNext/>
              <w:ind w:firstLine="0"/>
              <w:rPr>
                <w:del w:id="1236" w:author="Andy Kleinhesselink" w:date="2019-11-06T14:55:00Z"/>
                <w:rFonts w:ascii="Calibri" w:eastAsia="Times New Roman" w:hAnsi="Calibri" w:cs="Times New Roman"/>
                <w:i/>
                <w:color w:val="000000"/>
                <w:szCs w:val="24"/>
              </w:rPr>
            </w:pPr>
            <w:del w:id="1237" w:author="Andy Kleinhesselink" w:date="2019-11-06T14:55:00Z">
              <w:r w:rsidRPr="0078682F" w:rsidDel="00081BE7">
                <w:rPr>
                  <w:rFonts w:ascii="Calibri" w:eastAsia="Times New Roman" w:hAnsi="Calibri" w:cs="Times New Roman"/>
                  <w:i/>
                  <w:color w:val="000000"/>
                  <w:szCs w:val="24"/>
                </w:rPr>
                <w:delText>U</w:delText>
              </w:r>
            </w:del>
          </w:p>
        </w:tc>
        <w:tc>
          <w:tcPr>
            <w:tcW w:w="1005" w:type="dxa"/>
            <w:tcBorders>
              <w:top w:val="double" w:sz="4" w:space="0" w:color="auto"/>
              <w:left w:val="nil"/>
              <w:bottom w:val="nil"/>
              <w:right w:val="nil"/>
            </w:tcBorders>
            <w:shd w:val="clear" w:color="auto" w:fill="auto"/>
            <w:vAlign w:val="center"/>
          </w:tcPr>
          <w:p w14:paraId="5CA5CF37" w14:textId="531D3CE3" w:rsidR="00283D04" w:rsidRPr="00F45FB8" w:rsidDel="00081BE7" w:rsidRDefault="00271B1D" w:rsidP="00081BE7">
            <w:pPr>
              <w:pStyle w:val="BodyText"/>
              <w:keepNext/>
              <w:ind w:firstLine="0"/>
              <w:rPr>
                <w:del w:id="1238" w:author="Andy Kleinhesselink" w:date="2019-11-06T14:55:00Z"/>
                <w:rFonts w:ascii="Calibri" w:eastAsia="Times New Roman" w:hAnsi="Calibri" w:cs="Times New Roman"/>
                <w:color w:val="000000"/>
                <w:szCs w:val="24"/>
              </w:rPr>
            </w:pPr>
            <w:del w:id="1239" w:author="Andy Kleinhesselink" w:date="2019-11-06T14:55:00Z">
              <w:r w:rsidDel="00081BE7">
                <w:rPr>
                  <w:rFonts w:ascii="Calibri" w:eastAsia="Times New Roman" w:hAnsi="Calibri" w:cs="Times New Roman"/>
                  <w:color w:val="000000"/>
                  <w:szCs w:val="24"/>
                </w:rPr>
                <w:delText>2</w:delText>
              </w:r>
              <w:r w:rsidR="00283D04" w:rsidRPr="00F45FB8" w:rsidDel="00081BE7">
                <w:rPr>
                  <w:rFonts w:ascii="Calibri" w:eastAsia="Times New Roman" w:hAnsi="Calibri" w:cs="Times New Roman"/>
                  <w:color w:val="000000"/>
                  <w:szCs w:val="24"/>
                </w:rPr>
                <w:delText>00</w:delText>
              </w:r>
            </w:del>
          </w:p>
        </w:tc>
        <w:tc>
          <w:tcPr>
            <w:tcW w:w="5524" w:type="dxa"/>
            <w:tcBorders>
              <w:top w:val="double" w:sz="4" w:space="0" w:color="auto"/>
              <w:left w:val="nil"/>
              <w:bottom w:val="nil"/>
              <w:right w:val="nil"/>
            </w:tcBorders>
            <w:shd w:val="clear" w:color="auto" w:fill="auto"/>
            <w:vAlign w:val="center"/>
          </w:tcPr>
          <w:p w14:paraId="600B67F7" w14:textId="39FD249D" w:rsidR="00283D04" w:rsidRPr="00F45FB8" w:rsidDel="00081BE7" w:rsidRDefault="00283D04" w:rsidP="00081BE7">
            <w:pPr>
              <w:pStyle w:val="BodyText"/>
              <w:keepNext/>
              <w:ind w:firstLine="0"/>
              <w:rPr>
                <w:del w:id="1240" w:author="Andy Kleinhesselink" w:date="2019-11-06T14:55:00Z"/>
                <w:rFonts w:ascii="Calibri" w:eastAsia="Times New Roman" w:hAnsi="Calibri" w:cs="Times New Roman"/>
                <w:color w:val="000000"/>
                <w:szCs w:val="24"/>
              </w:rPr>
            </w:pPr>
            <w:del w:id="1241" w:author="Andy Kleinhesselink" w:date="2019-11-06T14:55:00Z">
              <w:r w:rsidRPr="00F45FB8" w:rsidDel="00081BE7">
                <w:rPr>
                  <w:rFonts w:ascii="Calibri" w:eastAsia="Times New Roman" w:hAnsi="Calibri" w:cs="Times New Roman"/>
                  <w:color w:val="000000"/>
                  <w:szCs w:val="24"/>
                </w:rPr>
                <w:delText xml:space="preserve">Duration of growth simulation </w:delText>
              </w:r>
              <w:r w:rsidR="00271B1D" w:rsidDel="00081BE7">
                <w:rPr>
                  <w:rFonts w:ascii="Calibri" w:eastAsia="Times New Roman" w:hAnsi="Calibri" w:cs="Times New Roman"/>
                  <w:color w:val="000000"/>
                  <w:szCs w:val="24"/>
                </w:rPr>
                <w:delText>(days)</w:delText>
              </w:r>
            </w:del>
          </w:p>
        </w:tc>
      </w:tr>
      <w:tr w:rsidR="0078682F" w:rsidRPr="00B60DD1" w:rsidDel="00081BE7" w14:paraId="5C7AC2B2" w14:textId="6AFBD5FA" w:rsidTr="00271B1D">
        <w:trPr>
          <w:trHeight w:val="354"/>
          <w:del w:id="1242" w:author="Andy Kleinhesselink" w:date="2019-11-06T14:55:00Z"/>
        </w:trPr>
        <w:tc>
          <w:tcPr>
            <w:tcW w:w="1382" w:type="dxa"/>
            <w:tcBorders>
              <w:top w:val="nil"/>
              <w:left w:val="nil"/>
              <w:bottom w:val="nil"/>
              <w:right w:val="nil"/>
            </w:tcBorders>
            <w:shd w:val="clear" w:color="auto" w:fill="auto"/>
            <w:vAlign w:val="center"/>
          </w:tcPr>
          <w:p w14:paraId="36BEE733" w14:textId="3E46D033" w:rsidR="0078682F" w:rsidRPr="0078682F" w:rsidDel="00081BE7" w:rsidRDefault="0078682F" w:rsidP="00081BE7">
            <w:pPr>
              <w:pStyle w:val="BodyText"/>
              <w:keepNext/>
              <w:ind w:firstLine="0"/>
              <w:rPr>
                <w:del w:id="1243" w:author="Andy Kleinhesselink" w:date="2019-11-06T14:55:00Z"/>
                <w:rFonts w:ascii="Calibri" w:eastAsia="Times New Roman" w:hAnsi="Calibri" w:cs="Times New Roman"/>
                <w:i/>
                <w:color w:val="000000"/>
                <w:szCs w:val="24"/>
              </w:rPr>
            </w:pPr>
            <w:del w:id="1244" w:author="Andy Kleinhesselink" w:date="2019-11-06T14:55:00Z">
              <w:r w:rsidRPr="0078682F" w:rsidDel="00081BE7">
                <w:rPr>
                  <w:rFonts w:ascii="Calibri" w:eastAsia="Times New Roman" w:hAnsi="Calibri" w:cs="Times New Roman"/>
                  <w:i/>
                  <w:color w:val="000000"/>
                  <w:szCs w:val="24"/>
                </w:rPr>
                <w:delText>I</w:delText>
              </w:r>
            </w:del>
          </w:p>
        </w:tc>
        <w:tc>
          <w:tcPr>
            <w:tcW w:w="1005" w:type="dxa"/>
            <w:tcBorders>
              <w:top w:val="nil"/>
              <w:left w:val="nil"/>
              <w:bottom w:val="nil"/>
              <w:right w:val="nil"/>
            </w:tcBorders>
            <w:shd w:val="clear" w:color="auto" w:fill="auto"/>
            <w:vAlign w:val="center"/>
          </w:tcPr>
          <w:p w14:paraId="54B852BD" w14:textId="56845F2F" w:rsidR="0078682F" w:rsidRPr="00F45FB8" w:rsidDel="00081BE7" w:rsidRDefault="0078682F" w:rsidP="00081BE7">
            <w:pPr>
              <w:pStyle w:val="BodyText"/>
              <w:keepNext/>
              <w:ind w:firstLine="0"/>
              <w:rPr>
                <w:del w:id="1245" w:author="Andy Kleinhesselink" w:date="2019-11-06T14:55:00Z"/>
                <w:rFonts w:ascii="Calibri" w:eastAsia="Times New Roman" w:hAnsi="Calibri" w:cs="Times New Roman"/>
                <w:color w:val="000000"/>
                <w:szCs w:val="24"/>
              </w:rPr>
            </w:pPr>
            <w:del w:id="1246" w:author="Andy Kleinhesselink" w:date="2019-11-06T14:55:00Z">
              <w:r w:rsidDel="00081BE7">
                <w:rPr>
                  <w:rFonts w:ascii="Calibri" w:eastAsia="Times New Roman" w:hAnsi="Calibri" w:cs="Times New Roman"/>
                  <w:color w:val="000000"/>
                  <w:szCs w:val="24"/>
                </w:rPr>
                <w:delText>0</w:delText>
              </w:r>
            </w:del>
          </w:p>
        </w:tc>
        <w:tc>
          <w:tcPr>
            <w:tcW w:w="5524" w:type="dxa"/>
            <w:tcBorders>
              <w:top w:val="nil"/>
              <w:left w:val="nil"/>
              <w:bottom w:val="nil"/>
              <w:right w:val="nil"/>
            </w:tcBorders>
            <w:shd w:val="clear" w:color="auto" w:fill="auto"/>
            <w:vAlign w:val="center"/>
          </w:tcPr>
          <w:p w14:paraId="3E4AF3E1" w14:textId="252080D9" w:rsidR="0078682F" w:rsidRPr="00F45FB8" w:rsidDel="00081BE7" w:rsidRDefault="00271B1D" w:rsidP="00081BE7">
            <w:pPr>
              <w:pStyle w:val="BodyText"/>
              <w:keepNext/>
              <w:ind w:firstLine="0"/>
              <w:rPr>
                <w:del w:id="1247" w:author="Andy Kleinhesselink" w:date="2019-11-06T14:55:00Z"/>
                <w:rFonts w:ascii="Calibri" w:eastAsia="Times New Roman" w:hAnsi="Calibri" w:cs="Times New Roman"/>
                <w:color w:val="000000"/>
                <w:szCs w:val="24"/>
              </w:rPr>
            </w:pPr>
            <w:del w:id="1248" w:author="Andy Kleinhesselink" w:date="2019-11-06T14:55:00Z">
              <w:r w:rsidDel="00081BE7">
                <w:rPr>
                  <w:rFonts w:ascii="Calibri" w:eastAsia="Times New Roman" w:hAnsi="Calibri" w:cs="Times New Roman"/>
                  <w:color w:val="000000"/>
                  <w:szCs w:val="24"/>
                </w:rPr>
                <w:delText>R</w:delText>
              </w:r>
              <w:r w:rsidR="0078682F" w:rsidDel="00081BE7">
                <w:rPr>
                  <w:rFonts w:ascii="Calibri" w:eastAsia="Times New Roman" w:hAnsi="Calibri" w:cs="Times New Roman"/>
                  <w:color w:val="000000"/>
                  <w:szCs w:val="24"/>
                </w:rPr>
                <w:delText xml:space="preserve">esource supply rate </w:delText>
              </w:r>
              <w:r w:rsidR="00804FCA" w:rsidDel="00081BE7">
                <w:rPr>
                  <w:rFonts w:ascii="Calibri" w:eastAsia="Times New Roman" w:hAnsi="Calibri" w:cs="Times New Roman"/>
                  <w:color w:val="000000"/>
                  <w:szCs w:val="24"/>
                </w:rPr>
                <w:delText>(g day</w:delText>
              </w:r>
              <w:r w:rsidR="00804FCA" w:rsidRPr="00804FCA" w:rsidDel="00081BE7">
                <w:rPr>
                  <w:rFonts w:ascii="Calibri" w:eastAsia="Times New Roman" w:hAnsi="Calibri" w:cs="Times New Roman"/>
                  <w:color w:val="000000"/>
                  <w:szCs w:val="24"/>
                  <w:vertAlign w:val="superscript"/>
                </w:rPr>
                <w:delText>-1</w:delText>
              </w:r>
              <w:r w:rsidR="00804FCA" w:rsidDel="00081BE7">
                <w:rPr>
                  <w:rFonts w:ascii="Calibri" w:eastAsia="Times New Roman" w:hAnsi="Calibri" w:cs="Times New Roman"/>
                  <w:color w:val="000000"/>
                  <w:szCs w:val="24"/>
                </w:rPr>
                <w:delText>)</w:delText>
              </w:r>
            </w:del>
          </w:p>
        </w:tc>
      </w:tr>
      <w:tr w:rsidR="00283D04" w:rsidRPr="00B60DD1" w:rsidDel="00081BE7" w14:paraId="42E21C06" w14:textId="7867C65B" w:rsidTr="00271B1D">
        <w:trPr>
          <w:trHeight w:val="354"/>
          <w:del w:id="1249" w:author="Andy Kleinhesselink" w:date="2019-11-06T14:55:00Z"/>
        </w:trPr>
        <w:tc>
          <w:tcPr>
            <w:tcW w:w="1382" w:type="dxa"/>
            <w:tcBorders>
              <w:top w:val="nil"/>
              <w:left w:val="nil"/>
              <w:bottom w:val="nil"/>
              <w:right w:val="nil"/>
            </w:tcBorders>
            <w:shd w:val="clear" w:color="auto" w:fill="auto"/>
            <w:vAlign w:val="center"/>
          </w:tcPr>
          <w:p w14:paraId="129C3D3A" w14:textId="4F6762C1" w:rsidR="00283D04" w:rsidRPr="0078682F" w:rsidDel="00081BE7" w:rsidRDefault="00283D04" w:rsidP="00081BE7">
            <w:pPr>
              <w:pStyle w:val="BodyText"/>
              <w:keepNext/>
              <w:ind w:firstLine="0"/>
              <w:rPr>
                <w:del w:id="1250" w:author="Andy Kleinhesselink" w:date="2019-11-06T14:55:00Z"/>
                <w:rFonts w:ascii="Calibri" w:eastAsia="Times New Roman" w:hAnsi="Calibri" w:cs="Times New Roman"/>
                <w:i/>
                <w:color w:val="000000"/>
                <w:szCs w:val="24"/>
              </w:rPr>
            </w:pPr>
            <w:del w:id="1251" w:author="Andy Kleinhesselink" w:date="2019-11-06T14:55:00Z">
              <w:r w:rsidRPr="0078682F" w:rsidDel="00081BE7">
                <w:rPr>
                  <w:rFonts w:ascii="Calibri" w:eastAsia="Times New Roman" w:hAnsi="Calibri" w:cs="Times New Roman"/>
                  <w:i/>
                  <w:color w:val="000000"/>
                  <w:szCs w:val="24"/>
                </w:rPr>
                <w:delText>R(0)</w:delText>
              </w:r>
            </w:del>
          </w:p>
        </w:tc>
        <w:tc>
          <w:tcPr>
            <w:tcW w:w="1005" w:type="dxa"/>
            <w:tcBorders>
              <w:top w:val="nil"/>
              <w:left w:val="nil"/>
              <w:bottom w:val="nil"/>
              <w:right w:val="nil"/>
            </w:tcBorders>
            <w:shd w:val="clear" w:color="auto" w:fill="auto"/>
            <w:vAlign w:val="center"/>
          </w:tcPr>
          <w:p w14:paraId="0EE5A095" w14:textId="1D39B980" w:rsidR="00283D04" w:rsidRPr="00F45FB8" w:rsidDel="00081BE7" w:rsidRDefault="00271B1D" w:rsidP="00081BE7">
            <w:pPr>
              <w:pStyle w:val="BodyText"/>
              <w:keepNext/>
              <w:ind w:firstLine="0"/>
              <w:rPr>
                <w:del w:id="1252" w:author="Andy Kleinhesselink" w:date="2019-11-06T14:55:00Z"/>
                <w:rFonts w:ascii="Calibri" w:eastAsia="Times New Roman" w:hAnsi="Calibri" w:cs="Times New Roman"/>
                <w:color w:val="000000"/>
                <w:szCs w:val="24"/>
              </w:rPr>
            </w:pPr>
            <w:del w:id="1253" w:author="Andy Kleinhesselink" w:date="2019-11-06T14:55:00Z">
              <w:r w:rsidDel="00081BE7">
                <w:rPr>
                  <w:rFonts w:ascii="Calibri" w:eastAsia="Times New Roman" w:hAnsi="Calibri" w:cs="Times New Roman"/>
                  <w:color w:val="000000"/>
                  <w:szCs w:val="24"/>
                </w:rPr>
                <w:delText>4</w:delText>
              </w:r>
              <w:r w:rsidR="00283D04" w:rsidRPr="00F45FB8" w:rsidDel="00081BE7">
                <w:rPr>
                  <w:rFonts w:ascii="Calibri" w:eastAsia="Times New Roman" w:hAnsi="Calibri" w:cs="Times New Roman"/>
                  <w:color w:val="000000"/>
                  <w:szCs w:val="24"/>
                </w:rPr>
                <w:delText>00</w:delText>
              </w:r>
            </w:del>
          </w:p>
        </w:tc>
        <w:tc>
          <w:tcPr>
            <w:tcW w:w="5524" w:type="dxa"/>
            <w:tcBorders>
              <w:top w:val="nil"/>
              <w:left w:val="nil"/>
              <w:bottom w:val="nil"/>
              <w:right w:val="nil"/>
            </w:tcBorders>
            <w:shd w:val="clear" w:color="auto" w:fill="auto"/>
            <w:vAlign w:val="center"/>
          </w:tcPr>
          <w:p w14:paraId="1A4E24AF" w14:textId="69E45A44" w:rsidR="00283D04" w:rsidRPr="00F45FB8" w:rsidDel="00081BE7" w:rsidRDefault="00283D04" w:rsidP="00081BE7">
            <w:pPr>
              <w:pStyle w:val="BodyText"/>
              <w:keepNext/>
              <w:ind w:firstLine="0"/>
              <w:rPr>
                <w:del w:id="1254" w:author="Andy Kleinhesselink" w:date="2019-11-06T14:55:00Z"/>
                <w:rFonts w:ascii="Calibri" w:eastAsia="Times New Roman" w:hAnsi="Calibri" w:cs="Times New Roman"/>
                <w:color w:val="000000"/>
                <w:szCs w:val="24"/>
              </w:rPr>
            </w:pPr>
            <w:del w:id="1255" w:author="Andy Kleinhesselink" w:date="2019-11-06T14:55:00Z">
              <w:r w:rsidRPr="00F45FB8" w:rsidDel="00081BE7">
                <w:rPr>
                  <w:rFonts w:ascii="Calibri" w:eastAsia="Times New Roman" w:hAnsi="Calibri" w:cs="Times New Roman"/>
                  <w:color w:val="000000"/>
                  <w:szCs w:val="24"/>
                </w:rPr>
                <w:delText>Initial resource concentration</w:delText>
              </w:r>
              <w:r w:rsidR="006345C6" w:rsidDel="00081BE7">
                <w:rPr>
                  <w:rFonts w:ascii="Calibri" w:eastAsia="Times New Roman" w:hAnsi="Calibri" w:cs="Times New Roman"/>
                  <w:color w:val="000000"/>
                  <w:szCs w:val="24"/>
                </w:rPr>
                <w:delText xml:space="preserve"> (g kg</w:delText>
              </w:r>
              <w:r w:rsidR="006345C6" w:rsidRPr="006345C6" w:rsidDel="00081BE7">
                <w:rPr>
                  <w:rFonts w:ascii="Calibri" w:eastAsia="Times New Roman" w:hAnsi="Calibri" w:cs="Times New Roman"/>
                  <w:color w:val="000000"/>
                  <w:szCs w:val="24"/>
                  <w:vertAlign w:val="superscript"/>
                </w:rPr>
                <w:delText>-1</w:delText>
              </w:r>
              <w:r w:rsidR="006345C6" w:rsidDel="00081BE7">
                <w:rPr>
                  <w:rFonts w:ascii="Calibri" w:eastAsia="Times New Roman" w:hAnsi="Calibri" w:cs="Times New Roman"/>
                  <w:color w:val="000000"/>
                  <w:szCs w:val="24"/>
                </w:rPr>
                <w:delText>)</w:delText>
              </w:r>
            </w:del>
          </w:p>
        </w:tc>
      </w:tr>
      <w:tr w:rsidR="00283D04" w:rsidRPr="00B60DD1" w:rsidDel="00081BE7" w14:paraId="5B952205" w14:textId="3CF41A02" w:rsidTr="00271B1D">
        <w:trPr>
          <w:trHeight w:val="354"/>
          <w:del w:id="1256" w:author="Andy Kleinhesselink" w:date="2019-11-06T14:55:00Z"/>
        </w:trPr>
        <w:tc>
          <w:tcPr>
            <w:tcW w:w="1382" w:type="dxa"/>
            <w:tcBorders>
              <w:top w:val="nil"/>
              <w:left w:val="nil"/>
              <w:bottom w:val="nil"/>
              <w:right w:val="nil"/>
            </w:tcBorders>
            <w:shd w:val="clear" w:color="auto" w:fill="auto"/>
            <w:vAlign w:val="center"/>
          </w:tcPr>
          <w:p w14:paraId="7759F2D6" w14:textId="56216CBF" w:rsidR="00283D04" w:rsidRPr="0078682F" w:rsidDel="00081BE7" w:rsidRDefault="001D63CB" w:rsidP="00081BE7">
            <w:pPr>
              <w:pStyle w:val="BodyText"/>
              <w:keepNext/>
              <w:ind w:firstLine="0"/>
              <w:rPr>
                <w:del w:id="1257" w:author="Andy Kleinhesselink" w:date="2019-11-06T14:55:00Z"/>
                <w:rFonts w:ascii="Calibri" w:eastAsia="Times New Roman" w:hAnsi="Calibri" w:cs="Times New Roman"/>
                <w:i/>
                <w:color w:val="000000"/>
                <w:szCs w:val="24"/>
              </w:rPr>
            </w:pPr>
            <w:del w:id="1258" w:author="Andy Kleinhesselink" w:date="2019-11-06T14:55:00Z">
              <w:r w:rsidDel="00081BE7">
                <w:rPr>
                  <w:rFonts w:ascii="Calibri" w:eastAsia="Times New Roman" w:hAnsi="Calibri" w:cs="Times New Roman"/>
                  <w:i/>
                  <w:color w:val="000000"/>
                  <w:szCs w:val="24"/>
                </w:rPr>
                <w:delText>d</w:delText>
              </w:r>
              <w:r w:rsidR="00283D04" w:rsidRPr="00024DEB" w:rsidDel="00081BE7">
                <w:rPr>
                  <w:rFonts w:ascii="Calibri" w:eastAsia="Times New Roman" w:hAnsi="Calibri" w:cs="Times New Roman"/>
                  <w:i/>
                  <w:color w:val="000000"/>
                  <w:szCs w:val="24"/>
                  <w:vertAlign w:val="subscript"/>
                </w:rPr>
                <w:delText>1</w:delText>
              </w:r>
            </w:del>
          </w:p>
        </w:tc>
        <w:tc>
          <w:tcPr>
            <w:tcW w:w="1005" w:type="dxa"/>
            <w:tcBorders>
              <w:top w:val="nil"/>
              <w:left w:val="nil"/>
              <w:bottom w:val="nil"/>
              <w:right w:val="nil"/>
            </w:tcBorders>
            <w:shd w:val="clear" w:color="auto" w:fill="auto"/>
            <w:vAlign w:val="center"/>
          </w:tcPr>
          <w:p w14:paraId="50C5E1B8" w14:textId="024EF784" w:rsidR="00283D04" w:rsidRPr="00F45FB8" w:rsidDel="00081BE7" w:rsidRDefault="001D63CB" w:rsidP="00081BE7">
            <w:pPr>
              <w:pStyle w:val="BodyText"/>
              <w:keepNext/>
              <w:ind w:firstLine="0"/>
              <w:rPr>
                <w:del w:id="1259" w:author="Andy Kleinhesselink" w:date="2019-11-06T14:55:00Z"/>
                <w:rFonts w:ascii="Calibri" w:eastAsia="Times New Roman" w:hAnsi="Calibri" w:cs="Times New Roman"/>
                <w:color w:val="000000"/>
                <w:szCs w:val="24"/>
              </w:rPr>
            </w:pPr>
            <w:del w:id="1260" w:author="Andy Kleinhesselink" w:date="2019-11-06T14:55:00Z">
              <w:r w:rsidDel="00081BE7">
                <w:rPr>
                  <w:rFonts w:ascii="Calibri" w:eastAsia="Times New Roman" w:hAnsi="Calibri" w:cs="Times New Roman"/>
                  <w:color w:val="000000"/>
                  <w:szCs w:val="24"/>
                </w:rPr>
                <w:delText>0</w:delText>
              </w:r>
              <w:r w:rsidR="00283D04" w:rsidRPr="00F45FB8" w:rsidDel="00081BE7">
                <w:rPr>
                  <w:rFonts w:ascii="Calibri" w:eastAsia="Times New Roman" w:hAnsi="Calibri" w:cs="Times New Roman"/>
                  <w:color w:val="000000"/>
                  <w:szCs w:val="24"/>
                </w:rPr>
                <w:delText>.</w:delText>
              </w:r>
              <w:r w:rsidR="00DE2D2E" w:rsidDel="00081BE7">
                <w:rPr>
                  <w:rFonts w:ascii="Calibri" w:eastAsia="Times New Roman" w:hAnsi="Calibri" w:cs="Times New Roman"/>
                  <w:color w:val="000000"/>
                  <w:szCs w:val="24"/>
                </w:rPr>
                <w:delText>0</w:delText>
              </w:r>
              <w:r w:rsidDel="00081BE7">
                <w:rPr>
                  <w:rFonts w:ascii="Calibri" w:eastAsia="Times New Roman" w:hAnsi="Calibri" w:cs="Times New Roman"/>
                  <w:color w:val="000000"/>
                  <w:szCs w:val="24"/>
                </w:rPr>
                <w:delText>6</w:delText>
              </w:r>
            </w:del>
          </w:p>
        </w:tc>
        <w:tc>
          <w:tcPr>
            <w:tcW w:w="5524" w:type="dxa"/>
            <w:tcBorders>
              <w:top w:val="nil"/>
              <w:left w:val="nil"/>
              <w:bottom w:val="nil"/>
              <w:right w:val="nil"/>
            </w:tcBorders>
            <w:shd w:val="clear" w:color="auto" w:fill="auto"/>
            <w:vAlign w:val="center"/>
          </w:tcPr>
          <w:p w14:paraId="527131ED" w14:textId="7514E077" w:rsidR="00283D04" w:rsidRPr="00F45FB8" w:rsidDel="00081BE7" w:rsidRDefault="00283D04" w:rsidP="00081BE7">
            <w:pPr>
              <w:pStyle w:val="BodyText"/>
              <w:keepNext/>
              <w:ind w:firstLine="0"/>
              <w:rPr>
                <w:del w:id="1261" w:author="Andy Kleinhesselink" w:date="2019-11-06T14:55:00Z"/>
                <w:rFonts w:ascii="Calibri" w:eastAsia="Times New Roman" w:hAnsi="Calibri" w:cs="Times New Roman"/>
                <w:color w:val="000000"/>
                <w:szCs w:val="24"/>
              </w:rPr>
            </w:pPr>
            <w:del w:id="1262" w:author="Andy Kleinhesselink" w:date="2019-11-06T14:55:00Z">
              <w:r w:rsidRPr="00F45FB8" w:rsidDel="00081BE7">
                <w:rPr>
                  <w:rFonts w:ascii="Calibri" w:eastAsia="Times New Roman" w:hAnsi="Calibri" w:cs="Times New Roman"/>
                  <w:color w:val="000000"/>
                  <w:szCs w:val="24"/>
                </w:rPr>
                <w:delText xml:space="preserve">Early competitor </w:delText>
              </w:r>
              <w:r w:rsidR="001D63CB" w:rsidDel="00081BE7">
                <w:rPr>
                  <w:rFonts w:ascii="Calibri" w:eastAsia="Times New Roman" w:hAnsi="Calibri" w:cs="Times New Roman"/>
                  <w:color w:val="000000"/>
                  <w:szCs w:val="24"/>
                </w:rPr>
                <w:delText>root density</w:delText>
              </w:r>
              <w:r w:rsidR="00271B1D" w:rsidDel="00081BE7">
                <w:rPr>
                  <w:rFonts w:ascii="Calibri" w:eastAsia="Times New Roman" w:hAnsi="Calibri" w:cs="Times New Roman"/>
                  <w:color w:val="000000"/>
                  <w:szCs w:val="24"/>
                </w:rPr>
                <w:delText xml:space="preserve"> (g</w:delText>
              </w:r>
              <w:r w:rsidR="006345C6" w:rsidDel="00081BE7">
                <w:rPr>
                  <w:rFonts w:ascii="Calibri" w:eastAsia="Times New Roman" w:hAnsi="Calibri" w:cs="Times New Roman"/>
                  <w:color w:val="000000"/>
                  <w:szCs w:val="24"/>
                </w:rPr>
                <w:delText xml:space="preserve"> c</w:delText>
              </w:r>
              <w:r w:rsidR="00271B1D" w:rsidDel="00081BE7">
                <w:rPr>
                  <w:rFonts w:ascii="Calibri" w:eastAsia="Times New Roman" w:hAnsi="Calibri" w:cs="Times New Roman"/>
                  <w:color w:val="000000"/>
                  <w:szCs w:val="24"/>
                </w:rPr>
                <w:delText>m</w:delText>
              </w:r>
              <w:r w:rsidR="006345C6" w:rsidRPr="006345C6" w:rsidDel="00081BE7">
                <w:rPr>
                  <w:rFonts w:ascii="Calibri" w:eastAsia="Times New Roman" w:hAnsi="Calibri" w:cs="Times New Roman"/>
                  <w:color w:val="000000"/>
                  <w:szCs w:val="24"/>
                  <w:vertAlign w:val="superscript"/>
                </w:rPr>
                <w:delText>-</w:delText>
              </w:r>
              <w:r w:rsidR="006345C6" w:rsidDel="00081BE7">
                <w:rPr>
                  <w:rFonts w:ascii="Calibri" w:eastAsia="Times New Roman" w:hAnsi="Calibri" w:cs="Times New Roman"/>
                  <w:color w:val="000000"/>
                  <w:szCs w:val="24"/>
                  <w:vertAlign w:val="superscript"/>
                </w:rPr>
                <w:delText>3</w:delText>
              </w:r>
              <w:r w:rsidR="006345C6" w:rsidDel="00081BE7">
                <w:rPr>
                  <w:rFonts w:ascii="Calibri" w:eastAsia="Times New Roman" w:hAnsi="Calibri" w:cs="Times New Roman"/>
                  <w:color w:val="000000"/>
                  <w:szCs w:val="24"/>
                </w:rPr>
                <w:delText>)</w:delText>
              </w:r>
            </w:del>
          </w:p>
        </w:tc>
      </w:tr>
      <w:tr w:rsidR="00283D04" w:rsidRPr="00B60DD1" w:rsidDel="00081BE7" w14:paraId="2A9EE6BB" w14:textId="432998D0" w:rsidTr="00271B1D">
        <w:trPr>
          <w:trHeight w:val="354"/>
          <w:del w:id="1263" w:author="Andy Kleinhesselink" w:date="2019-11-06T14:55:00Z"/>
        </w:trPr>
        <w:tc>
          <w:tcPr>
            <w:tcW w:w="1382" w:type="dxa"/>
            <w:tcBorders>
              <w:top w:val="nil"/>
              <w:left w:val="nil"/>
              <w:bottom w:val="nil"/>
              <w:right w:val="nil"/>
            </w:tcBorders>
            <w:shd w:val="clear" w:color="auto" w:fill="auto"/>
            <w:vAlign w:val="center"/>
          </w:tcPr>
          <w:p w14:paraId="0346FA41" w14:textId="4659BE72" w:rsidR="00283D04" w:rsidRPr="0078682F" w:rsidDel="00081BE7" w:rsidRDefault="001D63CB" w:rsidP="00081BE7">
            <w:pPr>
              <w:pStyle w:val="BodyText"/>
              <w:keepNext/>
              <w:ind w:firstLine="0"/>
              <w:rPr>
                <w:del w:id="1264" w:author="Andy Kleinhesselink" w:date="2019-11-06T14:55:00Z"/>
                <w:rFonts w:ascii="Calibri" w:eastAsia="Times New Roman" w:hAnsi="Calibri" w:cs="Times New Roman"/>
                <w:i/>
                <w:color w:val="000000"/>
                <w:szCs w:val="24"/>
              </w:rPr>
            </w:pPr>
            <w:del w:id="1265" w:author="Andy Kleinhesselink" w:date="2019-11-06T14:55:00Z">
              <w:r w:rsidDel="00081BE7">
                <w:rPr>
                  <w:rFonts w:ascii="Calibri" w:eastAsia="Times New Roman" w:hAnsi="Calibri" w:cs="Times New Roman"/>
                  <w:i/>
                  <w:color w:val="000000"/>
                  <w:szCs w:val="24"/>
                </w:rPr>
                <w:delText>d</w:delText>
              </w:r>
              <w:r w:rsidR="00283D04" w:rsidRPr="00024DEB" w:rsidDel="00081BE7">
                <w:rPr>
                  <w:rFonts w:ascii="Calibri" w:eastAsia="Times New Roman" w:hAnsi="Calibri" w:cs="Times New Roman"/>
                  <w:i/>
                  <w:color w:val="000000"/>
                  <w:szCs w:val="24"/>
                  <w:vertAlign w:val="subscript"/>
                </w:rPr>
                <w:delText>2</w:delText>
              </w:r>
            </w:del>
          </w:p>
        </w:tc>
        <w:tc>
          <w:tcPr>
            <w:tcW w:w="1005" w:type="dxa"/>
            <w:tcBorders>
              <w:top w:val="nil"/>
              <w:left w:val="nil"/>
              <w:bottom w:val="nil"/>
              <w:right w:val="nil"/>
            </w:tcBorders>
            <w:shd w:val="clear" w:color="auto" w:fill="auto"/>
            <w:vAlign w:val="center"/>
          </w:tcPr>
          <w:p w14:paraId="54FB3A52" w14:textId="278E2061" w:rsidR="00283D04" w:rsidRPr="00F45FB8" w:rsidDel="00081BE7" w:rsidRDefault="001D63CB" w:rsidP="00081BE7">
            <w:pPr>
              <w:pStyle w:val="BodyText"/>
              <w:keepNext/>
              <w:ind w:firstLine="0"/>
              <w:rPr>
                <w:del w:id="1266" w:author="Andy Kleinhesselink" w:date="2019-11-06T14:55:00Z"/>
                <w:rFonts w:ascii="Calibri" w:eastAsia="Times New Roman" w:hAnsi="Calibri" w:cs="Times New Roman"/>
                <w:color w:val="000000"/>
                <w:szCs w:val="24"/>
              </w:rPr>
            </w:pPr>
            <w:del w:id="1267" w:author="Andy Kleinhesselink" w:date="2019-11-06T14:55:00Z">
              <w:r w:rsidDel="00081BE7">
                <w:rPr>
                  <w:rFonts w:ascii="Calibri" w:eastAsia="Times New Roman" w:hAnsi="Calibri" w:cs="Times New Roman"/>
                  <w:color w:val="000000"/>
                  <w:szCs w:val="24"/>
                </w:rPr>
                <w:delText>0.12</w:delText>
              </w:r>
            </w:del>
          </w:p>
        </w:tc>
        <w:tc>
          <w:tcPr>
            <w:tcW w:w="5524" w:type="dxa"/>
            <w:tcBorders>
              <w:top w:val="nil"/>
              <w:left w:val="nil"/>
              <w:bottom w:val="nil"/>
              <w:right w:val="nil"/>
            </w:tcBorders>
            <w:shd w:val="clear" w:color="auto" w:fill="auto"/>
            <w:vAlign w:val="center"/>
          </w:tcPr>
          <w:p w14:paraId="44F94A29" w14:textId="46AF0397" w:rsidR="00283D04" w:rsidRPr="00F45FB8" w:rsidDel="00081BE7" w:rsidRDefault="00283D04" w:rsidP="00081BE7">
            <w:pPr>
              <w:pStyle w:val="BodyText"/>
              <w:keepNext/>
              <w:ind w:firstLine="0"/>
              <w:rPr>
                <w:del w:id="1268" w:author="Andy Kleinhesselink" w:date="2019-11-06T14:55:00Z"/>
                <w:rFonts w:ascii="Calibri" w:eastAsia="Times New Roman" w:hAnsi="Calibri" w:cs="Times New Roman"/>
                <w:color w:val="000000"/>
                <w:szCs w:val="24"/>
              </w:rPr>
            </w:pPr>
            <w:del w:id="1269" w:author="Andy Kleinhesselink" w:date="2019-11-06T14:55:00Z">
              <w:r w:rsidRPr="00F45FB8" w:rsidDel="00081BE7">
                <w:rPr>
                  <w:rFonts w:ascii="Calibri" w:eastAsia="Times New Roman" w:hAnsi="Calibri" w:cs="Times New Roman"/>
                  <w:color w:val="000000"/>
                  <w:szCs w:val="24"/>
                </w:rPr>
                <w:delText xml:space="preserve">Mid competitor </w:delText>
              </w:r>
              <w:r w:rsidR="001D63CB" w:rsidDel="00081BE7">
                <w:rPr>
                  <w:rFonts w:ascii="Calibri" w:eastAsia="Times New Roman" w:hAnsi="Calibri" w:cs="Times New Roman"/>
                  <w:color w:val="000000"/>
                  <w:szCs w:val="24"/>
                </w:rPr>
                <w:delText>root density</w:delText>
              </w:r>
              <w:r w:rsidR="006345C6" w:rsidDel="00081BE7">
                <w:rPr>
                  <w:rFonts w:ascii="Calibri" w:eastAsia="Times New Roman" w:hAnsi="Calibri" w:cs="Times New Roman"/>
                  <w:color w:val="000000"/>
                  <w:szCs w:val="24"/>
                </w:rPr>
                <w:delText xml:space="preserve"> (g cm</w:delText>
              </w:r>
              <w:r w:rsidR="006345C6" w:rsidRPr="006345C6" w:rsidDel="00081BE7">
                <w:rPr>
                  <w:rFonts w:ascii="Calibri" w:eastAsia="Times New Roman" w:hAnsi="Calibri" w:cs="Times New Roman"/>
                  <w:color w:val="000000"/>
                  <w:szCs w:val="24"/>
                  <w:vertAlign w:val="superscript"/>
                </w:rPr>
                <w:delText>-</w:delText>
              </w:r>
              <w:r w:rsidR="006345C6" w:rsidDel="00081BE7">
                <w:rPr>
                  <w:rFonts w:ascii="Calibri" w:eastAsia="Times New Roman" w:hAnsi="Calibri" w:cs="Times New Roman"/>
                  <w:color w:val="000000"/>
                  <w:szCs w:val="24"/>
                  <w:vertAlign w:val="superscript"/>
                </w:rPr>
                <w:delText>3</w:delText>
              </w:r>
              <w:r w:rsidR="006345C6" w:rsidDel="00081BE7">
                <w:rPr>
                  <w:rFonts w:ascii="Calibri" w:eastAsia="Times New Roman" w:hAnsi="Calibri" w:cs="Times New Roman"/>
                  <w:color w:val="000000"/>
                  <w:szCs w:val="24"/>
                </w:rPr>
                <w:delText>)</w:delText>
              </w:r>
            </w:del>
          </w:p>
        </w:tc>
      </w:tr>
      <w:tr w:rsidR="00283D04" w:rsidRPr="00B60DD1" w:rsidDel="00081BE7" w14:paraId="0038B9B5" w14:textId="5215B775" w:rsidTr="00271B1D">
        <w:trPr>
          <w:trHeight w:val="354"/>
          <w:del w:id="1270" w:author="Andy Kleinhesselink" w:date="2019-11-06T14:55:00Z"/>
        </w:trPr>
        <w:tc>
          <w:tcPr>
            <w:tcW w:w="1382" w:type="dxa"/>
            <w:tcBorders>
              <w:top w:val="nil"/>
              <w:left w:val="nil"/>
              <w:bottom w:val="nil"/>
              <w:right w:val="nil"/>
            </w:tcBorders>
            <w:shd w:val="clear" w:color="auto" w:fill="auto"/>
            <w:vAlign w:val="center"/>
          </w:tcPr>
          <w:p w14:paraId="2D0653A0" w14:textId="46D7E757" w:rsidR="00283D04" w:rsidRPr="0078682F" w:rsidDel="00081BE7" w:rsidRDefault="001D63CB" w:rsidP="00081BE7">
            <w:pPr>
              <w:pStyle w:val="BodyText"/>
              <w:keepNext/>
              <w:ind w:firstLine="0"/>
              <w:rPr>
                <w:del w:id="1271" w:author="Andy Kleinhesselink" w:date="2019-11-06T14:55:00Z"/>
                <w:rFonts w:ascii="Calibri" w:eastAsia="Times New Roman" w:hAnsi="Calibri" w:cs="Times New Roman"/>
                <w:i/>
                <w:color w:val="000000"/>
                <w:szCs w:val="24"/>
              </w:rPr>
            </w:pPr>
            <w:del w:id="1272" w:author="Andy Kleinhesselink" w:date="2019-11-06T14:55:00Z">
              <w:r w:rsidDel="00081BE7">
                <w:rPr>
                  <w:rFonts w:ascii="Calibri" w:eastAsia="Times New Roman" w:hAnsi="Calibri" w:cs="Times New Roman"/>
                  <w:i/>
                  <w:color w:val="000000"/>
                  <w:szCs w:val="24"/>
                </w:rPr>
                <w:delText>d</w:delText>
              </w:r>
              <w:r w:rsidR="00283D04" w:rsidRPr="00024DEB" w:rsidDel="00081BE7">
                <w:rPr>
                  <w:rFonts w:ascii="Calibri" w:eastAsia="Times New Roman" w:hAnsi="Calibri" w:cs="Times New Roman"/>
                  <w:i/>
                  <w:color w:val="000000"/>
                  <w:szCs w:val="24"/>
                  <w:vertAlign w:val="subscript"/>
                </w:rPr>
                <w:delText>3</w:delText>
              </w:r>
            </w:del>
          </w:p>
        </w:tc>
        <w:tc>
          <w:tcPr>
            <w:tcW w:w="1005" w:type="dxa"/>
            <w:tcBorders>
              <w:top w:val="nil"/>
              <w:left w:val="nil"/>
              <w:bottom w:val="nil"/>
              <w:right w:val="nil"/>
            </w:tcBorders>
            <w:shd w:val="clear" w:color="auto" w:fill="auto"/>
            <w:vAlign w:val="center"/>
          </w:tcPr>
          <w:p w14:paraId="66C2E3BC" w14:textId="66203AB3" w:rsidR="00283D04" w:rsidRPr="00F45FB8" w:rsidDel="00081BE7" w:rsidRDefault="001D63CB" w:rsidP="00081BE7">
            <w:pPr>
              <w:pStyle w:val="BodyText"/>
              <w:keepNext/>
              <w:ind w:firstLine="0"/>
              <w:rPr>
                <w:del w:id="1273" w:author="Andy Kleinhesselink" w:date="2019-11-06T14:55:00Z"/>
                <w:rFonts w:ascii="Calibri" w:eastAsia="Times New Roman" w:hAnsi="Calibri" w:cs="Times New Roman"/>
                <w:color w:val="000000"/>
                <w:szCs w:val="24"/>
              </w:rPr>
            </w:pPr>
            <w:del w:id="1274" w:author="Andy Kleinhesselink" w:date="2019-11-06T14:55:00Z">
              <w:r w:rsidDel="00081BE7">
                <w:rPr>
                  <w:rFonts w:ascii="Calibri" w:eastAsia="Times New Roman" w:hAnsi="Calibri" w:cs="Times New Roman"/>
                  <w:color w:val="000000"/>
                  <w:szCs w:val="24"/>
                </w:rPr>
                <w:delText>0</w:delText>
              </w:r>
              <w:r w:rsidR="00283D04" w:rsidRPr="00F45FB8" w:rsidDel="00081BE7">
                <w:rPr>
                  <w:rFonts w:ascii="Calibri" w:eastAsia="Times New Roman" w:hAnsi="Calibri" w:cs="Times New Roman"/>
                  <w:color w:val="000000"/>
                  <w:szCs w:val="24"/>
                </w:rPr>
                <w:delText>.</w:delText>
              </w:r>
              <w:r w:rsidDel="00081BE7">
                <w:rPr>
                  <w:rFonts w:ascii="Calibri" w:eastAsia="Times New Roman" w:hAnsi="Calibri" w:cs="Times New Roman"/>
                  <w:color w:val="000000"/>
                  <w:szCs w:val="24"/>
                </w:rPr>
                <w:delText>36</w:delText>
              </w:r>
            </w:del>
          </w:p>
        </w:tc>
        <w:tc>
          <w:tcPr>
            <w:tcW w:w="5524" w:type="dxa"/>
            <w:tcBorders>
              <w:top w:val="nil"/>
              <w:left w:val="nil"/>
              <w:bottom w:val="nil"/>
              <w:right w:val="nil"/>
            </w:tcBorders>
            <w:shd w:val="clear" w:color="auto" w:fill="auto"/>
            <w:vAlign w:val="center"/>
          </w:tcPr>
          <w:p w14:paraId="5DA78F7E" w14:textId="1C5A5FB1" w:rsidR="00283D04" w:rsidRPr="00F45FB8" w:rsidDel="00081BE7" w:rsidRDefault="00283D04" w:rsidP="00081BE7">
            <w:pPr>
              <w:pStyle w:val="BodyText"/>
              <w:keepNext/>
              <w:ind w:firstLine="0"/>
              <w:rPr>
                <w:del w:id="1275" w:author="Andy Kleinhesselink" w:date="2019-11-06T14:55:00Z"/>
                <w:rFonts w:ascii="Calibri" w:eastAsia="Times New Roman" w:hAnsi="Calibri" w:cs="Times New Roman"/>
                <w:color w:val="000000"/>
                <w:szCs w:val="24"/>
              </w:rPr>
            </w:pPr>
            <w:del w:id="1276" w:author="Andy Kleinhesselink" w:date="2019-11-06T14:55:00Z">
              <w:r w:rsidRPr="00F45FB8" w:rsidDel="00081BE7">
                <w:rPr>
                  <w:rFonts w:ascii="Calibri" w:eastAsia="Times New Roman" w:hAnsi="Calibri" w:cs="Times New Roman"/>
                  <w:color w:val="000000"/>
                  <w:szCs w:val="24"/>
                </w:rPr>
                <w:delText xml:space="preserve">Late competitor </w:delText>
              </w:r>
              <w:r w:rsidR="001D63CB" w:rsidDel="00081BE7">
                <w:rPr>
                  <w:rFonts w:ascii="Calibri" w:eastAsia="Times New Roman" w:hAnsi="Calibri" w:cs="Times New Roman"/>
                  <w:color w:val="000000"/>
                  <w:szCs w:val="24"/>
                </w:rPr>
                <w:delText>root density</w:delText>
              </w:r>
              <w:r w:rsidR="006345C6" w:rsidDel="00081BE7">
                <w:rPr>
                  <w:rFonts w:ascii="Calibri" w:eastAsia="Times New Roman" w:hAnsi="Calibri" w:cs="Times New Roman"/>
                  <w:color w:val="000000"/>
                  <w:szCs w:val="24"/>
                </w:rPr>
                <w:delText xml:space="preserve"> (g cm</w:delText>
              </w:r>
              <w:r w:rsidR="006345C6" w:rsidRPr="006345C6" w:rsidDel="00081BE7">
                <w:rPr>
                  <w:rFonts w:ascii="Calibri" w:eastAsia="Times New Roman" w:hAnsi="Calibri" w:cs="Times New Roman"/>
                  <w:color w:val="000000"/>
                  <w:szCs w:val="24"/>
                  <w:vertAlign w:val="superscript"/>
                </w:rPr>
                <w:delText>-</w:delText>
              </w:r>
              <w:r w:rsidR="006345C6" w:rsidDel="00081BE7">
                <w:rPr>
                  <w:rFonts w:ascii="Calibri" w:eastAsia="Times New Roman" w:hAnsi="Calibri" w:cs="Times New Roman"/>
                  <w:color w:val="000000"/>
                  <w:szCs w:val="24"/>
                  <w:vertAlign w:val="superscript"/>
                </w:rPr>
                <w:delText>3</w:delText>
              </w:r>
              <w:r w:rsidR="006345C6" w:rsidDel="00081BE7">
                <w:rPr>
                  <w:rFonts w:ascii="Calibri" w:eastAsia="Times New Roman" w:hAnsi="Calibri" w:cs="Times New Roman"/>
                  <w:color w:val="000000"/>
                  <w:szCs w:val="24"/>
                </w:rPr>
                <w:delText>)</w:delText>
              </w:r>
            </w:del>
          </w:p>
        </w:tc>
      </w:tr>
      <w:tr w:rsidR="00327389" w:rsidRPr="00B60DD1" w:rsidDel="00081BE7" w14:paraId="3CEE2FAA" w14:textId="6DFB454C" w:rsidTr="00271B1D">
        <w:trPr>
          <w:trHeight w:val="354"/>
          <w:del w:id="1277" w:author="Andy Kleinhesselink" w:date="2019-11-06T14:55:00Z"/>
        </w:trPr>
        <w:tc>
          <w:tcPr>
            <w:tcW w:w="1382" w:type="dxa"/>
            <w:tcBorders>
              <w:top w:val="nil"/>
              <w:left w:val="nil"/>
              <w:bottom w:val="nil"/>
              <w:right w:val="nil"/>
            </w:tcBorders>
            <w:shd w:val="clear" w:color="auto" w:fill="auto"/>
            <w:vAlign w:val="center"/>
          </w:tcPr>
          <w:p w14:paraId="64D51F1F" w14:textId="4C3F2679" w:rsidR="00327389" w:rsidRPr="0078682F" w:rsidDel="00081BE7" w:rsidRDefault="00185B90" w:rsidP="00081BE7">
            <w:pPr>
              <w:pStyle w:val="BodyText"/>
              <w:keepNext/>
              <w:ind w:firstLine="0"/>
              <w:rPr>
                <w:del w:id="1278" w:author="Andy Kleinhesselink" w:date="2019-11-06T14:55:00Z"/>
                <w:rFonts w:ascii="Calibri" w:eastAsia="Times New Roman" w:hAnsi="Calibri" w:cs="Times New Roman"/>
                <w:i/>
                <w:color w:val="000000"/>
                <w:szCs w:val="24"/>
              </w:rPr>
            </w:pPr>
            <m:oMathPara>
              <m:oMath>
                <m:sSub>
                  <m:sSubPr>
                    <m:ctrlPr>
                      <w:del w:id="1279" w:author="Andy Kleinhesselink" w:date="2019-11-06T14:55:00Z">
                        <w:rPr>
                          <w:rFonts w:ascii="Cambria Math" w:eastAsia="Times New Roman" w:hAnsi="Cambria Math" w:cs="Times New Roman"/>
                          <w:i/>
                          <w:color w:val="000000"/>
                          <w:szCs w:val="24"/>
                        </w:rPr>
                      </w:del>
                    </m:ctrlPr>
                  </m:sSubPr>
                  <m:e>
                    <m:r>
                      <w:del w:id="1280" w:author="Andy Kleinhesselink" w:date="2019-11-06T14:55:00Z">
                        <w:rPr>
                          <w:rFonts w:ascii="Cambria Math" w:eastAsia="Times New Roman" w:hAnsi="Cambria Math" w:cs="Times New Roman"/>
                          <w:color w:val="000000"/>
                          <w:szCs w:val="24"/>
                        </w:rPr>
                        <m:t>δ</m:t>
                      </w:del>
                    </m:r>
                  </m:e>
                  <m:sub>
                    <m:r>
                      <w:del w:id="1281" w:author="Andy Kleinhesselink" w:date="2019-11-06T14:55:00Z">
                        <w:rPr>
                          <w:rFonts w:ascii="Cambria Math" w:eastAsia="Times New Roman" w:hAnsi="Cambria Math" w:cs="Times New Roman"/>
                          <w:color w:val="000000"/>
                          <w:szCs w:val="24"/>
                        </w:rPr>
                        <m:t>1</m:t>
                      </w:del>
                    </m:r>
                  </m:sub>
                </m:sSub>
              </m:oMath>
            </m:oMathPara>
          </w:p>
        </w:tc>
        <w:tc>
          <w:tcPr>
            <w:tcW w:w="1005" w:type="dxa"/>
            <w:tcBorders>
              <w:top w:val="nil"/>
              <w:left w:val="nil"/>
              <w:bottom w:val="nil"/>
              <w:right w:val="nil"/>
            </w:tcBorders>
            <w:shd w:val="clear" w:color="auto" w:fill="auto"/>
            <w:vAlign w:val="center"/>
          </w:tcPr>
          <w:p w14:paraId="5F17DFFF" w14:textId="6756D180" w:rsidR="00327389" w:rsidDel="00081BE7" w:rsidRDefault="00DE2D2E" w:rsidP="00081BE7">
            <w:pPr>
              <w:pStyle w:val="BodyText"/>
              <w:keepNext/>
              <w:ind w:firstLine="0"/>
              <w:rPr>
                <w:del w:id="1282" w:author="Andy Kleinhesselink" w:date="2019-11-06T14:55:00Z"/>
                <w:rFonts w:ascii="Calibri" w:eastAsia="Times New Roman" w:hAnsi="Calibri" w:cs="Times New Roman"/>
                <w:color w:val="000000"/>
                <w:szCs w:val="24"/>
              </w:rPr>
            </w:pPr>
            <w:del w:id="1283" w:author="Andy Kleinhesselink" w:date="2019-11-06T14:55:00Z">
              <w:r w:rsidDel="00081BE7">
                <w:rPr>
                  <w:rFonts w:ascii="Calibri" w:eastAsia="Times New Roman" w:hAnsi="Calibri" w:cs="Times New Roman"/>
                  <w:color w:val="000000"/>
                  <w:szCs w:val="24"/>
                </w:rPr>
                <w:delText>0.3</w:delText>
              </w:r>
            </w:del>
          </w:p>
        </w:tc>
        <w:tc>
          <w:tcPr>
            <w:tcW w:w="5524" w:type="dxa"/>
            <w:tcBorders>
              <w:top w:val="nil"/>
              <w:left w:val="nil"/>
              <w:bottom w:val="nil"/>
              <w:right w:val="nil"/>
            </w:tcBorders>
            <w:shd w:val="clear" w:color="auto" w:fill="auto"/>
            <w:vAlign w:val="center"/>
          </w:tcPr>
          <w:p w14:paraId="31F91D84" w14:textId="27EA98F9" w:rsidR="00327389" w:rsidDel="00081BE7" w:rsidRDefault="00327389" w:rsidP="00081BE7">
            <w:pPr>
              <w:pStyle w:val="BodyText"/>
              <w:keepNext/>
              <w:ind w:firstLine="0"/>
              <w:rPr>
                <w:del w:id="1284" w:author="Andy Kleinhesselink" w:date="2019-11-06T14:55:00Z"/>
                <w:rFonts w:ascii="Calibri" w:eastAsia="Times New Roman" w:hAnsi="Calibri" w:cs="Times New Roman"/>
                <w:color w:val="000000"/>
                <w:szCs w:val="24"/>
              </w:rPr>
            </w:pPr>
            <w:del w:id="1285" w:author="Andy Kleinhesselink" w:date="2019-11-06T14:55:00Z">
              <w:r w:rsidDel="00081BE7">
                <w:rPr>
                  <w:rFonts w:ascii="Calibri" w:eastAsia="Times New Roman" w:hAnsi="Calibri" w:cs="Times New Roman"/>
                  <w:color w:val="000000"/>
                  <w:szCs w:val="24"/>
                </w:rPr>
                <w:delText>Early</w:delText>
              </w:r>
              <w:r w:rsidRPr="00F45FB8" w:rsidDel="00081BE7">
                <w:rPr>
                  <w:rFonts w:ascii="Calibri" w:eastAsia="Times New Roman" w:hAnsi="Calibri" w:cs="Times New Roman"/>
                  <w:color w:val="000000"/>
                  <w:szCs w:val="24"/>
                </w:rPr>
                <w:delText xml:space="preserve"> competitor </w:delText>
              </w:r>
              <w:r w:rsidDel="00081BE7">
                <w:rPr>
                  <w:rFonts w:ascii="Calibri" w:eastAsia="Times New Roman" w:hAnsi="Calibri" w:cs="Times New Roman"/>
                  <w:color w:val="000000"/>
                  <w:szCs w:val="24"/>
                </w:rPr>
                <w:delText>loss and respiration rate</w:delText>
              </w:r>
              <w:r w:rsidR="00804FCA" w:rsidDel="00081BE7">
                <w:rPr>
                  <w:rFonts w:ascii="Calibri" w:eastAsia="Times New Roman" w:hAnsi="Calibri" w:cs="Times New Roman"/>
                  <w:color w:val="000000"/>
                  <w:szCs w:val="24"/>
                </w:rPr>
                <w:delText xml:space="preserve"> (g/g)</w:delText>
              </w:r>
            </w:del>
          </w:p>
        </w:tc>
      </w:tr>
      <w:tr w:rsidR="00327389" w:rsidRPr="00B60DD1" w:rsidDel="00081BE7" w14:paraId="3FF54FDE" w14:textId="553B23DC" w:rsidTr="00271B1D">
        <w:trPr>
          <w:trHeight w:val="354"/>
          <w:del w:id="1286" w:author="Andy Kleinhesselink" w:date="2019-11-06T14:55:00Z"/>
        </w:trPr>
        <w:tc>
          <w:tcPr>
            <w:tcW w:w="1382" w:type="dxa"/>
            <w:tcBorders>
              <w:top w:val="nil"/>
              <w:left w:val="nil"/>
              <w:bottom w:val="nil"/>
              <w:right w:val="nil"/>
            </w:tcBorders>
            <w:shd w:val="clear" w:color="auto" w:fill="auto"/>
            <w:vAlign w:val="center"/>
          </w:tcPr>
          <w:p w14:paraId="1D9DCCB1" w14:textId="40FE9D22" w:rsidR="00327389" w:rsidRPr="0078682F" w:rsidDel="00081BE7" w:rsidRDefault="00185B90" w:rsidP="00081BE7">
            <w:pPr>
              <w:pStyle w:val="BodyText"/>
              <w:keepNext/>
              <w:ind w:firstLine="0"/>
              <w:rPr>
                <w:del w:id="1287" w:author="Andy Kleinhesselink" w:date="2019-11-06T14:55:00Z"/>
                <w:rFonts w:ascii="Calibri" w:eastAsia="Times New Roman" w:hAnsi="Calibri" w:cs="Times New Roman"/>
                <w:i/>
                <w:color w:val="000000"/>
                <w:szCs w:val="24"/>
              </w:rPr>
            </w:pPr>
            <m:oMathPara>
              <m:oMath>
                <m:sSub>
                  <m:sSubPr>
                    <m:ctrlPr>
                      <w:del w:id="1288" w:author="Andy Kleinhesselink" w:date="2019-11-06T14:55:00Z">
                        <w:rPr>
                          <w:rFonts w:ascii="Cambria Math" w:eastAsia="Times New Roman" w:hAnsi="Cambria Math" w:cs="Times New Roman"/>
                          <w:i/>
                          <w:color w:val="000000"/>
                          <w:szCs w:val="24"/>
                        </w:rPr>
                      </w:del>
                    </m:ctrlPr>
                  </m:sSubPr>
                  <m:e>
                    <m:r>
                      <w:del w:id="1289" w:author="Andy Kleinhesselink" w:date="2019-11-06T14:55:00Z">
                        <w:rPr>
                          <w:rFonts w:ascii="Cambria Math" w:eastAsia="Times New Roman" w:hAnsi="Cambria Math" w:cs="Times New Roman"/>
                          <w:color w:val="000000"/>
                          <w:szCs w:val="24"/>
                        </w:rPr>
                        <m:t>δ</m:t>
                      </w:del>
                    </m:r>
                  </m:e>
                  <m:sub>
                    <m:r>
                      <w:del w:id="1290" w:author="Andy Kleinhesselink" w:date="2019-11-06T14:55:00Z">
                        <w:rPr>
                          <w:rFonts w:ascii="Cambria Math" w:eastAsia="Times New Roman" w:hAnsi="Cambria Math" w:cs="Times New Roman"/>
                          <w:color w:val="000000"/>
                          <w:szCs w:val="24"/>
                        </w:rPr>
                        <m:t>2</m:t>
                      </w:del>
                    </m:r>
                  </m:sub>
                </m:sSub>
              </m:oMath>
            </m:oMathPara>
          </w:p>
        </w:tc>
        <w:tc>
          <w:tcPr>
            <w:tcW w:w="1005" w:type="dxa"/>
            <w:tcBorders>
              <w:top w:val="nil"/>
              <w:left w:val="nil"/>
              <w:bottom w:val="nil"/>
              <w:right w:val="nil"/>
            </w:tcBorders>
            <w:shd w:val="clear" w:color="auto" w:fill="auto"/>
            <w:vAlign w:val="center"/>
          </w:tcPr>
          <w:p w14:paraId="49C270AD" w14:textId="3E7162D2" w:rsidR="00327389" w:rsidDel="00081BE7" w:rsidRDefault="00DE2D2E" w:rsidP="00081BE7">
            <w:pPr>
              <w:pStyle w:val="BodyText"/>
              <w:keepNext/>
              <w:ind w:firstLine="0"/>
              <w:rPr>
                <w:del w:id="1291" w:author="Andy Kleinhesselink" w:date="2019-11-06T14:55:00Z"/>
                <w:rFonts w:ascii="Calibri" w:eastAsia="Times New Roman" w:hAnsi="Calibri" w:cs="Times New Roman"/>
                <w:color w:val="000000"/>
                <w:szCs w:val="24"/>
              </w:rPr>
            </w:pPr>
            <w:del w:id="1292" w:author="Andy Kleinhesselink" w:date="2019-11-06T14:55:00Z">
              <w:r w:rsidDel="00081BE7">
                <w:rPr>
                  <w:rFonts w:ascii="Calibri" w:eastAsia="Times New Roman" w:hAnsi="Calibri" w:cs="Times New Roman"/>
                  <w:color w:val="000000"/>
                  <w:szCs w:val="24"/>
                </w:rPr>
                <w:delText>0.15</w:delText>
              </w:r>
            </w:del>
          </w:p>
        </w:tc>
        <w:tc>
          <w:tcPr>
            <w:tcW w:w="5524" w:type="dxa"/>
            <w:tcBorders>
              <w:top w:val="nil"/>
              <w:left w:val="nil"/>
              <w:bottom w:val="nil"/>
              <w:right w:val="nil"/>
            </w:tcBorders>
            <w:shd w:val="clear" w:color="auto" w:fill="auto"/>
            <w:vAlign w:val="center"/>
          </w:tcPr>
          <w:p w14:paraId="43697689" w14:textId="2A2E81ED" w:rsidR="00327389" w:rsidDel="00081BE7" w:rsidRDefault="00327389" w:rsidP="00081BE7">
            <w:pPr>
              <w:pStyle w:val="BodyText"/>
              <w:keepNext/>
              <w:ind w:firstLine="0"/>
              <w:rPr>
                <w:del w:id="1293" w:author="Andy Kleinhesselink" w:date="2019-11-06T14:55:00Z"/>
                <w:rFonts w:ascii="Calibri" w:eastAsia="Times New Roman" w:hAnsi="Calibri" w:cs="Times New Roman"/>
                <w:color w:val="000000"/>
                <w:szCs w:val="24"/>
              </w:rPr>
            </w:pPr>
            <w:del w:id="1294" w:author="Andy Kleinhesselink" w:date="2019-11-06T14:55:00Z">
              <w:r w:rsidDel="00081BE7">
                <w:rPr>
                  <w:rFonts w:ascii="Calibri" w:eastAsia="Times New Roman" w:hAnsi="Calibri" w:cs="Times New Roman"/>
                  <w:color w:val="000000"/>
                  <w:szCs w:val="24"/>
                </w:rPr>
                <w:delText>Mid</w:delText>
              </w:r>
              <w:r w:rsidRPr="00F45FB8" w:rsidDel="00081BE7">
                <w:rPr>
                  <w:rFonts w:ascii="Calibri" w:eastAsia="Times New Roman" w:hAnsi="Calibri" w:cs="Times New Roman"/>
                  <w:color w:val="000000"/>
                  <w:szCs w:val="24"/>
                </w:rPr>
                <w:delText xml:space="preserve"> competitor </w:delText>
              </w:r>
              <w:r w:rsidDel="00081BE7">
                <w:rPr>
                  <w:rFonts w:ascii="Calibri" w:eastAsia="Times New Roman" w:hAnsi="Calibri" w:cs="Times New Roman"/>
                  <w:color w:val="000000"/>
                  <w:szCs w:val="24"/>
                </w:rPr>
                <w:delText>loss and respiration rate</w:delText>
              </w:r>
              <w:r w:rsidR="00804FCA" w:rsidDel="00081BE7">
                <w:rPr>
                  <w:rFonts w:ascii="Calibri" w:eastAsia="Times New Roman" w:hAnsi="Calibri" w:cs="Times New Roman"/>
                  <w:color w:val="000000"/>
                  <w:szCs w:val="24"/>
                </w:rPr>
                <w:delText xml:space="preserve"> (g/g)</w:delText>
              </w:r>
            </w:del>
          </w:p>
        </w:tc>
      </w:tr>
      <w:tr w:rsidR="00327389" w:rsidRPr="00B60DD1" w:rsidDel="00081BE7" w14:paraId="3E866CD9" w14:textId="2FA9625F" w:rsidTr="00271B1D">
        <w:trPr>
          <w:trHeight w:val="354"/>
          <w:del w:id="1295" w:author="Andy Kleinhesselink" w:date="2019-11-06T14:55:00Z"/>
        </w:trPr>
        <w:tc>
          <w:tcPr>
            <w:tcW w:w="1382" w:type="dxa"/>
            <w:tcBorders>
              <w:top w:val="nil"/>
              <w:left w:val="nil"/>
              <w:bottom w:val="nil"/>
              <w:right w:val="nil"/>
            </w:tcBorders>
            <w:shd w:val="clear" w:color="auto" w:fill="auto"/>
            <w:vAlign w:val="center"/>
          </w:tcPr>
          <w:p w14:paraId="251F317B" w14:textId="68379A1C" w:rsidR="00327389" w:rsidRPr="0078682F" w:rsidDel="00081BE7" w:rsidRDefault="00185B90" w:rsidP="00081BE7">
            <w:pPr>
              <w:pStyle w:val="BodyText"/>
              <w:keepNext/>
              <w:ind w:firstLine="0"/>
              <w:rPr>
                <w:del w:id="1296" w:author="Andy Kleinhesselink" w:date="2019-11-06T14:55:00Z"/>
                <w:rFonts w:ascii="Calibri" w:eastAsia="Times New Roman" w:hAnsi="Calibri" w:cs="Times New Roman"/>
                <w:i/>
                <w:color w:val="000000"/>
                <w:szCs w:val="24"/>
              </w:rPr>
            </w:pPr>
            <m:oMathPara>
              <m:oMath>
                <m:sSub>
                  <m:sSubPr>
                    <m:ctrlPr>
                      <w:del w:id="1297" w:author="Andy Kleinhesselink" w:date="2019-11-06T14:55:00Z">
                        <w:rPr>
                          <w:rFonts w:ascii="Cambria Math" w:eastAsia="Times New Roman" w:hAnsi="Cambria Math" w:cs="Times New Roman"/>
                          <w:i/>
                          <w:color w:val="000000"/>
                          <w:szCs w:val="24"/>
                        </w:rPr>
                      </w:del>
                    </m:ctrlPr>
                  </m:sSubPr>
                  <m:e>
                    <m:r>
                      <w:del w:id="1298" w:author="Andy Kleinhesselink" w:date="2019-11-06T14:55:00Z">
                        <w:rPr>
                          <w:rFonts w:ascii="Cambria Math" w:eastAsia="Times New Roman" w:hAnsi="Cambria Math" w:cs="Times New Roman"/>
                          <w:color w:val="000000"/>
                          <w:szCs w:val="24"/>
                        </w:rPr>
                        <m:t>δ</m:t>
                      </w:del>
                    </m:r>
                  </m:e>
                  <m:sub>
                    <m:r>
                      <w:del w:id="1299" w:author="Andy Kleinhesselink" w:date="2019-11-06T14:55:00Z">
                        <w:rPr>
                          <w:rFonts w:ascii="Cambria Math" w:eastAsia="Times New Roman" w:hAnsi="Cambria Math" w:cs="Times New Roman"/>
                          <w:color w:val="000000"/>
                          <w:szCs w:val="24"/>
                        </w:rPr>
                        <m:t>3</m:t>
                      </w:del>
                    </m:r>
                  </m:sub>
                </m:sSub>
              </m:oMath>
            </m:oMathPara>
          </w:p>
        </w:tc>
        <w:tc>
          <w:tcPr>
            <w:tcW w:w="1005" w:type="dxa"/>
            <w:tcBorders>
              <w:top w:val="nil"/>
              <w:left w:val="nil"/>
              <w:bottom w:val="nil"/>
              <w:right w:val="nil"/>
            </w:tcBorders>
            <w:shd w:val="clear" w:color="auto" w:fill="auto"/>
            <w:vAlign w:val="center"/>
          </w:tcPr>
          <w:p w14:paraId="38B9EF4F" w14:textId="3FB0DBA2" w:rsidR="00327389" w:rsidDel="00081BE7" w:rsidRDefault="00DE2D2E" w:rsidP="00081BE7">
            <w:pPr>
              <w:pStyle w:val="BodyText"/>
              <w:keepNext/>
              <w:ind w:firstLine="0"/>
              <w:rPr>
                <w:del w:id="1300" w:author="Andy Kleinhesselink" w:date="2019-11-06T14:55:00Z"/>
                <w:rFonts w:ascii="Calibri" w:eastAsia="Times New Roman" w:hAnsi="Calibri" w:cs="Times New Roman"/>
                <w:color w:val="000000"/>
                <w:szCs w:val="24"/>
              </w:rPr>
            </w:pPr>
            <w:del w:id="1301" w:author="Andy Kleinhesselink" w:date="2019-11-06T14:55:00Z">
              <w:r w:rsidDel="00081BE7">
                <w:rPr>
                  <w:rFonts w:ascii="Calibri" w:eastAsia="Times New Roman" w:hAnsi="Calibri" w:cs="Times New Roman"/>
                  <w:color w:val="000000"/>
                  <w:szCs w:val="24"/>
                </w:rPr>
                <w:delText>0.053</w:delText>
              </w:r>
            </w:del>
          </w:p>
        </w:tc>
        <w:tc>
          <w:tcPr>
            <w:tcW w:w="5524" w:type="dxa"/>
            <w:tcBorders>
              <w:top w:val="nil"/>
              <w:left w:val="nil"/>
              <w:bottom w:val="nil"/>
              <w:right w:val="nil"/>
            </w:tcBorders>
            <w:shd w:val="clear" w:color="auto" w:fill="auto"/>
            <w:vAlign w:val="center"/>
          </w:tcPr>
          <w:p w14:paraId="501E894F" w14:textId="514DC5C8" w:rsidR="00327389" w:rsidDel="00081BE7" w:rsidRDefault="00327389" w:rsidP="00081BE7">
            <w:pPr>
              <w:pStyle w:val="BodyText"/>
              <w:keepNext/>
              <w:ind w:firstLine="0"/>
              <w:rPr>
                <w:del w:id="1302" w:author="Andy Kleinhesselink" w:date="2019-11-06T14:55:00Z"/>
                <w:rFonts w:ascii="Calibri" w:eastAsia="Times New Roman" w:hAnsi="Calibri" w:cs="Times New Roman"/>
                <w:color w:val="000000"/>
                <w:szCs w:val="24"/>
              </w:rPr>
            </w:pPr>
            <w:del w:id="1303" w:author="Andy Kleinhesselink" w:date="2019-11-06T14:55:00Z">
              <w:r w:rsidRPr="00F45FB8" w:rsidDel="00081BE7">
                <w:rPr>
                  <w:rFonts w:ascii="Calibri" w:eastAsia="Times New Roman" w:hAnsi="Calibri" w:cs="Times New Roman"/>
                  <w:color w:val="000000"/>
                  <w:szCs w:val="24"/>
                </w:rPr>
                <w:delText xml:space="preserve">Late competitor </w:delText>
              </w:r>
              <w:r w:rsidDel="00081BE7">
                <w:rPr>
                  <w:rFonts w:ascii="Calibri" w:eastAsia="Times New Roman" w:hAnsi="Calibri" w:cs="Times New Roman"/>
                  <w:color w:val="000000"/>
                  <w:szCs w:val="24"/>
                </w:rPr>
                <w:delText>loss and respiration rate</w:delText>
              </w:r>
              <w:r w:rsidR="00804FCA" w:rsidDel="00081BE7">
                <w:rPr>
                  <w:rFonts w:ascii="Calibri" w:eastAsia="Times New Roman" w:hAnsi="Calibri" w:cs="Times New Roman"/>
                  <w:color w:val="000000"/>
                  <w:szCs w:val="24"/>
                </w:rPr>
                <w:delText xml:space="preserve"> (g/g)</w:delText>
              </w:r>
            </w:del>
          </w:p>
        </w:tc>
      </w:tr>
      <w:tr w:rsidR="00283D04" w:rsidRPr="00B60DD1" w:rsidDel="00081BE7" w14:paraId="4E2071A7" w14:textId="7BB68882" w:rsidTr="00271B1D">
        <w:trPr>
          <w:trHeight w:val="354"/>
          <w:del w:id="1304" w:author="Andy Kleinhesselink" w:date="2019-11-06T14:55:00Z"/>
        </w:trPr>
        <w:tc>
          <w:tcPr>
            <w:tcW w:w="1382" w:type="dxa"/>
            <w:tcBorders>
              <w:top w:val="nil"/>
              <w:left w:val="nil"/>
              <w:bottom w:val="nil"/>
              <w:right w:val="nil"/>
            </w:tcBorders>
            <w:shd w:val="clear" w:color="auto" w:fill="auto"/>
            <w:vAlign w:val="center"/>
          </w:tcPr>
          <w:p w14:paraId="1B38FB92" w14:textId="10E93A3B" w:rsidR="00283D04" w:rsidRPr="0078682F" w:rsidDel="00081BE7" w:rsidRDefault="00283D04" w:rsidP="00081BE7">
            <w:pPr>
              <w:pStyle w:val="BodyText"/>
              <w:keepNext/>
              <w:ind w:firstLine="0"/>
              <w:rPr>
                <w:del w:id="1305" w:author="Andy Kleinhesselink" w:date="2019-11-06T14:55:00Z"/>
                <w:rFonts w:ascii="Calibri" w:eastAsia="Times New Roman" w:hAnsi="Calibri" w:cs="Times New Roman"/>
                <w:i/>
                <w:color w:val="000000"/>
                <w:szCs w:val="24"/>
              </w:rPr>
            </w:pPr>
            <w:del w:id="1306" w:author="Andy Kleinhesselink" w:date="2019-11-06T14:55:00Z">
              <w:r w:rsidRPr="0078682F" w:rsidDel="00081BE7">
                <w:rPr>
                  <w:rFonts w:ascii="Calibri" w:eastAsia="Times New Roman" w:hAnsi="Calibri" w:cs="Times New Roman"/>
                  <w:i/>
                  <w:color w:val="000000"/>
                  <w:szCs w:val="24"/>
                </w:rPr>
                <w:delText>K</w:delText>
              </w:r>
            </w:del>
          </w:p>
        </w:tc>
        <w:tc>
          <w:tcPr>
            <w:tcW w:w="1005" w:type="dxa"/>
            <w:tcBorders>
              <w:top w:val="nil"/>
              <w:left w:val="nil"/>
              <w:bottom w:val="nil"/>
              <w:right w:val="nil"/>
            </w:tcBorders>
            <w:shd w:val="clear" w:color="auto" w:fill="auto"/>
            <w:vAlign w:val="center"/>
          </w:tcPr>
          <w:p w14:paraId="7417C6F6" w14:textId="039269FC" w:rsidR="00283D04" w:rsidRPr="00F45FB8" w:rsidDel="00081BE7" w:rsidRDefault="001D63CB" w:rsidP="00081BE7">
            <w:pPr>
              <w:pStyle w:val="BodyText"/>
              <w:keepNext/>
              <w:ind w:firstLine="0"/>
              <w:rPr>
                <w:del w:id="1307" w:author="Andy Kleinhesselink" w:date="2019-11-06T14:55:00Z"/>
                <w:rFonts w:ascii="Calibri" w:eastAsia="Times New Roman" w:hAnsi="Calibri" w:cs="Times New Roman"/>
                <w:color w:val="000000"/>
                <w:szCs w:val="24"/>
              </w:rPr>
            </w:pPr>
            <w:del w:id="1308" w:author="Andy Kleinhesselink" w:date="2019-11-06T14:55:00Z">
              <w:r w:rsidDel="00081BE7">
                <w:rPr>
                  <w:rFonts w:ascii="Calibri" w:eastAsia="Times New Roman" w:hAnsi="Calibri" w:cs="Times New Roman"/>
                  <w:color w:val="000000"/>
                  <w:szCs w:val="24"/>
                </w:rPr>
                <w:delText>3</w:delText>
              </w:r>
              <w:r w:rsidR="00283D04" w:rsidRPr="00F45FB8" w:rsidDel="00081BE7">
                <w:rPr>
                  <w:rFonts w:ascii="Calibri" w:eastAsia="Times New Roman" w:hAnsi="Calibri" w:cs="Times New Roman"/>
                  <w:color w:val="000000"/>
                  <w:szCs w:val="24"/>
                </w:rPr>
                <w:delText>50</w:delText>
              </w:r>
            </w:del>
          </w:p>
        </w:tc>
        <w:tc>
          <w:tcPr>
            <w:tcW w:w="5524" w:type="dxa"/>
            <w:tcBorders>
              <w:top w:val="nil"/>
              <w:left w:val="nil"/>
              <w:bottom w:val="nil"/>
              <w:right w:val="nil"/>
            </w:tcBorders>
            <w:shd w:val="clear" w:color="auto" w:fill="auto"/>
            <w:vAlign w:val="center"/>
          </w:tcPr>
          <w:p w14:paraId="4F38B910" w14:textId="36732DF3" w:rsidR="00283D04" w:rsidRPr="00F45FB8" w:rsidDel="00081BE7" w:rsidRDefault="001D63CB" w:rsidP="00081BE7">
            <w:pPr>
              <w:pStyle w:val="BodyText"/>
              <w:keepNext/>
              <w:ind w:firstLine="0"/>
              <w:rPr>
                <w:del w:id="1309" w:author="Andy Kleinhesselink" w:date="2019-11-06T14:55:00Z"/>
                <w:rFonts w:ascii="Calibri" w:eastAsia="Times New Roman" w:hAnsi="Calibri" w:cs="Times New Roman"/>
                <w:color w:val="000000"/>
                <w:szCs w:val="24"/>
              </w:rPr>
            </w:pPr>
            <w:del w:id="1310" w:author="Andy Kleinhesselink" w:date="2019-11-06T14:55:00Z">
              <w:r w:rsidDel="00081BE7">
                <w:rPr>
                  <w:rFonts w:ascii="Calibri" w:eastAsia="Times New Roman" w:hAnsi="Calibri" w:cs="Times New Roman"/>
                  <w:color w:val="000000"/>
                  <w:szCs w:val="24"/>
                </w:rPr>
                <w:delText xml:space="preserve">Resource </w:delText>
              </w:r>
              <w:r w:rsidR="00283D04" w:rsidRPr="00F45FB8" w:rsidDel="00081BE7">
                <w:rPr>
                  <w:rFonts w:ascii="Calibri" w:eastAsia="Times New Roman" w:hAnsi="Calibri" w:cs="Times New Roman"/>
                  <w:color w:val="000000"/>
                  <w:szCs w:val="24"/>
                </w:rPr>
                <w:delText>half-saturation constant</w:delText>
              </w:r>
              <w:r w:rsidR="00804FCA" w:rsidDel="00081BE7">
                <w:rPr>
                  <w:rFonts w:ascii="Calibri" w:eastAsia="Times New Roman" w:hAnsi="Calibri" w:cs="Times New Roman"/>
                  <w:color w:val="000000"/>
                  <w:szCs w:val="24"/>
                </w:rPr>
                <w:delText xml:space="preserve"> (g kg</w:delText>
              </w:r>
              <w:r w:rsidR="00804FCA" w:rsidRPr="006345C6" w:rsidDel="00081BE7">
                <w:rPr>
                  <w:rFonts w:ascii="Calibri" w:eastAsia="Times New Roman" w:hAnsi="Calibri" w:cs="Times New Roman"/>
                  <w:color w:val="000000"/>
                  <w:szCs w:val="24"/>
                  <w:vertAlign w:val="superscript"/>
                </w:rPr>
                <w:delText>-1</w:delText>
              </w:r>
              <w:r w:rsidR="00804FCA" w:rsidDel="00081BE7">
                <w:rPr>
                  <w:rFonts w:ascii="Calibri" w:eastAsia="Times New Roman" w:hAnsi="Calibri" w:cs="Times New Roman"/>
                  <w:color w:val="000000"/>
                  <w:szCs w:val="24"/>
                </w:rPr>
                <w:delText>)</w:delText>
              </w:r>
            </w:del>
          </w:p>
        </w:tc>
      </w:tr>
      <w:tr w:rsidR="00283D04" w:rsidRPr="00B60DD1" w:rsidDel="00081BE7" w14:paraId="7F011546" w14:textId="1E5F0A97" w:rsidTr="00271B1D">
        <w:trPr>
          <w:trHeight w:val="354"/>
          <w:del w:id="1311" w:author="Andy Kleinhesselink" w:date="2019-11-06T14:55:00Z"/>
        </w:trPr>
        <w:tc>
          <w:tcPr>
            <w:tcW w:w="1382" w:type="dxa"/>
            <w:tcBorders>
              <w:top w:val="nil"/>
              <w:left w:val="nil"/>
              <w:bottom w:val="nil"/>
              <w:right w:val="nil"/>
            </w:tcBorders>
            <w:shd w:val="clear" w:color="auto" w:fill="auto"/>
            <w:vAlign w:val="center"/>
          </w:tcPr>
          <w:p w14:paraId="4DB50183" w14:textId="4840754C" w:rsidR="00283D04" w:rsidRPr="001D63CB" w:rsidDel="00081BE7" w:rsidRDefault="001D63CB" w:rsidP="00081BE7">
            <w:pPr>
              <w:pStyle w:val="BodyText"/>
              <w:keepNext/>
              <w:ind w:firstLine="0"/>
              <w:rPr>
                <w:del w:id="1312" w:author="Andy Kleinhesselink" w:date="2019-11-06T14:55:00Z"/>
                <w:rFonts w:ascii="Calibri" w:eastAsia="Times New Roman" w:hAnsi="Calibri" w:cs="Times New Roman"/>
                <w:i/>
                <w:color w:val="000000"/>
                <w:szCs w:val="24"/>
                <w:vertAlign w:val="subscript"/>
              </w:rPr>
            </w:pPr>
            <w:del w:id="1313" w:author="Andy Kleinhesselink" w:date="2019-11-06T14:55:00Z">
              <w:r w:rsidDel="00081BE7">
                <w:rPr>
                  <w:rFonts w:ascii="Calibri" w:eastAsia="Times New Roman" w:hAnsi="Calibri" w:cs="Times New Roman"/>
                  <w:i/>
                  <w:color w:val="000000"/>
                  <w:szCs w:val="24"/>
                </w:rPr>
                <w:delText>V</w:delText>
              </w:r>
              <w:r w:rsidDel="00081BE7">
                <w:rPr>
                  <w:rFonts w:ascii="Calibri" w:eastAsia="Times New Roman" w:hAnsi="Calibri" w:cs="Times New Roman"/>
                  <w:i/>
                  <w:color w:val="000000"/>
                  <w:szCs w:val="24"/>
                  <w:vertAlign w:val="subscript"/>
                </w:rPr>
                <w:delText>max</w:delText>
              </w:r>
            </w:del>
          </w:p>
        </w:tc>
        <w:tc>
          <w:tcPr>
            <w:tcW w:w="1005" w:type="dxa"/>
            <w:tcBorders>
              <w:top w:val="nil"/>
              <w:left w:val="nil"/>
              <w:bottom w:val="nil"/>
              <w:right w:val="nil"/>
            </w:tcBorders>
            <w:shd w:val="clear" w:color="auto" w:fill="auto"/>
            <w:vAlign w:val="center"/>
          </w:tcPr>
          <w:p w14:paraId="3407E35F" w14:textId="26A3E2B6" w:rsidR="00283D04" w:rsidRPr="00F45FB8" w:rsidDel="00081BE7" w:rsidRDefault="001D63CB" w:rsidP="00081BE7">
            <w:pPr>
              <w:pStyle w:val="BodyText"/>
              <w:keepNext/>
              <w:ind w:firstLine="0"/>
              <w:rPr>
                <w:del w:id="1314" w:author="Andy Kleinhesselink" w:date="2019-11-06T14:55:00Z"/>
                <w:rFonts w:ascii="Calibri" w:eastAsia="Times New Roman" w:hAnsi="Calibri" w:cs="Times New Roman"/>
                <w:color w:val="000000"/>
                <w:szCs w:val="24"/>
              </w:rPr>
            </w:pPr>
            <w:del w:id="1315" w:author="Andy Kleinhesselink" w:date="2019-11-06T14:55:00Z">
              <w:r w:rsidDel="00081BE7">
                <w:rPr>
                  <w:rFonts w:ascii="Calibri" w:eastAsia="Times New Roman" w:hAnsi="Calibri" w:cs="Times New Roman"/>
                  <w:color w:val="000000"/>
                  <w:szCs w:val="24"/>
                </w:rPr>
                <w:delText>1</w:delText>
              </w:r>
            </w:del>
          </w:p>
        </w:tc>
        <w:tc>
          <w:tcPr>
            <w:tcW w:w="5524" w:type="dxa"/>
            <w:tcBorders>
              <w:top w:val="nil"/>
              <w:left w:val="nil"/>
              <w:bottom w:val="nil"/>
              <w:right w:val="nil"/>
            </w:tcBorders>
            <w:shd w:val="clear" w:color="auto" w:fill="auto"/>
            <w:vAlign w:val="center"/>
          </w:tcPr>
          <w:p w14:paraId="2DAA72C1" w14:textId="759CE08A" w:rsidR="00283D04" w:rsidRPr="00F45FB8" w:rsidDel="00081BE7" w:rsidRDefault="001D63CB" w:rsidP="00081BE7">
            <w:pPr>
              <w:pStyle w:val="BodyText"/>
              <w:keepNext/>
              <w:ind w:firstLine="0"/>
              <w:rPr>
                <w:del w:id="1316" w:author="Andy Kleinhesselink" w:date="2019-11-06T14:55:00Z"/>
                <w:rFonts w:ascii="Calibri" w:eastAsia="Times New Roman" w:hAnsi="Calibri" w:cs="Times New Roman"/>
                <w:color w:val="000000"/>
                <w:szCs w:val="24"/>
              </w:rPr>
            </w:pPr>
            <w:del w:id="1317" w:author="Andy Kleinhesselink" w:date="2019-11-06T14:55:00Z">
              <w:r w:rsidDel="00081BE7">
                <w:rPr>
                  <w:rFonts w:ascii="Calibri" w:eastAsia="Times New Roman" w:hAnsi="Calibri" w:cs="Times New Roman"/>
                  <w:color w:val="000000"/>
                  <w:szCs w:val="24"/>
                </w:rPr>
                <w:delText>Maximum resource conductance</w:delText>
              </w:r>
              <w:r w:rsidR="00804FCA" w:rsidDel="00081BE7">
                <w:rPr>
                  <w:rFonts w:ascii="Calibri" w:eastAsia="Times New Roman" w:hAnsi="Calibri" w:cs="Times New Roman"/>
                  <w:color w:val="000000"/>
                  <w:szCs w:val="24"/>
                </w:rPr>
                <w:delText xml:space="preserve"> (g d</w:delText>
              </w:r>
              <w:r w:rsidR="00804FCA" w:rsidRPr="006345C6" w:rsidDel="00081BE7">
                <w:rPr>
                  <w:rFonts w:ascii="Calibri" w:eastAsia="Times New Roman" w:hAnsi="Calibri" w:cs="Times New Roman"/>
                  <w:color w:val="000000"/>
                  <w:szCs w:val="24"/>
                  <w:vertAlign w:val="superscript"/>
                </w:rPr>
                <w:delText>-1</w:delText>
              </w:r>
              <w:r w:rsidR="00804FCA" w:rsidDel="00081BE7">
                <w:rPr>
                  <w:rFonts w:ascii="Calibri" w:eastAsia="Times New Roman" w:hAnsi="Calibri" w:cs="Times New Roman"/>
                  <w:color w:val="000000"/>
                  <w:szCs w:val="24"/>
                </w:rPr>
                <w:delText>cm</w:delText>
              </w:r>
              <w:r w:rsidR="00804FCA" w:rsidRPr="006345C6" w:rsidDel="00081BE7">
                <w:rPr>
                  <w:rFonts w:ascii="Calibri" w:eastAsia="Times New Roman" w:hAnsi="Calibri" w:cs="Times New Roman"/>
                  <w:color w:val="000000"/>
                  <w:szCs w:val="24"/>
                  <w:vertAlign w:val="superscript"/>
                </w:rPr>
                <w:delText>-</w:delText>
              </w:r>
              <w:r w:rsidR="00804FCA" w:rsidDel="00081BE7">
                <w:rPr>
                  <w:rFonts w:ascii="Calibri" w:eastAsia="Times New Roman" w:hAnsi="Calibri" w:cs="Times New Roman"/>
                  <w:color w:val="000000"/>
                  <w:szCs w:val="24"/>
                  <w:vertAlign w:val="superscript"/>
                </w:rPr>
                <w:delText>2</w:delText>
              </w:r>
              <w:r w:rsidR="00804FCA" w:rsidDel="00081BE7">
                <w:rPr>
                  <w:rFonts w:ascii="Calibri" w:eastAsia="Times New Roman" w:hAnsi="Calibri" w:cs="Times New Roman"/>
                  <w:color w:val="000000"/>
                  <w:szCs w:val="24"/>
                </w:rPr>
                <w:delText>)</w:delText>
              </w:r>
            </w:del>
          </w:p>
        </w:tc>
      </w:tr>
      <w:tr w:rsidR="00283D04" w:rsidRPr="00B60DD1" w:rsidDel="00081BE7" w14:paraId="1B0DBD29" w14:textId="0525F806" w:rsidTr="00271B1D">
        <w:trPr>
          <w:trHeight w:val="354"/>
          <w:del w:id="1318" w:author="Andy Kleinhesselink" w:date="2019-11-06T14:55:00Z"/>
        </w:trPr>
        <w:tc>
          <w:tcPr>
            <w:tcW w:w="1382" w:type="dxa"/>
            <w:tcBorders>
              <w:top w:val="nil"/>
              <w:left w:val="nil"/>
              <w:bottom w:val="nil"/>
              <w:right w:val="nil"/>
            </w:tcBorders>
            <w:shd w:val="clear" w:color="auto" w:fill="auto"/>
            <w:vAlign w:val="center"/>
          </w:tcPr>
          <w:p w14:paraId="34E81F9C" w14:textId="32787DBC" w:rsidR="00283D04" w:rsidRPr="0078682F" w:rsidDel="00081BE7" w:rsidRDefault="00327389" w:rsidP="00081BE7">
            <w:pPr>
              <w:pStyle w:val="BodyText"/>
              <w:keepNext/>
              <w:ind w:firstLine="0"/>
              <w:rPr>
                <w:del w:id="1319" w:author="Andy Kleinhesselink" w:date="2019-11-06T14:55:00Z"/>
                <w:rFonts w:ascii="Calibri" w:eastAsia="Times New Roman" w:hAnsi="Calibri" w:cs="Times New Roman"/>
                <w:i/>
                <w:color w:val="000000"/>
                <w:szCs w:val="24"/>
              </w:rPr>
            </w:pPr>
            <w:del w:id="1320" w:author="Andy Kleinhesselink" w:date="2019-11-06T14:55:00Z">
              <w:r w:rsidDel="00081BE7">
                <w:rPr>
                  <w:rFonts w:ascii="Calibri" w:eastAsia="Times New Roman" w:hAnsi="Calibri" w:cs="Times New Roman"/>
                  <w:i/>
                  <w:color w:val="000000"/>
                  <w:szCs w:val="24"/>
                </w:rPr>
                <w:delText>p</w:delText>
              </w:r>
            </w:del>
          </w:p>
        </w:tc>
        <w:tc>
          <w:tcPr>
            <w:tcW w:w="1005" w:type="dxa"/>
            <w:tcBorders>
              <w:top w:val="nil"/>
              <w:left w:val="nil"/>
              <w:bottom w:val="nil"/>
              <w:right w:val="nil"/>
            </w:tcBorders>
            <w:shd w:val="clear" w:color="auto" w:fill="auto"/>
            <w:vAlign w:val="center"/>
          </w:tcPr>
          <w:p w14:paraId="48116ED3" w14:textId="40FF28AB" w:rsidR="00283D04" w:rsidRPr="00F45FB8" w:rsidDel="00081BE7" w:rsidRDefault="00283D04" w:rsidP="00081BE7">
            <w:pPr>
              <w:pStyle w:val="BodyText"/>
              <w:keepNext/>
              <w:ind w:firstLine="0"/>
              <w:rPr>
                <w:del w:id="1321" w:author="Andy Kleinhesselink" w:date="2019-11-06T14:55:00Z"/>
                <w:rFonts w:ascii="Calibri" w:eastAsia="Times New Roman" w:hAnsi="Calibri" w:cs="Times New Roman"/>
                <w:color w:val="000000"/>
                <w:szCs w:val="24"/>
              </w:rPr>
            </w:pPr>
            <w:del w:id="1322" w:author="Andy Kleinhesselink" w:date="2019-11-06T14:55:00Z">
              <w:r w:rsidRPr="00F45FB8" w:rsidDel="00081BE7">
                <w:rPr>
                  <w:rFonts w:ascii="Calibri" w:eastAsia="Times New Roman" w:hAnsi="Calibri" w:cs="Times New Roman"/>
                  <w:color w:val="000000"/>
                  <w:szCs w:val="24"/>
                </w:rPr>
                <w:delText>0.</w:delText>
              </w:r>
              <w:r w:rsidR="00327389" w:rsidDel="00081BE7">
                <w:rPr>
                  <w:rFonts w:ascii="Calibri" w:eastAsia="Times New Roman" w:hAnsi="Calibri" w:cs="Times New Roman"/>
                  <w:color w:val="000000"/>
                  <w:szCs w:val="24"/>
                </w:rPr>
                <w:delText>5</w:delText>
              </w:r>
            </w:del>
          </w:p>
        </w:tc>
        <w:tc>
          <w:tcPr>
            <w:tcW w:w="5524" w:type="dxa"/>
            <w:tcBorders>
              <w:top w:val="nil"/>
              <w:left w:val="nil"/>
              <w:bottom w:val="nil"/>
              <w:right w:val="nil"/>
            </w:tcBorders>
            <w:shd w:val="clear" w:color="auto" w:fill="auto"/>
            <w:vAlign w:val="center"/>
          </w:tcPr>
          <w:p w14:paraId="5FD5759C" w14:textId="0EAC5AD9" w:rsidR="00283D04" w:rsidRPr="00F45FB8" w:rsidDel="00081BE7" w:rsidRDefault="00804FCA" w:rsidP="00081BE7">
            <w:pPr>
              <w:pStyle w:val="BodyText"/>
              <w:keepNext/>
              <w:ind w:firstLine="0"/>
              <w:rPr>
                <w:del w:id="1323" w:author="Andy Kleinhesselink" w:date="2019-11-06T14:55:00Z"/>
                <w:rFonts w:ascii="Calibri" w:eastAsia="Times New Roman" w:hAnsi="Calibri" w:cs="Times New Roman"/>
                <w:color w:val="000000"/>
                <w:szCs w:val="24"/>
              </w:rPr>
            </w:pPr>
            <w:del w:id="1324" w:author="Andy Kleinhesselink" w:date="2019-11-06T14:55:00Z">
              <w:r w:rsidDel="00081BE7">
                <w:rPr>
                  <w:rFonts w:ascii="Calibri" w:eastAsia="Times New Roman" w:hAnsi="Calibri" w:cs="Times New Roman"/>
                  <w:color w:val="000000"/>
                  <w:szCs w:val="24"/>
                </w:rPr>
                <w:delText>Ratio of r</w:delText>
              </w:r>
              <w:r w:rsidR="00327389" w:rsidDel="00081BE7">
                <w:rPr>
                  <w:rFonts w:ascii="Calibri" w:eastAsia="Times New Roman" w:hAnsi="Calibri" w:cs="Times New Roman"/>
                  <w:color w:val="000000"/>
                  <w:szCs w:val="24"/>
                </w:rPr>
                <w:delText>oot to total biomass</w:delText>
              </w:r>
              <w:r w:rsidDel="00081BE7">
                <w:rPr>
                  <w:rFonts w:ascii="Calibri" w:eastAsia="Times New Roman" w:hAnsi="Calibri" w:cs="Times New Roman"/>
                  <w:color w:val="000000"/>
                  <w:szCs w:val="24"/>
                </w:rPr>
                <w:delText xml:space="preserve"> </w:delText>
              </w:r>
            </w:del>
          </w:p>
        </w:tc>
      </w:tr>
      <w:tr w:rsidR="00327389" w:rsidRPr="00B60DD1" w:rsidDel="00081BE7" w14:paraId="455FF7B1" w14:textId="19750D1D" w:rsidTr="00271B1D">
        <w:trPr>
          <w:trHeight w:val="354"/>
          <w:del w:id="1325" w:author="Andy Kleinhesselink" w:date="2019-11-06T14:55:00Z"/>
        </w:trPr>
        <w:tc>
          <w:tcPr>
            <w:tcW w:w="1382" w:type="dxa"/>
            <w:tcBorders>
              <w:top w:val="nil"/>
              <w:left w:val="nil"/>
              <w:bottom w:val="nil"/>
              <w:right w:val="nil"/>
            </w:tcBorders>
            <w:shd w:val="clear" w:color="auto" w:fill="auto"/>
            <w:vAlign w:val="center"/>
          </w:tcPr>
          <w:p w14:paraId="3E55F628" w14:textId="0EDC89E5" w:rsidR="00327389" w:rsidRPr="0078682F" w:rsidDel="00081BE7" w:rsidRDefault="00327389" w:rsidP="00081BE7">
            <w:pPr>
              <w:pStyle w:val="BodyText"/>
              <w:keepNext/>
              <w:ind w:firstLine="0"/>
              <w:rPr>
                <w:del w:id="1326" w:author="Andy Kleinhesselink" w:date="2019-11-06T14:55:00Z"/>
                <w:rFonts w:ascii="Calibri" w:eastAsia="Times New Roman" w:hAnsi="Calibri" w:cs="Times New Roman"/>
                <w:i/>
                <w:color w:val="000000"/>
                <w:szCs w:val="24"/>
              </w:rPr>
            </w:pPr>
            <w:del w:id="1327" w:author="Andy Kleinhesselink" w:date="2019-11-06T14:55:00Z">
              <w:r w:rsidDel="00081BE7">
                <w:rPr>
                  <w:rFonts w:ascii="Calibri" w:eastAsia="Times New Roman" w:hAnsi="Calibri" w:cs="Times New Roman"/>
                  <w:i/>
                  <w:color w:val="000000"/>
                  <w:szCs w:val="24"/>
                </w:rPr>
                <w:delText>nu</w:delText>
              </w:r>
            </w:del>
          </w:p>
        </w:tc>
        <w:tc>
          <w:tcPr>
            <w:tcW w:w="1005" w:type="dxa"/>
            <w:tcBorders>
              <w:top w:val="nil"/>
              <w:left w:val="nil"/>
              <w:bottom w:val="nil"/>
              <w:right w:val="nil"/>
            </w:tcBorders>
            <w:shd w:val="clear" w:color="auto" w:fill="auto"/>
            <w:vAlign w:val="center"/>
          </w:tcPr>
          <w:p w14:paraId="02D1449C" w14:textId="2BE856B9" w:rsidR="00327389" w:rsidRPr="00F45FB8" w:rsidDel="00081BE7" w:rsidRDefault="00327389" w:rsidP="00081BE7">
            <w:pPr>
              <w:pStyle w:val="BodyText"/>
              <w:keepNext/>
              <w:ind w:firstLine="0"/>
              <w:rPr>
                <w:del w:id="1328" w:author="Andy Kleinhesselink" w:date="2019-11-06T14:55:00Z"/>
                <w:rFonts w:ascii="Calibri" w:eastAsia="Times New Roman" w:hAnsi="Calibri" w:cs="Times New Roman"/>
                <w:color w:val="000000"/>
                <w:szCs w:val="24"/>
              </w:rPr>
            </w:pPr>
            <w:del w:id="1329" w:author="Andy Kleinhesselink" w:date="2019-11-06T14:55:00Z">
              <w:r w:rsidDel="00081BE7">
                <w:rPr>
                  <w:rFonts w:ascii="Calibri" w:eastAsia="Times New Roman" w:hAnsi="Calibri" w:cs="Times New Roman"/>
                  <w:color w:val="000000"/>
                  <w:szCs w:val="24"/>
                </w:rPr>
                <w:delText>0.66</w:delText>
              </w:r>
            </w:del>
          </w:p>
        </w:tc>
        <w:tc>
          <w:tcPr>
            <w:tcW w:w="5524" w:type="dxa"/>
            <w:tcBorders>
              <w:top w:val="nil"/>
              <w:left w:val="nil"/>
              <w:bottom w:val="nil"/>
              <w:right w:val="nil"/>
            </w:tcBorders>
            <w:shd w:val="clear" w:color="auto" w:fill="auto"/>
            <w:vAlign w:val="center"/>
          </w:tcPr>
          <w:p w14:paraId="3141D39D" w14:textId="700F63D0" w:rsidR="00327389" w:rsidRPr="00F45FB8" w:rsidDel="00081BE7" w:rsidRDefault="00327389" w:rsidP="00081BE7">
            <w:pPr>
              <w:pStyle w:val="BodyText"/>
              <w:keepNext/>
              <w:ind w:firstLine="0"/>
              <w:rPr>
                <w:del w:id="1330" w:author="Andy Kleinhesselink" w:date="2019-11-06T14:55:00Z"/>
                <w:rFonts w:ascii="Calibri" w:eastAsia="Times New Roman" w:hAnsi="Calibri" w:cs="Times New Roman"/>
                <w:color w:val="000000"/>
                <w:szCs w:val="24"/>
              </w:rPr>
            </w:pPr>
            <w:del w:id="1331" w:author="Andy Kleinhesselink" w:date="2019-11-06T14:55:00Z">
              <w:r w:rsidDel="00081BE7">
                <w:rPr>
                  <w:rFonts w:ascii="Calibri" w:eastAsia="Times New Roman" w:hAnsi="Calibri" w:cs="Times New Roman"/>
                  <w:color w:val="000000"/>
                  <w:szCs w:val="24"/>
                </w:rPr>
                <w:delText xml:space="preserve">Scaling exponent </w:delText>
              </w:r>
              <w:r w:rsidR="00804FCA" w:rsidDel="00081BE7">
                <w:rPr>
                  <w:rFonts w:ascii="Calibri" w:eastAsia="Times New Roman" w:hAnsi="Calibri" w:cs="Times New Roman"/>
                  <w:color w:val="000000"/>
                  <w:szCs w:val="24"/>
                </w:rPr>
                <w:delText xml:space="preserve"> (unitless)</w:delText>
              </w:r>
            </w:del>
          </w:p>
        </w:tc>
      </w:tr>
      <w:tr w:rsidR="00283D04" w:rsidRPr="00B60DD1" w:rsidDel="00081BE7" w14:paraId="48B17BA3" w14:textId="13F8A495" w:rsidTr="00271B1D">
        <w:trPr>
          <w:trHeight w:val="354"/>
          <w:del w:id="1332" w:author="Andy Kleinhesselink" w:date="2019-11-06T14:55:00Z"/>
        </w:trPr>
        <w:tc>
          <w:tcPr>
            <w:tcW w:w="1382" w:type="dxa"/>
            <w:tcBorders>
              <w:top w:val="nil"/>
              <w:left w:val="nil"/>
              <w:bottom w:val="nil"/>
              <w:right w:val="nil"/>
            </w:tcBorders>
            <w:shd w:val="clear" w:color="auto" w:fill="auto"/>
            <w:vAlign w:val="center"/>
          </w:tcPr>
          <w:p w14:paraId="791E9F6A" w14:textId="143BC21B" w:rsidR="00283D04" w:rsidRPr="0078682F" w:rsidDel="00081BE7" w:rsidRDefault="00283D04" w:rsidP="00081BE7">
            <w:pPr>
              <w:pStyle w:val="BodyText"/>
              <w:keepNext/>
              <w:ind w:firstLine="0"/>
              <w:rPr>
                <w:del w:id="1333" w:author="Andy Kleinhesselink" w:date="2019-11-06T14:55:00Z"/>
                <w:rFonts w:ascii="Calibri" w:eastAsia="Times New Roman" w:hAnsi="Calibri" w:cs="Times New Roman"/>
                <w:i/>
                <w:color w:val="000000"/>
                <w:szCs w:val="24"/>
              </w:rPr>
            </w:pPr>
            <w:del w:id="1334" w:author="Andy Kleinhesselink" w:date="2019-11-06T14:55:00Z">
              <w:r w:rsidRPr="0078682F" w:rsidDel="00081BE7">
                <w:rPr>
                  <w:rFonts w:ascii="Calibri" w:eastAsia="Times New Roman" w:hAnsi="Calibri" w:cs="Times New Roman"/>
                  <w:i/>
                  <w:color w:val="000000"/>
                  <w:szCs w:val="24"/>
                </w:rPr>
                <w:delText>q</w:delText>
              </w:r>
            </w:del>
          </w:p>
        </w:tc>
        <w:tc>
          <w:tcPr>
            <w:tcW w:w="1005" w:type="dxa"/>
            <w:tcBorders>
              <w:top w:val="nil"/>
              <w:left w:val="nil"/>
              <w:bottom w:val="nil"/>
              <w:right w:val="nil"/>
            </w:tcBorders>
            <w:shd w:val="clear" w:color="auto" w:fill="auto"/>
            <w:vAlign w:val="center"/>
          </w:tcPr>
          <w:p w14:paraId="26D69753" w14:textId="2B5D3B3C" w:rsidR="00283D04" w:rsidRPr="00F45FB8" w:rsidDel="00081BE7" w:rsidRDefault="00283D04" w:rsidP="00081BE7">
            <w:pPr>
              <w:pStyle w:val="BodyText"/>
              <w:keepNext/>
              <w:ind w:firstLine="0"/>
              <w:rPr>
                <w:del w:id="1335" w:author="Andy Kleinhesselink" w:date="2019-11-06T14:55:00Z"/>
                <w:rFonts w:ascii="Calibri" w:eastAsia="Times New Roman" w:hAnsi="Calibri" w:cs="Times New Roman"/>
                <w:color w:val="000000"/>
                <w:szCs w:val="24"/>
              </w:rPr>
            </w:pPr>
            <w:del w:id="1336" w:author="Andy Kleinhesselink" w:date="2019-11-06T14:55:00Z">
              <w:r w:rsidRPr="00F45FB8" w:rsidDel="00081BE7">
                <w:rPr>
                  <w:rFonts w:ascii="Calibri" w:eastAsia="Times New Roman" w:hAnsi="Calibri" w:cs="Times New Roman"/>
                  <w:color w:val="000000"/>
                  <w:szCs w:val="24"/>
                </w:rPr>
                <w:delText>0.</w:delText>
              </w:r>
              <w:r w:rsidR="00327389" w:rsidDel="00081BE7">
                <w:rPr>
                  <w:rFonts w:ascii="Calibri" w:eastAsia="Times New Roman" w:hAnsi="Calibri" w:cs="Times New Roman"/>
                  <w:color w:val="000000"/>
                  <w:szCs w:val="24"/>
                </w:rPr>
                <w:delText>2</w:delText>
              </w:r>
            </w:del>
          </w:p>
        </w:tc>
        <w:tc>
          <w:tcPr>
            <w:tcW w:w="5524" w:type="dxa"/>
            <w:tcBorders>
              <w:top w:val="nil"/>
              <w:left w:val="nil"/>
              <w:bottom w:val="nil"/>
              <w:right w:val="nil"/>
            </w:tcBorders>
            <w:shd w:val="clear" w:color="auto" w:fill="auto"/>
            <w:vAlign w:val="center"/>
          </w:tcPr>
          <w:p w14:paraId="117821B3" w14:textId="2D6EEFF7" w:rsidR="00283D04" w:rsidRPr="00F45FB8" w:rsidDel="00081BE7" w:rsidRDefault="00283D04" w:rsidP="00081BE7">
            <w:pPr>
              <w:pStyle w:val="BodyText"/>
              <w:keepNext/>
              <w:ind w:firstLine="0"/>
              <w:rPr>
                <w:del w:id="1337" w:author="Andy Kleinhesselink" w:date="2019-11-06T14:55:00Z"/>
                <w:rFonts w:ascii="Calibri" w:eastAsia="Times New Roman" w:hAnsi="Calibri" w:cs="Times New Roman"/>
                <w:color w:val="000000"/>
                <w:szCs w:val="24"/>
              </w:rPr>
            </w:pPr>
            <w:del w:id="1338" w:author="Andy Kleinhesselink" w:date="2019-11-06T14:55:00Z">
              <w:r w:rsidRPr="00F45FB8" w:rsidDel="00081BE7">
                <w:rPr>
                  <w:rFonts w:ascii="Calibri" w:eastAsia="Times New Roman" w:hAnsi="Calibri" w:cs="Times New Roman"/>
                  <w:color w:val="000000"/>
                  <w:szCs w:val="24"/>
                </w:rPr>
                <w:delText xml:space="preserve">Biomass assimilation rate </w:delText>
              </w:r>
              <w:r w:rsidR="00804FCA" w:rsidDel="00081BE7">
                <w:rPr>
                  <w:rFonts w:ascii="Calibri" w:eastAsia="Times New Roman" w:hAnsi="Calibri" w:cs="Times New Roman"/>
                  <w:color w:val="000000"/>
                  <w:szCs w:val="24"/>
                </w:rPr>
                <w:delText>(g/g)</w:delText>
              </w:r>
            </w:del>
          </w:p>
        </w:tc>
      </w:tr>
      <w:tr w:rsidR="00283D04" w:rsidRPr="00B60DD1" w:rsidDel="00081BE7" w14:paraId="75D13C44" w14:textId="291F6098" w:rsidTr="00271B1D">
        <w:trPr>
          <w:trHeight w:val="354"/>
          <w:del w:id="1339" w:author="Andy Kleinhesselink" w:date="2019-11-06T14:55:00Z"/>
        </w:trPr>
        <w:tc>
          <w:tcPr>
            <w:tcW w:w="1382" w:type="dxa"/>
            <w:tcBorders>
              <w:top w:val="nil"/>
              <w:left w:val="nil"/>
              <w:bottom w:val="nil"/>
              <w:right w:val="nil"/>
            </w:tcBorders>
            <w:shd w:val="clear" w:color="auto" w:fill="auto"/>
            <w:vAlign w:val="center"/>
          </w:tcPr>
          <w:p w14:paraId="5BE0EB1D" w14:textId="495ECB00" w:rsidR="00283D04" w:rsidRPr="0078682F" w:rsidDel="00081BE7" w:rsidRDefault="0078682F" w:rsidP="00081BE7">
            <w:pPr>
              <w:pStyle w:val="BodyText"/>
              <w:keepNext/>
              <w:ind w:firstLine="0"/>
              <w:rPr>
                <w:del w:id="1340" w:author="Andy Kleinhesselink" w:date="2019-11-06T14:55:00Z"/>
                <w:rFonts w:ascii="Calibri" w:eastAsia="Times New Roman" w:hAnsi="Calibri" w:cs="Times New Roman"/>
                <w:i/>
                <w:color w:val="000000"/>
                <w:szCs w:val="24"/>
              </w:rPr>
            </w:pPr>
            <m:oMathPara>
              <m:oMathParaPr>
                <m:jc m:val="center"/>
              </m:oMathParaPr>
              <m:oMath>
                <m:r>
                  <w:del w:id="1341" w:author="Andy Kleinhesselink" w:date="2019-11-06T14:55:00Z">
                    <w:rPr>
                      <w:rFonts w:ascii="Cambria Math" w:eastAsia="Times New Roman" w:hAnsi="Cambria Math" w:cs="Times New Roman"/>
                      <w:color w:val="000000"/>
                      <w:szCs w:val="24"/>
                    </w:rPr>
                    <m:t>μ</m:t>
                  </w:del>
                </m:r>
              </m:oMath>
            </m:oMathPara>
          </w:p>
        </w:tc>
        <w:tc>
          <w:tcPr>
            <w:tcW w:w="1005" w:type="dxa"/>
            <w:tcBorders>
              <w:top w:val="nil"/>
              <w:left w:val="nil"/>
              <w:bottom w:val="nil"/>
              <w:right w:val="nil"/>
            </w:tcBorders>
            <w:shd w:val="clear" w:color="auto" w:fill="auto"/>
            <w:vAlign w:val="center"/>
          </w:tcPr>
          <w:p w14:paraId="5EA89BA3" w14:textId="642098DA" w:rsidR="00283D04" w:rsidRPr="00F45FB8" w:rsidDel="00081BE7" w:rsidRDefault="00283D04" w:rsidP="00081BE7">
            <w:pPr>
              <w:pStyle w:val="BodyText"/>
              <w:keepNext/>
              <w:ind w:firstLine="0"/>
              <w:rPr>
                <w:del w:id="1342" w:author="Andy Kleinhesselink" w:date="2019-11-06T14:55:00Z"/>
                <w:rFonts w:ascii="Calibri" w:eastAsia="Times New Roman" w:hAnsi="Calibri" w:cs="Times New Roman"/>
                <w:color w:val="000000"/>
                <w:szCs w:val="24"/>
              </w:rPr>
            </w:pPr>
            <w:del w:id="1343" w:author="Andy Kleinhesselink" w:date="2019-11-06T14:55:00Z">
              <w:r w:rsidRPr="00F45FB8" w:rsidDel="00081BE7">
                <w:rPr>
                  <w:rFonts w:ascii="Calibri" w:eastAsia="Times New Roman" w:hAnsi="Calibri" w:cs="Times New Roman"/>
                  <w:color w:val="000000"/>
                  <w:szCs w:val="24"/>
                </w:rPr>
                <w:delText>0.005</w:delText>
              </w:r>
            </w:del>
          </w:p>
        </w:tc>
        <w:tc>
          <w:tcPr>
            <w:tcW w:w="5524" w:type="dxa"/>
            <w:tcBorders>
              <w:top w:val="nil"/>
              <w:left w:val="nil"/>
              <w:bottom w:val="nil"/>
              <w:right w:val="nil"/>
            </w:tcBorders>
            <w:shd w:val="clear" w:color="auto" w:fill="auto"/>
            <w:vAlign w:val="center"/>
          </w:tcPr>
          <w:p w14:paraId="0567AFD5" w14:textId="7D07A3AF" w:rsidR="00283D04" w:rsidRPr="00F45FB8" w:rsidDel="00081BE7" w:rsidRDefault="00283D04" w:rsidP="00081BE7">
            <w:pPr>
              <w:pStyle w:val="BodyText"/>
              <w:keepNext/>
              <w:ind w:firstLine="0"/>
              <w:rPr>
                <w:del w:id="1344" w:author="Andy Kleinhesselink" w:date="2019-11-06T14:55:00Z"/>
                <w:rFonts w:ascii="Calibri" w:eastAsia="Times New Roman" w:hAnsi="Calibri" w:cs="Times New Roman"/>
                <w:color w:val="000000"/>
                <w:szCs w:val="24"/>
              </w:rPr>
            </w:pPr>
            <w:del w:id="1345" w:author="Andy Kleinhesselink" w:date="2019-11-06T14:55:00Z">
              <w:r w:rsidRPr="00F45FB8" w:rsidDel="00081BE7">
                <w:rPr>
                  <w:rFonts w:ascii="Calibri" w:eastAsia="Times New Roman" w:hAnsi="Calibri" w:cs="Times New Roman"/>
                  <w:color w:val="000000"/>
                  <w:szCs w:val="24"/>
                </w:rPr>
                <w:delText xml:space="preserve">Seed mass </w:delText>
              </w:r>
              <w:r w:rsidR="00804FCA" w:rsidDel="00081BE7">
                <w:rPr>
                  <w:rFonts w:ascii="Calibri" w:eastAsia="Times New Roman" w:hAnsi="Calibri" w:cs="Times New Roman"/>
                  <w:color w:val="000000"/>
                  <w:szCs w:val="24"/>
                </w:rPr>
                <w:delText>(g/seed)</w:delText>
              </w:r>
            </w:del>
          </w:p>
        </w:tc>
      </w:tr>
      <w:tr w:rsidR="00283D04" w:rsidRPr="00B60DD1" w:rsidDel="00081BE7" w14:paraId="33AB598B" w14:textId="5A46249B" w:rsidTr="00271B1D">
        <w:trPr>
          <w:trHeight w:val="354"/>
          <w:del w:id="1346" w:author="Andy Kleinhesselink" w:date="2019-11-06T14:55:00Z"/>
        </w:trPr>
        <w:tc>
          <w:tcPr>
            <w:tcW w:w="1382" w:type="dxa"/>
            <w:tcBorders>
              <w:top w:val="nil"/>
              <w:left w:val="nil"/>
              <w:bottom w:val="single" w:sz="4" w:space="0" w:color="auto"/>
              <w:right w:val="nil"/>
            </w:tcBorders>
            <w:shd w:val="clear" w:color="auto" w:fill="auto"/>
            <w:vAlign w:val="center"/>
          </w:tcPr>
          <w:p w14:paraId="7701FE40" w14:textId="51D98B9B" w:rsidR="00283D04" w:rsidRPr="0078682F" w:rsidDel="00081BE7" w:rsidRDefault="00283D04" w:rsidP="00081BE7">
            <w:pPr>
              <w:pStyle w:val="BodyText"/>
              <w:keepNext/>
              <w:ind w:firstLine="0"/>
              <w:rPr>
                <w:del w:id="1347" w:author="Andy Kleinhesselink" w:date="2019-11-06T14:55:00Z"/>
                <w:rFonts w:ascii="Calibri" w:eastAsia="Times New Roman" w:hAnsi="Calibri" w:cs="Times New Roman"/>
                <w:i/>
                <w:color w:val="000000"/>
                <w:szCs w:val="24"/>
              </w:rPr>
            </w:pPr>
            <w:del w:id="1348" w:author="Andy Kleinhesselink" w:date="2019-11-06T14:55:00Z">
              <w:r w:rsidRPr="0078682F" w:rsidDel="00081BE7">
                <w:rPr>
                  <w:rFonts w:ascii="Calibri" w:eastAsia="Times New Roman" w:hAnsi="Calibri" w:cs="Times New Roman"/>
                  <w:i/>
                  <w:color w:val="000000"/>
                  <w:szCs w:val="24"/>
                </w:rPr>
                <w:delText>c</w:delText>
              </w:r>
            </w:del>
          </w:p>
        </w:tc>
        <w:tc>
          <w:tcPr>
            <w:tcW w:w="1005" w:type="dxa"/>
            <w:tcBorders>
              <w:top w:val="nil"/>
              <w:left w:val="nil"/>
              <w:bottom w:val="single" w:sz="4" w:space="0" w:color="auto"/>
              <w:right w:val="nil"/>
            </w:tcBorders>
            <w:shd w:val="clear" w:color="auto" w:fill="auto"/>
            <w:vAlign w:val="center"/>
          </w:tcPr>
          <w:p w14:paraId="2283DFB4" w14:textId="69560AA9" w:rsidR="00283D04" w:rsidRPr="00F45FB8" w:rsidDel="00081BE7" w:rsidRDefault="00283D04" w:rsidP="00081BE7">
            <w:pPr>
              <w:pStyle w:val="BodyText"/>
              <w:keepNext/>
              <w:ind w:firstLine="0"/>
              <w:rPr>
                <w:del w:id="1349" w:author="Andy Kleinhesselink" w:date="2019-11-06T14:55:00Z"/>
                <w:rFonts w:ascii="Calibri" w:eastAsia="Times New Roman" w:hAnsi="Calibri" w:cs="Times New Roman"/>
                <w:color w:val="000000"/>
                <w:szCs w:val="24"/>
              </w:rPr>
            </w:pPr>
            <w:del w:id="1350" w:author="Andy Kleinhesselink" w:date="2019-11-06T14:55:00Z">
              <w:r w:rsidRPr="00F45FB8" w:rsidDel="00081BE7">
                <w:rPr>
                  <w:rFonts w:ascii="Calibri" w:eastAsia="Times New Roman" w:hAnsi="Calibri" w:cs="Times New Roman"/>
                  <w:color w:val="000000"/>
                  <w:szCs w:val="24"/>
                </w:rPr>
                <w:delText>0.1</w:delText>
              </w:r>
            </w:del>
          </w:p>
        </w:tc>
        <w:tc>
          <w:tcPr>
            <w:tcW w:w="5524" w:type="dxa"/>
            <w:tcBorders>
              <w:top w:val="nil"/>
              <w:left w:val="nil"/>
              <w:bottom w:val="single" w:sz="4" w:space="0" w:color="auto"/>
              <w:right w:val="nil"/>
            </w:tcBorders>
            <w:shd w:val="clear" w:color="auto" w:fill="auto"/>
            <w:vAlign w:val="center"/>
          </w:tcPr>
          <w:p w14:paraId="3829B902" w14:textId="0123ECF5" w:rsidR="00283D04" w:rsidRPr="00F45FB8" w:rsidDel="00081BE7" w:rsidRDefault="00283D04" w:rsidP="00081BE7">
            <w:pPr>
              <w:pStyle w:val="BodyText"/>
              <w:keepNext/>
              <w:ind w:firstLine="0"/>
              <w:rPr>
                <w:del w:id="1351" w:author="Andy Kleinhesselink" w:date="2019-11-06T14:55:00Z"/>
                <w:rFonts w:ascii="Calibri" w:eastAsia="Times New Roman" w:hAnsi="Calibri" w:cs="Times New Roman"/>
                <w:color w:val="000000"/>
                <w:szCs w:val="24"/>
              </w:rPr>
            </w:pPr>
            <w:del w:id="1352" w:author="Andy Kleinhesselink" w:date="2019-11-06T14:55:00Z">
              <w:r w:rsidRPr="00F45FB8" w:rsidDel="00081BE7">
                <w:rPr>
                  <w:rFonts w:ascii="Calibri" w:eastAsia="Times New Roman" w:hAnsi="Calibri" w:cs="Times New Roman"/>
                  <w:color w:val="000000"/>
                  <w:szCs w:val="24"/>
                </w:rPr>
                <w:delText xml:space="preserve">Conversion of </w:delText>
              </w:r>
              <w:r w:rsidR="00804FCA" w:rsidDel="00081BE7">
                <w:rPr>
                  <w:rFonts w:ascii="Calibri" w:eastAsia="Times New Roman" w:hAnsi="Calibri" w:cs="Times New Roman"/>
                  <w:color w:val="000000"/>
                  <w:szCs w:val="24"/>
                </w:rPr>
                <w:delText xml:space="preserve">final </w:delText>
              </w:r>
              <w:r w:rsidRPr="00F45FB8" w:rsidDel="00081BE7">
                <w:rPr>
                  <w:rFonts w:ascii="Calibri" w:eastAsia="Times New Roman" w:hAnsi="Calibri" w:cs="Times New Roman"/>
                  <w:color w:val="000000"/>
                  <w:szCs w:val="24"/>
                </w:rPr>
                <w:delText>biomass to seed mass</w:delText>
              </w:r>
              <w:r w:rsidR="00804FCA" w:rsidDel="00081BE7">
                <w:rPr>
                  <w:rFonts w:ascii="Calibri" w:eastAsia="Times New Roman" w:hAnsi="Calibri" w:cs="Times New Roman"/>
                  <w:color w:val="000000"/>
                  <w:szCs w:val="24"/>
                </w:rPr>
                <w:delText xml:space="preserve"> (g/g)</w:delText>
              </w:r>
            </w:del>
          </w:p>
        </w:tc>
      </w:tr>
    </w:tbl>
    <w:p w14:paraId="30657A50" w14:textId="4FF73197" w:rsidR="009E5E04" w:rsidDel="00081BE7" w:rsidRDefault="009E5E04" w:rsidP="00081BE7">
      <w:pPr>
        <w:pStyle w:val="BodyText"/>
        <w:keepNext/>
        <w:ind w:firstLine="0"/>
        <w:rPr>
          <w:del w:id="1353" w:author="Andy Kleinhesselink" w:date="2019-11-06T14:55:00Z"/>
        </w:rPr>
      </w:pPr>
    </w:p>
    <w:p w14:paraId="0F70C8DE" w14:textId="12410B26" w:rsidR="009E5E04" w:rsidDel="00081BE7" w:rsidRDefault="009E5E04" w:rsidP="00081BE7">
      <w:pPr>
        <w:pStyle w:val="BodyText"/>
        <w:keepNext/>
        <w:ind w:firstLine="0"/>
        <w:rPr>
          <w:del w:id="1354" w:author="Andy Kleinhesselink" w:date="2019-11-06T14:55:00Z"/>
          <w:rFonts w:eastAsia="Noto Sans CJK SC Regular" w:cs="FreeSans"/>
          <w:b/>
          <w:szCs w:val="28"/>
        </w:rPr>
      </w:pPr>
      <w:del w:id="1355" w:author="Andy Kleinhesselink" w:date="2019-11-06T14:55:00Z">
        <w:r w:rsidDel="00081BE7">
          <w:br w:type="page"/>
        </w:r>
      </w:del>
    </w:p>
    <w:p w14:paraId="38B767A2" w14:textId="6EF1ADDA" w:rsidR="00D42E14" w:rsidDel="00081BE7" w:rsidRDefault="007C14B2" w:rsidP="00081BE7">
      <w:pPr>
        <w:pStyle w:val="BodyText"/>
        <w:keepNext/>
        <w:ind w:firstLine="0"/>
        <w:rPr>
          <w:del w:id="1356" w:author="Andy Kleinhesselink" w:date="2019-11-06T14:55:00Z"/>
        </w:rPr>
      </w:pPr>
      <w:del w:id="1357" w:author="Andy Kleinhesselink" w:date="2019-11-06T14:55:00Z">
        <w:r w:rsidDel="00081BE7">
          <w:delText>Supporting Information – Additional figures</w:delText>
        </w:r>
        <w:r w:rsidR="00D42E14" w:rsidDel="00081BE7">
          <w:delText xml:space="preserve"> </w:delText>
        </w:r>
      </w:del>
    </w:p>
    <w:p w14:paraId="227FCAFF" w14:textId="2BA88816" w:rsidR="009E5E04" w:rsidDel="00081BE7" w:rsidRDefault="009E5E04" w:rsidP="00081BE7">
      <w:pPr>
        <w:pStyle w:val="BodyText"/>
        <w:keepNext/>
        <w:ind w:firstLine="0"/>
        <w:rPr>
          <w:del w:id="1358" w:author="Andy Kleinhesselink" w:date="2019-11-06T14:55:00Z"/>
        </w:rPr>
      </w:pPr>
      <w:commentRangeStart w:id="1359"/>
      <w:del w:id="1360" w:author="Andy Kleinhesselink" w:date="2019-11-06T14:55:00Z">
        <w:r w:rsidDel="00081BE7">
          <w:rPr>
            <w:noProof/>
          </w:rPr>
          <w:drawing>
            <wp:inline distT="0" distB="0" distL="0" distR="0" wp14:anchorId="25261376" wp14:editId="4CAE20D0">
              <wp:extent cx="5871285" cy="3302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9">
                        <a:extLst>
                          <a:ext uri="{28A0092B-C50C-407E-A947-70E740481C1C}">
                            <a14:useLocalDpi xmlns:a14="http://schemas.microsoft.com/office/drawing/2010/main" val="0"/>
                          </a:ext>
                        </a:extLst>
                      </a:blip>
                      <a:stretch>
                        <a:fillRect/>
                      </a:stretch>
                    </pic:blipFill>
                    <pic:spPr>
                      <a:xfrm>
                        <a:off x="0" y="0"/>
                        <a:ext cx="5885360" cy="3310515"/>
                      </a:xfrm>
                      <a:prstGeom prst="rect">
                        <a:avLst/>
                      </a:prstGeom>
                    </pic:spPr>
                  </pic:pic>
                </a:graphicData>
              </a:graphic>
            </wp:inline>
          </w:drawing>
        </w:r>
        <w:commentRangeEnd w:id="1359"/>
        <w:r w:rsidR="00F039E3" w:rsidDel="00081BE7">
          <w:rPr>
            <w:rStyle w:val="CommentReference"/>
          </w:rPr>
          <w:commentReference w:id="1359"/>
        </w:r>
      </w:del>
    </w:p>
    <w:p w14:paraId="5F79C7C4" w14:textId="7760A567" w:rsidR="009E5E04" w:rsidDel="00081BE7" w:rsidRDefault="009E5E04" w:rsidP="00081BE7">
      <w:pPr>
        <w:pStyle w:val="BodyText"/>
        <w:keepNext/>
        <w:ind w:firstLine="0"/>
        <w:rPr>
          <w:del w:id="1361" w:author="Andy Kleinhesselink" w:date="2019-11-06T14:55:00Z"/>
        </w:rPr>
      </w:pPr>
      <w:del w:id="1362" w:author="Andy Kleinhesselink" w:date="2019-11-06T14:55:00Z">
        <w:r w:rsidDel="00081BE7">
          <w:delText xml:space="preserve">Figure S </w:delText>
        </w:r>
        <w:r w:rsidDel="00081BE7">
          <w:fldChar w:fldCharType="begin"/>
        </w:r>
        <w:r w:rsidDel="00081BE7">
          <w:delInstrText xml:space="preserve"> SEQ Figure_S \* ARABIC </w:delInstrText>
        </w:r>
        <w:r w:rsidDel="00081BE7">
          <w:fldChar w:fldCharType="separate"/>
        </w:r>
        <w:r w:rsidR="007550D0" w:rsidDel="00081BE7">
          <w:rPr>
            <w:noProof/>
          </w:rPr>
          <w:delText>1</w:delText>
        </w:r>
        <w:r w:rsidDel="00081BE7">
          <w:fldChar w:fldCharType="end"/>
        </w:r>
        <w:r w:rsidDel="00081BE7">
          <w:delTex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delText>
        </w:r>
      </w:del>
    </w:p>
    <w:p w14:paraId="28094D0F" w14:textId="5A0203D3" w:rsidR="009E5E04" w:rsidDel="00081BE7" w:rsidRDefault="009E5E04" w:rsidP="00081BE7">
      <w:pPr>
        <w:pStyle w:val="BodyText"/>
        <w:keepNext/>
        <w:ind w:firstLine="0"/>
        <w:rPr>
          <w:del w:id="1363" w:author="Andy Kleinhesselink" w:date="2019-11-06T14:55:00Z"/>
        </w:rPr>
      </w:pPr>
      <w:del w:id="1364" w:author="Andy Kleinhesselink" w:date="2019-11-06T14:55:00Z">
        <w:r w:rsidDel="00081BE7">
          <w:delText xml:space="preserve">Supporting Information – Additional figures </w:delText>
        </w:r>
      </w:del>
    </w:p>
    <w:p w14:paraId="0D57AB37" w14:textId="7A38B70D" w:rsidR="00D42E14" w:rsidDel="00081BE7" w:rsidRDefault="00D42E14" w:rsidP="00081BE7">
      <w:pPr>
        <w:pStyle w:val="BodyText"/>
        <w:keepNext/>
        <w:ind w:firstLine="0"/>
        <w:rPr>
          <w:del w:id="1365" w:author="Andy Kleinhesselink" w:date="2019-11-06T14:55:00Z"/>
        </w:rPr>
      </w:pPr>
      <w:del w:id="1366" w:author="Andy Kleinhesselink" w:date="2019-11-06T14:55:00Z">
        <w:r w:rsidDel="00081BE7">
          <w:rPr>
            <w:noProof/>
          </w:rPr>
          <w:drawing>
            <wp:inline distT="0" distB="0" distL="0" distR="0" wp14:anchorId="4BD4E41B" wp14:editId="630D322C">
              <wp:extent cx="5015990"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del>
    </w:p>
    <w:p w14:paraId="1CDA0D17" w14:textId="10240FB1" w:rsidR="00C04B61" w:rsidRPr="00C04B61" w:rsidDel="00081BE7" w:rsidRDefault="00D42E14" w:rsidP="00081BE7">
      <w:pPr>
        <w:pStyle w:val="BodyText"/>
        <w:keepNext/>
        <w:ind w:firstLine="0"/>
        <w:rPr>
          <w:del w:id="1367" w:author="Andy Kleinhesselink" w:date="2019-11-06T14:55:00Z"/>
        </w:rPr>
      </w:pPr>
      <w:bookmarkStart w:id="1368" w:name="_Ref529380736"/>
      <w:del w:id="1369" w:author="Andy Kleinhesselink" w:date="2019-11-06T14:55:00Z">
        <w:r w:rsidDel="00081BE7">
          <w:delText xml:space="preserve">Figure S </w:delText>
        </w:r>
        <w:r w:rsidR="009462AD" w:rsidDel="00081BE7">
          <w:rPr>
            <w:noProof/>
          </w:rPr>
          <w:fldChar w:fldCharType="begin"/>
        </w:r>
        <w:r w:rsidR="009462AD" w:rsidDel="00081BE7">
          <w:rPr>
            <w:noProof/>
          </w:rPr>
          <w:delInstrText xml:space="preserve"> SEQ Figure_S \* ARABIC </w:delInstrText>
        </w:r>
        <w:r w:rsidR="009462AD" w:rsidDel="00081BE7">
          <w:rPr>
            <w:noProof/>
          </w:rPr>
          <w:fldChar w:fldCharType="separate"/>
        </w:r>
        <w:r w:rsidR="007550D0" w:rsidDel="00081BE7">
          <w:rPr>
            <w:noProof/>
          </w:rPr>
          <w:delText>2</w:delText>
        </w:r>
        <w:r w:rsidR="009462AD" w:rsidDel="00081BE7">
          <w:rPr>
            <w:noProof/>
          </w:rPr>
          <w:fldChar w:fldCharType="end"/>
        </w:r>
        <w:bookmarkEnd w:id="1368"/>
        <w:r w:rsidDel="00081BE7">
          <w:delText xml:space="preserve"> </w:delText>
        </w:r>
        <w:r w:rsidR="00C04B61" w:rsidDel="00081BE7">
          <w:delText>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delText>
        </w:r>
        <w:r w:rsidR="00C04B61" w:rsidDel="00081BE7">
          <w:br w:type="page"/>
        </w:r>
      </w:del>
    </w:p>
    <w:p w14:paraId="5D21AB09" w14:textId="01BBDD26" w:rsidR="00D85B27" w:rsidDel="00081BE7" w:rsidRDefault="006D7279" w:rsidP="00081BE7">
      <w:pPr>
        <w:pStyle w:val="BodyText"/>
        <w:keepNext/>
        <w:ind w:firstLine="0"/>
        <w:rPr>
          <w:del w:id="1370" w:author="Andy Kleinhesselink" w:date="2019-11-06T14:55:00Z"/>
        </w:rPr>
      </w:pPr>
      <w:del w:id="1371" w:author="Andy Kleinhesselink" w:date="2019-11-06T14:55:00Z">
        <w:r w:rsidDel="00081BE7">
          <w:delText xml:space="preserve">Appendix </w:delText>
        </w:r>
        <w:r w:rsidR="001B5C21" w:rsidDel="00081BE7">
          <w:delText xml:space="preserve">A </w:delText>
        </w:r>
        <w:r w:rsidDel="00081BE7">
          <w:delText xml:space="preserve">– </w:delText>
        </w:r>
        <w:r w:rsidR="00C17369" w:rsidDel="00081BE7">
          <w:delText xml:space="preserve">The effect of </w:delText>
        </w:r>
        <w:r w:rsidR="00512E3F" w:rsidDel="00081BE7">
          <w:delText>trait differences on</w:delText>
        </w:r>
        <w:r w:rsidR="00C17369" w:rsidDel="00081BE7">
          <w:delText xml:space="preserve"> </w:delText>
        </w:r>
        <w:r w:rsidR="00D939AA" w:rsidDel="00081BE7">
          <w:delText>higher order interactions</w:delText>
        </w:r>
        <w:r w:rsidDel="00081BE7">
          <w:delText xml:space="preserve"> </w:delText>
        </w:r>
      </w:del>
    </w:p>
    <w:p w14:paraId="750B20BD" w14:textId="1F95D763" w:rsidR="0025446F" w:rsidDel="00081BE7" w:rsidRDefault="00A513C1" w:rsidP="00081BE7">
      <w:pPr>
        <w:pStyle w:val="BodyText"/>
        <w:keepNext/>
        <w:ind w:firstLine="0"/>
        <w:rPr>
          <w:del w:id="1372" w:author="Andy Kleinhesselink" w:date="2019-11-06T14:55:00Z"/>
        </w:rPr>
      </w:pPr>
      <w:del w:id="1373" w:author="Andy Kleinhesselink" w:date="2019-11-06T14:55:00Z">
        <w:r w:rsidDel="00081BE7">
          <w:delText xml:space="preserve">We used an additional simulation experiment to test whether </w:delText>
        </w:r>
        <w:r w:rsidR="001643DC" w:rsidDel="00081BE7">
          <w:delText xml:space="preserve">the strength of </w:delText>
        </w:r>
        <w:r w:rsidR="00E36A05" w:rsidDel="00081BE7">
          <w:delText xml:space="preserve">higher order interactions </w:delText>
        </w:r>
        <w:r w:rsidDel="00081BE7">
          <w:delText xml:space="preserve">(HOIs) </w:delText>
        </w:r>
        <w:r w:rsidR="0043064D" w:rsidDel="00081BE7">
          <w:delText>was</w:delText>
        </w:r>
        <w:r w:rsidR="001643DC" w:rsidDel="00081BE7">
          <w:delText xml:space="preserve"> </w:delText>
        </w:r>
        <w:r w:rsidR="00E36A05" w:rsidDel="00081BE7">
          <w:delText xml:space="preserve">associated with the </w:delText>
        </w:r>
        <w:r w:rsidR="0011277F" w:rsidDel="00081BE7">
          <w:delText>magnitude</w:delText>
        </w:r>
        <w:r w:rsidR="004A0F52" w:rsidDel="00081BE7">
          <w:delText xml:space="preserve"> of functional difference</w:delText>
        </w:r>
        <w:r w:rsidR="0011277F" w:rsidDel="00081BE7">
          <w:delText>s</w:delText>
        </w:r>
        <w:r w:rsidR="004A0F52" w:rsidDel="00081BE7">
          <w:delText xml:space="preserve"> between </w:delText>
        </w:r>
        <w:r w:rsidR="00E36A05" w:rsidDel="00081BE7">
          <w:delText>competitor</w:delText>
        </w:r>
        <w:r w:rsidR="0011277F" w:rsidDel="00081BE7">
          <w:delText xml:space="preserve"> species</w:delText>
        </w:r>
        <w:r w:rsidDel="00081BE7">
          <w:delText xml:space="preserve">. </w:delText>
        </w:r>
        <w:r w:rsidR="00E36A05" w:rsidDel="00081BE7">
          <w:delText>We start</w:delText>
        </w:r>
        <w:r w:rsidR="00704438" w:rsidDel="00081BE7">
          <w:delText>ed</w:delText>
        </w:r>
        <w:r w:rsidR="00E36A05" w:rsidDel="00081BE7">
          <w:delText xml:space="preserve"> with </w:delText>
        </w:r>
        <w:r w:rsidR="009A2853" w:rsidDel="00081BE7">
          <w:delText xml:space="preserve">the same parameter values as </w:delText>
        </w:r>
        <w:r w:rsidR="0011277F" w:rsidDel="00081BE7">
          <w:delText xml:space="preserve">in </w:delText>
        </w:r>
        <w:r w:rsidR="009A2853" w:rsidDel="00081BE7">
          <w:delText>the simulation in the main text</w:delText>
        </w:r>
        <w:r w:rsidR="0011277F" w:rsidDel="00081BE7">
          <w:delText xml:space="preserve"> </w:delText>
        </w:r>
        <w:r w:rsidR="00E36A05" w:rsidDel="00081BE7">
          <w:delText xml:space="preserve">in which </w:delText>
        </w:r>
        <w:r w:rsidR="009A2853" w:rsidDel="00081BE7">
          <w:delText xml:space="preserve">there was a large difference between the species in </w:delText>
        </w:r>
        <w:r w:rsidR="00704438" w:rsidDel="00081BE7">
          <w:delText>root density (</w:delText>
        </w:r>
        <w:r w:rsidR="00704438" w:rsidRPr="00512E3F" w:rsidDel="00081BE7">
          <w:rPr>
            <w:i/>
          </w:rPr>
          <w:delText>d</w:delText>
        </w:r>
        <w:r w:rsidR="00512E3F" w:rsidRPr="00512E3F" w:rsidDel="00081BE7">
          <w:rPr>
            <w:i/>
            <w:vertAlign w:val="subscript"/>
          </w:rPr>
          <w:delText>i</w:delText>
        </w:r>
        <w:r w:rsidR="00704438" w:rsidDel="00081BE7">
          <w:delText>) and tissue respiration rate (</w:delText>
        </w:r>
        <m:oMath>
          <m:r>
            <w:rPr>
              <w:rFonts w:ascii="Cambria Math" w:hAnsi="Cambria Math"/>
            </w:rPr>
            <m:t>δ</m:t>
          </m:r>
        </m:oMath>
        <w:r w:rsidR="00512E3F" w:rsidRPr="00512E3F" w:rsidDel="00081BE7">
          <w:rPr>
            <w:i/>
            <w:vertAlign w:val="subscript"/>
          </w:rPr>
          <w:delText>i</w:delText>
        </w:r>
        <w:r w:rsidR="00704438" w:rsidDel="00081BE7">
          <w:delText xml:space="preserve">).  </w:delText>
        </w:r>
        <w:r w:rsidR="009A2853" w:rsidDel="00081BE7">
          <w:delText>In</w:delText>
        </w:r>
        <w:r w:rsidR="00704438" w:rsidDel="00081BE7">
          <w:delText xml:space="preserve"> four additional </w:delText>
        </w:r>
        <w:r w:rsidR="0011277F" w:rsidDel="00081BE7">
          <w:delText xml:space="preserve">simulation </w:delText>
        </w:r>
        <w:r w:rsidR="00704438" w:rsidDel="00081BE7">
          <w:delText xml:space="preserve">scenarios, we gradually </w:delText>
        </w:r>
        <w:r w:rsidR="009A2853" w:rsidDel="00081BE7">
          <w:delText>decreased</w:delText>
        </w:r>
        <w:r w:rsidR="00704438" w:rsidDel="00081BE7">
          <w:delText xml:space="preserve"> the average difference between species in these traits (Table A1).  </w:delText>
        </w:r>
        <w:r w:rsidR="009A2853" w:rsidDel="00081BE7">
          <w:delText xml:space="preserve">Specifically, we </w:delText>
        </w:r>
        <w:r w:rsidR="00DD50F2" w:rsidDel="00081BE7">
          <w:delText xml:space="preserve">held the </w:delText>
        </w:r>
        <w:r w:rsidDel="00081BE7">
          <w:delText xml:space="preserve">traits of the </w:delText>
        </w:r>
        <w:r w:rsidR="009A2853" w:rsidDel="00081BE7">
          <w:delText xml:space="preserve">mid-season species </w:delText>
        </w:r>
        <w:r w:rsidR="00DD50F2" w:rsidDel="00081BE7">
          <w:delText xml:space="preserve">constant </w:delText>
        </w:r>
        <w:r w:rsidR="009A2853" w:rsidDel="00081BE7">
          <w:delText xml:space="preserve">and </w:delText>
        </w:r>
        <w:r w:rsidR="00DD50F2" w:rsidDel="00081BE7">
          <w:delText xml:space="preserve">decreased </w:delText>
        </w:r>
        <w:r w:rsidR="009A2853" w:rsidDel="00081BE7">
          <w:delText xml:space="preserve">the difference </w:delText>
        </w:r>
        <w:r w:rsidR="00DD50F2" w:rsidDel="00081BE7">
          <w:delText xml:space="preserve">in </w:delText>
        </w:r>
        <w:r w:rsidR="0011277F" w:rsidDel="00081BE7">
          <w:delText xml:space="preserve">the root density trait, </w:delText>
        </w:r>
        <w:r w:rsidR="0011277F" w:rsidRPr="0011277F" w:rsidDel="00081BE7">
          <w:rPr>
            <w:i/>
          </w:rPr>
          <w:delText>d</w:delText>
        </w:r>
        <w:r w:rsidR="00512E3F" w:rsidRPr="00512E3F" w:rsidDel="00081BE7">
          <w:rPr>
            <w:i/>
            <w:vertAlign w:val="subscript"/>
          </w:rPr>
          <w:delText>i</w:delText>
        </w:r>
        <w:r w:rsidR="0011277F" w:rsidDel="00081BE7">
          <w:delText>,</w:delText>
        </w:r>
        <w:r w:rsidR="00DD50F2" w:rsidDel="00081BE7">
          <w:delText xml:space="preserve"> </w:delText>
        </w:r>
        <w:r w:rsidR="009A2853" w:rsidDel="00081BE7">
          <w:delText xml:space="preserve">between the </w:delText>
        </w:r>
        <w:r w:rsidR="00DD50F2" w:rsidDel="00081BE7">
          <w:delText>early</w:delText>
        </w:r>
        <w:r w:rsidR="009A2853" w:rsidDel="00081BE7">
          <w:delText xml:space="preserve"> and </w:delText>
        </w:r>
        <w:r w:rsidR="00DD50F2" w:rsidDel="00081BE7">
          <w:delText>late</w:delText>
        </w:r>
        <w:r w:rsidR="009A2853" w:rsidDel="00081BE7">
          <w:delText xml:space="preserve">-season species.  </w:delText>
        </w:r>
        <w:r w:rsidR="00DD50F2" w:rsidDel="00081BE7">
          <w:delText>We assumed a trade-off between r</w:delText>
        </w:r>
        <w:r w:rsidR="00704438" w:rsidDel="00081BE7">
          <w:delText>oot density and tissue respiration rate such</w:delText>
        </w:r>
        <w:r w:rsidR="00DD50F2" w:rsidDel="00081BE7">
          <w:delText xml:space="preserve"> that </w:delText>
        </w:r>
        <w:r w:rsidR="00A8068F" w:rsidDel="00081BE7">
          <w:delText xml:space="preserve">changing </w:delText>
        </w:r>
        <w:r w:rsidR="00704438" w:rsidDel="00081BE7">
          <w:delText xml:space="preserve">root density </w:delText>
        </w:r>
        <w:r w:rsidR="00A8068F" w:rsidDel="00081BE7">
          <w:delText>also changed the</w:delText>
        </w:r>
        <w:r w:rsidR="00704438" w:rsidDel="00081BE7">
          <w:delText xml:space="preserve"> tissue respiration rate</w:delText>
        </w:r>
        <w:r w:rsidR="0011277F" w:rsidDel="00081BE7">
          <w:delText xml:space="preserve">, </w:delText>
        </w:r>
        <m:oMath>
          <m:r>
            <w:rPr>
              <w:rFonts w:ascii="Cambria Math" w:hAnsi="Cambria Math"/>
            </w:rPr>
            <m:t>δ</m:t>
          </m:r>
        </m:oMath>
        <w:r w:rsidR="00512E3F" w:rsidRPr="00512E3F" w:rsidDel="00081BE7">
          <w:rPr>
            <w:i/>
            <w:vertAlign w:val="subscript"/>
          </w:rPr>
          <w:delText>i</w:delText>
        </w:r>
        <w:r w:rsidR="00704438" w:rsidDel="00081BE7">
          <w:delText xml:space="preserve"> </w:delText>
        </w:r>
        <w:r w:rsidR="00E36A05" w:rsidDel="00081BE7">
          <w:delText>(</w:delText>
        </w:r>
        <w:r w:rsidR="009B260A" w:rsidDel="00081BE7">
          <w:delText>Figure A1</w:delText>
        </w:r>
        <w:r w:rsidR="00E36A05" w:rsidDel="00081BE7">
          <w:delText xml:space="preserve">).  </w:delText>
        </w:r>
        <w:r w:rsidDel="00081BE7">
          <w:delText>We quantified the average functional difference between species as the standard deviation of root density</w:delText>
        </w:r>
        <w:r w:rsidR="00512E3F" w:rsidDel="00081BE7">
          <w:delText xml:space="preserve"> among all species</w:delText>
        </w:r>
        <w:r w:rsidDel="00081BE7">
          <w:delText>. In each scenario, we</w:delText>
        </w:r>
        <w:r w:rsidR="00704438" w:rsidDel="00081BE7">
          <w:delText xml:space="preserve"> simulat</w:delText>
        </w:r>
        <w:r w:rsidR="00DD50F2" w:rsidDel="00081BE7">
          <w:delText>ed</w:delText>
        </w:r>
        <w:r w:rsidR="00704438" w:rsidDel="00081BE7">
          <w:delText xml:space="preserve"> </w:delText>
        </w:r>
        <w:r w:rsidR="00DD50F2" w:rsidDel="00081BE7">
          <w:delText>competition and</w:delText>
        </w:r>
        <w:r w:rsidR="00704438" w:rsidDel="00081BE7">
          <w:delText xml:space="preserve"> fit</w:delText>
        </w:r>
        <w:r w:rsidR="00DD50F2" w:rsidDel="00081BE7">
          <w:delText>ted</w:delText>
        </w:r>
        <w:r w:rsidR="00704438" w:rsidDel="00081BE7">
          <w:delText xml:space="preserve"> </w:delText>
        </w:r>
        <w:r w:rsidR="00DD50F2" w:rsidDel="00081BE7">
          <w:delText>the</w:delText>
        </w:r>
        <w:r w:rsidR="00704438" w:rsidDel="00081BE7">
          <w:delText xml:space="preserve"> phenomenological HOI model</w:delText>
        </w:r>
        <w:r w:rsidR="00A8068F" w:rsidDel="00081BE7">
          <w:delText xml:space="preserve"> as in the main text</w:delText>
        </w:r>
        <w:r w:rsidR="00704438" w:rsidDel="00081BE7">
          <w:delText xml:space="preserve">. </w:delText>
        </w:r>
        <w:r w:rsidDel="00081BE7">
          <w:delText>For each species in each scenario, w</w:delText>
        </w:r>
        <w:r w:rsidR="00DD50F2" w:rsidDel="00081BE7">
          <w:delText>e quantified the s</w:delText>
        </w:r>
        <w:r w:rsidR="00704438" w:rsidDel="00081BE7">
          <w:delText xml:space="preserve">trength </w:delText>
        </w:r>
        <w:r w:rsidDel="00081BE7">
          <w:delText xml:space="preserve">of </w:delText>
        </w:r>
        <w:r w:rsidR="00704438" w:rsidDel="00081BE7">
          <w:delText xml:space="preserve">HOIs </w:delText>
        </w:r>
        <w:r w:rsidR="00DD50F2" w:rsidDel="00081BE7">
          <w:delText xml:space="preserve">as </w:delText>
        </w:r>
        <w:r w:rsidR="00A8068F" w:rsidDel="00081BE7">
          <w:delText xml:space="preserve">the </w:delText>
        </w:r>
        <w:r w:rsidR="00DD50F2" w:rsidDel="00081BE7">
          <w:delText>average magnitude of the</w:delText>
        </w:r>
        <w:r w:rsidR="00704438" w:rsidDel="00081BE7">
          <w:delText xml:space="preserve"> </w:delText>
        </w:r>
        <m:oMath>
          <m:r>
            <w:rPr>
              <w:rFonts w:ascii="Cambria Math" w:hAnsi="Cambria Math"/>
            </w:rPr>
            <m:t>β</m:t>
          </m:r>
        </m:oMath>
        <w:r w:rsidR="00704438" w:rsidDel="00081BE7">
          <w:delText xml:space="preserve"> coefficients </w:delText>
        </w:r>
        <w:r w:rsidDel="00081BE7">
          <w:delText xml:space="preserve">divided by the </w:delText>
        </w:r>
        <w:r w:rsidR="00704438" w:rsidDel="00081BE7">
          <w:delText xml:space="preserve">average </w:delText>
        </w:r>
        <w:r w:rsidR="00DD50F2" w:rsidDel="00081BE7">
          <w:delText xml:space="preserve">magnitude of the </w:delText>
        </w:r>
        <m:oMath>
          <m:r>
            <w:rPr>
              <w:rFonts w:ascii="Cambria Math" w:hAnsi="Cambria Math"/>
            </w:rPr>
            <m:t>α</m:t>
          </m:r>
        </m:oMath>
        <w:r w:rsidR="00704438" w:rsidDel="00081BE7">
          <w:delText xml:space="preserve"> coefficients.  For the mid and late season species</w:delText>
        </w:r>
        <w:r w:rsidR="00DD50F2" w:rsidDel="00081BE7">
          <w:delText xml:space="preserve">, </w:delText>
        </w:r>
        <w:r w:rsidR="00704438" w:rsidDel="00081BE7">
          <w:delText xml:space="preserve">the strength of the HOIs </w:delText>
        </w:r>
        <w:r w:rsidDel="00081BE7">
          <w:delText>increased</w:delText>
        </w:r>
        <w:r w:rsidR="00DD50F2" w:rsidDel="00081BE7">
          <w:delText xml:space="preserve"> </w:delText>
        </w:r>
        <w:r w:rsidR="00A8068F" w:rsidDel="00081BE7">
          <w:delText>with</w:delText>
        </w:r>
        <w:r w:rsidR="00DD50F2" w:rsidDel="00081BE7">
          <w:delText xml:space="preserve"> </w:delText>
        </w:r>
        <w:r w:rsidR="00704438" w:rsidDel="00081BE7">
          <w:delText>the functional difference between species</w:delText>
        </w:r>
        <w:r w:rsidR="00DD50F2" w:rsidDel="00081BE7">
          <w:delText xml:space="preserve"> (Figure A1 B&amp;C)</w:delText>
        </w:r>
        <w:r w:rsidR="00704438" w:rsidDel="00081BE7">
          <w:delText>.  For the early season species</w:delText>
        </w:r>
        <w:r w:rsidR="00DD50F2" w:rsidDel="00081BE7">
          <w:delText xml:space="preserve">, </w:delText>
        </w:r>
        <w:r w:rsidR="00704438" w:rsidDel="00081BE7">
          <w:delText xml:space="preserve">HOIs </w:delText>
        </w:r>
        <w:r w:rsidR="00DD50F2" w:rsidDel="00081BE7">
          <w:delText xml:space="preserve">were weak </w:delText>
        </w:r>
        <w:r w:rsidR="00704438" w:rsidDel="00081BE7">
          <w:delText xml:space="preserve">in all </w:delText>
        </w:r>
        <w:r w:rsidR="00A8068F" w:rsidDel="00081BE7">
          <w:delText>five</w:delText>
        </w:r>
        <w:r w:rsidR="00704438" w:rsidDel="00081BE7">
          <w:delText xml:space="preserve"> scenarios</w:delText>
        </w:r>
        <w:r w:rsidR="00DD50F2" w:rsidDel="00081BE7">
          <w:delText xml:space="preserve"> (Figure A1 A)</w:delText>
        </w:r>
        <w:r w:rsidR="00704438" w:rsidDel="00081BE7">
          <w:delText>. Th</w:delText>
        </w:r>
        <w:r w:rsidR="00A8068F" w:rsidDel="00081BE7">
          <w:delText>ese</w:delText>
        </w:r>
        <w:r w:rsidR="00704438" w:rsidDel="00081BE7">
          <w:delText xml:space="preserve"> </w:delText>
        </w:r>
        <w:r w:rsidR="00C17369" w:rsidDel="00081BE7">
          <w:delText>simulation</w:delText>
        </w:r>
        <w:r w:rsidR="00A8068F" w:rsidDel="00081BE7">
          <w:delText>s</w:delText>
        </w:r>
        <w:r w:rsidR="00C17369" w:rsidDel="00081BE7">
          <w:delText xml:space="preserve"> show that the </w:delText>
        </w:r>
        <w:r w:rsidR="00DD50F2" w:rsidDel="00081BE7">
          <w:delText>functional difference</w:delText>
        </w:r>
        <w:r w:rsidR="00A8068F" w:rsidDel="00081BE7">
          <w:delText>s</w:delText>
        </w:r>
        <w:r w:rsidR="00DD50F2" w:rsidDel="00081BE7">
          <w:delText xml:space="preserve"> </w:delText>
        </w:r>
        <w:r w:rsidR="00704438" w:rsidDel="00081BE7">
          <w:delText xml:space="preserve">between </w:delText>
        </w:r>
        <w:r w:rsidR="00DD50F2" w:rsidDel="00081BE7">
          <w:delText>competitors</w:delText>
        </w:r>
        <w:r w:rsidR="00704438" w:rsidDel="00081BE7">
          <w:delText xml:space="preserve"> </w:delText>
        </w:r>
        <w:r w:rsidR="00DD50F2" w:rsidDel="00081BE7">
          <w:delText xml:space="preserve">drive the </w:delText>
        </w:r>
        <w:r w:rsidR="00704438" w:rsidDel="00081BE7">
          <w:delText xml:space="preserve">HOIs </w:delText>
        </w:r>
        <w:r w:rsidR="00A8068F" w:rsidDel="00081BE7">
          <w:delText xml:space="preserve">we </w:delText>
        </w:r>
        <w:r w:rsidR="00704438" w:rsidDel="00081BE7">
          <w:delText xml:space="preserve">observed in this system. </w:delText>
        </w:r>
        <w:r w:rsidR="0025446F" w:rsidDel="00081BE7">
          <w:br w:type="page"/>
        </w:r>
      </w:del>
    </w:p>
    <w:p w14:paraId="41826B40" w14:textId="0F74E1FF" w:rsidR="00527F85" w:rsidDel="00081BE7" w:rsidRDefault="00527F85" w:rsidP="00081BE7">
      <w:pPr>
        <w:pStyle w:val="BodyText"/>
        <w:keepNext/>
        <w:ind w:firstLine="0"/>
        <w:rPr>
          <w:del w:id="1374" w:author="Andy Kleinhesselink" w:date="2019-11-06T14:55:00Z"/>
        </w:rPr>
      </w:pPr>
      <w:del w:id="1375" w:author="Andy Kleinhesselink" w:date="2019-11-06T14:55:00Z">
        <w:r w:rsidDel="00081BE7">
          <w:delText xml:space="preserve">Table A </w:delText>
        </w:r>
        <w:r w:rsidR="009462AD" w:rsidDel="00081BE7">
          <w:rPr>
            <w:noProof/>
          </w:rPr>
          <w:fldChar w:fldCharType="begin"/>
        </w:r>
        <w:r w:rsidR="009462AD" w:rsidDel="00081BE7">
          <w:rPr>
            <w:noProof/>
          </w:rPr>
          <w:delInstrText xml:space="preserve"> SEQ Table_A \* ARABIC </w:delInstrText>
        </w:r>
        <w:r w:rsidR="009462AD" w:rsidDel="00081BE7">
          <w:rPr>
            <w:noProof/>
          </w:rPr>
          <w:fldChar w:fldCharType="separate"/>
        </w:r>
        <w:r w:rsidR="007550D0" w:rsidDel="00081BE7">
          <w:rPr>
            <w:noProof/>
          </w:rPr>
          <w:delText>1</w:delText>
        </w:r>
        <w:r w:rsidR="009462AD" w:rsidDel="00081BE7">
          <w:rPr>
            <w:noProof/>
          </w:rPr>
          <w:fldChar w:fldCharType="end"/>
        </w:r>
        <w:r w:rsidDel="00081BE7">
          <w:delText xml:space="preserve">.  Parameter values for five simulations with gradually </w:delText>
        </w:r>
        <w:r w:rsidR="00146157" w:rsidDel="00081BE7">
          <w:delText>decreasing the</w:delText>
        </w:r>
        <w:r w:rsidDel="00081BE7">
          <w:delText xml:space="preserve"> </w:delText>
        </w:r>
        <w:r w:rsidR="00146157" w:rsidDel="00081BE7">
          <w:delText xml:space="preserve">trait difference </w:delText>
        </w:r>
        <w:r w:rsidDel="00081BE7">
          <w:delText xml:space="preserve">between the early season and late season species.  </w:delText>
        </w:r>
        <w:r w:rsidR="006045DC" w:rsidDel="00081BE7">
          <w:delText xml:space="preserve">All other </w:delText>
        </w:r>
        <w:r w:rsidR="008F3A2D" w:rsidDel="00081BE7">
          <w:delText xml:space="preserve">simulation </w:delText>
        </w:r>
        <w:r w:rsidR="006045DC" w:rsidDel="00081BE7">
          <w:delText xml:space="preserve">parameters </w:delText>
        </w:r>
        <w:r w:rsidR="008F3A2D" w:rsidDel="00081BE7">
          <w:delText>are t</w:delText>
        </w:r>
        <w:r w:rsidR="006045DC" w:rsidDel="00081BE7">
          <w:delText xml:space="preserve">he same as in </w:delText>
        </w:r>
        <w:r w:rsidR="008F3A2D" w:rsidDel="00081BE7">
          <w:delText>Table S1</w:delText>
        </w:r>
        <w:r w:rsidR="006045DC" w:rsidDel="00081BE7">
          <w:delText xml:space="preserve">. </w:delText>
        </w:r>
      </w:del>
    </w:p>
    <w:tbl>
      <w:tblPr>
        <w:tblW w:w="7879" w:type="dxa"/>
        <w:tblLook w:val="04A0" w:firstRow="1" w:lastRow="0" w:firstColumn="1" w:lastColumn="0" w:noHBand="0" w:noVBand="1"/>
      </w:tblPr>
      <w:tblGrid>
        <w:gridCol w:w="1239"/>
        <w:gridCol w:w="1054"/>
        <w:gridCol w:w="1062"/>
        <w:gridCol w:w="1595"/>
        <w:gridCol w:w="1800"/>
        <w:gridCol w:w="1129"/>
      </w:tblGrid>
      <w:tr w:rsidR="0011277F" w:rsidRPr="00F52347" w:rsidDel="00081BE7" w14:paraId="19094E02" w14:textId="3996D455" w:rsidTr="003E7EC4">
        <w:trPr>
          <w:trHeight w:val="320"/>
          <w:del w:id="1376" w:author="Andy Kleinhesselink" w:date="2019-11-06T14:55:00Z"/>
        </w:trPr>
        <w:tc>
          <w:tcPr>
            <w:tcW w:w="1239" w:type="dxa"/>
            <w:tcBorders>
              <w:top w:val="nil"/>
              <w:left w:val="nil"/>
              <w:bottom w:val="double" w:sz="4" w:space="0" w:color="auto"/>
              <w:right w:val="nil"/>
            </w:tcBorders>
            <w:vAlign w:val="center"/>
          </w:tcPr>
          <w:p w14:paraId="7166B0A7" w14:textId="0FD0B4E1" w:rsidR="0011277F" w:rsidDel="00081BE7" w:rsidRDefault="0011277F" w:rsidP="00081BE7">
            <w:pPr>
              <w:pStyle w:val="BodyText"/>
              <w:keepNext/>
              <w:ind w:firstLine="0"/>
              <w:rPr>
                <w:del w:id="1377" w:author="Andy Kleinhesselink" w:date="2019-11-06T14:55:00Z"/>
                <w:rFonts w:ascii="Calibri" w:eastAsia="Times New Roman" w:hAnsi="Calibri" w:cs="Times New Roman"/>
                <w:color w:val="000000"/>
                <w:szCs w:val="24"/>
              </w:rPr>
            </w:pPr>
            <w:del w:id="1378" w:author="Andy Kleinhesselink" w:date="2019-11-06T14:55:00Z">
              <w:r w:rsidDel="00081BE7">
                <w:delText xml:space="preserve">  </w:delText>
              </w:r>
              <w:r w:rsidDel="00081BE7">
                <w:rPr>
                  <w:rFonts w:ascii="Calibri" w:eastAsia="Times New Roman" w:hAnsi="Calibri" w:cs="Times New Roman"/>
                  <w:color w:val="000000"/>
                  <w:szCs w:val="24"/>
                </w:rPr>
                <w:delText>Functional</w:delText>
              </w:r>
            </w:del>
          </w:p>
          <w:p w14:paraId="0B93E8A3" w14:textId="2972EFB7" w:rsidR="0011277F" w:rsidRPr="0025446F" w:rsidDel="00081BE7" w:rsidRDefault="0011277F" w:rsidP="00081BE7">
            <w:pPr>
              <w:pStyle w:val="BodyText"/>
              <w:keepNext/>
              <w:ind w:firstLine="0"/>
              <w:rPr>
                <w:del w:id="1379" w:author="Andy Kleinhesselink" w:date="2019-11-06T14:55:00Z"/>
                <w:rFonts w:ascii="Calibri" w:eastAsia="Times New Roman" w:hAnsi="Calibri" w:cs="Times New Roman"/>
                <w:color w:val="000000"/>
                <w:szCs w:val="24"/>
              </w:rPr>
            </w:pPr>
            <w:del w:id="1380" w:author="Andy Kleinhesselink" w:date="2019-11-06T14:55:00Z">
              <w:r w:rsidDel="00081BE7">
                <w:rPr>
                  <w:rFonts w:ascii="Calibri" w:eastAsia="Times New Roman" w:hAnsi="Calibri" w:cs="Times New Roman"/>
                  <w:color w:val="000000"/>
                  <w:szCs w:val="24"/>
                </w:rPr>
                <w:delText>Difference</w:delText>
              </w:r>
            </w:del>
          </w:p>
        </w:tc>
        <w:tc>
          <w:tcPr>
            <w:tcW w:w="1054" w:type="dxa"/>
            <w:tcBorders>
              <w:top w:val="nil"/>
              <w:left w:val="nil"/>
              <w:bottom w:val="double" w:sz="4" w:space="0" w:color="auto"/>
              <w:right w:val="nil"/>
            </w:tcBorders>
            <w:shd w:val="clear" w:color="auto" w:fill="auto"/>
            <w:noWrap/>
            <w:vAlign w:val="center"/>
            <w:hideMark/>
          </w:tcPr>
          <w:p w14:paraId="44507355" w14:textId="28E09B32" w:rsidR="0011277F" w:rsidRPr="0025446F" w:rsidDel="00081BE7" w:rsidRDefault="0011277F" w:rsidP="00081BE7">
            <w:pPr>
              <w:pStyle w:val="BodyText"/>
              <w:keepNext/>
              <w:ind w:firstLine="0"/>
              <w:rPr>
                <w:del w:id="1381" w:author="Andy Kleinhesselink" w:date="2019-11-06T14:55:00Z"/>
                <w:rFonts w:ascii="Calibri" w:eastAsia="Times New Roman" w:hAnsi="Calibri" w:cs="Times New Roman"/>
                <w:color w:val="000000"/>
                <w:szCs w:val="24"/>
              </w:rPr>
            </w:pPr>
            <w:del w:id="1382" w:author="Andy Kleinhesselink" w:date="2019-11-06T14:55:00Z">
              <w:r w:rsidRPr="0025446F" w:rsidDel="00081BE7">
                <w:rPr>
                  <w:rFonts w:ascii="Calibri" w:eastAsia="Times New Roman" w:hAnsi="Calibri" w:cs="Times New Roman"/>
                  <w:color w:val="000000"/>
                  <w:szCs w:val="24"/>
                </w:rPr>
                <w:delText>Scenario</w:delText>
              </w:r>
            </w:del>
          </w:p>
        </w:tc>
        <w:tc>
          <w:tcPr>
            <w:tcW w:w="1062" w:type="dxa"/>
            <w:tcBorders>
              <w:top w:val="nil"/>
              <w:left w:val="nil"/>
              <w:bottom w:val="double" w:sz="4" w:space="0" w:color="auto"/>
              <w:right w:val="nil"/>
            </w:tcBorders>
            <w:shd w:val="clear" w:color="auto" w:fill="auto"/>
            <w:noWrap/>
            <w:vAlign w:val="center"/>
            <w:hideMark/>
          </w:tcPr>
          <w:p w14:paraId="5D654D9B" w14:textId="05BCC960" w:rsidR="0011277F" w:rsidRPr="0025446F" w:rsidDel="00081BE7" w:rsidRDefault="0011277F" w:rsidP="00081BE7">
            <w:pPr>
              <w:pStyle w:val="BodyText"/>
              <w:keepNext/>
              <w:ind w:firstLine="0"/>
              <w:rPr>
                <w:del w:id="1383" w:author="Andy Kleinhesselink" w:date="2019-11-06T14:55:00Z"/>
                <w:rFonts w:ascii="Calibri" w:eastAsia="Times New Roman" w:hAnsi="Calibri" w:cs="Times New Roman"/>
                <w:color w:val="000000"/>
                <w:szCs w:val="24"/>
              </w:rPr>
            </w:pPr>
            <w:del w:id="1384" w:author="Andy Kleinhesselink" w:date="2019-11-06T14:55:00Z">
              <w:r w:rsidRPr="0025446F" w:rsidDel="00081BE7">
                <w:rPr>
                  <w:rFonts w:ascii="Calibri" w:eastAsia="Times New Roman" w:hAnsi="Calibri" w:cs="Times New Roman"/>
                  <w:color w:val="000000"/>
                  <w:szCs w:val="24"/>
                </w:rPr>
                <w:delText>Species</w:delText>
              </w:r>
            </w:del>
          </w:p>
        </w:tc>
        <w:tc>
          <w:tcPr>
            <w:tcW w:w="1595" w:type="dxa"/>
            <w:tcBorders>
              <w:top w:val="nil"/>
              <w:left w:val="nil"/>
              <w:bottom w:val="double" w:sz="4" w:space="0" w:color="auto"/>
              <w:right w:val="nil"/>
            </w:tcBorders>
            <w:shd w:val="clear" w:color="auto" w:fill="auto"/>
            <w:noWrap/>
            <w:vAlign w:val="center"/>
            <w:hideMark/>
          </w:tcPr>
          <w:p w14:paraId="125F2953" w14:textId="781E5FC6" w:rsidR="0011277F" w:rsidDel="00081BE7" w:rsidRDefault="0011277F" w:rsidP="00081BE7">
            <w:pPr>
              <w:pStyle w:val="BodyText"/>
              <w:keepNext/>
              <w:ind w:firstLine="0"/>
              <w:rPr>
                <w:del w:id="1385" w:author="Andy Kleinhesselink" w:date="2019-11-06T14:55:00Z"/>
                <w:rFonts w:ascii="Calibri" w:eastAsia="Times New Roman" w:hAnsi="Calibri" w:cs="Times New Roman"/>
                <w:color w:val="000000"/>
                <w:szCs w:val="24"/>
              </w:rPr>
            </w:pPr>
            <w:del w:id="1386" w:author="Andy Kleinhesselink" w:date="2019-11-06T14:55:00Z">
              <w:r w:rsidRPr="0025446F" w:rsidDel="00081BE7">
                <w:rPr>
                  <w:rFonts w:ascii="Calibri" w:eastAsia="Times New Roman" w:hAnsi="Calibri" w:cs="Times New Roman"/>
                  <w:color w:val="000000"/>
                  <w:szCs w:val="24"/>
                </w:rPr>
                <w:delText>R</w:delText>
              </w:r>
              <w:r w:rsidDel="00081BE7">
                <w:rPr>
                  <w:rFonts w:ascii="Calibri" w:eastAsia="Times New Roman" w:hAnsi="Calibri" w:cs="Times New Roman"/>
                  <w:color w:val="000000"/>
                  <w:szCs w:val="24"/>
                </w:rPr>
                <w:delText xml:space="preserve">oot density </w:delText>
              </w:r>
              <w:r w:rsidRPr="0011277F" w:rsidDel="00081BE7">
                <w:rPr>
                  <w:rFonts w:ascii="Calibri" w:eastAsia="Times New Roman" w:hAnsi="Calibri" w:cs="Times New Roman"/>
                  <w:i/>
                  <w:color w:val="000000"/>
                  <w:szCs w:val="24"/>
                </w:rPr>
                <w:delText>d</w:delText>
              </w:r>
              <w:r w:rsidDel="00081BE7">
                <w:rPr>
                  <w:rFonts w:ascii="Calibri" w:eastAsia="Times New Roman" w:hAnsi="Calibri" w:cs="Times New Roman"/>
                  <w:color w:val="000000"/>
                  <w:szCs w:val="24"/>
                </w:rPr>
                <w:delText xml:space="preserve"> </w:delText>
              </w:r>
            </w:del>
          </w:p>
          <w:p w14:paraId="67C10BD9" w14:textId="7CD61DD5" w:rsidR="0011277F" w:rsidRPr="0025446F" w:rsidDel="00081BE7" w:rsidRDefault="0011277F" w:rsidP="00081BE7">
            <w:pPr>
              <w:pStyle w:val="BodyText"/>
              <w:keepNext/>
              <w:ind w:firstLine="0"/>
              <w:rPr>
                <w:del w:id="1387" w:author="Andy Kleinhesselink" w:date="2019-11-06T14:55:00Z"/>
                <w:rFonts w:ascii="Calibri" w:eastAsia="Times New Roman" w:hAnsi="Calibri" w:cs="Times New Roman"/>
                <w:color w:val="000000"/>
                <w:szCs w:val="24"/>
              </w:rPr>
            </w:pPr>
            <w:del w:id="1388" w:author="Andy Kleinhesselink" w:date="2019-11-06T14:55:00Z">
              <w:r w:rsidDel="00081BE7">
                <w:rPr>
                  <w:rFonts w:ascii="Calibri" w:eastAsia="Times New Roman" w:hAnsi="Calibri" w:cs="Times New Roman"/>
                  <w:color w:val="000000"/>
                  <w:szCs w:val="24"/>
                </w:rPr>
                <w:delText>(g cm</w:delText>
              </w:r>
              <w:r w:rsidDel="00081BE7">
                <w:rPr>
                  <w:rFonts w:ascii="Calibri" w:eastAsia="Times New Roman" w:hAnsi="Calibri" w:cs="Times New Roman"/>
                  <w:color w:val="000000"/>
                  <w:szCs w:val="24"/>
                  <w:vertAlign w:val="superscript"/>
                </w:rPr>
                <w:delText>-3</w:delText>
              </w:r>
              <w:r w:rsidDel="00081BE7">
                <w:rPr>
                  <w:rFonts w:ascii="Calibri" w:eastAsia="Times New Roman" w:hAnsi="Calibri" w:cs="Times New Roman"/>
                  <w:color w:val="000000"/>
                  <w:szCs w:val="24"/>
                </w:rPr>
                <w:delText>)</w:delText>
              </w:r>
            </w:del>
          </w:p>
        </w:tc>
        <w:tc>
          <w:tcPr>
            <w:tcW w:w="1800" w:type="dxa"/>
            <w:tcBorders>
              <w:top w:val="nil"/>
              <w:left w:val="nil"/>
              <w:bottom w:val="double" w:sz="4" w:space="0" w:color="auto"/>
              <w:right w:val="nil"/>
            </w:tcBorders>
            <w:shd w:val="clear" w:color="auto" w:fill="auto"/>
            <w:noWrap/>
            <w:vAlign w:val="center"/>
            <w:hideMark/>
          </w:tcPr>
          <w:p w14:paraId="73F07499" w14:textId="179106E2" w:rsidR="0011277F" w:rsidDel="00081BE7" w:rsidRDefault="0011277F" w:rsidP="00081BE7">
            <w:pPr>
              <w:pStyle w:val="BodyText"/>
              <w:keepNext/>
              <w:ind w:firstLine="0"/>
              <w:rPr>
                <w:del w:id="1389" w:author="Andy Kleinhesselink" w:date="2019-11-06T14:55:00Z"/>
                <w:rFonts w:ascii="Calibri" w:eastAsia="Times New Roman" w:hAnsi="Calibri" w:cs="Times New Roman"/>
                <w:color w:val="000000"/>
                <w:szCs w:val="24"/>
              </w:rPr>
            </w:pPr>
            <w:del w:id="1390" w:author="Andy Kleinhesselink" w:date="2019-11-06T14:55:00Z">
              <w:r w:rsidDel="00081BE7">
                <w:rPr>
                  <w:rFonts w:ascii="Calibri" w:eastAsia="Times New Roman" w:hAnsi="Calibri" w:cs="Times New Roman"/>
                  <w:color w:val="000000"/>
                  <w:szCs w:val="24"/>
                </w:rPr>
                <w:delText xml:space="preserve">Respiration rate </w:delText>
              </w:r>
              <m:oMath>
                <m:r>
                  <w:rPr>
                    <w:rFonts w:ascii="Cambria Math" w:hAnsi="Cambria Math"/>
                  </w:rPr>
                  <m:t>δ</m:t>
                </m:r>
              </m:oMath>
              <w:r w:rsidR="00512E3F" w:rsidRPr="00512E3F" w:rsidDel="00081BE7">
                <w:rPr>
                  <w:i/>
                  <w:vertAlign w:val="subscript"/>
                </w:rPr>
                <w:delText>i</w:delText>
              </w:r>
            </w:del>
          </w:p>
          <w:p w14:paraId="6AB5F995" w14:textId="2C5A4636" w:rsidR="0011277F" w:rsidRPr="007D6AE1" w:rsidDel="00081BE7" w:rsidRDefault="0011277F" w:rsidP="00081BE7">
            <w:pPr>
              <w:pStyle w:val="BodyText"/>
              <w:keepNext/>
              <w:ind w:firstLine="0"/>
              <w:rPr>
                <w:del w:id="1391" w:author="Andy Kleinhesselink" w:date="2019-11-06T14:55:00Z"/>
                <w:rFonts w:ascii="Calibri" w:eastAsia="Times New Roman" w:hAnsi="Calibri" w:cs="Times New Roman"/>
                <w:color w:val="000000"/>
                <w:szCs w:val="24"/>
              </w:rPr>
            </w:pPr>
            <w:del w:id="1392" w:author="Andy Kleinhesselink" w:date="2019-11-06T14:55:00Z">
              <w:r w:rsidDel="00081BE7">
                <w:rPr>
                  <w:rFonts w:ascii="Calibri" w:eastAsia="Times New Roman" w:hAnsi="Calibri" w:cs="Times New Roman"/>
                  <w:color w:val="000000"/>
                  <w:szCs w:val="24"/>
                </w:rPr>
                <w:delText>(g g</w:delText>
              </w:r>
              <w:r w:rsidDel="00081BE7">
                <w:rPr>
                  <w:rFonts w:ascii="Calibri" w:eastAsia="Times New Roman" w:hAnsi="Calibri" w:cs="Times New Roman"/>
                  <w:color w:val="000000"/>
                  <w:szCs w:val="24"/>
                  <w:vertAlign w:val="superscript"/>
                </w:rPr>
                <w:delText>—1</w:delText>
              </w:r>
              <w:r w:rsidDel="00081BE7">
                <w:rPr>
                  <w:rFonts w:ascii="Calibri" w:eastAsia="Times New Roman" w:hAnsi="Calibri" w:cs="Times New Roman"/>
                  <w:color w:val="000000"/>
                  <w:szCs w:val="24"/>
                </w:rPr>
                <w:delText>d</w:delText>
              </w:r>
              <w:r w:rsidDel="00081BE7">
                <w:rPr>
                  <w:rFonts w:ascii="Calibri" w:eastAsia="Times New Roman" w:hAnsi="Calibri" w:cs="Times New Roman"/>
                  <w:color w:val="000000"/>
                  <w:szCs w:val="24"/>
                  <w:vertAlign w:val="superscript"/>
                </w:rPr>
                <w:delText>-1</w:delText>
              </w:r>
              <w:r w:rsidDel="00081BE7">
                <w:rPr>
                  <w:rFonts w:ascii="Calibri" w:eastAsia="Times New Roman" w:hAnsi="Calibri" w:cs="Times New Roman"/>
                  <w:color w:val="000000"/>
                  <w:szCs w:val="24"/>
                </w:rPr>
                <w:delText>)</w:delText>
              </w:r>
            </w:del>
          </w:p>
        </w:tc>
        <w:tc>
          <w:tcPr>
            <w:tcW w:w="1129" w:type="dxa"/>
            <w:tcBorders>
              <w:top w:val="nil"/>
              <w:left w:val="nil"/>
              <w:bottom w:val="double" w:sz="4" w:space="0" w:color="auto"/>
              <w:right w:val="nil"/>
            </w:tcBorders>
            <w:vAlign w:val="center"/>
          </w:tcPr>
          <w:p w14:paraId="6234A776" w14:textId="67F4E8E0" w:rsidR="0011277F" w:rsidDel="00081BE7" w:rsidRDefault="0011277F" w:rsidP="00081BE7">
            <w:pPr>
              <w:pStyle w:val="BodyText"/>
              <w:keepNext/>
              <w:ind w:firstLine="0"/>
              <w:rPr>
                <w:del w:id="1393" w:author="Andy Kleinhesselink" w:date="2019-11-06T14:55:00Z"/>
                <w:rFonts w:ascii="Calibri" w:eastAsia="Times New Roman" w:hAnsi="Calibri" w:cs="Times New Roman"/>
                <w:color w:val="000000"/>
                <w:szCs w:val="24"/>
              </w:rPr>
            </w:pPr>
            <w:del w:id="1394" w:author="Andy Kleinhesselink" w:date="2019-11-06T14:55:00Z">
              <w:r w:rsidDel="00081BE7">
                <w:rPr>
                  <w:rFonts w:ascii="Calibri" w:eastAsia="Times New Roman" w:hAnsi="Calibri" w:cs="Times New Roman"/>
                  <w:color w:val="000000"/>
                  <w:szCs w:val="24"/>
                </w:rPr>
                <w:delText xml:space="preserve">Standard deviation of </w:delText>
              </w:r>
              <w:r w:rsidRPr="0011277F" w:rsidDel="00081BE7">
                <w:rPr>
                  <w:rFonts w:ascii="Calibri" w:eastAsia="Times New Roman" w:hAnsi="Calibri" w:cs="Times New Roman"/>
                  <w:i/>
                  <w:color w:val="000000"/>
                  <w:szCs w:val="24"/>
                </w:rPr>
                <w:delText>d</w:delText>
              </w:r>
            </w:del>
          </w:p>
        </w:tc>
      </w:tr>
      <w:tr w:rsidR="0011277F" w:rsidRPr="0025446F" w:rsidDel="00081BE7" w14:paraId="00A45E44" w14:textId="755D2447" w:rsidTr="003E7EC4">
        <w:trPr>
          <w:trHeight w:val="320"/>
          <w:del w:id="1395" w:author="Andy Kleinhesselink" w:date="2019-11-06T14:55:00Z"/>
        </w:trPr>
        <w:tc>
          <w:tcPr>
            <w:tcW w:w="1239" w:type="dxa"/>
            <w:tcBorders>
              <w:top w:val="double" w:sz="4" w:space="0" w:color="auto"/>
              <w:left w:val="nil"/>
              <w:right w:val="nil"/>
            </w:tcBorders>
          </w:tcPr>
          <w:p w14:paraId="15026B09" w14:textId="6A5C9D7D" w:rsidR="0011277F" w:rsidRPr="0025446F" w:rsidDel="00081BE7" w:rsidRDefault="0011277F" w:rsidP="00081BE7">
            <w:pPr>
              <w:pStyle w:val="BodyText"/>
              <w:keepNext/>
              <w:ind w:firstLine="0"/>
              <w:rPr>
                <w:del w:id="1396"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8D0F69D" w14:textId="2E392D4C" w:rsidR="0011277F" w:rsidRPr="0025446F" w:rsidDel="00081BE7" w:rsidRDefault="0011277F" w:rsidP="00081BE7">
            <w:pPr>
              <w:pStyle w:val="BodyText"/>
              <w:keepNext/>
              <w:ind w:firstLine="0"/>
              <w:rPr>
                <w:del w:id="1397" w:author="Andy Kleinhesselink" w:date="2019-11-06T14:55:00Z"/>
                <w:rFonts w:ascii="Calibri" w:eastAsia="Times New Roman" w:hAnsi="Calibri" w:cs="Times New Roman"/>
                <w:color w:val="000000"/>
                <w:szCs w:val="24"/>
              </w:rPr>
            </w:pPr>
            <w:del w:id="1398" w:author="Andy Kleinhesselink" w:date="2019-11-06T14:55:00Z">
              <w:r w:rsidDel="00081BE7">
                <w:rPr>
                  <w:rFonts w:ascii="Calibri" w:eastAsia="Times New Roman" w:hAnsi="Calibri" w:cs="Times New Roman"/>
                  <w:color w:val="000000"/>
                  <w:szCs w:val="24"/>
                </w:rPr>
                <w:delText>1</w:delText>
              </w:r>
            </w:del>
          </w:p>
        </w:tc>
        <w:tc>
          <w:tcPr>
            <w:tcW w:w="1062" w:type="dxa"/>
            <w:tcBorders>
              <w:top w:val="single" w:sz="4" w:space="0" w:color="000000"/>
              <w:left w:val="nil"/>
              <w:bottom w:val="nil"/>
              <w:right w:val="nil"/>
            </w:tcBorders>
            <w:shd w:val="clear" w:color="auto" w:fill="auto"/>
            <w:noWrap/>
            <w:vAlign w:val="bottom"/>
            <w:hideMark/>
          </w:tcPr>
          <w:p w14:paraId="23919D4F" w14:textId="20738750" w:rsidR="0011277F" w:rsidRPr="0025446F" w:rsidDel="00081BE7" w:rsidRDefault="0011277F" w:rsidP="00081BE7">
            <w:pPr>
              <w:pStyle w:val="BodyText"/>
              <w:keepNext/>
              <w:ind w:firstLine="0"/>
              <w:rPr>
                <w:del w:id="1399" w:author="Andy Kleinhesselink" w:date="2019-11-06T14:55:00Z"/>
                <w:rFonts w:ascii="Calibri" w:eastAsia="Times New Roman" w:hAnsi="Calibri" w:cs="Times New Roman"/>
                <w:color w:val="000000"/>
                <w:szCs w:val="24"/>
              </w:rPr>
            </w:pPr>
            <w:del w:id="1400"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244CA2FD" w14:textId="1EC40A56" w:rsidR="0011277F" w:rsidRPr="0025446F" w:rsidDel="00081BE7" w:rsidRDefault="0011277F" w:rsidP="00081BE7">
            <w:pPr>
              <w:pStyle w:val="BodyText"/>
              <w:keepNext/>
              <w:ind w:firstLine="0"/>
              <w:rPr>
                <w:del w:id="1401" w:author="Andy Kleinhesselink" w:date="2019-11-06T14:55:00Z"/>
                <w:rFonts w:ascii="Calibri" w:eastAsia="Times New Roman" w:hAnsi="Calibri" w:cs="Times New Roman"/>
                <w:color w:val="000000"/>
                <w:szCs w:val="24"/>
              </w:rPr>
            </w:pPr>
            <w:del w:id="1402" w:author="Andy Kleinhesselink" w:date="2019-11-06T14:55:00Z">
              <w:r w:rsidDel="00081BE7">
                <w:rPr>
                  <w:rFonts w:ascii="Calibri" w:hAnsi="Calibri"/>
                  <w:color w:val="000000"/>
                </w:rPr>
                <w:delText>0.066</w:delText>
              </w:r>
            </w:del>
          </w:p>
        </w:tc>
        <w:tc>
          <w:tcPr>
            <w:tcW w:w="1800" w:type="dxa"/>
            <w:tcBorders>
              <w:top w:val="single" w:sz="4" w:space="0" w:color="000000"/>
              <w:left w:val="nil"/>
              <w:bottom w:val="nil"/>
              <w:right w:val="nil"/>
            </w:tcBorders>
            <w:shd w:val="clear" w:color="auto" w:fill="auto"/>
            <w:noWrap/>
            <w:vAlign w:val="bottom"/>
            <w:hideMark/>
          </w:tcPr>
          <w:p w14:paraId="2B157BBC" w14:textId="1D050E7A" w:rsidR="0011277F" w:rsidRPr="0025446F" w:rsidDel="00081BE7" w:rsidRDefault="0011277F" w:rsidP="00081BE7">
            <w:pPr>
              <w:pStyle w:val="BodyText"/>
              <w:keepNext/>
              <w:ind w:firstLine="0"/>
              <w:rPr>
                <w:del w:id="1403" w:author="Andy Kleinhesselink" w:date="2019-11-06T14:55:00Z"/>
                <w:rFonts w:ascii="Calibri" w:eastAsia="Times New Roman" w:hAnsi="Calibri" w:cs="Times New Roman"/>
                <w:color w:val="000000"/>
                <w:szCs w:val="24"/>
              </w:rPr>
            </w:pPr>
            <w:del w:id="1404" w:author="Andy Kleinhesselink" w:date="2019-11-06T14:55:00Z">
              <w:r w:rsidDel="00081BE7">
                <w:rPr>
                  <w:rFonts w:ascii="Calibri" w:hAnsi="Calibri"/>
                  <w:color w:val="000000"/>
                </w:rPr>
                <w:delText>0.300</w:delText>
              </w:r>
            </w:del>
          </w:p>
        </w:tc>
        <w:tc>
          <w:tcPr>
            <w:tcW w:w="1129" w:type="dxa"/>
            <w:vMerge w:val="restart"/>
            <w:tcBorders>
              <w:top w:val="single" w:sz="4" w:space="0" w:color="000000"/>
              <w:left w:val="nil"/>
              <w:right w:val="nil"/>
            </w:tcBorders>
            <w:vAlign w:val="center"/>
          </w:tcPr>
          <w:p w14:paraId="72389B22" w14:textId="09469F62" w:rsidR="0011277F" w:rsidDel="00081BE7" w:rsidRDefault="0011277F" w:rsidP="00081BE7">
            <w:pPr>
              <w:pStyle w:val="BodyText"/>
              <w:keepNext/>
              <w:ind w:firstLine="0"/>
              <w:rPr>
                <w:del w:id="1405" w:author="Andy Kleinhesselink" w:date="2019-11-06T14:55:00Z"/>
                <w:rFonts w:ascii="Calibri" w:hAnsi="Calibri"/>
                <w:color w:val="000000"/>
              </w:rPr>
            </w:pPr>
            <w:del w:id="1406" w:author="Andy Kleinhesselink" w:date="2019-11-06T14:55:00Z">
              <w:r w:rsidDel="00081BE7">
                <w:rPr>
                  <w:rFonts w:ascii="Calibri" w:hAnsi="Calibri"/>
                  <w:color w:val="000000"/>
                </w:rPr>
                <w:delText>0.1460</w:delText>
              </w:r>
            </w:del>
          </w:p>
        </w:tc>
      </w:tr>
      <w:tr w:rsidR="0011277F" w:rsidRPr="0025446F" w:rsidDel="00081BE7" w14:paraId="3DFF3347" w14:textId="0083F379" w:rsidTr="003E7EC4">
        <w:trPr>
          <w:trHeight w:val="320"/>
          <w:del w:id="1407" w:author="Andy Kleinhesselink" w:date="2019-11-06T14:55:00Z"/>
        </w:trPr>
        <w:tc>
          <w:tcPr>
            <w:tcW w:w="1239" w:type="dxa"/>
            <w:tcBorders>
              <w:left w:val="nil"/>
              <w:right w:val="nil"/>
            </w:tcBorders>
            <w:vAlign w:val="center"/>
          </w:tcPr>
          <w:p w14:paraId="3CC1145F" w14:textId="3766495A" w:rsidR="0011277F" w:rsidRPr="0025446F" w:rsidDel="00081BE7" w:rsidRDefault="0011277F" w:rsidP="00081BE7">
            <w:pPr>
              <w:pStyle w:val="BodyText"/>
              <w:keepNext/>
              <w:ind w:firstLine="0"/>
              <w:rPr>
                <w:del w:id="1408" w:author="Andy Kleinhesselink" w:date="2019-11-06T14:55:00Z"/>
                <w:rFonts w:ascii="Calibri" w:eastAsia="Times New Roman" w:hAnsi="Calibri" w:cs="Times New Roman"/>
                <w:color w:val="000000"/>
                <w:szCs w:val="24"/>
              </w:rPr>
            </w:pPr>
            <w:del w:id="1409" w:author="Andy Kleinhesselink" w:date="2019-11-06T14:55:00Z">
              <w:r w:rsidDel="00081BE7">
                <w:rPr>
                  <w:rFonts w:ascii="Calibri" w:hAnsi="Calibri"/>
                  <w:color w:val="000000"/>
                </w:rPr>
                <w:delText>Large</w:delText>
              </w:r>
            </w:del>
          </w:p>
        </w:tc>
        <w:tc>
          <w:tcPr>
            <w:tcW w:w="1054" w:type="dxa"/>
            <w:vMerge/>
            <w:tcBorders>
              <w:left w:val="nil"/>
              <w:right w:val="nil"/>
            </w:tcBorders>
            <w:shd w:val="clear" w:color="auto" w:fill="auto"/>
            <w:noWrap/>
            <w:vAlign w:val="bottom"/>
            <w:hideMark/>
          </w:tcPr>
          <w:p w14:paraId="563746CB" w14:textId="6A18D4DD" w:rsidR="0011277F" w:rsidRPr="0025446F" w:rsidDel="00081BE7" w:rsidRDefault="0011277F" w:rsidP="00081BE7">
            <w:pPr>
              <w:pStyle w:val="BodyText"/>
              <w:keepNext/>
              <w:ind w:firstLine="0"/>
              <w:rPr>
                <w:del w:id="1410"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1A3CD96" w14:textId="1F29402C" w:rsidR="0011277F" w:rsidRPr="0025446F" w:rsidDel="00081BE7" w:rsidRDefault="0011277F" w:rsidP="00081BE7">
            <w:pPr>
              <w:pStyle w:val="BodyText"/>
              <w:keepNext/>
              <w:ind w:firstLine="0"/>
              <w:rPr>
                <w:del w:id="1411" w:author="Andy Kleinhesselink" w:date="2019-11-06T14:55:00Z"/>
                <w:rFonts w:ascii="Calibri" w:eastAsia="Times New Roman" w:hAnsi="Calibri" w:cs="Times New Roman"/>
                <w:color w:val="000000"/>
                <w:szCs w:val="24"/>
              </w:rPr>
            </w:pPr>
            <w:del w:id="1412"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2412C64A" w14:textId="7EA8C8B4" w:rsidR="0011277F" w:rsidRPr="0025446F" w:rsidDel="00081BE7" w:rsidRDefault="0011277F" w:rsidP="00081BE7">
            <w:pPr>
              <w:pStyle w:val="BodyText"/>
              <w:keepNext/>
              <w:ind w:firstLine="0"/>
              <w:rPr>
                <w:del w:id="1413" w:author="Andy Kleinhesselink" w:date="2019-11-06T14:55:00Z"/>
                <w:rFonts w:ascii="Calibri" w:eastAsia="Times New Roman" w:hAnsi="Calibri" w:cs="Times New Roman"/>
                <w:color w:val="000000"/>
                <w:szCs w:val="24"/>
              </w:rPr>
            </w:pPr>
            <w:del w:id="1414" w:author="Andy Kleinhesselink" w:date="2019-11-06T14:55:00Z">
              <w:r w:rsidDel="00081BE7">
                <w:rPr>
                  <w:rFonts w:ascii="Calibri" w:hAnsi="Calibri"/>
                  <w:color w:val="000000"/>
                </w:rPr>
                <w:delText>0.128</w:delText>
              </w:r>
            </w:del>
          </w:p>
        </w:tc>
        <w:tc>
          <w:tcPr>
            <w:tcW w:w="1800" w:type="dxa"/>
            <w:tcBorders>
              <w:top w:val="nil"/>
              <w:left w:val="nil"/>
              <w:bottom w:val="nil"/>
              <w:right w:val="nil"/>
            </w:tcBorders>
            <w:shd w:val="clear" w:color="auto" w:fill="auto"/>
            <w:noWrap/>
            <w:vAlign w:val="bottom"/>
            <w:hideMark/>
          </w:tcPr>
          <w:p w14:paraId="7F4DD3B4" w14:textId="2A95FAF4" w:rsidR="0011277F" w:rsidRPr="0025446F" w:rsidDel="00081BE7" w:rsidRDefault="0011277F" w:rsidP="00081BE7">
            <w:pPr>
              <w:pStyle w:val="BodyText"/>
              <w:keepNext/>
              <w:ind w:firstLine="0"/>
              <w:rPr>
                <w:del w:id="1415" w:author="Andy Kleinhesselink" w:date="2019-11-06T14:55:00Z"/>
                <w:rFonts w:ascii="Calibri" w:eastAsia="Times New Roman" w:hAnsi="Calibri" w:cs="Times New Roman"/>
                <w:color w:val="000000"/>
                <w:szCs w:val="24"/>
              </w:rPr>
            </w:pPr>
            <w:del w:id="1416" w:author="Andy Kleinhesselink" w:date="2019-11-06T14:55:00Z">
              <w:r w:rsidDel="00081BE7">
                <w:rPr>
                  <w:rFonts w:ascii="Calibri" w:hAnsi="Calibri"/>
                  <w:color w:val="000000"/>
                </w:rPr>
                <w:delText>0.150</w:delText>
              </w:r>
            </w:del>
          </w:p>
        </w:tc>
        <w:tc>
          <w:tcPr>
            <w:tcW w:w="1129" w:type="dxa"/>
            <w:vMerge/>
            <w:tcBorders>
              <w:left w:val="nil"/>
              <w:right w:val="nil"/>
            </w:tcBorders>
          </w:tcPr>
          <w:p w14:paraId="67BFA3E3" w14:textId="56C9385C" w:rsidR="0011277F" w:rsidDel="00081BE7" w:rsidRDefault="0011277F" w:rsidP="00081BE7">
            <w:pPr>
              <w:pStyle w:val="BodyText"/>
              <w:keepNext/>
              <w:ind w:firstLine="0"/>
              <w:rPr>
                <w:del w:id="1417" w:author="Andy Kleinhesselink" w:date="2019-11-06T14:55:00Z"/>
                <w:rFonts w:ascii="Calibri" w:hAnsi="Calibri"/>
                <w:color w:val="000000"/>
              </w:rPr>
            </w:pPr>
          </w:p>
        </w:tc>
      </w:tr>
      <w:tr w:rsidR="0011277F" w:rsidRPr="0025446F" w:rsidDel="00081BE7" w14:paraId="09725E4D" w14:textId="5E9022FD" w:rsidTr="003E7EC4">
        <w:trPr>
          <w:trHeight w:val="320"/>
          <w:del w:id="1418" w:author="Andy Kleinhesselink" w:date="2019-11-06T14:55:00Z"/>
        </w:trPr>
        <w:tc>
          <w:tcPr>
            <w:tcW w:w="1239" w:type="dxa"/>
            <w:tcBorders>
              <w:left w:val="nil"/>
              <w:right w:val="nil"/>
            </w:tcBorders>
          </w:tcPr>
          <w:p w14:paraId="025EEF48" w14:textId="61201876" w:rsidR="0011277F" w:rsidRPr="0025446F" w:rsidDel="00081BE7" w:rsidRDefault="0011277F" w:rsidP="00081BE7">
            <w:pPr>
              <w:pStyle w:val="BodyText"/>
              <w:keepNext/>
              <w:ind w:firstLine="0"/>
              <w:rPr>
                <w:del w:id="1419"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F0E5162" w14:textId="275746DA" w:rsidR="0011277F" w:rsidRPr="0025446F" w:rsidDel="00081BE7" w:rsidRDefault="0011277F" w:rsidP="00081BE7">
            <w:pPr>
              <w:pStyle w:val="BodyText"/>
              <w:keepNext/>
              <w:ind w:firstLine="0"/>
              <w:rPr>
                <w:del w:id="1420"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354E73C" w14:textId="486CB33C" w:rsidR="0011277F" w:rsidRPr="0025446F" w:rsidDel="00081BE7" w:rsidRDefault="0011277F" w:rsidP="00081BE7">
            <w:pPr>
              <w:pStyle w:val="BodyText"/>
              <w:keepNext/>
              <w:ind w:firstLine="0"/>
              <w:rPr>
                <w:del w:id="1421" w:author="Andy Kleinhesselink" w:date="2019-11-06T14:55:00Z"/>
                <w:rFonts w:ascii="Calibri" w:eastAsia="Times New Roman" w:hAnsi="Calibri" w:cs="Times New Roman"/>
                <w:color w:val="000000"/>
                <w:szCs w:val="24"/>
              </w:rPr>
            </w:pPr>
            <w:del w:id="1422"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5B37AFFA" w14:textId="5AD9E0BF" w:rsidR="0011277F" w:rsidRPr="0025446F" w:rsidDel="00081BE7" w:rsidRDefault="0011277F" w:rsidP="00081BE7">
            <w:pPr>
              <w:pStyle w:val="BodyText"/>
              <w:keepNext/>
              <w:ind w:firstLine="0"/>
              <w:rPr>
                <w:del w:id="1423" w:author="Andy Kleinhesselink" w:date="2019-11-06T14:55:00Z"/>
                <w:rFonts w:ascii="Calibri" w:eastAsia="Times New Roman" w:hAnsi="Calibri" w:cs="Times New Roman"/>
                <w:color w:val="000000"/>
                <w:szCs w:val="24"/>
              </w:rPr>
            </w:pPr>
            <w:del w:id="1424" w:author="Andy Kleinhesselink" w:date="2019-11-06T14:55:00Z">
              <w:r w:rsidDel="00081BE7">
                <w:rPr>
                  <w:rFonts w:ascii="Calibri" w:hAnsi="Calibri"/>
                  <w:color w:val="000000"/>
                </w:rPr>
                <w:delText>0.343</w:delText>
              </w:r>
            </w:del>
          </w:p>
        </w:tc>
        <w:tc>
          <w:tcPr>
            <w:tcW w:w="1800" w:type="dxa"/>
            <w:tcBorders>
              <w:top w:val="nil"/>
              <w:left w:val="nil"/>
              <w:bottom w:val="single" w:sz="4" w:space="0" w:color="000000"/>
              <w:right w:val="nil"/>
            </w:tcBorders>
            <w:shd w:val="clear" w:color="auto" w:fill="auto"/>
            <w:noWrap/>
            <w:vAlign w:val="bottom"/>
            <w:hideMark/>
          </w:tcPr>
          <w:p w14:paraId="0266F918" w14:textId="73B7F345" w:rsidR="0011277F" w:rsidRPr="0025446F" w:rsidDel="00081BE7" w:rsidRDefault="0011277F" w:rsidP="00081BE7">
            <w:pPr>
              <w:pStyle w:val="BodyText"/>
              <w:keepNext/>
              <w:ind w:firstLine="0"/>
              <w:rPr>
                <w:del w:id="1425" w:author="Andy Kleinhesselink" w:date="2019-11-06T14:55:00Z"/>
                <w:rFonts w:ascii="Calibri" w:eastAsia="Times New Roman" w:hAnsi="Calibri" w:cs="Times New Roman"/>
                <w:color w:val="000000"/>
                <w:szCs w:val="24"/>
              </w:rPr>
            </w:pPr>
            <w:del w:id="1426" w:author="Andy Kleinhesselink" w:date="2019-11-06T14:55:00Z">
              <w:r w:rsidDel="00081BE7">
                <w:rPr>
                  <w:rFonts w:ascii="Calibri" w:hAnsi="Calibri"/>
                  <w:color w:val="000000"/>
                </w:rPr>
                <w:delText>0.053</w:delText>
              </w:r>
            </w:del>
          </w:p>
        </w:tc>
        <w:tc>
          <w:tcPr>
            <w:tcW w:w="1129" w:type="dxa"/>
            <w:vMerge/>
            <w:tcBorders>
              <w:left w:val="nil"/>
              <w:bottom w:val="single" w:sz="4" w:space="0" w:color="000000"/>
              <w:right w:val="nil"/>
            </w:tcBorders>
          </w:tcPr>
          <w:p w14:paraId="436EB714" w14:textId="72FC9294" w:rsidR="0011277F" w:rsidDel="00081BE7" w:rsidRDefault="0011277F" w:rsidP="00081BE7">
            <w:pPr>
              <w:pStyle w:val="BodyText"/>
              <w:keepNext/>
              <w:ind w:firstLine="0"/>
              <w:rPr>
                <w:del w:id="1427" w:author="Andy Kleinhesselink" w:date="2019-11-06T14:55:00Z"/>
                <w:rFonts w:ascii="Calibri" w:hAnsi="Calibri"/>
                <w:color w:val="000000"/>
              </w:rPr>
            </w:pPr>
          </w:p>
        </w:tc>
      </w:tr>
      <w:tr w:rsidR="0011277F" w:rsidRPr="0025446F" w:rsidDel="00081BE7" w14:paraId="1F88895E" w14:textId="103AA7EC" w:rsidTr="003E7EC4">
        <w:trPr>
          <w:trHeight w:val="320"/>
          <w:del w:id="1428" w:author="Andy Kleinhesselink" w:date="2019-11-06T14:55:00Z"/>
        </w:trPr>
        <w:tc>
          <w:tcPr>
            <w:tcW w:w="1239" w:type="dxa"/>
            <w:tcBorders>
              <w:left w:val="nil"/>
              <w:right w:val="nil"/>
            </w:tcBorders>
          </w:tcPr>
          <w:p w14:paraId="039866E6" w14:textId="5A9B1B0D" w:rsidR="0011277F" w:rsidRPr="0025446F" w:rsidDel="00081BE7" w:rsidRDefault="0011277F" w:rsidP="00081BE7">
            <w:pPr>
              <w:pStyle w:val="BodyText"/>
              <w:keepNext/>
              <w:ind w:firstLine="0"/>
              <w:rPr>
                <w:del w:id="1429"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8B03E81" w14:textId="6EEEC48F" w:rsidR="0011277F" w:rsidRPr="0025446F" w:rsidDel="00081BE7" w:rsidRDefault="0011277F" w:rsidP="00081BE7">
            <w:pPr>
              <w:pStyle w:val="BodyText"/>
              <w:keepNext/>
              <w:ind w:firstLine="0"/>
              <w:rPr>
                <w:del w:id="1430" w:author="Andy Kleinhesselink" w:date="2019-11-06T14:55:00Z"/>
                <w:rFonts w:ascii="Calibri" w:eastAsia="Times New Roman" w:hAnsi="Calibri" w:cs="Times New Roman"/>
                <w:color w:val="000000"/>
                <w:szCs w:val="24"/>
              </w:rPr>
            </w:pPr>
            <w:del w:id="1431" w:author="Andy Kleinhesselink" w:date="2019-11-06T14:55:00Z">
              <w:r w:rsidDel="00081BE7">
                <w:rPr>
                  <w:rFonts w:ascii="Calibri" w:eastAsia="Times New Roman" w:hAnsi="Calibri" w:cs="Times New Roman"/>
                  <w:color w:val="000000"/>
                  <w:szCs w:val="24"/>
                </w:rPr>
                <w:delText>2</w:delText>
              </w:r>
            </w:del>
          </w:p>
        </w:tc>
        <w:tc>
          <w:tcPr>
            <w:tcW w:w="1062" w:type="dxa"/>
            <w:tcBorders>
              <w:top w:val="single" w:sz="4" w:space="0" w:color="000000"/>
              <w:left w:val="nil"/>
              <w:bottom w:val="nil"/>
              <w:right w:val="nil"/>
            </w:tcBorders>
            <w:shd w:val="clear" w:color="auto" w:fill="auto"/>
            <w:noWrap/>
            <w:vAlign w:val="bottom"/>
            <w:hideMark/>
          </w:tcPr>
          <w:p w14:paraId="6C5A9023" w14:textId="2B518F2A" w:rsidR="0011277F" w:rsidRPr="0025446F" w:rsidDel="00081BE7" w:rsidRDefault="0011277F" w:rsidP="00081BE7">
            <w:pPr>
              <w:pStyle w:val="BodyText"/>
              <w:keepNext/>
              <w:ind w:firstLine="0"/>
              <w:rPr>
                <w:del w:id="1432" w:author="Andy Kleinhesselink" w:date="2019-11-06T14:55:00Z"/>
                <w:rFonts w:ascii="Calibri" w:eastAsia="Times New Roman" w:hAnsi="Calibri" w:cs="Times New Roman"/>
                <w:color w:val="000000"/>
                <w:szCs w:val="24"/>
              </w:rPr>
            </w:pPr>
            <w:del w:id="1433"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69586E2C" w14:textId="32F9EA70" w:rsidR="0011277F" w:rsidRPr="0025446F" w:rsidDel="00081BE7" w:rsidRDefault="0011277F" w:rsidP="00081BE7">
            <w:pPr>
              <w:pStyle w:val="BodyText"/>
              <w:keepNext/>
              <w:ind w:firstLine="0"/>
              <w:rPr>
                <w:del w:id="1434" w:author="Andy Kleinhesselink" w:date="2019-11-06T14:55:00Z"/>
                <w:rFonts w:ascii="Calibri" w:eastAsia="Times New Roman" w:hAnsi="Calibri" w:cs="Times New Roman"/>
                <w:color w:val="000000"/>
                <w:szCs w:val="24"/>
              </w:rPr>
            </w:pPr>
            <w:del w:id="1435" w:author="Andy Kleinhesselink" w:date="2019-11-06T14:55:00Z">
              <w:r w:rsidDel="00081BE7">
                <w:rPr>
                  <w:rFonts w:ascii="Calibri" w:eastAsia="Times New Roman" w:hAnsi="Calibri" w:cs="Times New Roman"/>
                  <w:color w:val="000000"/>
                  <w:szCs w:val="24"/>
                </w:rPr>
                <w:delText>0.075</w:delText>
              </w:r>
            </w:del>
          </w:p>
        </w:tc>
        <w:tc>
          <w:tcPr>
            <w:tcW w:w="1800" w:type="dxa"/>
            <w:tcBorders>
              <w:top w:val="single" w:sz="4" w:space="0" w:color="000000"/>
              <w:left w:val="nil"/>
              <w:bottom w:val="nil"/>
              <w:right w:val="nil"/>
            </w:tcBorders>
            <w:shd w:val="clear" w:color="auto" w:fill="auto"/>
            <w:noWrap/>
            <w:vAlign w:val="bottom"/>
            <w:hideMark/>
          </w:tcPr>
          <w:p w14:paraId="008777B6" w14:textId="75650952" w:rsidR="0011277F" w:rsidRPr="0025446F" w:rsidDel="00081BE7" w:rsidRDefault="0011277F" w:rsidP="00081BE7">
            <w:pPr>
              <w:pStyle w:val="BodyText"/>
              <w:keepNext/>
              <w:ind w:firstLine="0"/>
              <w:rPr>
                <w:del w:id="1436" w:author="Andy Kleinhesselink" w:date="2019-11-06T14:55:00Z"/>
                <w:rFonts w:ascii="Calibri" w:eastAsia="Times New Roman" w:hAnsi="Calibri" w:cs="Times New Roman"/>
                <w:color w:val="000000"/>
                <w:szCs w:val="24"/>
              </w:rPr>
            </w:pPr>
            <w:del w:id="1437" w:author="Andy Kleinhesselink" w:date="2019-11-06T14:55:00Z">
              <w:r w:rsidDel="00081BE7">
                <w:rPr>
                  <w:rFonts w:ascii="Calibri" w:hAnsi="Calibri"/>
                  <w:color w:val="000000"/>
                </w:rPr>
                <w:delText>0.261</w:delText>
              </w:r>
            </w:del>
          </w:p>
        </w:tc>
        <w:tc>
          <w:tcPr>
            <w:tcW w:w="1129" w:type="dxa"/>
            <w:vMerge w:val="restart"/>
            <w:tcBorders>
              <w:top w:val="single" w:sz="4" w:space="0" w:color="000000"/>
              <w:left w:val="nil"/>
              <w:right w:val="nil"/>
            </w:tcBorders>
            <w:vAlign w:val="center"/>
          </w:tcPr>
          <w:p w14:paraId="68083FE8" w14:textId="2D938AA5" w:rsidR="0011277F" w:rsidDel="00081BE7" w:rsidRDefault="0011277F" w:rsidP="00081BE7">
            <w:pPr>
              <w:pStyle w:val="BodyText"/>
              <w:keepNext/>
              <w:ind w:firstLine="0"/>
              <w:rPr>
                <w:del w:id="1438" w:author="Andy Kleinhesselink" w:date="2019-11-06T14:55:00Z"/>
                <w:rFonts w:ascii="Calibri" w:hAnsi="Calibri"/>
                <w:color w:val="000000"/>
              </w:rPr>
            </w:pPr>
            <w:del w:id="1439" w:author="Andy Kleinhesselink" w:date="2019-11-06T14:55:00Z">
              <w:r w:rsidDel="00081BE7">
                <w:rPr>
                  <w:rFonts w:ascii="Calibri" w:hAnsi="Calibri"/>
                  <w:color w:val="000000"/>
                </w:rPr>
                <w:delText>0.0821</w:delText>
              </w:r>
            </w:del>
          </w:p>
        </w:tc>
      </w:tr>
      <w:tr w:rsidR="0011277F" w:rsidRPr="0025446F" w:rsidDel="00081BE7" w14:paraId="669E7B1F" w14:textId="51EF1F8C" w:rsidTr="003E7EC4">
        <w:trPr>
          <w:trHeight w:val="320"/>
          <w:del w:id="1440" w:author="Andy Kleinhesselink" w:date="2019-11-06T14:55:00Z"/>
        </w:trPr>
        <w:tc>
          <w:tcPr>
            <w:tcW w:w="1239" w:type="dxa"/>
            <w:tcBorders>
              <w:left w:val="nil"/>
              <w:right w:val="nil"/>
            </w:tcBorders>
          </w:tcPr>
          <w:p w14:paraId="540A912C" w14:textId="3548C341" w:rsidR="0011277F" w:rsidRPr="0025446F" w:rsidDel="00081BE7" w:rsidRDefault="0011277F" w:rsidP="00081BE7">
            <w:pPr>
              <w:pStyle w:val="BodyText"/>
              <w:keepNext/>
              <w:ind w:firstLine="0"/>
              <w:rPr>
                <w:del w:id="1441"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4701D67" w14:textId="43776922" w:rsidR="0011277F" w:rsidRPr="0025446F" w:rsidDel="00081BE7" w:rsidRDefault="0011277F" w:rsidP="00081BE7">
            <w:pPr>
              <w:pStyle w:val="BodyText"/>
              <w:keepNext/>
              <w:ind w:firstLine="0"/>
              <w:rPr>
                <w:del w:id="1442"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C24B8C8" w14:textId="122A8BB8" w:rsidR="0011277F" w:rsidRPr="0025446F" w:rsidDel="00081BE7" w:rsidRDefault="0011277F" w:rsidP="00081BE7">
            <w:pPr>
              <w:pStyle w:val="BodyText"/>
              <w:keepNext/>
              <w:ind w:firstLine="0"/>
              <w:rPr>
                <w:del w:id="1443" w:author="Andy Kleinhesselink" w:date="2019-11-06T14:55:00Z"/>
                <w:rFonts w:ascii="Calibri" w:eastAsia="Times New Roman" w:hAnsi="Calibri" w:cs="Times New Roman"/>
                <w:color w:val="000000"/>
                <w:szCs w:val="24"/>
              </w:rPr>
            </w:pPr>
            <w:del w:id="1444"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37D1AB9F" w14:textId="542A6C34" w:rsidR="0011277F" w:rsidRPr="0025446F" w:rsidDel="00081BE7" w:rsidRDefault="0011277F" w:rsidP="00081BE7">
            <w:pPr>
              <w:pStyle w:val="BodyText"/>
              <w:keepNext/>
              <w:ind w:firstLine="0"/>
              <w:rPr>
                <w:del w:id="1445" w:author="Andy Kleinhesselink" w:date="2019-11-06T14:55:00Z"/>
                <w:rFonts w:ascii="Calibri" w:eastAsia="Times New Roman" w:hAnsi="Calibri" w:cs="Times New Roman"/>
                <w:color w:val="000000"/>
                <w:szCs w:val="24"/>
              </w:rPr>
            </w:pPr>
            <w:del w:id="1446" w:author="Andy Kleinhesselink" w:date="2019-11-06T14:55:00Z">
              <w:r w:rsidDel="00081BE7">
                <w:rPr>
                  <w:rFonts w:ascii="Calibri" w:hAnsi="Calibri"/>
                  <w:color w:val="000000"/>
                </w:rPr>
                <w:delText>0.128</w:delText>
              </w:r>
            </w:del>
          </w:p>
        </w:tc>
        <w:tc>
          <w:tcPr>
            <w:tcW w:w="1800" w:type="dxa"/>
            <w:tcBorders>
              <w:top w:val="nil"/>
              <w:left w:val="nil"/>
              <w:bottom w:val="nil"/>
              <w:right w:val="nil"/>
            </w:tcBorders>
            <w:shd w:val="clear" w:color="auto" w:fill="auto"/>
            <w:noWrap/>
            <w:vAlign w:val="bottom"/>
            <w:hideMark/>
          </w:tcPr>
          <w:p w14:paraId="01B1B9DF" w14:textId="7BBDC69B" w:rsidR="0011277F" w:rsidRPr="0025446F" w:rsidDel="00081BE7" w:rsidRDefault="0011277F" w:rsidP="00081BE7">
            <w:pPr>
              <w:pStyle w:val="BodyText"/>
              <w:keepNext/>
              <w:ind w:firstLine="0"/>
              <w:rPr>
                <w:del w:id="1447" w:author="Andy Kleinhesselink" w:date="2019-11-06T14:55:00Z"/>
                <w:rFonts w:ascii="Calibri" w:eastAsia="Times New Roman" w:hAnsi="Calibri" w:cs="Times New Roman"/>
                <w:color w:val="000000"/>
                <w:szCs w:val="24"/>
              </w:rPr>
            </w:pPr>
            <w:del w:id="1448" w:author="Andy Kleinhesselink" w:date="2019-11-06T14:55:00Z">
              <w:r w:rsidDel="00081BE7">
                <w:rPr>
                  <w:rFonts w:ascii="Calibri" w:hAnsi="Calibri"/>
                  <w:color w:val="000000"/>
                </w:rPr>
                <w:delText>0.150</w:delText>
              </w:r>
            </w:del>
          </w:p>
        </w:tc>
        <w:tc>
          <w:tcPr>
            <w:tcW w:w="1129" w:type="dxa"/>
            <w:vMerge/>
            <w:tcBorders>
              <w:left w:val="nil"/>
              <w:right w:val="nil"/>
            </w:tcBorders>
            <w:vAlign w:val="center"/>
          </w:tcPr>
          <w:p w14:paraId="1A3461F4" w14:textId="3A791388" w:rsidR="0011277F" w:rsidDel="00081BE7" w:rsidRDefault="0011277F" w:rsidP="00081BE7">
            <w:pPr>
              <w:pStyle w:val="BodyText"/>
              <w:keepNext/>
              <w:ind w:firstLine="0"/>
              <w:rPr>
                <w:del w:id="1449" w:author="Andy Kleinhesselink" w:date="2019-11-06T14:55:00Z"/>
                <w:rFonts w:ascii="Calibri" w:hAnsi="Calibri"/>
                <w:color w:val="000000"/>
              </w:rPr>
            </w:pPr>
          </w:p>
        </w:tc>
      </w:tr>
      <w:tr w:rsidR="0011277F" w:rsidRPr="0025446F" w:rsidDel="00081BE7" w14:paraId="30C56C70" w14:textId="1F6E4283" w:rsidTr="003E7EC4">
        <w:trPr>
          <w:trHeight w:val="320"/>
          <w:del w:id="1450" w:author="Andy Kleinhesselink" w:date="2019-11-06T14:55:00Z"/>
        </w:trPr>
        <w:tc>
          <w:tcPr>
            <w:tcW w:w="1239" w:type="dxa"/>
            <w:tcBorders>
              <w:left w:val="nil"/>
              <w:right w:val="nil"/>
            </w:tcBorders>
          </w:tcPr>
          <w:p w14:paraId="68E64EEB" w14:textId="5D9A2136" w:rsidR="0011277F" w:rsidRPr="0025446F" w:rsidDel="00081BE7" w:rsidRDefault="0011277F" w:rsidP="00081BE7">
            <w:pPr>
              <w:pStyle w:val="BodyText"/>
              <w:keepNext/>
              <w:ind w:firstLine="0"/>
              <w:rPr>
                <w:del w:id="1451"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666E7478" w14:textId="7CF90F45" w:rsidR="0011277F" w:rsidRPr="0025446F" w:rsidDel="00081BE7" w:rsidRDefault="0011277F" w:rsidP="00081BE7">
            <w:pPr>
              <w:pStyle w:val="BodyText"/>
              <w:keepNext/>
              <w:ind w:firstLine="0"/>
              <w:rPr>
                <w:del w:id="1452"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6771D66" w14:textId="1C1853DA" w:rsidR="0011277F" w:rsidRPr="0025446F" w:rsidDel="00081BE7" w:rsidRDefault="0011277F" w:rsidP="00081BE7">
            <w:pPr>
              <w:pStyle w:val="BodyText"/>
              <w:keepNext/>
              <w:ind w:firstLine="0"/>
              <w:rPr>
                <w:del w:id="1453" w:author="Andy Kleinhesselink" w:date="2019-11-06T14:55:00Z"/>
                <w:rFonts w:ascii="Calibri" w:eastAsia="Times New Roman" w:hAnsi="Calibri" w:cs="Times New Roman"/>
                <w:color w:val="000000"/>
                <w:szCs w:val="24"/>
              </w:rPr>
            </w:pPr>
            <w:del w:id="1454"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12AFAAEC" w14:textId="27D36AB6" w:rsidR="0011277F" w:rsidRPr="0025446F" w:rsidDel="00081BE7" w:rsidRDefault="0011277F" w:rsidP="00081BE7">
            <w:pPr>
              <w:pStyle w:val="BodyText"/>
              <w:keepNext/>
              <w:ind w:firstLine="0"/>
              <w:rPr>
                <w:del w:id="1455" w:author="Andy Kleinhesselink" w:date="2019-11-06T14:55:00Z"/>
                <w:rFonts w:ascii="Calibri" w:eastAsia="Times New Roman" w:hAnsi="Calibri" w:cs="Times New Roman"/>
                <w:color w:val="000000"/>
                <w:szCs w:val="24"/>
              </w:rPr>
            </w:pPr>
            <w:del w:id="1456" w:author="Andy Kleinhesselink" w:date="2019-11-06T14:55:00Z">
              <w:r w:rsidDel="00081BE7">
                <w:rPr>
                  <w:rFonts w:ascii="Calibri" w:hAnsi="Calibri"/>
                  <w:color w:val="000000"/>
                </w:rPr>
                <w:delText>0.236</w:delText>
              </w:r>
            </w:del>
          </w:p>
        </w:tc>
        <w:tc>
          <w:tcPr>
            <w:tcW w:w="1800" w:type="dxa"/>
            <w:tcBorders>
              <w:top w:val="nil"/>
              <w:left w:val="nil"/>
              <w:bottom w:val="single" w:sz="4" w:space="0" w:color="000000"/>
              <w:right w:val="nil"/>
            </w:tcBorders>
            <w:shd w:val="clear" w:color="auto" w:fill="auto"/>
            <w:noWrap/>
            <w:vAlign w:val="bottom"/>
            <w:hideMark/>
          </w:tcPr>
          <w:p w14:paraId="783CE38B" w14:textId="597D3544" w:rsidR="0011277F" w:rsidRPr="0025446F" w:rsidDel="00081BE7" w:rsidRDefault="0011277F" w:rsidP="00081BE7">
            <w:pPr>
              <w:pStyle w:val="BodyText"/>
              <w:keepNext/>
              <w:ind w:firstLine="0"/>
              <w:rPr>
                <w:del w:id="1457" w:author="Andy Kleinhesselink" w:date="2019-11-06T14:55:00Z"/>
                <w:rFonts w:ascii="Calibri" w:eastAsia="Times New Roman" w:hAnsi="Calibri" w:cs="Times New Roman"/>
                <w:color w:val="000000"/>
                <w:szCs w:val="24"/>
              </w:rPr>
            </w:pPr>
            <w:del w:id="1458" w:author="Andy Kleinhesselink" w:date="2019-11-06T14:55:00Z">
              <w:r w:rsidDel="00081BE7">
                <w:rPr>
                  <w:rFonts w:ascii="Calibri" w:hAnsi="Calibri"/>
                  <w:color w:val="000000"/>
                </w:rPr>
                <w:delText>0.078</w:delText>
              </w:r>
            </w:del>
          </w:p>
        </w:tc>
        <w:tc>
          <w:tcPr>
            <w:tcW w:w="1129" w:type="dxa"/>
            <w:vMerge/>
            <w:tcBorders>
              <w:left w:val="nil"/>
              <w:bottom w:val="single" w:sz="4" w:space="0" w:color="000000"/>
              <w:right w:val="nil"/>
            </w:tcBorders>
            <w:vAlign w:val="center"/>
          </w:tcPr>
          <w:p w14:paraId="52F23418" w14:textId="33715FA0" w:rsidR="0011277F" w:rsidDel="00081BE7" w:rsidRDefault="0011277F" w:rsidP="00081BE7">
            <w:pPr>
              <w:pStyle w:val="BodyText"/>
              <w:keepNext/>
              <w:ind w:firstLine="0"/>
              <w:rPr>
                <w:del w:id="1459" w:author="Andy Kleinhesselink" w:date="2019-11-06T14:55:00Z"/>
                <w:rFonts w:ascii="Calibri" w:hAnsi="Calibri"/>
                <w:color w:val="000000"/>
              </w:rPr>
            </w:pPr>
          </w:p>
        </w:tc>
      </w:tr>
      <w:tr w:rsidR="0011277F" w:rsidRPr="0025446F" w:rsidDel="00081BE7" w14:paraId="0C37A5B0" w14:textId="6FB10756" w:rsidTr="003E7EC4">
        <w:trPr>
          <w:trHeight w:val="320"/>
          <w:del w:id="1460" w:author="Andy Kleinhesselink" w:date="2019-11-06T14:55:00Z"/>
        </w:trPr>
        <w:tc>
          <w:tcPr>
            <w:tcW w:w="1239" w:type="dxa"/>
            <w:tcBorders>
              <w:left w:val="nil"/>
              <w:right w:val="nil"/>
            </w:tcBorders>
          </w:tcPr>
          <w:p w14:paraId="20DDD7DC" w14:textId="15DD43A9" w:rsidR="0011277F" w:rsidRPr="0025446F" w:rsidDel="00081BE7" w:rsidRDefault="0011277F" w:rsidP="00081BE7">
            <w:pPr>
              <w:pStyle w:val="BodyText"/>
              <w:keepNext/>
              <w:ind w:firstLine="0"/>
              <w:rPr>
                <w:del w:id="1461" w:author="Andy Kleinhesselink" w:date="2019-11-06T14:55:00Z"/>
                <w:rFonts w:ascii="Calibri" w:eastAsia="Times New Roman" w:hAnsi="Calibri" w:cs="Times New Roman"/>
                <w:color w:val="000000"/>
                <w:szCs w:val="24"/>
              </w:rPr>
            </w:pPr>
            <w:del w:id="1462" w:author="Andy Kleinhesselink" w:date="2019-11-06T14:55:00Z">
              <w:r w:rsidDel="00081BE7">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335F74B" wp14:editId="385CDA41">
                        <wp:simplePos x="0" y="0"/>
                        <wp:positionH relativeFrom="column">
                          <wp:posOffset>235585</wp:posOffset>
                        </wp:positionH>
                        <wp:positionV relativeFrom="paragraph">
                          <wp:posOffset>-624840</wp:posOffset>
                        </wp:positionV>
                        <wp:extent cx="206375" cy="1905000"/>
                        <wp:effectExtent l="50800" t="25400" r="34925" b="76200"/>
                        <wp:wrapNone/>
                        <wp:docPr id="12" name="Down Arrow 12"/>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F820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18.55pt;margin-top:-49.2pt;width:16.25pt;height:150pt;flip:y;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B1cTpz/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del>
          </w:p>
        </w:tc>
        <w:tc>
          <w:tcPr>
            <w:tcW w:w="1054" w:type="dxa"/>
            <w:vMerge w:val="restart"/>
            <w:tcBorders>
              <w:top w:val="single" w:sz="4" w:space="0" w:color="000000"/>
              <w:left w:val="nil"/>
              <w:right w:val="nil"/>
            </w:tcBorders>
            <w:shd w:val="clear" w:color="auto" w:fill="auto"/>
            <w:noWrap/>
            <w:vAlign w:val="center"/>
            <w:hideMark/>
          </w:tcPr>
          <w:p w14:paraId="79AEDE39" w14:textId="1F41039E" w:rsidR="0011277F" w:rsidRPr="0025446F" w:rsidDel="00081BE7" w:rsidRDefault="0011277F" w:rsidP="00081BE7">
            <w:pPr>
              <w:pStyle w:val="BodyText"/>
              <w:keepNext/>
              <w:ind w:firstLine="0"/>
              <w:rPr>
                <w:del w:id="1463" w:author="Andy Kleinhesselink" w:date="2019-11-06T14:55:00Z"/>
                <w:rFonts w:ascii="Calibri" w:eastAsia="Times New Roman" w:hAnsi="Calibri" w:cs="Times New Roman"/>
                <w:color w:val="000000"/>
                <w:szCs w:val="24"/>
              </w:rPr>
            </w:pPr>
            <w:del w:id="1464" w:author="Andy Kleinhesselink" w:date="2019-11-06T14:55:00Z">
              <w:r w:rsidRPr="0025446F" w:rsidDel="00081BE7">
                <w:rPr>
                  <w:rFonts w:ascii="Calibri" w:eastAsia="Times New Roman" w:hAnsi="Calibri" w:cs="Times New Roman"/>
                  <w:color w:val="000000"/>
                  <w:szCs w:val="24"/>
                </w:rPr>
                <w:delText>3</w:delText>
              </w:r>
            </w:del>
          </w:p>
        </w:tc>
        <w:tc>
          <w:tcPr>
            <w:tcW w:w="1062" w:type="dxa"/>
            <w:tcBorders>
              <w:top w:val="single" w:sz="4" w:space="0" w:color="000000"/>
              <w:left w:val="nil"/>
              <w:bottom w:val="nil"/>
              <w:right w:val="nil"/>
            </w:tcBorders>
            <w:shd w:val="clear" w:color="auto" w:fill="auto"/>
            <w:noWrap/>
            <w:vAlign w:val="bottom"/>
            <w:hideMark/>
          </w:tcPr>
          <w:p w14:paraId="44901F9A" w14:textId="25744C34" w:rsidR="0011277F" w:rsidRPr="0025446F" w:rsidDel="00081BE7" w:rsidRDefault="0011277F" w:rsidP="00081BE7">
            <w:pPr>
              <w:pStyle w:val="BodyText"/>
              <w:keepNext/>
              <w:ind w:firstLine="0"/>
              <w:rPr>
                <w:del w:id="1465" w:author="Andy Kleinhesselink" w:date="2019-11-06T14:55:00Z"/>
                <w:rFonts w:ascii="Calibri" w:eastAsia="Times New Roman" w:hAnsi="Calibri" w:cs="Times New Roman"/>
                <w:color w:val="000000"/>
                <w:szCs w:val="24"/>
              </w:rPr>
            </w:pPr>
            <w:del w:id="1466"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68192A30" w14:textId="759DCEF4" w:rsidR="0011277F" w:rsidRPr="0025446F" w:rsidDel="00081BE7" w:rsidRDefault="0011277F" w:rsidP="00081BE7">
            <w:pPr>
              <w:pStyle w:val="BodyText"/>
              <w:keepNext/>
              <w:ind w:firstLine="0"/>
              <w:rPr>
                <w:del w:id="1467" w:author="Andy Kleinhesselink" w:date="2019-11-06T14:55:00Z"/>
                <w:rFonts w:ascii="Calibri" w:eastAsia="Times New Roman" w:hAnsi="Calibri" w:cs="Times New Roman"/>
                <w:color w:val="000000"/>
                <w:szCs w:val="24"/>
              </w:rPr>
            </w:pPr>
            <w:del w:id="1468" w:author="Andy Kleinhesselink" w:date="2019-11-06T14:55:00Z">
              <w:r w:rsidDel="00081BE7">
                <w:rPr>
                  <w:rFonts w:ascii="Calibri" w:hAnsi="Calibri"/>
                  <w:color w:val="000000"/>
                </w:rPr>
                <w:delText>0.088</w:delText>
              </w:r>
            </w:del>
          </w:p>
        </w:tc>
        <w:tc>
          <w:tcPr>
            <w:tcW w:w="1800" w:type="dxa"/>
            <w:tcBorders>
              <w:top w:val="single" w:sz="4" w:space="0" w:color="000000"/>
              <w:left w:val="nil"/>
              <w:bottom w:val="nil"/>
              <w:right w:val="nil"/>
            </w:tcBorders>
            <w:shd w:val="clear" w:color="auto" w:fill="auto"/>
            <w:noWrap/>
            <w:vAlign w:val="bottom"/>
            <w:hideMark/>
          </w:tcPr>
          <w:p w14:paraId="28746C13" w14:textId="635D4048" w:rsidR="0011277F" w:rsidRPr="006045DC" w:rsidDel="00081BE7" w:rsidRDefault="0011277F" w:rsidP="00081BE7">
            <w:pPr>
              <w:pStyle w:val="BodyText"/>
              <w:keepNext/>
              <w:ind w:firstLine="0"/>
              <w:rPr>
                <w:del w:id="1469" w:author="Andy Kleinhesselink" w:date="2019-11-06T14:55:00Z"/>
                <w:rFonts w:ascii="Calibri" w:hAnsi="Calibri"/>
                <w:color w:val="000000"/>
              </w:rPr>
            </w:pPr>
            <w:del w:id="1470" w:author="Andy Kleinhesselink" w:date="2019-11-06T14:55:00Z">
              <w:r w:rsidDel="00081BE7">
                <w:rPr>
                  <w:rFonts w:ascii="Calibri" w:hAnsi="Calibri"/>
                  <w:color w:val="000000"/>
                </w:rPr>
                <w:delText>0.222</w:delText>
              </w:r>
            </w:del>
          </w:p>
        </w:tc>
        <w:tc>
          <w:tcPr>
            <w:tcW w:w="1129" w:type="dxa"/>
            <w:vMerge w:val="restart"/>
            <w:tcBorders>
              <w:top w:val="single" w:sz="4" w:space="0" w:color="000000"/>
              <w:left w:val="nil"/>
              <w:right w:val="nil"/>
            </w:tcBorders>
            <w:vAlign w:val="center"/>
          </w:tcPr>
          <w:p w14:paraId="1562D951" w14:textId="168E6478" w:rsidR="0011277F" w:rsidDel="00081BE7" w:rsidRDefault="0011277F" w:rsidP="00081BE7">
            <w:pPr>
              <w:pStyle w:val="BodyText"/>
              <w:keepNext/>
              <w:ind w:firstLine="0"/>
              <w:rPr>
                <w:del w:id="1471" w:author="Andy Kleinhesselink" w:date="2019-11-06T14:55:00Z"/>
                <w:rFonts w:ascii="Calibri" w:hAnsi="Calibri"/>
                <w:color w:val="000000"/>
              </w:rPr>
            </w:pPr>
            <w:del w:id="1472" w:author="Andy Kleinhesselink" w:date="2019-11-06T14:55:00Z">
              <w:r w:rsidDel="00081BE7">
                <w:rPr>
                  <w:rFonts w:ascii="Calibri" w:hAnsi="Calibri"/>
                  <w:color w:val="000000"/>
                </w:rPr>
                <w:delText>0.0467</w:delText>
              </w:r>
            </w:del>
          </w:p>
        </w:tc>
      </w:tr>
      <w:tr w:rsidR="0011277F" w:rsidRPr="0025446F" w:rsidDel="00081BE7" w14:paraId="286AF809" w14:textId="181DED54" w:rsidTr="003E7EC4">
        <w:trPr>
          <w:trHeight w:val="320"/>
          <w:del w:id="1473" w:author="Andy Kleinhesselink" w:date="2019-11-06T14:55:00Z"/>
        </w:trPr>
        <w:tc>
          <w:tcPr>
            <w:tcW w:w="1239" w:type="dxa"/>
            <w:tcBorders>
              <w:left w:val="nil"/>
              <w:right w:val="nil"/>
            </w:tcBorders>
          </w:tcPr>
          <w:p w14:paraId="4DDBF953" w14:textId="757373D6" w:rsidR="0011277F" w:rsidRPr="0025446F" w:rsidDel="00081BE7" w:rsidRDefault="0011277F" w:rsidP="00081BE7">
            <w:pPr>
              <w:pStyle w:val="BodyText"/>
              <w:keepNext/>
              <w:ind w:firstLine="0"/>
              <w:rPr>
                <w:del w:id="1474"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0AF8BB53" w14:textId="692FD3D9" w:rsidR="0011277F" w:rsidRPr="0025446F" w:rsidDel="00081BE7" w:rsidRDefault="0011277F" w:rsidP="00081BE7">
            <w:pPr>
              <w:pStyle w:val="BodyText"/>
              <w:keepNext/>
              <w:ind w:firstLine="0"/>
              <w:rPr>
                <w:del w:id="1475"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3370E49" w14:textId="0B6D4C31" w:rsidR="0011277F" w:rsidRPr="0025446F" w:rsidDel="00081BE7" w:rsidRDefault="0011277F" w:rsidP="00081BE7">
            <w:pPr>
              <w:pStyle w:val="BodyText"/>
              <w:keepNext/>
              <w:ind w:firstLine="0"/>
              <w:rPr>
                <w:del w:id="1476" w:author="Andy Kleinhesselink" w:date="2019-11-06T14:55:00Z"/>
                <w:rFonts w:ascii="Calibri" w:eastAsia="Times New Roman" w:hAnsi="Calibri" w:cs="Times New Roman"/>
                <w:color w:val="000000"/>
                <w:szCs w:val="24"/>
              </w:rPr>
            </w:pPr>
            <w:del w:id="1477"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722BC3A9" w14:textId="4886A51F" w:rsidR="0011277F" w:rsidRPr="0025446F" w:rsidDel="00081BE7" w:rsidRDefault="0011277F" w:rsidP="00081BE7">
            <w:pPr>
              <w:pStyle w:val="BodyText"/>
              <w:keepNext/>
              <w:ind w:firstLine="0"/>
              <w:rPr>
                <w:del w:id="1478" w:author="Andy Kleinhesselink" w:date="2019-11-06T14:55:00Z"/>
                <w:rFonts w:ascii="Calibri" w:eastAsia="Times New Roman" w:hAnsi="Calibri" w:cs="Times New Roman"/>
                <w:color w:val="000000"/>
                <w:szCs w:val="24"/>
              </w:rPr>
            </w:pPr>
            <w:del w:id="1479" w:author="Andy Kleinhesselink" w:date="2019-11-06T14:55:00Z">
              <w:r w:rsidDel="00081BE7">
                <w:rPr>
                  <w:rFonts w:ascii="Calibri" w:hAnsi="Calibri"/>
                  <w:color w:val="000000"/>
                </w:rPr>
                <w:delText>0.128</w:delText>
              </w:r>
            </w:del>
          </w:p>
        </w:tc>
        <w:tc>
          <w:tcPr>
            <w:tcW w:w="1800" w:type="dxa"/>
            <w:tcBorders>
              <w:top w:val="nil"/>
              <w:left w:val="nil"/>
              <w:bottom w:val="nil"/>
              <w:right w:val="nil"/>
            </w:tcBorders>
            <w:shd w:val="clear" w:color="auto" w:fill="auto"/>
            <w:noWrap/>
            <w:vAlign w:val="bottom"/>
            <w:hideMark/>
          </w:tcPr>
          <w:p w14:paraId="13FE0CA2" w14:textId="7CFF706D" w:rsidR="0011277F" w:rsidRPr="0025446F" w:rsidDel="00081BE7" w:rsidRDefault="0011277F" w:rsidP="00081BE7">
            <w:pPr>
              <w:pStyle w:val="BodyText"/>
              <w:keepNext/>
              <w:ind w:firstLine="0"/>
              <w:rPr>
                <w:del w:id="1480" w:author="Andy Kleinhesselink" w:date="2019-11-06T14:55:00Z"/>
                <w:rFonts w:ascii="Calibri" w:eastAsia="Times New Roman" w:hAnsi="Calibri" w:cs="Times New Roman"/>
                <w:color w:val="000000"/>
                <w:szCs w:val="24"/>
              </w:rPr>
            </w:pPr>
            <w:del w:id="1481" w:author="Andy Kleinhesselink" w:date="2019-11-06T14:55:00Z">
              <w:r w:rsidDel="00081BE7">
                <w:rPr>
                  <w:rFonts w:ascii="Calibri" w:hAnsi="Calibri"/>
                  <w:color w:val="000000"/>
                </w:rPr>
                <w:delText>0.150</w:delText>
              </w:r>
            </w:del>
          </w:p>
        </w:tc>
        <w:tc>
          <w:tcPr>
            <w:tcW w:w="1129" w:type="dxa"/>
            <w:vMerge/>
            <w:tcBorders>
              <w:left w:val="nil"/>
              <w:right w:val="nil"/>
            </w:tcBorders>
            <w:vAlign w:val="center"/>
          </w:tcPr>
          <w:p w14:paraId="14374BFD" w14:textId="6E88FB4F" w:rsidR="0011277F" w:rsidDel="00081BE7" w:rsidRDefault="0011277F" w:rsidP="00081BE7">
            <w:pPr>
              <w:pStyle w:val="BodyText"/>
              <w:keepNext/>
              <w:ind w:firstLine="0"/>
              <w:rPr>
                <w:del w:id="1482" w:author="Andy Kleinhesselink" w:date="2019-11-06T14:55:00Z"/>
                <w:rFonts w:ascii="Calibri" w:hAnsi="Calibri"/>
                <w:color w:val="000000"/>
              </w:rPr>
            </w:pPr>
          </w:p>
        </w:tc>
      </w:tr>
      <w:tr w:rsidR="0011277F" w:rsidRPr="0025446F" w:rsidDel="00081BE7" w14:paraId="62CF0F26" w14:textId="4CC7BE0B" w:rsidTr="003E7EC4">
        <w:trPr>
          <w:trHeight w:val="320"/>
          <w:del w:id="1483" w:author="Andy Kleinhesselink" w:date="2019-11-06T14:55:00Z"/>
        </w:trPr>
        <w:tc>
          <w:tcPr>
            <w:tcW w:w="1239" w:type="dxa"/>
            <w:tcBorders>
              <w:left w:val="nil"/>
              <w:right w:val="nil"/>
            </w:tcBorders>
          </w:tcPr>
          <w:p w14:paraId="2ABA43EB" w14:textId="4F266B15" w:rsidR="0011277F" w:rsidRPr="0025446F" w:rsidDel="00081BE7" w:rsidRDefault="0011277F" w:rsidP="00081BE7">
            <w:pPr>
              <w:pStyle w:val="BodyText"/>
              <w:keepNext/>
              <w:ind w:firstLine="0"/>
              <w:rPr>
                <w:del w:id="1484"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46CC4F42" w14:textId="0FE6EDFB" w:rsidR="0011277F" w:rsidRPr="0025446F" w:rsidDel="00081BE7" w:rsidRDefault="0011277F" w:rsidP="00081BE7">
            <w:pPr>
              <w:pStyle w:val="BodyText"/>
              <w:keepNext/>
              <w:ind w:firstLine="0"/>
              <w:rPr>
                <w:del w:id="1485"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097C5B" w14:textId="42CF7076" w:rsidR="0011277F" w:rsidRPr="0025446F" w:rsidDel="00081BE7" w:rsidRDefault="0011277F" w:rsidP="00081BE7">
            <w:pPr>
              <w:pStyle w:val="BodyText"/>
              <w:keepNext/>
              <w:ind w:firstLine="0"/>
              <w:rPr>
                <w:del w:id="1486" w:author="Andy Kleinhesselink" w:date="2019-11-06T14:55:00Z"/>
                <w:rFonts w:ascii="Calibri" w:eastAsia="Times New Roman" w:hAnsi="Calibri" w:cs="Times New Roman"/>
                <w:color w:val="000000"/>
                <w:szCs w:val="24"/>
              </w:rPr>
            </w:pPr>
            <w:del w:id="1487"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31F47FAF" w14:textId="26605C0D" w:rsidR="0011277F" w:rsidRPr="0025446F" w:rsidDel="00081BE7" w:rsidRDefault="0011277F" w:rsidP="00081BE7">
            <w:pPr>
              <w:pStyle w:val="BodyText"/>
              <w:keepNext/>
              <w:ind w:firstLine="0"/>
              <w:rPr>
                <w:del w:id="1488" w:author="Andy Kleinhesselink" w:date="2019-11-06T14:55:00Z"/>
                <w:rFonts w:ascii="Calibri" w:eastAsia="Times New Roman" w:hAnsi="Calibri" w:cs="Times New Roman"/>
                <w:color w:val="000000"/>
                <w:szCs w:val="24"/>
              </w:rPr>
            </w:pPr>
            <w:del w:id="1489" w:author="Andy Kleinhesselink" w:date="2019-11-06T14:55:00Z">
              <w:r w:rsidDel="00081BE7">
                <w:rPr>
                  <w:rFonts w:ascii="Calibri" w:hAnsi="Calibri"/>
                  <w:color w:val="000000"/>
                </w:rPr>
                <w:delText>0.181</w:delText>
              </w:r>
            </w:del>
          </w:p>
        </w:tc>
        <w:tc>
          <w:tcPr>
            <w:tcW w:w="1800" w:type="dxa"/>
            <w:tcBorders>
              <w:top w:val="nil"/>
              <w:left w:val="nil"/>
              <w:bottom w:val="single" w:sz="4" w:space="0" w:color="000000"/>
              <w:right w:val="nil"/>
            </w:tcBorders>
            <w:shd w:val="clear" w:color="auto" w:fill="auto"/>
            <w:noWrap/>
            <w:vAlign w:val="bottom"/>
            <w:hideMark/>
          </w:tcPr>
          <w:p w14:paraId="0BD32123" w14:textId="083FA1F1" w:rsidR="0011277F" w:rsidRPr="0025446F" w:rsidDel="00081BE7" w:rsidRDefault="0011277F" w:rsidP="00081BE7">
            <w:pPr>
              <w:pStyle w:val="BodyText"/>
              <w:keepNext/>
              <w:ind w:firstLine="0"/>
              <w:rPr>
                <w:del w:id="1490" w:author="Andy Kleinhesselink" w:date="2019-11-06T14:55:00Z"/>
                <w:rFonts w:ascii="Calibri" w:eastAsia="Times New Roman" w:hAnsi="Calibri" w:cs="Times New Roman"/>
                <w:color w:val="000000"/>
                <w:szCs w:val="24"/>
              </w:rPr>
            </w:pPr>
            <w:del w:id="1491" w:author="Andy Kleinhesselink" w:date="2019-11-06T14:55:00Z">
              <w:r w:rsidDel="00081BE7">
                <w:rPr>
                  <w:rFonts w:ascii="Calibri" w:hAnsi="Calibri"/>
                  <w:color w:val="000000"/>
                </w:rPr>
                <w:delText>0.104</w:delText>
              </w:r>
            </w:del>
          </w:p>
        </w:tc>
        <w:tc>
          <w:tcPr>
            <w:tcW w:w="1129" w:type="dxa"/>
            <w:vMerge/>
            <w:tcBorders>
              <w:left w:val="nil"/>
              <w:bottom w:val="single" w:sz="4" w:space="0" w:color="000000"/>
              <w:right w:val="nil"/>
            </w:tcBorders>
            <w:vAlign w:val="center"/>
          </w:tcPr>
          <w:p w14:paraId="3DAAF6E9" w14:textId="0C344856" w:rsidR="0011277F" w:rsidDel="00081BE7" w:rsidRDefault="0011277F" w:rsidP="00081BE7">
            <w:pPr>
              <w:pStyle w:val="BodyText"/>
              <w:keepNext/>
              <w:ind w:firstLine="0"/>
              <w:rPr>
                <w:del w:id="1492" w:author="Andy Kleinhesselink" w:date="2019-11-06T14:55:00Z"/>
                <w:rFonts w:ascii="Calibri" w:hAnsi="Calibri"/>
                <w:color w:val="000000"/>
              </w:rPr>
            </w:pPr>
          </w:p>
        </w:tc>
      </w:tr>
      <w:tr w:rsidR="0011277F" w:rsidRPr="0025446F" w:rsidDel="00081BE7" w14:paraId="567F3B9A" w14:textId="01A6FE54" w:rsidTr="003E7EC4">
        <w:trPr>
          <w:trHeight w:val="320"/>
          <w:del w:id="1493" w:author="Andy Kleinhesselink" w:date="2019-11-06T14:55:00Z"/>
        </w:trPr>
        <w:tc>
          <w:tcPr>
            <w:tcW w:w="1239" w:type="dxa"/>
            <w:tcBorders>
              <w:left w:val="nil"/>
              <w:right w:val="nil"/>
            </w:tcBorders>
          </w:tcPr>
          <w:p w14:paraId="3C852216" w14:textId="25D28BAE" w:rsidR="0011277F" w:rsidRPr="0025446F" w:rsidDel="00081BE7" w:rsidRDefault="0011277F" w:rsidP="00081BE7">
            <w:pPr>
              <w:pStyle w:val="BodyText"/>
              <w:keepNext/>
              <w:ind w:firstLine="0"/>
              <w:rPr>
                <w:del w:id="1494"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A797471" w14:textId="170CE35F" w:rsidR="0011277F" w:rsidRPr="0025446F" w:rsidDel="00081BE7" w:rsidRDefault="0011277F" w:rsidP="00081BE7">
            <w:pPr>
              <w:pStyle w:val="BodyText"/>
              <w:keepNext/>
              <w:ind w:firstLine="0"/>
              <w:rPr>
                <w:del w:id="1495" w:author="Andy Kleinhesselink" w:date="2019-11-06T14:55:00Z"/>
                <w:rFonts w:ascii="Calibri" w:eastAsia="Times New Roman" w:hAnsi="Calibri" w:cs="Times New Roman"/>
                <w:color w:val="000000"/>
                <w:szCs w:val="24"/>
              </w:rPr>
            </w:pPr>
            <w:del w:id="1496" w:author="Andy Kleinhesselink" w:date="2019-11-06T14:55:00Z">
              <w:r w:rsidDel="00081BE7">
                <w:rPr>
                  <w:rFonts w:ascii="Calibri" w:eastAsia="Times New Roman" w:hAnsi="Calibri" w:cs="Times New Roman"/>
                  <w:color w:val="000000"/>
                  <w:szCs w:val="24"/>
                </w:rPr>
                <w:delText>4</w:delText>
              </w:r>
            </w:del>
          </w:p>
        </w:tc>
        <w:tc>
          <w:tcPr>
            <w:tcW w:w="1062" w:type="dxa"/>
            <w:tcBorders>
              <w:top w:val="single" w:sz="4" w:space="0" w:color="000000"/>
              <w:left w:val="nil"/>
              <w:bottom w:val="nil"/>
              <w:right w:val="nil"/>
            </w:tcBorders>
            <w:shd w:val="clear" w:color="auto" w:fill="auto"/>
            <w:noWrap/>
            <w:vAlign w:val="bottom"/>
            <w:hideMark/>
          </w:tcPr>
          <w:p w14:paraId="0074F3B6" w14:textId="6FCE4B30" w:rsidR="0011277F" w:rsidRPr="0025446F" w:rsidDel="00081BE7" w:rsidRDefault="0011277F" w:rsidP="00081BE7">
            <w:pPr>
              <w:pStyle w:val="BodyText"/>
              <w:keepNext/>
              <w:ind w:firstLine="0"/>
              <w:rPr>
                <w:del w:id="1497" w:author="Andy Kleinhesselink" w:date="2019-11-06T14:55:00Z"/>
                <w:rFonts w:ascii="Calibri" w:eastAsia="Times New Roman" w:hAnsi="Calibri" w:cs="Times New Roman"/>
                <w:color w:val="000000"/>
                <w:szCs w:val="24"/>
              </w:rPr>
            </w:pPr>
            <w:del w:id="1498"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21B64CBC" w14:textId="7AA08630" w:rsidR="0011277F" w:rsidRPr="0025446F" w:rsidDel="00081BE7" w:rsidRDefault="0011277F" w:rsidP="00081BE7">
            <w:pPr>
              <w:pStyle w:val="BodyText"/>
              <w:keepNext/>
              <w:ind w:firstLine="0"/>
              <w:rPr>
                <w:del w:id="1499" w:author="Andy Kleinhesselink" w:date="2019-11-06T14:55:00Z"/>
                <w:rFonts w:ascii="Calibri" w:eastAsia="Times New Roman" w:hAnsi="Calibri" w:cs="Times New Roman"/>
                <w:color w:val="000000"/>
                <w:szCs w:val="24"/>
              </w:rPr>
            </w:pPr>
            <w:del w:id="1500" w:author="Andy Kleinhesselink" w:date="2019-11-06T14:55:00Z">
              <w:r w:rsidDel="00081BE7">
                <w:rPr>
                  <w:rFonts w:ascii="Calibri" w:hAnsi="Calibri"/>
                  <w:color w:val="000000"/>
                </w:rPr>
                <w:delText>0.105</w:delText>
              </w:r>
            </w:del>
          </w:p>
        </w:tc>
        <w:tc>
          <w:tcPr>
            <w:tcW w:w="1800" w:type="dxa"/>
            <w:tcBorders>
              <w:top w:val="single" w:sz="4" w:space="0" w:color="000000"/>
              <w:left w:val="nil"/>
              <w:bottom w:val="nil"/>
              <w:right w:val="nil"/>
            </w:tcBorders>
            <w:shd w:val="clear" w:color="auto" w:fill="auto"/>
            <w:noWrap/>
            <w:vAlign w:val="bottom"/>
            <w:hideMark/>
          </w:tcPr>
          <w:p w14:paraId="69AA83F0" w14:textId="36118464" w:rsidR="0011277F" w:rsidRPr="0025446F" w:rsidDel="00081BE7" w:rsidRDefault="0011277F" w:rsidP="00081BE7">
            <w:pPr>
              <w:pStyle w:val="BodyText"/>
              <w:keepNext/>
              <w:ind w:firstLine="0"/>
              <w:rPr>
                <w:del w:id="1501" w:author="Andy Kleinhesselink" w:date="2019-11-06T14:55:00Z"/>
                <w:rFonts w:ascii="Calibri" w:eastAsia="Times New Roman" w:hAnsi="Calibri" w:cs="Times New Roman"/>
                <w:color w:val="000000"/>
                <w:szCs w:val="24"/>
              </w:rPr>
            </w:pPr>
            <w:del w:id="1502" w:author="Andy Kleinhesselink" w:date="2019-11-06T14:55:00Z">
              <w:r w:rsidDel="00081BE7">
                <w:rPr>
                  <w:rFonts w:ascii="Calibri" w:eastAsia="Times New Roman" w:hAnsi="Calibri" w:cs="Times New Roman"/>
                  <w:color w:val="000000"/>
                  <w:szCs w:val="24"/>
                </w:rPr>
                <w:delText>0.184</w:delText>
              </w:r>
            </w:del>
          </w:p>
        </w:tc>
        <w:tc>
          <w:tcPr>
            <w:tcW w:w="1129" w:type="dxa"/>
            <w:vMerge w:val="restart"/>
            <w:tcBorders>
              <w:top w:val="single" w:sz="4" w:space="0" w:color="000000"/>
              <w:left w:val="nil"/>
              <w:bottom w:val="single" w:sz="4" w:space="0" w:color="000000"/>
              <w:right w:val="nil"/>
            </w:tcBorders>
            <w:vAlign w:val="center"/>
          </w:tcPr>
          <w:p w14:paraId="4D948A02" w14:textId="744B23BD" w:rsidR="0011277F" w:rsidDel="00081BE7" w:rsidRDefault="0011277F" w:rsidP="00081BE7">
            <w:pPr>
              <w:pStyle w:val="BodyText"/>
              <w:keepNext/>
              <w:ind w:firstLine="0"/>
              <w:rPr>
                <w:del w:id="1503" w:author="Andy Kleinhesselink" w:date="2019-11-06T14:55:00Z"/>
                <w:rFonts w:ascii="Calibri" w:eastAsia="Times New Roman" w:hAnsi="Calibri" w:cs="Times New Roman"/>
                <w:color w:val="000000"/>
                <w:szCs w:val="24"/>
              </w:rPr>
            </w:pPr>
            <w:del w:id="1504" w:author="Andy Kleinhesselink" w:date="2019-11-06T14:55:00Z">
              <w:r w:rsidDel="00081BE7">
                <w:rPr>
                  <w:rFonts w:ascii="Calibri" w:eastAsia="Times New Roman" w:hAnsi="Calibri" w:cs="Times New Roman"/>
                  <w:color w:val="000000"/>
                  <w:szCs w:val="24"/>
                </w:rPr>
                <w:delText>0.0208</w:delText>
              </w:r>
            </w:del>
          </w:p>
        </w:tc>
      </w:tr>
      <w:tr w:rsidR="0011277F" w:rsidRPr="0025446F" w:rsidDel="00081BE7" w14:paraId="01B0E47A" w14:textId="2893DD78" w:rsidTr="003E7EC4">
        <w:trPr>
          <w:trHeight w:val="320"/>
          <w:del w:id="1505" w:author="Andy Kleinhesselink" w:date="2019-11-06T14:55:00Z"/>
        </w:trPr>
        <w:tc>
          <w:tcPr>
            <w:tcW w:w="1239" w:type="dxa"/>
            <w:tcBorders>
              <w:left w:val="nil"/>
              <w:right w:val="nil"/>
            </w:tcBorders>
          </w:tcPr>
          <w:p w14:paraId="6A1E6AB8" w14:textId="7E7788F2" w:rsidR="0011277F" w:rsidRPr="0025446F" w:rsidDel="00081BE7" w:rsidRDefault="0011277F" w:rsidP="00081BE7">
            <w:pPr>
              <w:pStyle w:val="BodyText"/>
              <w:keepNext/>
              <w:ind w:firstLine="0"/>
              <w:rPr>
                <w:del w:id="1506" w:author="Andy Kleinhesselink" w:date="2019-11-06T14:55:00Z"/>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2BF104A3" w14:textId="4ACDA11A" w:rsidR="0011277F" w:rsidRPr="0025446F" w:rsidDel="00081BE7" w:rsidRDefault="0011277F" w:rsidP="00081BE7">
            <w:pPr>
              <w:pStyle w:val="BodyText"/>
              <w:keepNext/>
              <w:ind w:firstLine="0"/>
              <w:rPr>
                <w:del w:id="1507"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84BBB5A" w14:textId="1910B496" w:rsidR="0011277F" w:rsidRPr="0025446F" w:rsidDel="00081BE7" w:rsidRDefault="0011277F" w:rsidP="00081BE7">
            <w:pPr>
              <w:pStyle w:val="BodyText"/>
              <w:keepNext/>
              <w:ind w:firstLine="0"/>
              <w:rPr>
                <w:del w:id="1508" w:author="Andy Kleinhesselink" w:date="2019-11-06T14:55:00Z"/>
                <w:rFonts w:ascii="Calibri" w:eastAsia="Times New Roman" w:hAnsi="Calibri" w:cs="Times New Roman"/>
                <w:color w:val="000000"/>
                <w:szCs w:val="24"/>
              </w:rPr>
            </w:pPr>
            <w:del w:id="1509"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6C5F593D" w14:textId="02CA792D" w:rsidR="0011277F" w:rsidRPr="0025446F" w:rsidDel="00081BE7" w:rsidRDefault="0011277F" w:rsidP="00081BE7">
            <w:pPr>
              <w:pStyle w:val="BodyText"/>
              <w:keepNext/>
              <w:ind w:firstLine="0"/>
              <w:rPr>
                <w:del w:id="1510" w:author="Andy Kleinhesselink" w:date="2019-11-06T14:55:00Z"/>
                <w:rFonts w:ascii="Calibri" w:eastAsia="Times New Roman" w:hAnsi="Calibri" w:cs="Times New Roman"/>
                <w:color w:val="000000"/>
                <w:szCs w:val="24"/>
              </w:rPr>
            </w:pPr>
            <w:del w:id="1511" w:author="Andy Kleinhesselink" w:date="2019-11-06T14:55:00Z">
              <w:r w:rsidDel="00081BE7">
                <w:rPr>
                  <w:rFonts w:ascii="Calibri" w:eastAsia="Times New Roman" w:hAnsi="Calibri" w:cs="Times New Roman"/>
                  <w:color w:val="000000"/>
                  <w:szCs w:val="24"/>
                </w:rPr>
                <w:delText>0.128</w:delText>
              </w:r>
            </w:del>
          </w:p>
        </w:tc>
        <w:tc>
          <w:tcPr>
            <w:tcW w:w="1800" w:type="dxa"/>
            <w:tcBorders>
              <w:top w:val="nil"/>
              <w:left w:val="nil"/>
              <w:bottom w:val="nil"/>
              <w:right w:val="nil"/>
            </w:tcBorders>
            <w:shd w:val="clear" w:color="auto" w:fill="auto"/>
            <w:noWrap/>
            <w:vAlign w:val="bottom"/>
            <w:hideMark/>
          </w:tcPr>
          <w:p w14:paraId="20EF686E" w14:textId="49F12010" w:rsidR="0011277F" w:rsidRPr="0025446F" w:rsidDel="00081BE7" w:rsidRDefault="0011277F" w:rsidP="00081BE7">
            <w:pPr>
              <w:pStyle w:val="BodyText"/>
              <w:keepNext/>
              <w:ind w:firstLine="0"/>
              <w:rPr>
                <w:del w:id="1512" w:author="Andy Kleinhesselink" w:date="2019-11-06T14:55:00Z"/>
                <w:rFonts w:ascii="Calibri" w:eastAsia="Times New Roman" w:hAnsi="Calibri" w:cs="Times New Roman"/>
                <w:color w:val="000000"/>
                <w:szCs w:val="24"/>
              </w:rPr>
            </w:pPr>
            <w:del w:id="1513" w:author="Andy Kleinhesselink" w:date="2019-11-06T14:55:00Z">
              <w:r w:rsidDel="00081BE7">
                <w:rPr>
                  <w:rFonts w:ascii="Calibri" w:eastAsia="Times New Roman" w:hAnsi="Calibri" w:cs="Times New Roman"/>
                  <w:color w:val="000000"/>
                  <w:szCs w:val="24"/>
                </w:rPr>
                <w:delText>0.150</w:delText>
              </w:r>
            </w:del>
          </w:p>
        </w:tc>
        <w:tc>
          <w:tcPr>
            <w:tcW w:w="1129" w:type="dxa"/>
            <w:vMerge/>
            <w:tcBorders>
              <w:left w:val="nil"/>
              <w:bottom w:val="single" w:sz="4" w:space="0" w:color="000000"/>
              <w:right w:val="nil"/>
            </w:tcBorders>
            <w:vAlign w:val="center"/>
          </w:tcPr>
          <w:p w14:paraId="1B8613C3" w14:textId="4267F0F6" w:rsidR="0011277F" w:rsidDel="00081BE7" w:rsidRDefault="0011277F" w:rsidP="00081BE7">
            <w:pPr>
              <w:pStyle w:val="BodyText"/>
              <w:keepNext/>
              <w:ind w:firstLine="0"/>
              <w:rPr>
                <w:del w:id="1514" w:author="Andy Kleinhesselink" w:date="2019-11-06T14:55:00Z"/>
                <w:rFonts w:ascii="Calibri" w:eastAsia="Times New Roman" w:hAnsi="Calibri" w:cs="Times New Roman"/>
                <w:color w:val="000000"/>
                <w:szCs w:val="24"/>
              </w:rPr>
            </w:pPr>
          </w:p>
        </w:tc>
      </w:tr>
      <w:tr w:rsidR="0011277F" w:rsidRPr="0025446F" w:rsidDel="00081BE7" w14:paraId="4EB04F3E" w14:textId="1E52BC16" w:rsidTr="003E7EC4">
        <w:trPr>
          <w:trHeight w:val="320"/>
          <w:del w:id="1515" w:author="Andy Kleinhesselink" w:date="2019-11-06T14:55:00Z"/>
        </w:trPr>
        <w:tc>
          <w:tcPr>
            <w:tcW w:w="1239" w:type="dxa"/>
            <w:tcBorders>
              <w:left w:val="nil"/>
              <w:right w:val="nil"/>
            </w:tcBorders>
          </w:tcPr>
          <w:p w14:paraId="7A39DE7B" w14:textId="4BA3FEBD" w:rsidR="0011277F" w:rsidRPr="0025446F" w:rsidDel="00081BE7" w:rsidRDefault="0011277F" w:rsidP="00081BE7">
            <w:pPr>
              <w:pStyle w:val="BodyText"/>
              <w:keepNext/>
              <w:ind w:firstLine="0"/>
              <w:rPr>
                <w:del w:id="1516"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1918FD70" w14:textId="6D7070B3" w:rsidR="0011277F" w:rsidRPr="0025446F" w:rsidDel="00081BE7" w:rsidRDefault="0011277F" w:rsidP="00081BE7">
            <w:pPr>
              <w:pStyle w:val="BodyText"/>
              <w:keepNext/>
              <w:ind w:firstLine="0"/>
              <w:rPr>
                <w:del w:id="1517"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BF79B1" w14:textId="5E8D0625" w:rsidR="0011277F" w:rsidRPr="0025446F" w:rsidDel="00081BE7" w:rsidRDefault="0011277F" w:rsidP="00081BE7">
            <w:pPr>
              <w:pStyle w:val="BodyText"/>
              <w:keepNext/>
              <w:ind w:firstLine="0"/>
              <w:rPr>
                <w:del w:id="1518" w:author="Andy Kleinhesselink" w:date="2019-11-06T14:55:00Z"/>
                <w:rFonts w:ascii="Calibri" w:eastAsia="Times New Roman" w:hAnsi="Calibri" w:cs="Times New Roman"/>
                <w:color w:val="000000"/>
                <w:szCs w:val="24"/>
              </w:rPr>
            </w:pPr>
            <w:del w:id="1519" w:author="Andy Kleinhesselink" w:date="2019-11-06T14:55:00Z">
              <w:r w:rsidDel="00081BE7">
                <w:rPr>
                  <w:rFonts w:ascii="Calibri" w:hAnsi="Calibri"/>
                  <w:color w:val="000000"/>
                </w:rPr>
                <w:delText>Late</w:delText>
              </w:r>
            </w:del>
          </w:p>
        </w:tc>
        <w:tc>
          <w:tcPr>
            <w:tcW w:w="1595" w:type="dxa"/>
            <w:tcBorders>
              <w:top w:val="nil"/>
              <w:left w:val="nil"/>
              <w:bottom w:val="single" w:sz="4" w:space="0" w:color="000000"/>
              <w:right w:val="nil"/>
            </w:tcBorders>
            <w:shd w:val="clear" w:color="auto" w:fill="auto"/>
            <w:noWrap/>
            <w:vAlign w:val="bottom"/>
            <w:hideMark/>
          </w:tcPr>
          <w:p w14:paraId="42AC6A7F" w14:textId="04ABEC21" w:rsidR="0011277F" w:rsidRPr="0025446F" w:rsidDel="00081BE7" w:rsidRDefault="0011277F" w:rsidP="00081BE7">
            <w:pPr>
              <w:pStyle w:val="BodyText"/>
              <w:keepNext/>
              <w:ind w:firstLine="0"/>
              <w:rPr>
                <w:del w:id="1520" w:author="Andy Kleinhesselink" w:date="2019-11-06T14:55:00Z"/>
                <w:rFonts w:ascii="Calibri" w:eastAsia="Times New Roman" w:hAnsi="Calibri" w:cs="Times New Roman"/>
                <w:color w:val="000000"/>
                <w:szCs w:val="24"/>
              </w:rPr>
            </w:pPr>
            <w:del w:id="1521" w:author="Andy Kleinhesselink" w:date="2019-11-06T14:55:00Z">
              <w:r w:rsidDel="00081BE7">
                <w:rPr>
                  <w:rFonts w:ascii="Calibri" w:eastAsia="Times New Roman" w:hAnsi="Calibri" w:cs="Times New Roman"/>
                  <w:color w:val="000000"/>
                  <w:szCs w:val="24"/>
                </w:rPr>
                <w:delText>0.147</w:delText>
              </w:r>
            </w:del>
          </w:p>
        </w:tc>
        <w:tc>
          <w:tcPr>
            <w:tcW w:w="1800" w:type="dxa"/>
            <w:tcBorders>
              <w:top w:val="nil"/>
              <w:left w:val="nil"/>
              <w:bottom w:val="single" w:sz="4" w:space="0" w:color="000000"/>
              <w:right w:val="nil"/>
            </w:tcBorders>
            <w:shd w:val="clear" w:color="auto" w:fill="auto"/>
            <w:noWrap/>
            <w:vAlign w:val="bottom"/>
            <w:hideMark/>
          </w:tcPr>
          <w:p w14:paraId="6B7E52E4" w14:textId="38A5E1C7" w:rsidR="0011277F" w:rsidRPr="0025446F" w:rsidDel="00081BE7" w:rsidRDefault="0011277F" w:rsidP="00081BE7">
            <w:pPr>
              <w:pStyle w:val="BodyText"/>
              <w:keepNext/>
              <w:ind w:firstLine="0"/>
              <w:rPr>
                <w:del w:id="1522" w:author="Andy Kleinhesselink" w:date="2019-11-06T14:55:00Z"/>
                <w:rFonts w:ascii="Calibri" w:eastAsia="Times New Roman" w:hAnsi="Calibri" w:cs="Times New Roman"/>
                <w:color w:val="000000"/>
                <w:szCs w:val="24"/>
              </w:rPr>
            </w:pPr>
            <w:del w:id="1523" w:author="Andy Kleinhesselink" w:date="2019-11-06T14:55:00Z">
              <w:r w:rsidDel="00081BE7">
                <w:rPr>
                  <w:rFonts w:ascii="Calibri" w:eastAsia="Times New Roman" w:hAnsi="Calibri" w:cs="Times New Roman"/>
                  <w:color w:val="000000"/>
                  <w:szCs w:val="24"/>
                </w:rPr>
                <w:delText>0.130</w:delText>
              </w:r>
            </w:del>
          </w:p>
        </w:tc>
        <w:tc>
          <w:tcPr>
            <w:tcW w:w="1129" w:type="dxa"/>
            <w:vMerge/>
            <w:tcBorders>
              <w:left w:val="nil"/>
              <w:bottom w:val="single" w:sz="4" w:space="0" w:color="000000"/>
              <w:right w:val="nil"/>
            </w:tcBorders>
            <w:vAlign w:val="center"/>
          </w:tcPr>
          <w:p w14:paraId="683EDCFA" w14:textId="4ED36190" w:rsidR="0011277F" w:rsidDel="00081BE7" w:rsidRDefault="0011277F" w:rsidP="00081BE7">
            <w:pPr>
              <w:pStyle w:val="BodyText"/>
              <w:keepNext/>
              <w:ind w:firstLine="0"/>
              <w:rPr>
                <w:del w:id="1524" w:author="Andy Kleinhesselink" w:date="2019-11-06T14:55:00Z"/>
                <w:rFonts w:ascii="Calibri" w:eastAsia="Times New Roman" w:hAnsi="Calibri" w:cs="Times New Roman"/>
                <w:color w:val="000000"/>
                <w:szCs w:val="24"/>
              </w:rPr>
            </w:pPr>
          </w:p>
        </w:tc>
      </w:tr>
      <w:tr w:rsidR="0011277F" w:rsidRPr="0025446F" w:rsidDel="00081BE7" w14:paraId="4DD292F1" w14:textId="1308C49B" w:rsidTr="003E7EC4">
        <w:trPr>
          <w:trHeight w:val="320"/>
          <w:del w:id="1525" w:author="Andy Kleinhesselink" w:date="2019-11-06T14:55:00Z"/>
        </w:trPr>
        <w:tc>
          <w:tcPr>
            <w:tcW w:w="1239" w:type="dxa"/>
            <w:tcBorders>
              <w:left w:val="nil"/>
              <w:right w:val="nil"/>
            </w:tcBorders>
          </w:tcPr>
          <w:p w14:paraId="5CDCD0FE" w14:textId="67066B9C" w:rsidR="0011277F" w:rsidRPr="0025446F" w:rsidDel="00081BE7" w:rsidRDefault="0011277F" w:rsidP="00081BE7">
            <w:pPr>
              <w:pStyle w:val="BodyText"/>
              <w:keepNext/>
              <w:ind w:firstLine="0"/>
              <w:rPr>
                <w:del w:id="1526" w:author="Andy Kleinhesselink" w:date="2019-11-06T14:55:00Z"/>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E4A8774" w14:textId="5204D930" w:rsidR="0011277F" w:rsidRPr="0025446F" w:rsidDel="00081BE7" w:rsidRDefault="0011277F" w:rsidP="00081BE7">
            <w:pPr>
              <w:pStyle w:val="BodyText"/>
              <w:keepNext/>
              <w:ind w:firstLine="0"/>
              <w:rPr>
                <w:del w:id="1527" w:author="Andy Kleinhesselink" w:date="2019-11-06T14:55:00Z"/>
                <w:rFonts w:ascii="Calibri" w:eastAsia="Times New Roman" w:hAnsi="Calibri" w:cs="Times New Roman"/>
                <w:color w:val="000000"/>
                <w:szCs w:val="24"/>
              </w:rPr>
            </w:pPr>
            <w:del w:id="1528" w:author="Andy Kleinhesselink" w:date="2019-11-06T14:55:00Z">
              <w:r w:rsidDel="00081BE7">
                <w:rPr>
                  <w:rFonts w:ascii="Calibri" w:eastAsia="Times New Roman" w:hAnsi="Calibri" w:cs="Times New Roman"/>
                  <w:color w:val="000000"/>
                  <w:szCs w:val="24"/>
                </w:rPr>
                <w:delText>5</w:delText>
              </w:r>
            </w:del>
          </w:p>
        </w:tc>
        <w:tc>
          <w:tcPr>
            <w:tcW w:w="1062" w:type="dxa"/>
            <w:tcBorders>
              <w:top w:val="single" w:sz="4" w:space="0" w:color="000000"/>
              <w:left w:val="nil"/>
              <w:bottom w:val="nil"/>
              <w:right w:val="nil"/>
            </w:tcBorders>
            <w:shd w:val="clear" w:color="auto" w:fill="auto"/>
            <w:noWrap/>
            <w:vAlign w:val="bottom"/>
            <w:hideMark/>
          </w:tcPr>
          <w:p w14:paraId="2C3B2530" w14:textId="4B63DCB5" w:rsidR="0011277F" w:rsidRPr="0025446F" w:rsidDel="00081BE7" w:rsidRDefault="0011277F" w:rsidP="00081BE7">
            <w:pPr>
              <w:pStyle w:val="BodyText"/>
              <w:keepNext/>
              <w:ind w:firstLine="0"/>
              <w:rPr>
                <w:del w:id="1529" w:author="Andy Kleinhesselink" w:date="2019-11-06T14:55:00Z"/>
                <w:rFonts w:ascii="Calibri" w:eastAsia="Times New Roman" w:hAnsi="Calibri" w:cs="Times New Roman"/>
                <w:color w:val="000000"/>
                <w:szCs w:val="24"/>
              </w:rPr>
            </w:pPr>
            <w:del w:id="1530" w:author="Andy Kleinhesselink" w:date="2019-11-06T14:55:00Z">
              <w:r w:rsidDel="00081BE7">
                <w:rPr>
                  <w:rFonts w:ascii="Calibri" w:hAnsi="Calibri"/>
                  <w:color w:val="000000"/>
                </w:rPr>
                <w:delText>Early</w:delText>
              </w:r>
            </w:del>
          </w:p>
        </w:tc>
        <w:tc>
          <w:tcPr>
            <w:tcW w:w="1595" w:type="dxa"/>
            <w:tcBorders>
              <w:top w:val="single" w:sz="4" w:space="0" w:color="000000"/>
              <w:left w:val="nil"/>
              <w:bottom w:val="nil"/>
              <w:right w:val="nil"/>
            </w:tcBorders>
            <w:shd w:val="clear" w:color="auto" w:fill="auto"/>
            <w:noWrap/>
            <w:vAlign w:val="bottom"/>
            <w:hideMark/>
          </w:tcPr>
          <w:p w14:paraId="740E772E" w14:textId="767889A1" w:rsidR="0011277F" w:rsidRPr="0025446F" w:rsidDel="00081BE7" w:rsidRDefault="0011277F" w:rsidP="00081BE7">
            <w:pPr>
              <w:pStyle w:val="BodyText"/>
              <w:keepNext/>
              <w:ind w:firstLine="0"/>
              <w:rPr>
                <w:del w:id="1531" w:author="Andy Kleinhesselink" w:date="2019-11-06T14:55:00Z"/>
                <w:rFonts w:ascii="Calibri" w:eastAsia="Times New Roman" w:hAnsi="Calibri" w:cs="Times New Roman"/>
                <w:color w:val="000000"/>
                <w:szCs w:val="24"/>
              </w:rPr>
            </w:pPr>
            <w:del w:id="1532" w:author="Andy Kleinhesselink" w:date="2019-11-06T14:55:00Z">
              <w:r w:rsidDel="00081BE7">
                <w:rPr>
                  <w:rFonts w:ascii="Calibri" w:hAnsi="Calibri"/>
                  <w:color w:val="000000"/>
                </w:rPr>
                <w:delText>0.132</w:delText>
              </w:r>
            </w:del>
          </w:p>
        </w:tc>
        <w:tc>
          <w:tcPr>
            <w:tcW w:w="1800" w:type="dxa"/>
            <w:tcBorders>
              <w:top w:val="single" w:sz="4" w:space="0" w:color="000000"/>
              <w:left w:val="nil"/>
              <w:bottom w:val="nil"/>
              <w:right w:val="nil"/>
            </w:tcBorders>
            <w:shd w:val="clear" w:color="auto" w:fill="auto"/>
            <w:noWrap/>
            <w:vAlign w:val="bottom"/>
            <w:hideMark/>
          </w:tcPr>
          <w:p w14:paraId="69FF0A42" w14:textId="31DF180D" w:rsidR="0011277F" w:rsidRPr="0025446F" w:rsidDel="00081BE7" w:rsidRDefault="0011277F" w:rsidP="00081BE7">
            <w:pPr>
              <w:pStyle w:val="BodyText"/>
              <w:keepNext/>
              <w:ind w:firstLine="0"/>
              <w:rPr>
                <w:del w:id="1533" w:author="Andy Kleinhesselink" w:date="2019-11-06T14:55:00Z"/>
                <w:rFonts w:ascii="Calibri" w:eastAsia="Times New Roman" w:hAnsi="Calibri" w:cs="Times New Roman"/>
                <w:color w:val="000000"/>
                <w:szCs w:val="24"/>
              </w:rPr>
            </w:pPr>
            <w:del w:id="1534" w:author="Andy Kleinhesselink" w:date="2019-11-06T14:55:00Z">
              <w:r w:rsidDel="00081BE7">
                <w:rPr>
                  <w:rFonts w:ascii="Calibri" w:hAnsi="Calibri"/>
                  <w:color w:val="000000"/>
                </w:rPr>
                <w:delText>0.145</w:delText>
              </w:r>
            </w:del>
          </w:p>
        </w:tc>
        <w:tc>
          <w:tcPr>
            <w:tcW w:w="1129" w:type="dxa"/>
            <w:vMerge w:val="restart"/>
            <w:tcBorders>
              <w:top w:val="single" w:sz="4" w:space="0" w:color="000000"/>
              <w:left w:val="nil"/>
              <w:right w:val="nil"/>
            </w:tcBorders>
            <w:vAlign w:val="center"/>
          </w:tcPr>
          <w:p w14:paraId="78396B34" w14:textId="648D126D" w:rsidR="0011277F" w:rsidDel="00081BE7" w:rsidRDefault="0011277F" w:rsidP="00081BE7">
            <w:pPr>
              <w:pStyle w:val="BodyText"/>
              <w:keepNext/>
              <w:ind w:firstLine="0"/>
              <w:rPr>
                <w:del w:id="1535" w:author="Andy Kleinhesselink" w:date="2019-11-06T14:55:00Z"/>
                <w:rFonts w:ascii="Calibri" w:hAnsi="Calibri"/>
                <w:color w:val="000000"/>
              </w:rPr>
            </w:pPr>
            <w:del w:id="1536" w:author="Andy Kleinhesselink" w:date="2019-11-06T14:55:00Z">
              <w:r w:rsidDel="00081BE7">
                <w:rPr>
                  <w:rFonts w:ascii="Calibri" w:hAnsi="Calibri"/>
                  <w:color w:val="000000"/>
                </w:rPr>
                <w:delText>0.0405</w:delText>
              </w:r>
            </w:del>
          </w:p>
        </w:tc>
      </w:tr>
      <w:tr w:rsidR="0011277F" w:rsidRPr="0025446F" w:rsidDel="00081BE7" w14:paraId="7EF35BFB" w14:textId="36563FDB" w:rsidTr="003E7EC4">
        <w:trPr>
          <w:trHeight w:val="320"/>
          <w:del w:id="1537" w:author="Andy Kleinhesselink" w:date="2019-11-06T14:55:00Z"/>
        </w:trPr>
        <w:tc>
          <w:tcPr>
            <w:tcW w:w="1239" w:type="dxa"/>
            <w:tcBorders>
              <w:left w:val="nil"/>
              <w:right w:val="nil"/>
            </w:tcBorders>
          </w:tcPr>
          <w:p w14:paraId="225BF481" w14:textId="72217784" w:rsidR="0011277F" w:rsidRPr="0025446F" w:rsidDel="00081BE7" w:rsidRDefault="0011277F" w:rsidP="00081BE7">
            <w:pPr>
              <w:pStyle w:val="BodyText"/>
              <w:keepNext/>
              <w:ind w:firstLine="0"/>
              <w:rPr>
                <w:del w:id="1538" w:author="Andy Kleinhesselink" w:date="2019-11-06T14:55:00Z"/>
                <w:rFonts w:ascii="Calibri" w:eastAsia="Times New Roman" w:hAnsi="Calibri" w:cs="Times New Roman"/>
                <w:color w:val="000000"/>
                <w:szCs w:val="24"/>
              </w:rPr>
            </w:pPr>
            <w:del w:id="1539" w:author="Andy Kleinhesselink" w:date="2019-11-06T14:55:00Z">
              <w:r w:rsidDel="00081BE7">
                <w:rPr>
                  <w:rFonts w:ascii="Calibri" w:hAnsi="Calibri"/>
                  <w:color w:val="000000"/>
                </w:rPr>
                <w:delText>Small</w:delText>
              </w:r>
            </w:del>
          </w:p>
        </w:tc>
        <w:tc>
          <w:tcPr>
            <w:tcW w:w="1054" w:type="dxa"/>
            <w:vMerge/>
            <w:tcBorders>
              <w:left w:val="nil"/>
              <w:right w:val="nil"/>
            </w:tcBorders>
            <w:shd w:val="clear" w:color="auto" w:fill="auto"/>
            <w:noWrap/>
            <w:vAlign w:val="center"/>
            <w:hideMark/>
          </w:tcPr>
          <w:p w14:paraId="3CBFC13F" w14:textId="08F30901" w:rsidR="0011277F" w:rsidRPr="0025446F" w:rsidDel="00081BE7" w:rsidRDefault="0011277F" w:rsidP="00081BE7">
            <w:pPr>
              <w:pStyle w:val="BodyText"/>
              <w:keepNext/>
              <w:ind w:firstLine="0"/>
              <w:rPr>
                <w:del w:id="1540" w:author="Andy Kleinhesselink" w:date="2019-11-06T14:55:00Z"/>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3655333" w14:textId="0245B2A0" w:rsidR="0011277F" w:rsidRPr="0025446F" w:rsidDel="00081BE7" w:rsidRDefault="0011277F" w:rsidP="00081BE7">
            <w:pPr>
              <w:pStyle w:val="BodyText"/>
              <w:keepNext/>
              <w:ind w:firstLine="0"/>
              <w:rPr>
                <w:del w:id="1541" w:author="Andy Kleinhesselink" w:date="2019-11-06T14:55:00Z"/>
                <w:rFonts w:ascii="Calibri" w:eastAsia="Times New Roman" w:hAnsi="Calibri" w:cs="Times New Roman"/>
                <w:color w:val="000000"/>
                <w:szCs w:val="24"/>
              </w:rPr>
            </w:pPr>
            <w:del w:id="1542" w:author="Andy Kleinhesselink" w:date="2019-11-06T14:55:00Z">
              <w:r w:rsidDel="00081BE7">
                <w:rPr>
                  <w:rFonts w:ascii="Calibri" w:hAnsi="Calibri"/>
                  <w:color w:val="000000"/>
                </w:rPr>
                <w:delText>Mid</w:delText>
              </w:r>
            </w:del>
          </w:p>
        </w:tc>
        <w:tc>
          <w:tcPr>
            <w:tcW w:w="1595" w:type="dxa"/>
            <w:tcBorders>
              <w:top w:val="nil"/>
              <w:left w:val="nil"/>
              <w:bottom w:val="nil"/>
              <w:right w:val="nil"/>
            </w:tcBorders>
            <w:shd w:val="clear" w:color="auto" w:fill="auto"/>
            <w:noWrap/>
            <w:vAlign w:val="bottom"/>
            <w:hideMark/>
          </w:tcPr>
          <w:p w14:paraId="01357FAE" w14:textId="764CE956" w:rsidR="0011277F" w:rsidRPr="0025446F" w:rsidDel="00081BE7" w:rsidRDefault="0011277F" w:rsidP="00081BE7">
            <w:pPr>
              <w:pStyle w:val="BodyText"/>
              <w:keepNext/>
              <w:ind w:firstLine="0"/>
              <w:rPr>
                <w:del w:id="1543" w:author="Andy Kleinhesselink" w:date="2019-11-06T14:55:00Z"/>
                <w:rFonts w:ascii="Calibri" w:eastAsia="Times New Roman" w:hAnsi="Calibri" w:cs="Times New Roman"/>
                <w:color w:val="000000"/>
                <w:szCs w:val="24"/>
              </w:rPr>
            </w:pPr>
            <w:del w:id="1544" w:author="Andy Kleinhesselink" w:date="2019-11-06T14:55:00Z">
              <w:r w:rsidDel="00081BE7">
                <w:rPr>
                  <w:rFonts w:ascii="Calibri" w:eastAsia="Times New Roman" w:hAnsi="Calibri" w:cs="Times New Roman"/>
                  <w:color w:val="000000"/>
                  <w:szCs w:val="24"/>
                </w:rPr>
                <w:delText>0.128</w:delText>
              </w:r>
            </w:del>
          </w:p>
        </w:tc>
        <w:tc>
          <w:tcPr>
            <w:tcW w:w="1800" w:type="dxa"/>
            <w:tcBorders>
              <w:top w:val="nil"/>
              <w:left w:val="nil"/>
              <w:bottom w:val="nil"/>
              <w:right w:val="nil"/>
            </w:tcBorders>
            <w:shd w:val="clear" w:color="auto" w:fill="auto"/>
            <w:noWrap/>
            <w:vAlign w:val="bottom"/>
            <w:hideMark/>
          </w:tcPr>
          <w:p w14:paraId="7C6FF9DE" w14:textId="4E121E67" w:rsidR="0011277F" w:rsidRPr="0025446F" w:rsidDel="00081BE7" w:rsidRDefault="0011277F" w:rsidP="00081BE7">
            <w:pPr>
              <w:pStyle w:val="BodyText"/>
              <w:keepNext/>
              <w:ind w:firstLine="0"/>
              <w:rPr>
                <w:del w:id="1545" w:author="Andy Kleinhesselink" w:date="2019-11-06T14:55:00Z"/>
                <w:rFonts w:ascii="Calibri" w:eastAsia="Times New Roman" w:hAnsi="Calibri" w:cs="Times New Roman"/>
                <w:color w:val="000000"/>
                <w:szCs w:val="24"/>
              </w:rPr>
            </w:pPr>
            <w:del w:id="1546" w:author="Andy Kleinhesselink" w:date="2019-11-06T14:55:00Z">
              <w:r w:rsidDel="00081BE7">
                <w:rPr>
                  <w:rFonts w:ascii="Calibri" w:eastAsia="Times New Roman" w:hAnsi="Calibri" w:cs="Times New Roman"/>
                  <w:color w:val="000000"/>
                  <w:szCs w:val="24"/>
                </w:rPr>
                <w:delText>0.150</w:delText>
              </w:r>
            </w:del>
          </w:p>
        </w:tc>
        <w:tc>
          <w:tcPr>
            <w:tcW w:w="1129" w:type="dxa"/>
            <w:vMerge/>
            <w:tcBorders>
              <w:left w:val="nil"/>
              <w:right w:val="nil"/>
            </w:tcBorders>
            <w:vAlign w:val="center"/>
          </w:tcPr>
          <w:p w14:paraId="6ED1BAAC" w14:textId="2825345B" w:rsidR="0011277F" w:rsidDel="00081BE7" w:rsidRDefault="0011277F" w:rsidP="00081BE7">
            <w:pPr>
              <w:pStyle w:val="BodyText"/>
              <w:keepNext/>
              <w:ind w:firstLine="0"/>
              <w:rPr>
                <w:del w:id="1547" w:author="Andy Kleinhesselink" w:date="2019-11-06T14:55:00Z"/>
                <w:rFonts w:ascii="Calibri" w:eastAsia="Times New Roman" w:hAnsi="Calibri" w:cs="Times New Roman"/>
                <w:color w:val="000000"/>
                <w:szCs w:val="24"/>
              </w:rPr>
            </w:pPr>
          </w:p>
        </w:tc>
      </w:tr>
      <w:tr w:rsidR="0011277F" w:rsidRPr="0025446F" w:rsidDel="00081BE7" w14:paraId="0E717F86" w14:textId="15CABEC8" w:rsidTr="003E7EC4">
        <w:trPr>
          <w:trHeight w:val="320"/>
          <w:del w:id="1548" w:author="Andy Kleinhesselink" w:date="2019-11-06T14:55:00Z"/>
        </w:trPr>
        <w:tc>
          <w:tcPr>
            <w:tcW w:w="1239" w:type="dxa"/>
            <w:tcBorders>
              <w:left w:val="nil"/>
              <w:bottom w:val="single" w:sz="4" w:space="0" w:color="auto"/>
              <w:right w:val="nil"/>
            </w:tcBorders>
            <w:vAlign w:val="center"/>
          </w:tcPr>
          <w:p w14:paraId="591CA3FE" w14:textId="25DC8243" w:rsidR="0011277F" w:rsidRPr="0025446F" w:rsidDel="00081BE7" w:rsidRDefault="0011277F" w:rsidP="00081BE7">
            <w:pPr>
              <w:pStyle w:val="BodyText"/>
              <w:keepNext/>
              <w:ind w:firstLine="0"/>
              <w:rPr>
                <w:del w:id="1549" w:author="Andy Kleinhesselink" w:date="2019-11-06T14:55:00Z"/>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3ACC3232" w14:textId="177E05AE" w:rsidR="0011277F" w:rsidRPr="0025446F" w:rsidDel="00081BE7" w:rsidRDefault="0011277F" w:rsidP="00081BE7">
            <w:pPr>
              <w:pStyle w:val="BodyText"/>
              <w:keepNext/>
              <w:ind w:firstLine="0"/>
              <w:rPr>
                <w:del w:id="1550" w:author="Andy Kleinhesselink" w:date="2019-11-06T14:55:00Z"/>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6AE89B8" w14:textId="7282F2BE" w:rsidR="0011277F" w:rsidRPr="0025446F" w:rsidDel="00081BE7" w:rsidRDefault="0011277F" w:rsidP="00081BE7">
            <w:pPr>
              <w:pStyle w:val="BodyText"/>
              <w:keepNext/>
              <w:ind w:firstLine="0"/>
              <w:rPr>
                <w:del w:id="1551" w:author="Andy Kleinhesselink" w:date="2019-11-06T14:55:00Z"/>
                <w:rFonts w:ascii="Calibri" w:eastAsia="Times New Roman" w:hAnsi="Calibri" w:cs="Times New Roman"/>
                <w:color w:val="000000"/>
                <w:szCs w:val="24"/>
              </w:rPr>
            </w:pPr>
            <w:del w:id="1552" w:author="Andy Kleinhesselink" w:date="2019-11-06T14:55:00Z">
              <w:r w:rsidDel="00081BE7">
                <w:rPr>
                  <w:rFonts w:ascii="Calibri" w:hAnsi="Calibri"/>
                  <w:color w:val="000000"/>
                </w:rPr>
                <w:delText>Late</w:delText>
              </w:r>
            </w:del>
          </w:p>
        </w:tc>
        <w:tc>
          <w:tcPr>
            <w:tcW w:w="1595" w:type="dxa"/>
            <w:tcBorders>
              <w:top w:val="nil"/>
              <w:left w:val="nil"/>
              <w:bottom w:val="single" w:sz="4" w:space="0" w:color="auto"/>
              <w:right w:val="nil"/>
            </w:tcBorders>
            <w:shd w:val="clear" w:color="auto" w:fill="auto"/>
            <w:noWrap/>
            <w:vAlign w:val="bottom"/>
            <w:hideMark/>
          </w:tcPr>
          <w:p w14:paraId="30E644B7" w14:textId="41BC5AAB" w:rsidR="0011277F" w:rsidRPr="0025446F" w:rsidDel="00081BE7" w:rsidRDefault="0011277F" w:rsidP="00081BE7">
            <w:pPr>
              <w:pStyle w:val="BodyText"/>
              <w:keepNext/>
              <w:ind w:firstLine="0"/>
              <w:rPr>
                <w:del w:id="1553" w:author="Andy Kleinhesselink" w:date="2019-11-06T14:55:00Z"/>
                <w:rFonts w:ascii="Calibri" w:eastAsia="Times New Roman" w:hAnsi="Calibri" w:cs="Times New Roman"/>
                <w:color w:val="000000"/>
                <w:szCs w:val="24"/>
              </w:rPr>
            </w:pPr>
            <w:del w:id="1554" w:author="Andy Kleinhesselink" w:date="2019-11-06T14:55:00Z">
              <w:r w:rsidDel="00081BE7">
                <w:rPr>
                  <w:rFonts w:ascii="Calibri" w:eastAsia="Times New Roman" w:hAnsi="Calibri" w:cs="Times New Roman"/>
                  <w:color w:val="000000"/>
                  <w:szCs w:val="24"/>
                </w:rPr>
                <w:delText>0.124</w:delText>
              </w:r>
            </w:del>
          </w:p>
        </w:tc>
        <w:tc>
          <w:tcPr>
            <w:tcW w:w="1800" w:type="dxa"/>
            <w:tcBorders>
              <w:top w:val="nil"/>
              <w:left w:val="nil"/>
              <w:bottom w:val="single" w:sz="4" w:space="0" w:color="auto"/>
              <w:right w:val="nil"/>
            </w:tcBorders>
            <w:shd w:val="clear" w:color="auto" w:fill="auto"/>
            <w:noWrap/>
            <w:vAlign w:val="bottom"/>
            <w:hideMark/>
          </w:tcPr>
          <w:p w14:paraId="0CE6F767" w14:textId="7C54521E" w:rsidR="0011277F" w:rsidRPr="0025446F" w:rsidDel="00081BE7" w:rsidRDefault="0011277F" w:rsidP="00081BE7">
            <w:pPr>
              <w:pStyle w:val="BodyText"/>
              <w:keepNext/>
              <w:ind w:firstLine="0"/>
              <w:rPr>
                <w:del w:id="1555" w:author="Andy Kleinhesselink" w:date="2019-11-06T14:55:00Z"/>
                <w:rFonts w:ascii="Calibri" w:eastAsia="Times New Roman" w:hAnsi="Calibri" w:cs="Times New Roman"/>
                <w:color w:val="000000"/>
                <w:szCs w:val="24"/>
              </w:rPr>
            </w:pPr>
            <w:del w:id="1556" w:author="Andy Kleinhesselink" w:date="2019-11-06T14:55:00Z">
              <w:r w:rsidDel="00081BE7">
                <w:rPr>
                  <w:rFonts w:ascii="Calibri" w:eastAsia="Times New Roman" w:hAnsi="Calibri" w:cs="Times New Roman"/>
                  <w:color w:val="000000"/>
                  <w:szCs w:val="24"/>
                </w:rPr>
                <w:delText>0.155</w:delText>
              </w:r>
            </w:del>
          </w:p>
        </w:tc>
        <w:tc>
          <w:tcPr>
            <w:tcW w:w="1129" w:type="dxa"/>
            <w:vMerge/>
            <w:tcBorders>
              <w:left w:val="nil"/>
              <w:bottom w:val="single" w:sz="4" w:space="0" w:color="auto"/>
              <w:right w:val="nil"/>
            </w:tcBorders>
            <w:vAlign w:val="center"/>
          </w:tcPr>
          <w:p w14:paraId="13ADD282" w14:textId="49DF479A" w:rsidR="0011277F" w:rsidDel="00081BE7" w:rsidRDefault="0011277F" w:rsidP="00081BE7">
            <w:pPr>
              <w:pStyle w:val="BodyText"/>
              <w:keepNext/>
              <w:ind w:firstLine="0"/>
              <w:rPr>
                <w:del w:id="1557" w:author="Andy Kleinhesselink" w:date="2019-11-06T14:55:00Z"/>
                <w:rFonts w:ascii="Calibri" w:eastAsia="Times New Roman" w:hAnsi="Calibri" w:cs="Times New Roman"/>
                <w:color w:val="000000"/>
                <w:szCs w:val="24"/>
              </w:rPr>
            </w:pPr>
          </w:p>
        </w:tc>
      </w:tr>
    </w:tbl>
    <w:p w14:paraId="2454E94A" w14:textId="5D641EF1" w:rsidR="00C15AA1" w:rsidDel="00081BE7" w:rsidRDefault="00C15AA1" w:rsidP="00081BE7">
      <w:pPr>
        <w:pStyle w:val="BodyText"/>
        <w:keepNext/>
        <w:ind w:firstLine="0"/>
        <w:rPr>
          <w:del w:id="1558" w:author="Andy Kleinhesselink" w:date="2019-11-06T14:55:00Z"/>
        </w:rPr>
      </w:pPr>
      <w:del w:id="1559" w:author="Andy Kleinhesselink" w:date="2019-11-06T14:55:00Z">
        <w:r w:rsidDel="00081BE7">
          <w:br w:type="page"/>
        </w:r>
      </w:del>
    </w:p>
    <w:p w14:paraId="5D35E53B" w14:textId="63115750" w:rsidR="00B233A3" w:rsidDel="00081BE7" w:rsidRDefault="00B233A3" w:rsidP="00081BE7">
      <w:pPr>
        <w:pStyle w:val="BodyText"/>
        <w:keepNext/>
        <w:ind w:firstLine="0"/>
        <w:rPr>
          <w:del w:id="1560" w:author="Andy Kleinhesselink" w:date="2019-11-06T14:55:00Z"/>
        </w:rPr>
      </w:pPr>
      <w:del w:id="1561" w:author="Andy Kleinhesselink" w:date="2019-11-06T14:55:00Z">
        <w:r w:rsidDel="00081BE7">
          <w:rPr>
            <w:noProof/>
          </w:rPr>
          <w:drawing>
            <wp:inline distT="0" distB="0" distL="0" distR="0" wp14:anchorId="5960AA66" wp14:editId="33F189E7">
              <wp:extent cx="6395636" cy="3997272"/>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5636" cy="3997272"/>
                      </a:xfrm>
                      <a:prstGeom prst="rect">
                        <a:avLst/>
                      </a:prstGeom>
                    </pic:spPr>
                  </pic:pic>
                </a:graphicData>
              </a:graphic>
            </wp:inline>
          </w:drawing>
        </w:r>
      </w:del>
    </w:p>
    <w:p w14:paraId="59FD9339" w14:textId="4BF6464E" w:rsidR="00B233A3" w:rsidDel="00081BE7" w:rsidRDefault="00B233A3" w:rsidP="00081BE7">
      <w:pPr>
        <w:pStyle w:val="BodyText"/>
        <w:keepNext/>
        <w:ind w:firstLine="0"/>
        <w:rPr>
          <w:del w:id="1562" w:author="Andy Kleinhesselink" w:date="2019-11-06T14:55:00Z"/>
        </w:rPr>
      </w:pPr>
      <w:del w:id="1563" w:author="Andy Kleinhesselink" w:date="2019-11-06T14:55:00Z">
        <w:r w:rsidDel="00081BE7">
          <w:delText xml:space="preserve">Figure A </w:delText>
        </w:r>
        <w:r w:rsidR="00185B90" w:rsidDel="00081BE7">
          <w:fldChar w:fldCharType="begin"/>
        </w:r>
        <w:r w:rsidR="00185B90" w:rsidDel="00081BE7">
          <w:delInstrText xml:space="preserve"> SEQ Figure_A \* ARABIC </w:delInstrText>
        </w:r>
        <w:r w:rsidR="00185B90" w:rsidDel="00081BE7">
          <w:fldChar w:fldCharType="separate"/>
        </w:r>
        <w:r w:rsidR="007550D0" w:rsidDel="00081BE7">
          <w:rPr>
            <w:noProof/>
          </w:rPr>
          <w:delText>1</w:delText>
        </w:r>
        <w:r w:rsidR="00185B90" w:rsidDel="00081BE7">
          <w:rPr>
            <w:noProof/>
          </w:rPr>
          <w:fldChar w:fldCharType="end"/>
        </w:r>
        <w:r w:rsidR="009B260A" w:rsidDel="00081BE7">
          <w:delText xml:space="preserve">. </w:delText>
        </w:r>
        <w:r w:rsidR="003B36F0" w:rsidDel="00081BE7">
          <w:delText>Colored points show the value of f</w:delText>
        </w:r>
        <w:r w:rsidR="009B260A" w:rsidDel="00081BE7">
          <w:delText>unctional traits</w:delText>
        </w:r>
        <w:r w:rsidR="003B36F0" w:rsidDel="00081BE7">
          <w:delText>, root density and tissue loss rate, for each of the three competitor species in each of the five simulation scenarios</w:delText>
        </w:r>
        <w:r w:rsidR="009B260A" w:rsidDel="00081BE7">
          <w:delText xml:space="preserve"> (A-E).  </w:delText>
        </w:r>
        <w:r w:rsidR="008F3A2D" w:rsidDel="00081BE7">
          <w:delText xml:space="preserve">Across the five scenarios, the differences between the early season and late season species’ </w:delText>
        </w:r>
        <w:r w:rsidR="009B260A" w:rsidDel="00081BE7">
          <w:delText>root density</w:delText>
        </w:r>
        <w:r w:rsidR="008F3A2D" w:rsidDel="00081BE7">
          <w:delText xml:space="preserve"> and respiration rates</w:delText>
        </w:r>
        <w:r w:rsidR="009B260A" w:rsidDel="00081BE7">
          <w:delText xml:space="preserve"> </w:delText>
        </w:r>
        <w:r w:rsidR="008F3A2D" w:rsidDel="00081BE7">
          <w:delText>were gradually decreased. The mid-season species’ traits were held constant</w:delText>
        </w:r>
        <w:r w:rsidR="009B260A" w:rsidDel="00081BE7">
          <w:delText xml:space="preserve">. The black line indicates the trade-off between the root density and tissue respiration rate traits. </w:delText>
        </w:r>
        <w:r w:rsidDel="00081BE7">
          <w:rPr>
            <w:noProof/>
          </w:rPr>
          <w:br w:type="page"/>
        </w:r>
      </w:del>
    </w:p>
    <w:p w14:paraId="65690F81" w14:textId="48BB1A0D" w:rsidR="001643DC" w:rsidDel="00081BE7" w:rsidRDefault="00C15AA1" w:rsidP="00081BE7">
      <w:pPr>
        <w:pStyle w:val="BodyText"/>
        <w:keepNext/>
        <w:ind w:firstLine="0"/>
        <w:rPr>
          <w:del w:id="1564" w:author="Andy Kleinhesselink" w:date="2019-11-06T14:55:00Z"/>
        </w:rPr>
      </w:pPr>
      <w:del w:id="1565" w:author="Andy Kleinhesselink" w:date="2019-11-06T14:55:00Z">
        <w:r w:rsidDel="00081BE7">
          <w:rPr>
            <w:noProof/>
          </w:rPr>
          <w:drawing>
            <wp:inline distT="0" distB="0" distL="0" distR="0" wp14:anchorId="3EE5EA6A" wp14:editId="209687D2">
              <wp:extent cx="6355080" cy="318211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5080" cy="3182112"/>
                      </a:xfrm>
                      <a:prstGeom prst="rect">
                        <a:avLst/>
                      </a:prstGeom>
                    </pic:spPr>
                  </pic:pic>
                </a:graphicData>
              </a:graphic>
            </wp:inline>
          </w:drawing>
        </w:r>
      </w:del>
    </w:p>
    <w:p w14:paraId="7CF0FEDA" w14:textId="2FA22F2D" w:rsidR="00D65245" w:rsidRPr="00D65245" w:rsidRDefault="001643DC" w:rsidP="00081BE7">
      <w:pPr>
        <w:pStyle w:val="BodyText"/>
        <w:keepNext/>
        <w:ind w:firstLine="0"/>
        <w:pPrChange w:id="1566" w:author="Andy Kleinhesselink" w:date="2019-11-06T14:55:00Z">
          <w:pPr>
            <w:pStyle w:val="BodyText"/>
            <w:keepNext/>
            <w:ind w:firstLine="0"/>
          </w:pPr>
        </w:pPrChange>
      </w:pPr>
      <w:del w:id="1567" w:author="Andy Kleinhesselink" w:date="2019-11-06T14:55:00Z">
        <w:r w:rsidDel="00081BE7">
          <w:delText xml:space="preserve">Figure A </w:delText>
        </w:r>
        <w:r w:rsidR="009462AD" w:rsidDel="00081BE7">
          <w:rPr>
            <w:noProof/>
          </w:rPr>
          <w:fldChar w:fldCharType="begin"/>
        </w:r>
        <w:r w:rsidR="009462AD" w:rsidDel="00081BE7">
          <w:rPr>
            <w:noProof/>
          </w:rPr>
          <w:delInstrText xml:space="preserve"> SEQ Figure_A \* ARABIC </w:delInstrText>
        </w:r>
        <w:r w:rsidR="009462AD" w:rsidDel="00081BE7">
          <w:rPr>
            <w:noProof/>
          </w:rPr>
          <w:fldChar w:fldCharType="separate"/>
        </w:r>
        <w:r w:rsidR="007550D0" w:rsidDel="00081BE7">
          <w:rPr>
            <w:noProof/>
          </w:rPr>
          <w:delText>2</w:delText>
        </w:r>
        <w:r w:rsidR="009462AD" w:rsidDel="00081BE7">
          <w:rPr>
            <w:noProof/>
          </w:rPr>
          <w:fldChar w:fldCharType="end"/>
        </w:r>
        <w:r w:rsidR="00B233A3" w:rsidDel="00081BE7">
          <w:delText>. The s</w:delText>
        </w:r>
        <w:r w:rsidR="004A0F52" w:rsidDel="00081BE7">
          <w:delText xml:space="preserve">trength of HOIs </w:delText>
        </w:r>
        <w:r w:rsidR="00B233A3" w:rsidDel="00081BE7">
          <w:delText>depends</w:delText>
        </w:r>
        <w:r w:rsidR="004A0F52" w:rsidDel="00081BE7">
          <w:delText xml:space="preserve"> </w:delText>
        </w:r>
        <w:r w:rsidR="00B233A3" w:rsidDel="00081BE7">
          <w:delText>on</w:delText>
        </w:r>
        <w:r w:rsidR="004A0F52" w:rsidDel="00081BE7">
          <w:delText xml:space="preserve"> the difference </w:delText>
        </w:r>
        <w:r w:rsidR="00B233A3" w:rsidDel="00081BE7">
          <w:delText>in species functional traits</w:delText>
        </w:r>
        <w:r w:rsidR="004A0F52" w:rsidDel="00081BE7">
          <w:delText>.  The</w:delText>
        </w:r>
        <w:r w:rsidR="00B233A3" w:rsidDel="00081BE7">
          <w:delText xml:space="preserve"> y-axis quantifies the</w:delText>
        </w:r>
        <w:r w:rsidR="004A0F52" w:rsidDel="00081BE7">
          <w:delText xml:space="preserve"> strength of HOIs affecting the early (A), mid (B) and late (C) species as the ratio of the</w:delText>
        </w:r>
        <w:r w:rsidR="009B260A" w:rsidDel="00081BE7">
          <w:delText xml:space="preserve"> of</w:delText>
        </w:r>
        <w:r w:rsidR="004A0F52" w:rsidDel="00081BE7">
          <w:delText xml:space="preserve"> </w:delText>
        </w:r>
        <w:r w:rsidR="009B260A" w:rsidDel="00081BE7">
          <w:delText xml:space="preserve">the average magnitude of the </w:delText>
        </w:r>
        <m:oMath>
          <m:r>
            <m:rPr>
              <m:sty m:val="bi"/>
            </m:rPr>
            <w:rPr>
              <w:rFonts w:ascii="Cambria Math" w:hAnsi="Cambria Math"/>
            </w:rPr>
            <m:t>β</m:t>
          </m:r>
        </m:oMath>
        <w:r w:rsidR="004A0F52" w:rsidDel="00081BE7">
          <w:delText xml:space="preserve"> coefficients to the </w:delText>
        </w:r>
        <w:r w:rsidR="009B260A" w:rsidDel="00081BE7">
          <w:delText xml:space="preserve">average magnitude of the </w:delText>
        </w:r>
        <m:oMath>
          <m:r>
            <m:rPr>
              <m:sty m:val="bi"/>
            </m:rPr>
            <w:rPr>
              <w:rFonts w:ascii="Cambria Math" w:hAnsi="Cambria Math"/>
            </w:rPr>
            <m:t>α</m:t>
          </m:r>
        </m:oMath>
        <w:r w:rsidR="004A0F52" w:rsidDel="00081BE7">
          <w:delText xml:space="preserve"> coefficients </w:delText>
        </w:r>
        <w:r w:rsidR="009B260A" w:rsidDel="00081BE7">
          <w:delText>in</w:delText>
        </w:r>
        <w:r w:rsidR="004A0F52" w:rsidDel="00081BE7">
          <w:delText xml:space="preserve"> the phenomenological HOI model.  A larger ratio </w:delText>
        </w:r>
        <m:oMath>
          <m:r>
            <m:rPr>
              <m:sty m:val="bi"/>
            </m:rPr>
            <w:rPr>
              <w:rFonts w:ascii="Cambria Math" w:hAnsi="Cambria Math"/>
            </w:rPr>
            <m:t>β:α</m:t>
          </m:r>
        </m:oMath>
        <w:r w:rsidR="009B260A" w:rsidDel="00081BE7">
          <w:delText xml:space="preserve"> ratio </w:delText>
        </w:r>
        <w:r w:rsidR="004A0F52" w:rsidDel="00081BE7">
          <w:delText xml:space="preserve">indicates stronger HOIs compared to pairwise interactions.  The </w:delText>
        </w:r>
        <w:r w:rsidR="009B260A" w:rsidDel="00081BE7">
          <w:delText xml:space="preserve">x-axis quantifies the </w:delText>
        </w:r>
        <w:r w:rsidR="004A0F52" w:rsidDel="00081BE7">
          <w:delText>community</w:delText>
        </w:r>
        <w:r w:rsidR="009B260A" w:rsidDel="00081BE7">
          <w:delText xml:space="preserve">-level </w:delText>
        </w:r>
        <w:r w:rsidR="004A0F52" w:rsidDel="00081BE7">
          <w:delText xml:space="preserve">trait difference </w:delText>
        </w:r>
        <w:r w:rsidR="009B260A" w:rsidDel="00081BE7">
          <w:delText xml:space="preserve">as </w:delText>
        </w:r>
        <w:r w:rsidR="004A0F52" w:rsidDel="00081BE7">
          <w:delText xml:space="preserve">the standard deviation of the root density “d” </w:delText>
        </w:r>
        <w:r w:rsidR="009B260A" w:rsidDel="00081BE7">
          <w:delText>trait</w:delText>
        </w:r>
        <w:r w:rsidR="004A0F52" w:rsidDel="00081BE7">
          <w:delText>.</w:delText>
        </w:r>
      </w:del>
    </w:p>
    <w:sectPr w:rsidR="00D65245" w:rsidRPr="00D65245">
      <w:footerReference w:type="default" r:id="rId25"/>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nathan Levine" w:date="2019-10-04T11:35:00Z" w:initials="JML">
    <w:p w14:paraId="46A10877" w14:textId="31F201C2" w:rsidR="00B144ED" w:rsidRDefault="00B144ED">
      <w:pPr>
        <w:pStyle w:val="CommentText"/>
      </w:pPr>
      <w:r>
        <w:rPr>
          <w:rStyle w:val="CommentReference"/>
        </w:rPr>
        <w:annotationRef/>
      </w:r>
      <w:r>
        <w:t>I think we need to include a paragraph giving a better justification for the second half of the paper.  Feel free to change this, but something needs to do this job.</w:t>
      </w:r>
    </w:p>
  </w:comment>
  <w:comment w:id="2" w:author="Andy Kleinhesselink" w:date="2019-10-10T18:35:00Z" w:initials="AK">
    <w:p w14:paraId="0BEE0B74" w14:textId="700B050A" w:rsidR="00B144ED" w:rsidRDefault="00B144ED">
      <w:pPr>
        <w:pStyle w:val="CommentText"/>
      </w:pPr>
      <w:r>
        <w:rPr>
          <w:rStyle w:val="CommentReference"/>
        </w:rPr>
        <w:annotationRef/>
      </w:r>
      <w:r>
        <w:t xml:space="preserve">I agree and this is good. </w:t>
      </w:r>
    </w:p>
  </w:comment>
  <w:comment w:id="527" w:author="Jonathan Levine" w:date="2019-10-04T08:03:00Z" w:initials="JML">
    <w:p w14:paraId="6E07818F" w14:textId="573EAC1C" w:rsidR="00B144ED" w:rsidRDefault="00B144ED">
      <w:pPr>
        <w:pStyle w:val="CommentText"/>
      </w:pPr>
      <w:r>
        <w:rPr>
          <w:rStyle w:val="CommentReference"/>
        </w:rPr>
        <w:annotationRef/>
      </w:r>
      <w:r>
        <w:t>Do you think we can get away with not presenting their definition fully?  I think we probably should.</w:t>
      </w:r>
    </w:p>
  </w:comment>
  <w:comment w:id="584" w:author="Jonathan Levine" w:date="2019-10-04T08:26:00Z" w:initials="JML">
    <w:p w14:paraId="0C33DC7D" w14:textId="77777777" w:rsidR="00B144ED" w:rsidRDefault="00B144ED" w:rsidP="00295F41">
      <w:pPr>
        <w:pStyle w:val="CommentText"/>
      </w:pPr>
      <w:r>
        <w:rPr>
          <w:rStyle w:val="CommentReference"/>
        </w:rPr>
        <w:annotationRef/>
      </w:r>
      <w:r>
        <w:t>I would call them this to avoid confusion over what is a four way HOI among three species- I know what you meant</w:t>
      </w:r>
    </w:p>
  </w:comment>
  <w:comment w:id="635" w:author="Jonathan Levine" w:date="2019-10-04T08:29:00Z" w:initials="JML">
    <w:p w14:paraId="08ECD1B9" w14:textId="0845EDC0" w:rsidR="00B144ED" w:rsidRDefault="00B144ED">
      <w:pPr>
        <w:pStyle w:val="CommentText"/>
      </w:pPr>
      <w:r>
        <w:rPr>
          <w:rStyle w:val="CommentReference"/>
        </w:rPr>
        <w:annotationRef/>
      </w:r>
      <w:r>
        <w:t>I think it is important to say that you also tried lots of models and this was the best one, right? Otherwise it seems arbitrary.</w:t>
      </w:r>
    </w:p>
  </w:comment>
  <w:comment w:id="638" w:author="Jonathan Levine" w:date="2019-10-04T08:55:00Z" w:initials="JML">
    <w:p w14:paraId="23D1257A" w14:textId="2D77C3E4" w:rsidR="00B144ED" w:rsidRDefault="00B144ED">
      <w:pPr>
        <w:pStyle w:val="CommentText"/>
      </w:pPr>
      <w:r>
        <w:rPr>
          <w:rStyle w:val="CommentReference"/>
        </w:rPr>
        <w:annotationRef/>
      </w:r>
      <w:r>
        <w:t>Numbering error</w:t>
      </w:r>
    </w:p>
  </w:comment>
  <w:comment w:id="667" w:author="Jonathan Levine" w:date="2019-10-04T08:58:00Z" w:initials="JML">
    <w:p w14:paraId="6657E6DE" w14:textId="28C80F49" w:rsidR="00B144ED" w:rsidRDefault="00B144ED">
      <w:pPr>
        <w:pStyle w:val="CommentText"/>
      </w:pPr>
      <w:r>
        <w:rPr>
          <w:rStyle w:val="CommentReference"/>
        </w:rPr>
        <w:annotationRef/>
      </w:r>
      <w:r>
        <w:t>Amazing!</w:t>
      </w:r>
    </w:p>
  </w:comment>
  <w:comment w:id="764" w:author="Andy Kleinhesselink" w:date="2019-11-06T14:06:00Z" w:initials="AK">
    <w:p w14:paraId="6F796257" w14:textId="32CBEF86" w:rsidR="00B144ED" w:rsidRDefault="00B144ED">
      <w:pPr>
        <w:pStyle w:val="CommentText"/>
      </w:pPr>
      <w:r>
        <w:rPr>
          <w:rStyle w:val="CommentReference"/>
        </w:rPr>
        <w:annotationRef/>
      </w:r>
      <w:r>
        <w:t>New Figure</w:t>
      </w:r>
    </w:p>
  </w:comment>
  <w:comment w:id="767" w:author="Andy Kleinhesselink" w:date="2019-11-06T14:06:00Z" w:initials="AK">
    <w:p w14:paraId="503C36EB" w14:textId="77777777" w:rsidR="00B144ED" w:rsidRDefault="00B144ED" w:rsidP="00081BE7">
      <w:pPr>
        <w:pStyle w:val="CommentText"/>
      </w:pPr>
      <w:r>
        <w:rPr>
          <w:rStyle w:val="CommentReference"/>
        </w:rPr>
        <w:annotationRef/>
      </w:r>
      <w:r>
        <w:t>New Figure</w:t>
      </w:r>
    </w:p>
  </w:comment>
  <w:comment w:id="783" w:author="Andy Kleinhesselink" w:date="2019-11-06T14:06:00Z" w:initials="AK">
    <w:p w14:paraId="3113AD1D" w14:textId="77777777" w:rsidR="00B144ED" w:rsidRDefault="00B144ED" w:rsidP="00081BE7">
      <w:pPr>
        <w:pStyle w:val="CommentText"/>
      </w:pPr>
      <w:r>
        <w:rPr>
          <w:rStyle w:val="CommentReference"/>
        </w:rPr>
        <w:annotationRef/>
      </w:r>
      <w:r>
        <w:t xml:space="preserve">New Figure. </w:t>
      </w:r>
    </w:p>
  </w:comment>
  <w:comment w:id="789" w:author="Andy Kleinhesselink" w:date="2019-11-06T14:14:00Z" w:initials="AK">
    <w:p w14:paraId="5AE4FFE9" w14:textId="77777777" w:rsidR="00B144ED" w:rsidRDefault="00B144ED" w:rsidP="00081BE7">
      <w:pPr>
        <w:pStyle w:val="CommentText"/>
      </w:pPr>
      <w:r>
        <w:rPr>
          <w:rStyle w:val="CommentReference"/>
        </w:rPr>
        <w:annotationRef/>
      </w:r>
      <w:r>
        <w:t xml:space="preserve">New Figure </w:t>
      </w:r>
    </w:p>
  </w:comment>
  <w:comment w:id="944" w:author="Andy Kleinhesselink" w:date="2019-11-06T14:14:00Z" w:initials="AK">
    <w:p w14:paraId="1E3A6756" w14:textId="77777777" w:rsidR="00B144ED" w:rsidRDefault="00B144ED" w:rsidP="00081BE7">
      <w:pPr>
        <w:pStyle w:val="CommentText"/>
      </w:pPr>
      <w:r>
        <w:rPr>
          <w:rStyle w:val="CommentReference"/>
        </w:rPr>
        <w:annotationRef/>
      </w:r>
      <w:r>
        <w:t xml:space="preserve">New Figure </w:t>
      </w:r>
    </w:p>
  </w:comment>
  <w:comment w:id="1157" w:author="Andy Kleinhesselink" w:date="2019-11-06T14:06:00Z" w:initials="AK">
    <w:p w14:paraId="6C137CF0" w14:textId="64E7FC34" w:rsidR="00B144ED" w:rsidRDefault="00B144ED">
      <w:pPr>
        <w:pStyle w:val="CommentText"/>
      </w:pPr>
      <w:r>
        <w:rPr>
          <w:rStyle w:val="CommentReference"/>
        </w:rPr>
        <w:annotationRef/>
      </w:r>
      <w:r>
        <w:t xml:space="preserve">New Figure. </w:t>
      </w:r>
    </w:p>
  </w:comment>
  <w:comment w:id="1191" w:author="Andy Kleinhesselink" w:date="2019-11-06T14:14:00Z" w:initials="AK">
    <w:p w14:paraId="3084014C" w14:textId="603C2484" w:rsidR="00B144ED" w:rsidRDefault="00B144ED">
      <w:pPr>
        <w:pStyle w:val="CommentText"/>
      </w:pPr>
      <w:r>
        <w:rPr>
          <w:rStyle w:val="CommentReference"/>
        </w:rPr>
        <w:annotationRef/>
      </w:r>
      <w:r>
        <w:t xml:space="preserve">New Figure </w:t>
      </w:r>
    </w:p>
  </w:comment>
  <w:comment w:id="1359" w:author="Andy Kleinhesselink" w:date="2019-11-06T14:14:00Z" w:initials="AK">
    <w:p w14:paraId="7CD4CD39" w14:textId="42588FD1" w:rsidR="00B144ED" w:rsidRDefault="00B144ED">
      <w:pPr>
        <w:pStyle w:val="CommentText"/>
      </w:pPr>
      <w:r>
        <w:rPr>
          <w:rStyle w:val="CommentReference"/>
        </w:rPr>
        <w:annotationRef/>
      </w:r>
      <w:r>
        <w:t xml:space="preserve">New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A10877" w15:done="0"/>
  <w15:commentEx w15:paraId="0BEE0B74" w15:paraIdParent="46A10877" w15:done="0"/>
  <w15:commentEx w15:paraId="6E07818F" w15:done="0"/>
  <w15:commentEx w15:paraId="0C33DC7D" w15:done="0"/>
  <w15:commentEx w15:paraId="08ECD1B9" w15:done="0"/>
  <w15:commentEx w15:paraId="23D1257A" w15:done="0"/>
  <w15:commentEx w15:paraId="6657E6DE" w15:done="0"/>
  <w15:commentEx w15:paraId="6F796257" w15:done="0"/>
  <w15:commentEx w15:paraId="503C36EB" w15:done="0"/>
  <w15:commentEx w15:paraId="3113AD1D" w15:done="0"/>
  <w15:commentEx w15:paraId="5AE4FFE9" w15:done="0"/>
  <w15:commentEx w15:paraId="1E3A6756" w15:done="0"/>
  <w15:commentEx w15:paraId="6C137CF0" w15:done="0"/>
  <w15:commentEx w15:paraId="3084014C" w15:done="0"/>
  <w15:commentEx w15:paraId="7CD4C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A10877" w16cid:durableId="2141ACE4"/>
  <w16cid:commentId w16cid:paraId="0BEE0B74" w16cid:durableId="2149F86F"/>
  <w16cid:commentId w16cid:paraId="6E07818F" w16cid:durableId="21417B55"/>
  <w16cid:commentId w16cid:paraId="0C33DC7D" w16cid:durableId="216D5D45"/>
  <w16cid:commentId w16cid:paraId="08ECD1B9" w16cid:durableId="21418172"/>
  <w16cid:commentId w16cid:paraId="23D1257A" w16cid:durableId="2141878C"/>
  <w16cid:commentId w16cid:paraId="6657E6DE" w16cid:durableId="21418850"/>
  <w16cid:commentId w16cid:paraId="6F796257" w16cid:durableId="216D51EA"/>
  <w16cid:commentId w16cid:paraId="503C36EB" w16cid:durableId="216D5D75"/>
  <w16cid:commentId w16cid:paraId="3113AD1D" w16cid:durableId="216D5D74"/>
  <w16cid:commentId w16cid:paraId="5AE4FFE9" w16cid:durableId="216D5D73"/>
  <w16cid:commentId w16cid:paraId="1E3A6756" w16cid:durableId="216D5D72"/>
  <w16cid:commentId w16cid:paraId="6C137CF0" w16cid:durableId="216D51F2"/>
  <w16cid:commentId w16cid:paraId="3084014C" w16cid:durableId="216D53C0"/>
  <w16cid:commentId w16cid:paraId="7CD4CD39" w16cid:durableId="216D5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ECD73" w14:textId="77777777" w:rsidR="009C55A4" w:rsidRDefault="009C55A4">
      <w:pPr>
        <w:spacing w:after="0"/>
      </w:pPr>
      <w:r>
        <w:separator/>
      </w:r>
    </w:p>
  </w:endnote>
  <w:endnote w:type="continuationSeparator" w:id="0">
    <w:p w14:paraId="5BF1014C" w14:textId="77777777" w:rsidR="009C55A4" w:rsidRDefault="009C55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B144ED" w:rsidRDefault="00B144ED">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D7E5A" w14:textId="77777777" w:rsidR="009C55A4" w:rsidRDefault="009C55A4">
      <w:pPr>
        <w:spacing w:after="0"/>
      </w:pPr>
      <w:r>
        <w:separator/>
      </w:r>
    </w:p>
  </w:footnote>
  <w:footnote w:type="continuationSeparator" w:id="0">
    <w:p w14:paraId="41E5B41D" w14:textId="77777777" w:rsidR="009C55A4" w:rsidRDefault="009C55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Kleinhesselink">
    <w15:presenceInfo w15:providerId="Windows Live" w15:userId="6382bfecc743d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34F1"/>
    <w:rsid w:val="00003A19"/>
    <w:rsid w:val="00004AFB"/>
    <w:rsid w:val="00004C68"/>
    <w:rsid w:val="00004F71"/>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BE7"/>
    <w:rsid w:val="00081CE7"/>
    <w:rsid w:val="00081F5A"/>
    <w:rsid w:val="000847A1"/>
    <w:rsid w:val="00084FB3"/>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924F2"/>
    <w:rsid w:val="00192A3D"/>
    <w:rsid w:val="00193660"/>
    <w:rsid w:val="00194295"/>
    <w:rsid w:val="0019429C"/>
    <w:rsid w:val="00194369"/>
    <w:rsid w:val="00195151"/>
    <w:rsid w:val="001955C5"/>
    <w:rsid w:val="00197041"/>
    <w:rsid w:val="001A1AFB"/>
    <w:rsid w:val="001A2169"/>
    <w:rsid w:val="001A2D2D"/>
    <w:rsid w:val="001A3717"/>
    <w:rsid w:val="001A3B2C"/>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16DB"/>
    <w:rsid w:val="00291AB6"/>
    <w:rsid w:val="00292234"/>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6178"/>
    <w:rsid w:val="002E770A"/>
    <w:rsid w:val="002E7761"/>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A"/>
    <w:rsid w:val="00373175"/>
    <w:rsid w:val="00373187"/>
    <w:rsid w:val="003768E1"/>
    <w:rsid w:val="00377F99"/>
    <w:rsid w:val="0038105E"/>
    <w:rsid w:val="0038260F"/>
    <w:rsid w:val="00382D0E"/>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698"/>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B89"/>
    <w:rsid w:val="00661CB0"/>
    <w:rsid w:val="00661E05"/>
    <w:rsid w:val="006627FD"/>
    <w:rsid w:val="00663552"/>
    <w:rsid w:val="0066362B"/>
    <w:rsid w:val="00665670"/>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22B8"/>
    <w:rsid w:val="00772B16"/>
    <w:rsid w:val="00774FA5"/>
    <w:rsid w:val="007754DB"/>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5A4"/>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9AD"/>
    <w:rsid w:val="00A17521"/>
    <w:rsid w:val="00A17826"/>
    <w:rsid w:val="00A209D2"/>
    <w:rsid w:val="00A211C3"/>
    <w:rsid w:val="00A21E12"/>
    <w:rsid w:val="00A22074"/>
    <w:rsid w:val="00A23619"/>
    <w:rsid w:val="00A23C8F"/>
    <w:rsid w:val="00A24A18"/>
    <w:rsid w:val="00A2534F"/>
    <w:rsid w:val="00A27263"/>
    <w:rsid w:val="00A27B10"/>
    <w:rsid w:val="00A312F1"/>
    <w:rsid w:val="00A31B48"/>
    <w:rsid w:val="00A320C4"/>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13C1"/>
    <w:rsid w:val="00A53231"/>
    <w:rsid w:val="00A55556"/>
    <w:rsid w:val="00A55BE3"/>
    <w:rsid w:val="00A608E5"/>
    <w:rsid w:val="00A609C0"/>
    <w:rsid w:val="00A62297"/>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75A4"/>
    <w:rsid w:val="00C709A8"/>
    <w:rsid w:val="00C725BD"/>
    <w:rsid w:val="00C72865"/>
    <w:rsid w:val="00C729F4"/>
    <w:rsid w:val="00C72D40"/>
    <w:rsid w:val="00C730B6"/>
    <w:rsid w:val="00C74DF2"/>
    <w:rsid w:val="00C757EA"/>
    <w:rsid w:val="00C76257"/>
    <w:rsid w:val="00C76D42"/>
    <w:rsid w:val="00C8045B"/>
    <w:rsid w:val="00C8213B"/>
    <w:rsid w:val="00C84499"/>
    <w:rsid w:val="00C848D5"/>
    <w:rsid w:val="00C84BAF"/>
    <w:rsid w:val="00C8696F"/>
    <w:rsid w:val="00C875B7"/>
    <w:rsid w:val="00C92FC1"/>
    <w:rsid w:val="00C95F02"/>
    <w:rsid w:val="00C97E84"/>
    <w:rsid w:val="00CA15E5"/>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4DA7"/>
    <w:rsid w:val="00D15FE5"/>
    <w:rsid w:val="00D160CA"/>
    <w:rsid w:val="00D1676D"/>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2399"/>
    <w:rsid w:val="00D52920"/>
    <w:rsid w:val="00D52D05"/>
    <w:rsid w:val="00D538B5"/>
    <w:rsid w:val="00D56A49"/>
    <w:rsid w:val="00D5720F"/>
    <w:rsid w:val="00D600C0"/>
    <w:rsid w:val="00D616E7"/>
    <w:rsid w:val="00D64B98"/>
    <w:rsid w:val="00D65245"/>
    <w:rsid w:val="00D65A29"/>
    <w:rsid w:val="00D65CA3"/>
    <w:rsid w:val="00D66064"/>
    <w:rsid w:val="00D668CE"/>
    <w:rsid w:val="00D67013"/>
    <w:rsid w:val="00D702AB"/>
    <w:rsid w:val="00D709AF"/>
    <w:rsid w:val="00D71481"/>
    <w:rsid w:val="00D72D86"/>
    <w:rsid w:val="00D7371F"/>
    <w:rsid w:val="00D73DDC"/>
    <w:rsid w:val="00D75239"/>
    <w:rsid w:val="00D769D9"/>
    <w:rsid w:val="00D76E3D"/>
    <w:rsid w:val="00D7747E"/>
    <w:rsid w:val="00D77B24"/>
    <w:rsid w:val="00D80090"/>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21CE"/>
    <w:rsid w:val="00F034BB"/>
    <w:rsid w:val="00F039E3"/>
    <w:rsid w:val="00F04483"/>
    <w:rsid w:val="00F046AB"/>
    <w:rsid w:val="00F05A07"/>
    <w:rsid w:val="00F0623F"/>
    <w:rsid w:val="00F07866"/>
    <w:rsid w:val="00F07B05"/>
    <w:rsid w:val="00F10851"/>
    <w:rsid w:val="00F109A0"/>
    <w:rsid w:val="00F12855"/>
    <w:rsid w:val="00F1355F"/>
    <w:rsid w:val="00F13D53"/>
    <w:rsid w:val="00F140E9"/>
    <w:rsid w:val="00F15099"/>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3D4F-8B96-C24D-9B96-3CD4F04E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45</Pages>
  <Words>27633</Words>
  <Characters>147289</Characters>
  <Application>Microsoft Office Word</Application>
  <DocSecurity>0</DocSecurity>
  <Lines>2945</Lines>
  <Paragraphs>1053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47</cp:revision>
  <cp:lastPrinted>2019-08-22T21:15:00Z</cp:lastPrinted>
  <dcterms:created xsi:type="dcterms:W3CDTF">2019-10-11T01:38:00Z</dcterms:created>
  <dcterms:modified xsi:type="dcterms:W3CDTF">2019-11-07T00:34:00Z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id="5jfc3PM4"/&gt;&lt;style id="http://www.zotero.org/styles/ecology" hasBibliography="1" bibliographyStyleHasBeenSet="1"/&gt;&lt;prefs&gt;&lt;pref name="fieldType" value="Field"/&gt;&lt;/prefs&gt;&lt;/data&gt;</vt:lpwstr>
  </property>
</Properties>
</file>