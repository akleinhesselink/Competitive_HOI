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2D5BC0EB" w:rsidR="0072311D" w:rsidRDefault="0076057D">
      <w:pPr>
        <w:pStyle w:val="TitlePage"/>
      </w:pPr>
      <w:r>
        <w:t>Main Text Word Count: 5,</w:t>
      </w:r>
      <w:r w:rsidR="0072311D">
        <w:t>376</w:t>
      </w:r>
    </w:p>
    <w:p w14:paraId="351F6574" w14:textId="150C21E3"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024DEB">
        <w:rPr>
          <w:noProof/>
        </w:rPr>
        <w:t>7741</w:t>
      </w:r>
      <w:r w:rsidR="009462AD">
        <w:rPr>
          <w:noProof/>
        </w:rPr>
        <w:fldChar w:fldCharType="end"/>
      </w:r>
      <w:r w:rsidR="005A3275">
        <w:t xml:space="preserve"> (including appendix</w:t>
      </w:r>
      <w:r>
        <w:t xml:space="preserve"> and literature cited</w:t>
      </w:r>
      <w:r w:rsidR="005A3275">
        <w:t>)</w:t>
      </w:r>
    </w:p>
    <w:p w14:paraId="063F71C4" w14:textId="7C7E7E29"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427DC4">
        <w:rPr>
          <w:noProof/>
        </w:rPr>
        <w:t>38</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380B27D3" w14:textId="6CE5E469"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theories of species competition</w:t>
      </w:r>
      <w:r w:rsidR="0079467C">
        <w:t xml:space="preserve"> and coexistence</w:t>
      </w:r>
      <w:r w:rsidR="00390672">
        <w:t xml:space="preserve">. </w:t>
      </w:r>
      <w:r w:rsidR="003C16DF">
        <w:t>I</w:t>
      </w:r>
      <w:r w:rsidR="00192A3D">
        <w:t>n order to extend ecological theory to multi-species communities</w:t>
      </w:r>
      <w:r w:rsidR="00665670">
        <w:t xml:space="preserve">, </w:t>
      </w:r>
      <w:r w:rsidR="00F0623F">
        <w:t xml:space="preserve">it </w:t>
      </w:r>
      <w:r w:rsidR="003C16DF">
        <w:t>is critical to understand how often and by what mechanisms HOIs arise</w:t>
      </w:r>
      <w:r w:rsidR="00390672">
        <w:t xml:space="preserve">. In this paper we </w:t>
      </w:r>
      <w:r w:rsidR="00514E6E">
        <w:t xml:space="preserve">propose a </w:t>
      </w:r>
      <w:r w:rsidR="00CA7985">
        <w:t xml:space="preserve">quantitative </w:t>
      </w:r>
      <w:r w:rsidR="00514E6E">
        <w:t xml:space="preserve">definition for HOIs that </w:t>
      </w:r>
      <w:r w:rsidR="00632DC9">
        <w:t xml:space="preserve">distinguishes them from </w:t>
      </w:r>
      <w:r w:rsidR="00514E6E">
        <w:t>non-linear density dependence</w:t>
      </w:r>
      <w:r w:rsidR="00632DC9">
        <w:t xml:space="preserve"> and emphasizes their consequences for </w:t>
      </w:r>
      <w:r w:rsidR="000B20AC">
        <w:t xml:space="preserve">multi-species </w:t>
      </w:r>
      <w:commentRangeStart w:id="1"/>
      <w:r w:rsidR="00632DC9">
        <w:t>competition</w:t>
      </w:r>
      <w:commentRangeEnd w:id="1"/>
      <w:r w:rsidR="00523384">
        <w:rPr>
          <w:rStyle w:val="CommentReference"/>
        </w:rPr>
        <w:commentReference w:id="1"/>
      </w:r>
      <w:r w:rsidR="00514E6E">
        <w:t xml:space="preserve">. </w:t>
      </w:r>
      <w:r w:rsidR="00A312F1">
        <w:t xml:space="preserve">In order to </w:t>
      </w:r>
      <w:r w:rsidR="000B20AC">
        <w:t xml:space="preserve">illustrate </w:t>
      </w:r>
      <w:r w:rsidR="00523384">
        <w:t xml:space="preserve">our definition and the challenge of defining </w:t>
      </w:r>
      <w:r w:rsidR="00514E6E">
        <w:t xml:space="preserve">HOIs </w:t>
      </w:r>
      <w:r w:rsidR="00523384">
        <w:t>in empirical data</w:t>
      </w:r>
      <w:r w:rsidR="000B20AC">
        <w:t xml:space="preserve">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 whether</w:t>
      </w:r>
      <w:r w:rsidR="00632DC9">
        <w:t xml:space="preserve"> competition</w:t>
      </w:r>
      <w:r w:rsidR="0079467C">
        <w:t xml:space="preserve"> involving more than one species is equal to the sum of </w:t>
      </w:r>
      <w:r w:rsidR="00632DC9">
        <w:t>single species effects</w:t>
      </w:r>
      <w:r w:rsidR="00B00A38">
        <w:t xml:space="preserve">.  </w:t>
      </w:r>
      <w:commentRangeStart w:id="2"/>
      <w:r w:rsidR="00C32A0E">
        <w:t xml:space="preserve">We find </w:t>
      </w:r>
      <w:r w:rsidR="00632DC9">
        <w:t xml:space="preserve">the strength of </w:t>
      </w:r>
      <w:r w:rsidR="001E683B">
        <w:t>HOIs</w:t>
      </w:r>
      <w:r w:rsidR="00632DC9">
        <w:t xml:space="preserve"> vary with phenology</w:t>
      </w:r>
      <w:r w:rsidR="00F0623F">
        <w:t>:</w:t>
      </w:r>
      <w:r w:rsidR="00632DC9">
        <w:t xml:space="preserve"> </w:t>
      </w:r>
      <w:r w:rsidR="00F0623F">
        <w:t>s</w:t>
      </w:r>
      <w:r w:rsidR="00632DC9">
        <w:t>pecies that grow later experience stronger HOIs because the</w:t>
      </w:r>
      <w:r w:rsidR="00C06737">
        <w:t>ir</w:t>
      </w:r>
      <w:r w:rsidR="00632DC9">
        <w:t xml:space="preserve"> competitive environment is strongly affected by </w:t>
      </w:r>
      <w:r w:rsidR="0079467C">
        <w:t>earlier growing species</w:t>
      </w:r>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r w:rsidR="00632DC9">
        <w:t xml:space="preserve">systems </w:t>
      </w:r>
      <w:r w:rsidR="000B20AC">
        <w:t xml:space="preserve">with rapid declines in </w:t>
      </w:r>
      <w:r w:rsidR="00632DC9">
        <w:t>resource availability</w:t>
      </w:r>
      <w:r w:rsidR="00F0623F">
        <w:t xml:space="preserve"> </w:t>
      </w:r>
      <w:r w:rsidR="00192A3D">
        <w:t xml:space="preserve">and </w:t>
      </w:r>
      <w:r w:rsidR="000B20AC">
        <w:t xml:space="preserve">rapid increases in </w:t>
      </w:r>
      <w:r w:rsidR="00192A3D">
        <w:t xml:space="preserve">individual </w:t>
      </w:r>
      <w:r w:rsidR="00F0623F">
        <w:t xml:space="preserve">size </w:t>
      </w:r>
      <w:r w:rsidR="00632DC9">
        <w:t>over the course of a single</w:t>
      </w:r>
      <w:r w:rsidR="00192A3D">
        <w:t xml:space="preserve"> growing</w:t>
      </w:r>
      <w:r w:rsidR="00632DC9">
        <w:t xml:space="preserve"> season</w:t>
      </w:r>
      <w:r w:rsidR="00390672">
        <w:t>.</w:t>
      </w:r>
      <w:commentRangeEnd w:id="2"/>
      <w:r w:rsidR="00523384">
        <w:rPr>
          <w:rStyle w:val="CommentReference"/>
        </w:rPr>
        <w:commentReference w:id="2"/>
      </w:r>
    </w:p>
    <w:p w14:paraId="1F03993B" w14:textId="77777777" w:rsidR="00B93196" w:rsidRDefault="00B93196">
      <w:pPr>
        <w:spacing w:after="202"/>
        <w:contextualSpacing/>
      </w:pPr>
    </w:p>
    <w:p w14:paraId="6C16E916" w14:textId="77777777" w:rsidR="00FA4C3C" w:rsidRDefault="00FA4C3C">
      <w:pPr>
        <w:spacing w:line="276" w:lineRule="auto"/>
        <w:ind w:firstLine="0"/>
        <w:jc w:val="both"/>
        <w:rPr>
          <w:rFonts w:eastAsia="Noto Sans CJK SC Regular" w:cs="FreeSans"/>
          <w:b/>
          <w:szCs w:val="28"/>
        </w:rPr>
      </w:pPr>
      <w:r>
        <w:br w:type="page"/>
      </w:r>
    </w:p>
    <w:p w14:paraId="2DFCF149" w14:textId="56D95ECE" w:rsidR="00B93196" w:rsidRDefault="00390672">
      <w:pPr>
        <w:pStyle w:val="Heading"/>
      </w:pPr>
      <w:r>
        <w:lastRenderedPageBreak/>
        <w:t>Introduction</w:t>
      </w:r>
    </w:p>
    <w:p w14:paraId="5BC13903" w14:textId="54B49022" w:rsidR="00B93196" w:rsidRDefault="006B73DB">
      <w:pPr>
        <w:spacing w:after="202"/>
        <w:contextualSpacing/>
      </w:pPr>
      <w:r>
        <w:t xml:space="preserve">Almost all </w:t>
      </w:r>
      <w:r w:rsidR="00AE5DD5">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classical models in community ecology summarize species interactions </w:t>
      </w:r>
      <w:r w:rsidR="004643A4">
        <w:t xml:space="preserve">in a pairwise fashion, </w:t>
      </w:r>
      <w:r w:rsidR="00525B6E">
        <w:t>assuming that the per capita effect of one species on another is independent of the densities of other species in the system</w:t>
      </w:r>
      <w:r w:rsidR="00390672">
        <w:t xml:space="preserve">. </w:t>
      </w:r>
      <w:r w:rsidR="00125A8C">
        <w:t xml:space="preserve">The implication of this assumption is that we can predict the dynamics of multispecies communities from an </w:t>
      </w:r>
      <w:r w:rsidR="002E3A23">
        <w:t xml:space="preserve">accurate </w:t>
      </w:r>
      <w:r w:rsidR="00125A8C">
        <w:t xml:space="preserve">model </w:t>
      </w:r>
      <w:r w:rsidR="002E3A23">
        <w:t>of the interactions between each pair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23384">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3937173B" w14:textId="6BD0BE55" w:rsidR="00170635" w:rsidRDefault="00390672" w:rsidP="00170635">
      <w:pPr>
        <w:spacing w:after="202"/>
        <w:contextualSpacing/>
        <w:rPr>
          <w:ins w:id="3" w:author="Andy Kleinhesselink" w:date="2019-06-01T08:52:00Z"/>
        </w:rPr>
      </w:pPr>
      <w:r>
        <w:t xml:space="preserve">The </w:t>
      </w:r>
      <w:r w:rsidR="00024622">
        <w:t>potential for</w:t>
      </w:r>
      <w:r>
        <w:t xml:space="preserve"> higher order interactions (HOIs) between species challenges th</w:t>
      </w:r>
      <w:r w:rsidR="00620DAA">
        <w:t>e</w:t>
      </w:r>
      <w:r>
        <w:t xml:space="preserve"> core assumption </w:t>
      </w:r>
      <w:r w:rsidR="00620DAA">
        <w:t>of additive pairwise interactions</w:t>
      </w:r>
      <w:r w:rsidR="008D4991">
        <w:t xml:space="preserve"> and thus could have profound implications for modeling ecological communities</w:t>
      </w:r>
      <w:r w:rsidR="00125A8C">
        <w:t xml:space="preserve"> and predicting ecological dynamics</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D4991">
        <w:t>I</w:t>
      </w:r>
      <w:r w:rsidR="003431F6">
        <w:t>f HOIs are prevalent</w:t>
      </w:r>
      <w:r w:rsidR="00125A8C">
        <w:t xml:space="preserve"> and strong</w:t>
      </w:r>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where HOIs </w:t>
      </w:r>
      <w:r w:rsidR="00427DC4">
        <w:t>can strongly impact our understanding of community dynamics</w:t>
      </w:r>
      <w:r w:rsidR="008D4991">
        <w:t xml:space="preserve"> is in the application of the criterion of </w:t>
      </w:r>
      <w:r w:rsidR="00523384">
        <w:t xml:space="preserve">mutual </w:t>
      </w:r>
      <w:proofErr w:type="spellStart"/>
      <w:r w:rsidR="00523384">
        <w:t>invasibility</w:t>
      </w:r>
      <w:proofErr w:type="spellEnd"/>
      <w:r w:rsidR="008D4991">
        <w:t xml:space="preserve"> </w:t>
      </w:r>
      <w:r w:rsidR="00427DC4">
        <w:t>for</w:t>
      </w:r>
      <w:r w:rsidR="008D4991">
        <w:t xml:space="preserve"> defin</w:t>
      </w:r>
      <w:r w:rsidR="00427DC4">
        <w:t>ing</w:t>
      </w:r>
      <w:r w:rsidR="008D4991">
        <w:t xml:space="preserve"> 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r w:rsidR="00523384">
        <w:t xml:space="preserve">In </w:t>
      </w:r>
      <w:r w:rsidR="007E6387">
        <w:t>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w:t>
      </w:r>
      <w:r w:rsidR="00125A8C">
        <w:t xml:space="preserve">invade monocultures of one another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12D2B86C" w14:textId="7E7B6922" w:rsidR="00170635" w:rsidDel="00170635" w:rsidRDefault="00170635" w:rsidP="00170635">
      <w:pPr>
        <w:spacing w:after="202"/>
        <w:contextualSpacing/>
        <w:rPr>
          <w:del w:id="4" w:author="Andy Kleinhesselink" w:date="2019-06-01T08:52:00Z"/>
        </w:rPr>
      </w:pPr>
      <w:r>
        <w:t xml:space="preserve">HOIs have the potential to profoundly alter our understanding of the dynamics of multi-species communities, however progress in this area is limited by inconsistent </w:t>
      </w:r>
      <w:r>
        <w:lastRenderedPageBreak/>
        <w:t>definitions, difficulties in detecting HOIs in empirical data and few investigations of the processes that give rise to HOIs</w:t>
      </w:r>
      <w:r w:rsidRPr="00373175">
        <w:t xml:space="preserve">.  </w:t>
      </w:r>
      <w:ins w:id="5" w:author="Andy Kleinhesselink" w:date="2019-06-01T09:11:00Z">
        <w:r w:rsidR="0040246A">
          <w:t xml:space="preserve">In this paper we first review </w:t>
        </w:r>
        <w:r w:rsidR="00CB46D3">
          <w:t xml:space="preserve">previous discussions of HOIs and attempt to </w:t>
        </w:r>
      </w:ins>
      <w:ins w:id="6" w:author="Andy Kleinhesselink" w:date="2019-06-01T09:12:00Z">
        <w:r w:rsidR="00CB46D3">
          <w:t>define and justify a quantify definition of HOIs</w:t>
        </w:r>
      </w:ins>
      <w:ins w:id="7" w:author="Andy Kleinhesselink" w:date="2019-06-01T09:13:00Z">
        <w:r w:rsidR="00CB46D3">
          <w:t xml:space="preserve"> that can be applied generally to any phenomenological models of species competition.  </w:t>
        </w:r>
      </w:ins>
      <w:ins w:id="8" w:author="Andy Kleinhesselink" w:date="2019-06-01T09:14:00Z">
        <w:r w:rsidR="00CB46D3">
          <w:t xml:space="preserve">In the second part of the paper, we use a simulation model to </w:t>
        </w:r>
      </w:ins>
      <w:del w:id="9" w:author="Andy Kleinhesselink" w:date="2019-06-01T09:14:00Z">
        <w:r w:rsidRPr="00373175" w:rsidDel="00CB46D3">
          <w:delText>To</w:delText>
        </w:r>
      </w:del>
      <w:r w:rsidRPr="00373175">
        <w:t xml:space="preserve"> illustrate our definition and to </w:t>
      </w:r>
      <w:r>
        <w:t>investigate</w:t>
      </w:r>
      <w:r w:rsidRPr="00373175">
        <w:t xml:space="preserve"> the mechanism</w:t>
      </w:r>
      <w:r>
        <w:t>s</w:t>
      </w:r>
      <w:r w:rsidRPr="00373175">
        <w:t xml:space="preserve"> that </w:t>
      </w:r>
      <w:ins w:id="10" w:author="Andy Kleinhesselink" w:date="2019-06-01T09:15:00Z">
        <w:r w:rsidR="00CB46D3">
          <w:t xml:space="preserve">may </w:t>
        </w:r>
      </w:ins>
      <w:r w:rsidRPr="00373175">
        <w:t>generate HOIs</w:t>
      </w:r>
      <w:ins w:id="11" w:author="Andy Kleinhesselink" w:date="2019-06-01T09:15:00Z">
        <w:r w:rsidR="00CB46D3">
          <w:t xml:space="preserve">. </w:t>
        </w:r>
      </w:ins>
      <w:ins w:id="12" w:author="Andy Kleinhesselink" w:date="2019-06-01T09:17:00Z">
        <w:r w:rsidR="00CB46D3">
          <w:t xml:space="preserve"> </w:t>
        </w:r>
      </w:ins>
      <w:del w:id="13" w:author="Andy Kleinhesselink" w:date="2019-06-01T09:14:00Z">
        <w:r w:rsidRPr="00373175" w:rsidDel="00CB46D3">
          <w:delText xml:space="preserve"> </w:delText>
        </w:r>
      </w:del>
      <w:del w:id="14" w:author="Andy Kleinhesselink" w:date="2019-06-01T09:15:00Z">
        <w:r w:rsidRPr="00373175" w:rsidDel="00CB46D3">
          <w:delText>we</w:delText>
        </w:r>
        <w:r w:rsidDel="00CB46D3">
          <w:delText xml:space="preserve"> construct a </w:delText>
        </w:r>
      </w:del>
      <w:del w:id="15" w:author="Andy Kleinhesselink" w:date="2019-06-01T09:16:00Z">
        <w:r w:rsidDel="00CB46D3">
          <w:delText xml:space="preserve">simple mechanistic resource competition model that captures key features of the </w:delText>
        </w:r>
      </w:del>
      <w:del w:id="16" w:author="Andy Kleinhesselink" w:date="2019-06-01T09:18:00Z">
        <w:r w:rsidDel="00CB46D3">
          <w:delText>kind of empirical data that ecologists often collect when studying natural populations</w:delText>
        </w:r>
      </w:del>
      <w:del w:id="17" w:author="Andy Kleinhesselink" w:date="2019-06-01T09:16:00Z">
        <w:r w:rsidDel="00CB46D3">
          <w:delText>.</w:delText>
        </w:r>
      </w:del>
      <w:del w:id="18" w:author="Andy Kleinhesselink" w:date="2019-06-01T09:18:00Z">
        <w:r w:rsidDel="00CB46D3">
          <w:delText xml:space="preserve">  We use the mechanistic </w:delText>
        </w:r>
      </w:del>
      <w:del w:id="19" w:author="Andy Kleinhesselink" w:date="2019-06-01T09:20:00Z">
        <w:r w:rsidDel="00CB46D3">
          <w:delText xml:space="preserve">model to simulate a virtual field experiment on the effects of competition on individual performance. We then fit phenomenological models to the simulated data in order to assess the presence of HOIs.  Our virtual experiment demonstrates that HOIs may indeed be common even in relatively simple mechanistic models of competition.  Importantly, we suggest that systems in which competitors vary in timing of resource uptake are likely to show HOIs, and that HOIs will likely be stronger for species maturing later in the growing season. Our example also shows how the strength and even the direction of HOIs are dependent on the structure of the phenomenological model being fit to the data. </w:delText>
        </w:r>
      </w:del>
    </w:p>
    <w:p w14:paraId="5E650CCA" w14:textId="77777777" w:rsidR="00170635" w:rsidRDefault="00170635" w:rsidP="0040246A">
      <w:pPr>
        <w:spacing w:after="202"/>
        <w:contextualSpacing/>
      </w:pPr>
    </w:p>
    <w:p w14:paraId="27A8D08C" w14:textId="543E0C13" w:rsidR="001A66F7" w:rsidRDefault="00934706" w:rsidP="00564AC0">
      <w:pPr>
        <w:pStyle w:val="Heading2"/>
      </w:pPr>
      <w:commentRangeStart w:id="20"/>
      <w:r>
        <w:t>Defining higher order interactions in ecology</w:t>
      </w:r>
      <w:commentRangeEnd w:id="20"/>
      <w:r w:rsidR="00515BFE">
        <w:rPr>
          <w:rStyle w:val="CommentReference"/>
          <w:rFonts w:cstheme="minorBidi"/>
          <w:i w:val="0"/>
          <w:spacing w:val="0"/>
        </w:rPr>
        <w:commentReference w:id="20"/>
      </w:r>
    </w:p>
    <w:p w14:paraId="59663792" w14:textId="757F1533" w:rsidR="004F77EB" w:rsidRDefault="004F77EB" w:rsidP="004F77EB">
      <w:pPr>
        <w:spacing w:after="202"/>
        <w:contextualSpacing/>
      </w:pPr>
      <w:r>
        <w:t xml:space="preserve">A </w:t>
      </w:r>
      <w:del w:id="21" w:author="Andy Kleinhesselink" w:date="2019-06-01T08:54:00Z">
        <w:r w:rsidDel="00170635">
          <w:delText xml:space="preserve">useful </w:delText>
        </w:r>
      </w:del>
      <w:r w:rsidR="00427DC4">
        <w:t xml:space="preserve">quantitative </w:t>
      </w:r>
      <w:r>
        <w:t>definition for HOIs</w:t>
      </w:r>
      <w:del w:id="22" w:author="Andy Kleinhesselink" w:date="2019-06-01T08:52:00Z">
        <w:r w:rsidDel="00170635">
          <w:delText>,</w:delText>
        </w:r>
      </w:del>
      <w:r>
        <w:t xml:space="preserve"> should</w:t>
      </w:r>
      <w:ins w:id="23" w:author="Andy Kleinhesselink" w:date="2019-06-01T08:52:00Z">
        <w:r w:rsidR="00170635">
          <w:t xml:space="preserve"> </w:t>
        </w:r>
      </w:ins>
      <w:del w:id="24" w:author="Andy Kleinhesselink" w:date="2019-06-01T08:52:00Z">
        <w:r w:rsidDel="00170635">
          <w:delText xml:space="preserve"> </w:delText>
        </w:r>
        <w:r w:rsidR="00427DC4" w:rsidDel="00170635">
          <w:delText xml:space="preserve">clarify the nature of these interactions in a manner that </w:delText>
        </w:r>
      </w:del>
      <w:r w:rsidR="00427DC4">
        <w:t>align</w:t>
      </w:r>
      <w:del w:id="25" w:author="Andy Kleinhesselink" w:date="2019-06-01T08:53:00Z">
        <w:r w:rsidR="00427DC4" w:rsidDel="00170635">
          <w:delText>s</w:delText>
        </w:r>
      </w:del>
      <w:r w:rsidR="00427DC4">
        <w:t xml:space="preserve"> with their </w:t>
      </w:r>
      <w:del w:id="26" w:author="Andy Kleinhesselink" w:date="2019-06-01T09:21:00Z">
        <w:r w:rsidR="00427DC4" w:rsidDel="002F1A4B">
          <w:delText>verbal, if less precise, meaning in the ecological literature</w:delText>
        </w:r>
      </w:del>
      <w:ins w:id="27" w:author="Andy Kleinhesselink" w:date="2019-06-01T09:04:00Z">
        <w:r w:rsidR="0040246A">
          <w:t>important</w:t>
        </w:r>
      </w:ins>
      <w:ins w:id="28" w:author="Andy Kleinhesselink" w:date="2019-06-01T09:00:00Z">
        <w:r w:rsidR="00170635">
          <w:t xml:space="preserve"> implications for </w:t>
        </w:r>
      </w:ins>
      <w:ins w:id="29" w:author="Andy Kleinhesselink" w:date="2019-06-01T10:13:00Z">
        <w:r w:rsidR="00C121F6">
          <w:t>modeling</w:t>
        </w:r>
      </w:ins>
      <w:ins w:id="30" w:author="Andy Kleinhesselink" w:date="2019-06-01T09:00:00Z">
        <w:r w:rsidR="00170635">
          <w:t xml:space="preserve"> species interactions.</w:t>
        </w:r>
      </w:ins>
      <w:del w:id="31" w:author="Andy Kleinhesselink" w:date="2019-06-01T09:00:00Z">
        <w:r w:rsidR="00427DC4" w:rsidDel="00170635">
          <w:delText>.</w:delText>
        </w:r>
      </w:del>
      <w:r w:rsidR="00427DC4">
        <w:t xml:space="preserve"> </w:t>
      </w:r>
      <w:ins w:id="32" w:author="Andy Kleinhesselink" w:date="2019-06-01T09:06:00Z">
        <w:r w:rsidR="0040246A">
          <w:t xml:space="preserve"> </w:t>
        </w:r>
      </w:ins>
      <w:ins w:id="33" w:author="Andy Kleinhesselink" w:date="2019-06-01T10:13:00Z">
        <w:r w:rsidR="00C121F6">
          <w:t>We begin by</w:t>
        </w:r>
      </w:ins>
      <w:ins w:id="34" w:author="Andy Kleinhesselink" w:date="2019-06-01T09:06:00Z">
        <w:r w:rsidR="0040246A">
          <w:t xml:space="preserve"> </w:t>
        </w:r>
      </w:ins>
      <w:ins w:id="35" w:author="Andy Kleinhesselink" w:date="2019-06-01T09:07:00Z">
        <w:r w:rsidR="0040246A">
          <w:t xml:space="preserve">stipulating that our discussion and definitions </w:t>
        </w:r>
      </w:ins>
      <w:ins w:id="36" w:author="Andy Kleinhesselink" w:date="2019-06-01T09:22:00Z">
        <w:r w:rsidR="008369E4">
          <w:t xml:space="preserve">are concerned with </w:t>
        </w:r>
      </w:ins>
      <w:ins w:id="37" w:author="Andy Kleinhesselink" w:date="2019-06-01T09:26:00Z">
        <w:r w:rsidR="008369E4">
          <w:t>m</w:t>
        </w:r>
      </w:ins>
      <w:ins w:id="38" w:author="Andy Kleinhesselink" w:date="2019-06-01T09:27:00Z">
        <w:r w:rsidR="008369E4">
          <w:t>odels of</w:t>
        </w:r>
      </w:ins>
      <w:ins w:id="39" w:author="Andy Kleinhesselink" w:date="2019-06-01T09:08:00Z">
        <w:r w:rsidR="0040246A">
          <w:t xml:space="preserve"> species’ performance</w:t>
        </w:r>
      </w:ins>
      <w:ins w:id="40" w:author="Andy Kleinhesselink" w:date="2019-06-01T09:23:00Z">
        <w:r w:rsidR="008369E4">
          <w:t xml:space="preserve"> (</w:t>
        </w:r>
      </w:ins>
      <w:ins w:id="41" w:author="Andy Kleinhesselink" w:date="2019-06-01T09:08:00Z">
        <w:r w:rsidR="0040246A">
          <w:t>usually per capita population growth rate</w:t>
        </w:r>
      </w:ins>
      <w:ins w:id="42" w:author="Andy Kleinhesselink" w:date="2019-06-01T09:23:00Z">
        <w:r w:rsidR="008369E4">
          <w:t xml:space="preserve">) </w:t>
        </w:r>
      </w:ins>
      <w:ins w:id="43" w:author="Andy Kleinhesselink" w:date="2019-06-01T09:08:00Z">
        <w:r w:rsidR="0040246A">
          <w:t>as a function of</w:t>
        </w:r>
      </w:ins>
      <w:ins w:id="44" w:author="Andy Kleinhesselink" w:date="2019-06-01T09:26:00Z">
        <w:r w:rsidR="008369E4">
          <w:t xml:space="preserve"> </w:t>
        </w:r>
      </w:ins>
      <w:ins w:id="45" w:author="Andy Kleinhesselink" w:date="2019-06-01T09:08:00Z">
        <w:r w:rsidR="0040246A">
          <w:t>population density.  In this context,</w:t>
        </w:r>
      </w:ins>
      <w:ins w:id="46" w:author="Andy Kleinhesselink" w:date="2019-06-01T09:27:00Z">
        <w:r w:rsidR="008369E4">
          <w:t xml:space="preserve"> a</w:t>
        </w:r>
      </w:ins>
      <w:ins w:id="47" w:author="Andy Kleinhesselink" w:date="2019-06-01T09:08:00Z">
        <w:r w:rsidR="0040246A">
          <w:t xml:space="preserve"> </w:t>
        </w:r>
      </w:ins>
      <w:ins w:id="48" w:author="Andy Kleinhesselink" w:date="2019-06-01T09:10:00Z">
        <w:r w:rsidR="0040246A">
          <w:t>HOI</w:t>
        </w:r>
      </w:ins>
      <w:ins w:id="49" w:author="Andy Kleinhesselink" w:date="2019-06-01T09:27:00Z">
        <w:r w:rsidR="008369E4">
          <w:t xml:space="preserve"> </w:t>
        </w:r>
      </w:ins>
      <w:ins w:id="50" w:author="Andy Kleinhesselink" w:date="2019-06-01T09:24:00Z">
        <w:r w:rsidR="008369E4">
          <w:t>mean</w:t>
        </w:r>
      </w:ins>
      <w:ins w:id="51" w:author="Andy Kleinhesselink" w:date="2019-06-01T09:27:00Z">
        <w:r w:rsidR="008369E4">
          <w:t>s</w:t>
        </w:r>
      </w:ins>
      <w:ins w:id="52" w:author="Andy Kleinhesselink" w:date="2019-06-01T09:24:00Z">
        <w:r w:rsidR="008369E4">
          <w:t xml:space="preserve"> </w:t>
        </w:r>
      </w:ins>
      <w:ins w:id="53" w:author="Andy Kleinhesselink" w:date="2019-06-01T09:10:00Z">
        <w:r w:rsidR="0040246A">
          <w:t xml:space="preserve">that even </w:t>
        </w:r>
      </w:ins>
      <w:ins w:id="54" w:author="Andy Kleinhesselink" w:date="2019-06-01T09:23:00Z">
        <w:r w:rsidR="008369E4">
          <w:t xml:space="preserve">if </w:t>
        </w:r>
      </w:ins>
      <w:ins w:id="55" w:author="Andy Kleinhesselink" w:date="2019-06-01T09:25:00Z">
        <w:r w:rsidR="008369E4">
          <w:t xml:space="preserve">we have </w:t>
        </w:r>
      </w:ins>
      <w:ins w:id="56" w:author="Andy Kleinhesselink" w:date="2019-06-01T09:28:00Z">
        <w:r w:rsidR="008369E4">
          <w:t>a perfect</w:t>
        </w:r>
      </w:ins>
      <w:ins w:id="57" w:author="Andy Kleinhesselink" w:date="2019-06-01T09:25:00Z">
        <w:r w:rsidR="008369E4">
          <w:t xml:space="preserve"> model for how a species’ performance </w:t>
        </w:r>
      </w:ins>
      <w:ins w:id="58" w:author="Andy Kleinhesselink" w:date="2019-06-01T09:31:00Z">
        <w:r w:rsidR="008369E4">
          <w:t>changes</w:t>
        </w:r>
      </w:ins>
      <w:ins w:id="59" w:author="Andy Kleinhesselink" w:date="2019-06-01T09:27:00Z">
        <w:r w:rsidR="008369E4">
          <w:t xml:space="preserve"> </w:t>
        </w:r>
      </w:ins>
      <w:ins w:id="60" w:author="Andy Kleinhesselink" w:date="2019-06-01T09:28:00Z">
        <w:r w:rsidR="008369E4">
          <w:t>in response to</w:t>
        </w:r>
      </w:ins>
      <w:ins w:id="61" w:author="Andy Kleinhesselink" w:date="2019-06-01T09:25:00Z">
        <w:r w:rsidR="008369E4">
          <w:t xml:space="preserve"> </w:t>
        </w:r>
      </w:ins>
      <w:ins w:id="62" w:author="Andy Kleinhesselink" w:date="2019-06-01T09:32:00Z">
        <w:r w:rsidR="009E2A20">
          <w:t>increasing density of</w:t>
        </w:r>
      </w:ins>
      <w:ins w:id="63" w:author="Andy Kleinhesselink" w:date="2019-06-01T09:31:00Z">
        <w:r w:rsidR="008369E4">
          <w:t xml:space="preserve"> species one and two alone, we cannot predict how the species’ performance responds to </w:t>
        </w:r>
      </w:ins>
      <w:ins w:id="64" w:author="Andy Kleinhesselink" w:date="2019-06-01T09:32:00Z">
        <w:r w:rsidR="009E2A20">
          <w:t xml:space="preserve">densities of species one and two together. </w:t>
        </w:r>
      </w:ins>
      <w:ins w:id="65" w:author="Andy Kleinhesselink" w:date="2019-06-01T09:34:00Z">
        <w:r w:rsidR="009E2A20">
          <w:t>(</w:t>
        </w:r>
      </w:ins>
      <w:ins w:id="66" w:author="Andy Kleinhesselink" w:date="2019-06-01T09:33:00Z">
        <w:r w:rsidR="009E2A20">
          <w:t>Two species’ densities are given as an example but this generalizes to any number of species</w:t>
        </w:r>
      </w:ins>
      <w:ins w:id="67" w:author="Andy Kleinhesselink" w:date="2019-06-01T09:34:00Z">
        <w:r w:rsidR="009E2A20">
          <w:t>).</w:t>
        </w:r>
      </w:ins>
      <w:ins w:id="68" w:author="Andy Kleinhesselink" w:date="2019-06-01T09:33:00Z">
        <w:r w:rsidR="009E2A20">
          <w:t xml:space="preserve">  </w:t>
        </w:r>
      </w:ins>
      <w:del w:id="69" w:author="Andy Kleinhesselink" w:date="2019-06-01T09:06:00Z">
        <w:r w:rsidR="00427DC4" w:rsidDel="0040246A">
          <w:delText xml:space="preserve"> </w:delText>
        </w:r>
      </w:del>
      <w:del w:id="70" w:author="Andy Kleinhesselink" w:date="2019-06-01T09:00:00Z">
        <w:r w:rsidR="00427DC4" w:rsidDel="00170635">
          <w:delText xml:space="preserve">In particular, </w:delText>
        </w:r>
        <w:r w:rsidDel="00170635">
          <w:delText>t</w:delText>
        </w:r>
      </w:del>
      <w:del w:id="71" w:author="Andy Kleinhesselink" w:date="2019-06-01T09:32:00Z">
        <w:r w:rsidDel="009E2A20">
          <w:delText>he</w:delText>
        </w:r>
      </w:del>
      <w:del w:id="72" w:author="Andy Kleinhesselink" w:date="2019-06-01T08:55:00Z">
        <w:r w:rsidDel="00170635">
          <w:delText xml:space="preserve"> </w:delText>
        </w:r>
      </w:del>
      <w:del w:id="73" w:author="Andy Kleinhesselink" w:date="2019-06-01T09:32:00Z">
        <w:r w:rsidDel="009E2A20">
          <w:delText>presence of HOIs</w:delText>
        </w:r>
      </w:del>
      <w:del w:id="74" w:author="Andy Kleinhesselink" w:date="2019-06-01T08:54:00Z">
        <w:r w:rsidDel="00170635">
          <w:delText xml:space="preserve"> </w:delText>
        </w:r>
      </w:del>
      <w:del w:id="75" w:author="Andy Kleinhesselink" w:date="2019-06-01T09:32:00Z">
        <w:r w:rsidDel="009E2A20">
          <w:delText xml:space="preserve">means that even if an ecologist </w:delText>
        </w:r>
      </w:del>
      <w:del w:id="76" w:author="Andy Kleinhesselink" w:date="2019-05-31T09:11:00Z">
        <w:r w:rsidDel="00EC61D1">
          <w:delText>had perfect knowledge of how</w:delText>
        </w:r>
        <w:r w:rsidR="00427DC4" w:rsidDel="00EC61D1">
          <w:delText>, phenomenologically,</w:delText>
        </w:r>
      </w:del>
      <w:del w:id="77" w:author="Andy Kleinhesselink" w:date="2019-06-01T08:55:00Z">
        <w:r w:rsidDel="00170635">
          <w:delText xml:space="preserve"> </w:delText>
        </w:r>
      </w:del>
      <w:del w:id="78" w:author="Andy Kleinhesselink" w:date="2019-05-31T13:29:00Z">
        <w:r w:rsidDel="00282DA7">
          <w:delText xml:space="preserve">each </w:delText>
        </w:r>
      </w:del>
      <w:del w:id="79" w:author="Andy Kleinhesselink" w:date="2019-05-31T09:12:00Z">
        <w:r w:rsidDel="00EC61D1">
          <w:delText xml:space="preserve">pair of </w:delText>
        </w:r>
      </w:del>
      <w:del w:id="80" w:author="Andy Kleinhesselink" w:date="2019-06-01T08:55:00Z">
        <w:r w:rsidR="00427DC4" w:rsidDel="00170635">
          <w:delText>competitor</w:delText>
        </w:r>
      </w:del>
      <w:del w:id="81" w:author="Andy Kleinhesselink" w:date="2019-05-31T09:12:00Z">
        <w:r w:rsidR="00427DC4" w:rsidDel="00EC61D1">
          <w:delText>s</w:delText>
        </w:r>
      </w:del>
      <w:del w:id="82" w:author="Andy Kleinhesselink" w:date="2019-06-01T09:32:00Z">
        <w:r w:rsidR="00427DC4" w:rsidDel="009E2A20">
          <w:delText xml:space="preserve"> </w:delText>
        </w:r>
      </w:del>
      <w:del w:id="83" w:author="Andy Kleinhesselink" w:date="2019-05-31T13:30:00Z">
        <w:r w:rsidR="00427DC4" w:rsidDel="00282DA7">
          <w:delText xml:space="preserve">suppress </w:delText>
        </w:r>
      </w:del>
      <w:del w:id="84" w:author="Andy Kleinhesselink" w:date="2019-05-31T09:12:00Z">
        <w:r w:rsidR="00427DC4" w:rsidDel="00EC61D1">
          <w:delText>one an</w:delText>
        </w:r>
      </w:del>
      <w:del w:id="85" w:author="Andy Kleinhesselink" w:date="2019-05-31T13:27:00Z">
        <w:r w:rsidR="00427DC4" w:rsidDel="00282DA7">
          <w:delText>other</w:delText>
        </w:r>
      </w:del>
      <w:del w:id="86" w:author="Andy Kleinhesselink" w:date="2019-05-31T13:30:00Z">
        <w:r w:rsidDel="00282DA7">
          <w:delText xml:space="preserve">, the </w:delText>
        </w:r>
      </w:del>
      <w:del w:id="87" w:author="Andy Kleinhesselink" w:date="2019-06-01T09:32:00Z">
        <w:r w:rsidDel="009E2A20">
          <w:delText xml:space="preserve">ecologist would </w:delText>
        </w:r>
      </w:del>
      <w:del w:id="88" w:author="Andy Kleinhesselink" w:date="2019-05-31T13:28:00Z">
        <w:r w:rsidR="00427DC4" w:rsidDel="00282DA7">
          <w:delText xml:space="preserve">still </w:delText>
        </w:r>
      </w:del>
      <w:del w:id="89" w:author="Andy Kleinhesselink" w:date="2019-06-01T09:32:00Z">
        <w:r w:rsidDel="009E2A20">
          <w:delText xml:space="preserve">be </w:delText>
        </w:r>
      </w:del>
      <w:del w:id="90" w:author="Andy Kleinhesselink" w:date="2019-05-31T13:31:00Z">
        <w:r w:rsidDel="00282DA7">
          <w:delText xml:space="preserve">unable </w:delText>
        </w:r>
      </w:del>
      <w:del w:id="91" w:author="Andy Kleinhesselink" w:date="2019-06-01T09:32:00Z">
        <w:r w:rsidDel="009E2A20">
          <w:delText xml:space="preserve">to </w:delText>
        </w:r>
      </w:del>
      <w:del w:id="92" w:author="Andy Kleinhesselink" w:date="2019-06-01T08:56:00Z">
        <w:r w:rsidDel="00170635">
          <w:delText xml:space="preserve">predict the </w:delText>
        </w:r>
      </w:del>
      <w:del w:id="93" w:author="Andy Kleinhesselink" w:date="2019-05-31T13:31:00Z">
        <w:r w:rsidDel="00282DA7">
          <w:delText xml:space="preserve">dynamics </w:delText>
        </w:r>
      </w:del>
      <w:del w:id="94" w:author="Andy Kleinhesselink" w:date="2019-05-31T09:12:00Z">
        <w:r w:rsidDel="00EC61D1">
          <w:delText>of a community with more than two species</w:delText>
        </w:r>
      </w:del>
      <w:del w:id="95" w:author="Andy Kleinhesselink" w:date="2019-06-01T09:32:00Z">
        <w:r w:rsidDel="009E2A20">
          <w:delText xml:space="preserve">. </w:delText>
        </w:r>
      </w:del>
      <w:ins w:id="96" w:author="Andy Kleinhesselink" w:date="2019-06-01T09:32:00Z">
        <w:r w:rsidR="009E2A20">
          <w:t xml:space="preserve">While this </w:t>
        </w:r>
      </w:ins>
      <w:ins w:id="97" w:author="Andy Kleinhesselink" w:date="2019-06-01T09:33:00Z">
        <w:r w:rsidR="009E2A20">
          <w:t xml:space="preserve">may sound </w:t>
        </w:r>
      </w:ins>
      <w:ins w:id="98" w:author="Andy Kleinhesselink" w:date="2019-06-05T16:19:00Z">
        <w:r w:rsidR="00F56F9F">
          <w:t>mysterious</w:t>
        </w:r>
      </w:ins>
      <w:del w:id="99" w:author="Andy Kleinhesselink" w:date="2019-06-01T08:58:00Z">
        <w:r w:rsidDel="00170635">
          <w:delText>While this</w:delText>
        </w:r>
      </w:del>
      <w:del w:id="100" w:author="Andy Kleinhesselink" w:date="2019-06-01T08:59:00Z">
        <w:r w:rsidDel="00170635">
          <w:delText xml:space="preserve"> </w:delText>
        </w:r>
      </w:del>
      <w:del w:id="101" w:author="Andy Kleinhesselink" w:date="2019-05-31T13:32:00Z">
        <w:r w:rsidR="00427DC4" w:rsidDel="00282DA7">
          <w:delText xml:space="preserve">scenario </w:delText>
        </w:r>
      </w:del>
      <w:del w:id="102" w:author="Andy Kleinhesselink" w:date="2019-06-01T08:59:00Z">
        <w:r w:rsidDel="00170635">
          <w:delText>may sound mysterious</w:delText>
        </w:r>
      </w:del>
      <w:r>
        <w:t xml:space="preserve">, HOIs can arise from a simple modification of standard competition models: if we assume, as is done in the classical Lotka-Volterra model, that per capita </w:t>
      </w:r>
      <w:r w:rsidR="00427DC4">
        <w:t>competitive effects (</w:t>
      </w:r>
      <w:del w:id="103" w:author="Andy Kleinhesselink" w:date="2019-05-31T09:13:00Z">
        <w:r w:rsidR="00427DC4" w:rsidDel="00EC61D1">
          <w:delText xml:space="preserve">often </w:delText>
        </w:r>
      </w:del>
      <w:ins w:id="104" w:author="Andy Kleinhesselink" w:date="2019-05-31T09:13:00Z">
        <w:r w:rsidR="00EC61D1">
          <w:t xml:space="preserve">usually </w:t>
        </w:r>
      </w:ins>
      <w:r w:rsidR="00100D52">
        <w:t xml:space="preserve">denoted with </w:t>
      </w:r>
      <w:del w:id="105" w:author="Andy Kleinhesselink" w:date="2019-05-31T09:13:00Z">
        <w:r w:rsidR="00100D52" w:rsidDel="00EC61D1">
          <w:delText xml:space="preserve">the </w:delText>
        </w:r>
      </w:del>
      <w:ins w:id="106" w:author="Andy Kleinhesselink" w:date="2019-05-31T09:13:00Z">
        <w:r w:rsidR="00EC61D1">
          <w:t>‘</w:t>
        </w:r>
      </w:ins>
      <w:del w:id="107" w:author="Andy Kleinhesselink" w:date="2019-05-31T09:13:00Z">
        <w:r w:rsidR="00100D52" w:rsidDel="00EC61D1">
          <w:delText xml:space="preserve">term </w:delText>
        </w:r>
      </w:del>
      <m:oMath>
        <m:r>
          <w:rPr>
            <w:rFonts w:ascii="Cambria Math" w:hAnsi="Cambria Math"/>
          </w:rPr>
          <m:t>α</m:t>
        </m:r>
      </m:oMath>
      <w:ins w:id="108" w:author="Andy Kleinhesselink" w:date="2019-05-31T09:13:00Z">
        <w:r w:rsidR="00EC61D1">
          <w:t>’</w:t>
        </w:r>
      </w:ins>
      <w:r w:rsidR="00427DC4">
        <w:t>)</w:t>
      </w:r>
      <w:r>
        <w:t xml:space="preserve"> are independent of </w:t>
      </w:r>
      <w:r w:rsidR="00427DC4">
        <w:t xml:space="preserve">the </w:t>
      </w:r>
      <w:r>
        <w:t>density</w:t>
      </w:r>
      <w:r w:rsidR="00427DC4">
        <w:t xml:space="preserve"> of any species in the system</w:t>
      </w:r>
      <w:r>
        <w:t>, then there are no HOIs; if on the other hand,</w:t>
      </w:r>
      <w:r w:rsidR="00427DC4">
        <w:t xml:space="preserve"> per capita competitive effects </w:t>
      </w:r>
      <w:r>
        <w:t xml:space="preserve">depend on the density of other species then this leads to HOIs (see </w:t>
      </w:r>
      <w:r w:rsidRPr="006B2FC8">
        <w:t>Billick and Case</w:t>
      </w:r>
      <w:r>
        <w:t xml:space="preserve"> </w:t>
      </w:r>
      <w:r>
        <w:fldChar w:fldCharType="begin"/>
      </w:r>
      <w:r>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J."}],"issued":{"date-parts":[["1994"]]}},"suppress-author":true}],"schema":"https://github.com/citation-style-language/schema/raw/master/csl-citation.json"} </w:instrText>
      </w:r>
      <w:r>
        <w:fldChar w:fldCharType="separate"/>
      </w:r>
      <w:r>
        <w:rPr>
          <w:noProof/>
        </w:rPr>
        <w:t>(1994)</w:t>
      </w:r>
      <w:r>
        <w:fldChar w:fldCharType="end"/>
      </w:r>
      <w:r>
        <w:t xml:space="preserve"> for a derivation).  Thus HOIs and interaction modification are often discussed as two sides of the same coin </w:t>
      </w:r>
      <w:r>
        <w:fldChar w:fldCharType="begin"/>
      </w:r>
      <w:r>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fldChar w:fldCharType="separate"/>
      </w:r>
      <w:r>
        <w:rPr>
          <w:noProof/>
        </w:rPr>
        <w:t>(Adler and Morris 1994)</w:t>
      </w:r>
      <w:r>
        <w:fldChar w:fldCharType="end"/>
      </w:r>
      <w:r>
        <w:t xml:space="preserve">.  </w:t>
      </w:r>
    </w:p>
    <w:p w14:paraId="3C2CC61F" w14:textId="77777777" w:rsidR="00F56F9F" w:rsidRDefault="004F77EB" w:rsidP="001A66F7">
      <w:pPr>
        <w:spacing w:after="202"/>
        <w:contextualSpacing/>
        <w:rPr>
          <w:ins w:id="109" w:author="Andy Kleinhesselink" w:date="2019-06-05T16:20:00Z"/>
        </w:rPr>
      </w:pPr>
      <w:r>
        <w:lastRenderedPageBreak/>
        <w:t xml:space="preserve">While this </w:t>
      </w:r>
      <w:r w:rsidR="00427DC4">
        <w:t xml:space="preserve">qualitative reasoning </w:t>
      </w:r>
      <w:r>
        <w:t xml:space="preserve">is fairly straightforward, deriving a simple mathematical definition of HOIs has been difficult and there is still some inconsistency </w:t>
      </w:r>
      <w:r w:rsidR="00024E49">
        <w:t>among existing verbal and quantitative definitions</w:t>
      </w:r>
      <w:r>
        <w:t xml:space="preserve">. </w:t>
      </w:r>
      <w:r w:rsidR="000E6A29">
        <w:t xml:space="preserve">The </w:t>
      </w:r>
      <w:r w:rsidR="005027F6">
        <w:t>phrase</w:t>
      </w:r>
      <w:r w:rsidR="000E6A29">
        <w:t xml:space="preserve"> </w:t>
      </w:r>
      <w:ins w:id="110" w:author="Andy Kleinhesselink" w:date="2019-05-31T09:14:00Z">
        <w:r w:rsidR="00EC61D1">
          <w:t>“</w:t>
        </w:r>
      </w:ins>
      <w:r w:rsidR="001A66F7">
        <w:t>higher order</w:t>
      </w:r>
      <w:ins w:id="111" w:author="Andy Kleinhesselink" w:date="2019-05-31T09:14:00Z">
        <w:r w:rsidR="00EC61D1">
          <w:t xml:space="preserve">” </w:t>
        </w:r>
      </w:ins>
      <w:del w:id="112" w:author="Andy Kleinhesselink" w:date="2019-05-31T09:14:00Z">
        <w:r w:rsidR="001A66F7" w:rsidDel="00EC61D1">
          <w:delText xml:space="preserve"> </w:delText>
        </w:r>
      </w:del>
      <w:r w:rsidR="00125A8C">
        <w:t>invokes</w:t>
      </w:r>
      <w:r w:rsidR="005027F6">
        <w:t xml:space="preserve"> the language</w:t>
      </w:r>
      <w:r w:rsidR="001A66F7">
        <w:t xml:space="preserve"> of </w:t>
      </w:r>
      <w:r w:rsidR="00024E49">
        <w:t xml:space="preserve">a </w:t>
      </w:r>
      <w:r w:rsidR="001A66F7">
        <w:t>Taylor series</w:t>
      </w:r>
      <w:r w:rsidR="005027F6">
        <w:t xml:space="preserve"> where </w:t>
      </w:r>
      <w:r w:rsidR="00CA4AC9">
        <w:t>a h</w:t>
      </w:r>
      <w:r w:rsidR="001562BC">
        <w:t>igher order term</w:t>
      </w:r>
      <w:r w:rsidR="00CA4AC9">
        <w:t xml:space="preserve"> </w:t>
      </w:r>
      <w:r w:rsidR="00C675A4">
        <w:t xml:space="preserve">is one that is derived from a </w:t>
      </w:r>
      <w:r w:rsidR="00CA4AC9">
        <w:t>2</w:t>
      </w:r>
      <w:r w:rsidR="00CA4AC9" w:rsidRPr="00100D52">
        <w:rPr>
          <w:vertAlign w:val="superscript"/>
        </w:rPr>
        <w:t>nd</w:t>
      </w:r>
      <w:r w:rsidR="00CA4AC9">
        <w:t xml:space="preserve"> </w:t>
      </w:r>
      <w:r w:rsidR="00C675A4">
        <w:t xml:space="preserve">order or </w:t>
      </w:r>
      <w:r w:rsidR="00CA4AC9">
        <w:t xml:space="preserve">higher derivative. </w:t>
      </w:r>
      <w:r w:rsidR="005B1C30">
        <w:t xml:space="preserve">The </w:t>
      </w:r>
      <w:del w:id="113" w:author="Andy Kleinhesselink" w:date="2019-05-31T09:15:00Z">
        <w:r w:rsidR="005B1C30" w:rsidDel="00EC61D1">
          <w:delText xml:space="preserve">standard </w:delText>
        </w:r>
      </w:del>
      <w:r w:rsidR="005B1C30">
        <w:t xml:space="preserve">Lotka-Volterra model can be regarded as </w:t>
      </w:r>
      <w:ins w:id="114" w:author="Andy Kleinhesselink" w:date="2019-05-31T09:15:00Z">
        <w:r w:rsidR="00EC61D1">
          <w:t xml:space="preserve">a </w:t>
        </w:r>
      </w:ins>
      <w:r w:rsidR="005B1C30">
        <w:t>first order approximati</w:t>
      </w:r>
      <w:r w:rsidR="0046702B">
        <w:t>on</w:t>
      </w:r>
      <w:r w:rsidR="005B1C30">
        <w:t xml:space="preserve"> of density dependence</w:t>
      </w:r>
      <w:r w:rsidR="00024E49">
        <w:t xml:space="preserve"> in a system</w:t>
      </w:r>
      <w:r w:rsidR="005B1C30">
        <w:t xml:space="preserve"> </w:t>
      </w:r>
      <w:r w:rsidR="00632744">
        <w:fldChar w:fldCharType="begin"/>
      </w:r>
      <w:r w:rsidR="00F77A1E">
        <w:instrText xml:space="preserve"> ADDIN ZOTERO_ITEM CSL_CITATION {"citationID":"ull8axEo","properties":{"formattedCitation":"(Alfred J.Lotka 1925, Neill 1974)","plainCitation":"(Alfred J.Lotka 1925, Neill 1974)","noteIndex":0},"citationItems":[{"id":7768,"uris":["http://zotero.org/users/688880/items/UKTI8SY8"],"uri":["http://zotero.org/users/688880/items/UKTI8SY8"],"itemData":{"id":7768,"type":"book","title":"Elements of Physical Biology","publisher":"Williams and Wilkins Company","number-of-pages":"495","source":"Internet Archive","URL":"http://archive.org/details/elementsofphysic017171mbp","call-number":"17171","language":"eng","author":[{"literal":"Alfred J.Lotka"}],"issued":{"date-parts":[["1925"]]},"accessed":{"date-parts":[["2019",5,1]]}}},{"id":7500,"uris":["http://zotero.org/users/688880/items/XWBA33IH"],"uri":["http://zotero.org/users/688880/items/XWBA33IH"],"itemData":{"id":7500,"type":"article-journal","title":"The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E."}],"issued":{"date-parts":[["1974"]]}}}],"schema":"https://github.com/citation-style-language/schema/raw/master/csl-citation.json"} </w:instrText>
      </w:r>
      <w:r w:rsidR="00632744">
        <w:fldChar w:fldCharType="separate"/>
      </w:r>
      <w:r w:rsidR="00F77A1E">
        <w:rPr>
          <w:noProof/>
        </w:rPr>
        <w:t>(Alfred J.Lotka 1925, Neill 1974)</w:t>
      </w:r>
      <w:r w:rsidR="00632744">
        <w:fldChar w:fldCharType="end"/>
      </w:r>
      <w:r w:rsidR="001A66F7">
        <w:t xml:space="preserve">. </w:t>
      </w:r>
      <w:ins w:id="115" w:author="Andy Kleinhesselink" w:date="2019-05-31T09:15:00Z">
        <w:r w:rsidR="00EC61D1">
          <w:t>Adding higher order terms to a Lotka-Volterra model</w:t>
        </w:r>
      </w:ins>
      <w:del w:id="116" w:author="Andy Kleinhesselink" w:date="2019-05-31T09:15:00Z">
        <w:r w:rsidR="005B1C30" w:rsidDel="00EC61D1">
          <w:delText>Including</w:delText>
        </w:r>
        <w:r w:rsidR="00125A8C" w:rsidDel="00EC61D1">
          <w:delText xml:space="preserve"> </w:delText>
        </w:r>
        <w:r w:rsidR="005027F6" w:rsidDel="00EC61D1">
          <w:delText>higher order terms</w:delText>
        </w:r>
        <w:r w:rsidR="005B1C30" w:rsidDel="00EC61D1">
          <w:delText xml:space="preserve"> in a model of species interactions</w:delText>
        </w:r>
      </w:del>
      <w:del w:id="117" w:author="Andy Kleinhesselink" w:date="2019-05-31T09:16:00Z">
        <w:r w:rsidR="005B1C30" w:rsidDel="00EC61D1">
          <w:delText>,</w:delText>
        </w:r>
      </w:del>
      <w:r w:rsidR="005B1C30">
        <w:t xml:space="preserve"> implies that </w:t>
      </w:r>
      <w:r w:rsidR="00024E49">
        <w:t xml:space="preserve">the </w:t>
      </w:r>
      <w:ins w:id="118" w:author="Andy Kleinhesselink" w:date="2019-06-01T14:52:00Z">
        <w:r w:rsidR="000C6857">
          <w:t xml:space="preserve">strength of </w:t>
        </w:r>
      </w:ins>
      <w:r w:rsidR="00024E49">
        <w:t xml:space="preserve">per capita </w:t>
      </w:r>
      <w:del w:id="119" w:author="Andy Kleinhesselink" w:date="2019-06-01T14:52:00Z">
        <w:r w:rsidR="00024E49" w:rsidDel="000C6857">
          <w:delText xml:space="preserve">effects </w:delText>
        </w:r>
      </w:del>
      <w:ins w:id="120" w:author="Andy Kleinhesselink" w:date="2019-06-01T14:52:00Z">
        <w:r w:rsidR="000C6857">
          <w:t xml:space="preserve">competition </w:t>
        </w:r>
      </w:ins>
      <w:del w:id="121" w:author="Andy Kleinhesselink" w:date="2019-06-01T14:52:00Z">
        <w:r w:rsidR="00024E49" w:rsidDel="000C6857">
          <w:delText xml:space="preserve">of </w:delText>
        </w:r>
        <w:r w:rsidR="00100D52" w:rsidDel="000C6857">
          <w:delText xml:space="preserve">one </w:delText>
        </w:r>
      </w:del>
      <w:del w:id="122" w:author="Andy Kleinhesselink" w:date="2019-05-31T09:16:00Z">
        <w:r w:rsidR="00024E49" w:rsidDel="00EC61D1">
          <w:delText xml:space="preserve">species </w:delText>
        </w:r>
      </w:del>
      <w:del w:id="123" w:author="Andy Kleinhesselink" w:date="2019-06-01T14:52:00Z">
        <w:r w:rsidR="00024E49" w:rsidDel="000C6857">
          <w:delText xml:space="preserve">on another </w:delText>
        </w:r>
      </w:del>
      <w:del w:id="124" w:author="Andy Kleinhesselink" w:date="2019-05-31T09:16:00Z">
        <w:r w:rsidR="00100D52" w:rsidDel="00EC61D1">
          <w:delText xml:space="preserve">is non-linear, i.e. that it </w:delText>
        </w:r>
      </w:del>
      <w:r w:rsidR="00100D52">
        <w:t>change</w:t>
      </w:r>
      <w:ins w:id="125" w:author="Andy Kleinhesselink" w:date="2019-06-01T14:52:00Z">
        <w:r w:rsidR="000C6857">
          <w:t>s</w:t>
        </w:r>
      </w:ins>
      <w:del w:id="126" w:author="Andy Kleinhesselink" w:date="2019-05-31T09:16:00Z">
        <w:r w:rsidR="00100D52" w:rsidDel="00EC61D1">
          <w:delText>s</w:delText>
        </w:r>
      </w:del>
      <w:r w:rsidR="00100D52">
        <w:t xml:space="preserve"> depending on the density of </w:t>
      </w:r>
      <w:del w:id="127" w:author="Andy Kleinhesselink" w:date="2019-05-31T09:16:00Z">
        <w:r w:rsidR="00100D52" w:rsidDel="00EC61D1">
          <w:delText xml:space="preserve">other </w:delText>
        </w:r>
      </w:del>
      <w:ins w:id="128" w:author="Andy Kleinhesselink" w:date="2019-06-01T14:51:00Z">
        <w:r w:rsidR="000C6857">
          <w:t>competitors</w:t>
        </w:r>
      </w:ins>
      <w:del w:id="129" w:author="Andy Kleinhesselink" w:date="2019-05-31T09:16:00Z">
        <w:r w:rsidR="00100D52" w:rsidDel="00EC61D1">
          <w:delText>species in the system</w:delText>
        </w:r>
      </w:del>
      <w:r w:rsidR="005027F6">
        <w:t xml:space="preserve">.  </w:t>
      </w:r>
      <w:r w:rsidR="000E6A29">
        <w:t>In a recent theoretical analysis</w:t>
      </w:r>
      <w:r w:rsidR="005B1C30">
        <w:t xml:space="preserve">, </w:t>
      </w:r>
      <w:proofErr w:type="spellStart"/>
      <w:r w:rsidR="000E6A29">
        <w:t>Letten</w:t>
      </w:r>
      <w:proofErr w:type="spellEnd"/>
      <w:r w:rsidR="000E6A29">
        <w:t xml:space="preserve"> and Stouffer (2019) </w:t>
      </w:r>
      <w:r w:rsidR="005B1C30">
        <w:t>define HOIs as these higher order terms</w:t>
      </w:r>
      <w:r w:rsidR="00A42D43">
        <w:t xml:space="preserve">, a useful approach for mapping the definition on to </w:t>
      </w:r>
      <w:r w:rsidR="0025633A">
        <w:t xml:space="preserve">standard </w:t>
      </w:r>
      <w:r w:rsidR="00A42D43">
        <w:t xml:space="preserve">statistical </w:t>
      </w:r>
      <w:r w:rsidR="00184FA3">
        <w:t>measures of non-additivity</w:t>
      </w:r>
      <w:r w:rsidR="005B1C30">
        <w:t xml:space="preserve">.  </w:t>
      </w:r>
    </w:p>
    <w:p w14:paraId="06352F4B" w14:textId="44E9D99B" w:rsidR="00C675A4" w:rsidDel="00F56F9F" w:rsidRDefault="00EC61D1" w:rsidP="001A66F7">
      <w:pPr>
        <w:spacing w:after="202"/>
        <w:contextualSpacing/>
        <w:rPr>
          <w:del w:id="130" w:author="Andy Kleinhesselink" w:date="2019-06-05T16:20:00Z"/>
        </w:rPr>
      </w:pPr>
      <w:ins w:id="131" w:author="Andy Kleinhesselink" w:date="2019-05-31T09:16:00Z">
        <w:r>
          <w:t xml:space="preserve">However, </w:t>
        </w:r>
      </w:ins>
      <w:ins w:id="132" w:author="Andy Kleinhesselink" w:date="2019-06-05T16:21:00Z">
        <w:r w:rsidR="00F56F9F">
          <w:t>this definition does not match the predominant understanding of HOIs among ecologists</w:t>
        </w:r>
      </w:ins>
      <w:del w:id="133" w:author="Andy Kleinhesselink" w:date="2019-05-31T09:16:00Z">
        <w:r w:rsidR="00125A8C" w:rsidDel="00EC61D1">
          <w:delText xml:space="preserve">If </w:delText>
        </w:r>
      </w:del>
      <w:del w:id="134" w:author="Andy Kleinhesselink" w:date="2019-05-31T09:17:00Z">
        <w:r w:rsidR="00125A8C" w:rsidDel="00EC61D1">
          <w:delText xml:space="preserve">we take a higher order term to be equivalent to a </w:delText>
        </w:r>
        <w:r w:rsidR="0046702B" w:rsidDel="00EC61D1">
          <w:delText>HOI</w:delText>
        </w:r>
        <w:r w:rsidR="00125A8C" w:rsidDel="00EC61D1">
          <w:delText xml:space="preserve">, </w:delText>
        </w:r>
      </w:del>
      <w:del w:id="135" w:author="Andy Kleinhesselink" w:date="2019-05-31T13:34:00Z">
        <w:r w:rsidR="00100D52" w:rsidDel="00282DA7">
          <w:delText>this definition that</w:delText>
        </w:r>
        <w:r w:rsidR="00125A8C" w:rsidDel="00282DA7">
          <w:delText xml:space="preserve"> </w:delText>
        </w:r>
        <w:r w:rsidR="005027F6" w:rsidDel="00282DA7">
          <w:delText xml:space="preserve">any </w:delText>
        </w:r>
      </w:del>
      <w:del w:id="136" w:author="Andy Kleinhesselink" w:date="2019-06-05T16:22:00Z">
        <w:r w:rsidR="005027F6" w:rsidDel="00F56F9F">
          <w:delText>non-linear model of density dependence</w:delText>
        </w:r>
        <w:r w:rsidR="00A42D43" w:rsidDel="00F56F9F">
          <w:delText xml:space="preserve"> </w:delText>
        </w:r>
      </w:del>
      <w:del w:id="137" w:author="Andy Kleinhesselink" w:date="2019-06-01T09:37:00Z">
        <w:r w:rsidR="00A42D43" w:rsidDel="006A5B49">
          <w:delText>(e.g. Ricker, Beverton Holt</w:delText>
        </w:r>
      </w:del>
      <w:del w:id="138" w:author="Andy Kleinhesselink" w:date="2019-05-31T13:34:00Z">
        <w:r w:rsidR="00A42D43" w:rsidDel="00282DA7">
          <w:delText>)</w:delText>
        </w:r>
        <w:r w:rsidR="005027F6" w:rsidDel="00282DA7">
          <w:delText xml:space="preserve">, </w:delText>
        </w:r>
      </w:del>
      <w:ins w:id="139" w:author="Andy Kleinhesselink" w:date="2019-06-05T16:22:00Z">
        <w:r w:rsidR="00F56F9F">
          <w:t xml:space="preserve">. </w:t>
        </w:r>
      </w:ins>
      <w:del w:id="140" w:author="Andy Kleinhesselink" w:date="2019-05-31T13:35:00Z">
        <w:r w:rsidR="005027F6" w:rsidDel="00282DA7">
          <w:delText xml:space="preserve">even one </w:delText>
        </w:r>
        <w:r w:rsidR="00A42D43" w:rsidDel="00282DA7">
          <w:delText>modeling the density of a single species</w:delText>
        </w:r>
        <w:r w:rsidR="005027F6" w:rsidDel="00282DA7">
          <w:delText xml:space="preserve">, </w:delText>
        </w:r>
        <w:r w:rsidR="00A42D43" w:rsidDel="00282DA7">
          <w:delText xml:space="preserve">automatically </w:delText>
        </w:r>
        <w:r w:rsidR="005B1C30" w:rsidDel="00282DA7">
          <w:delText>contains</w:delText>
        </w:r>
        <w:r w:rsidR="005027F6" w:rsidDel="00282DA7">
          <w:delText xml:space="preserve"> </w:delText>
        </w:r>
        <w:r w:rsidR="0046702B" w:rsidDel="00282DA7">
          <w:delText>HOIs</w:delText>
        </w:r>
        <w:r w:rsidR="00273564" w:rsidDel="00282DA7">
          <w:delText xml:space="preserve"> </w:delText>
        </w:r>
        <w:r w:rsidR="00C30202" w:rsidDel="00282DA7">
          <w:delText xml:space="preserve">(see also </w:delText>
        </w:r>
        <w:r w:rsidR="00273564" w:rsidDel="00282DA7">
          <w:fldChar w:fldCharType="begin"/>
        </w:r>
        <w:r w:rsidR="00273564" w:rsidDel="00282DA7">
          <w:delInstrText xml:space="preserve"> ADDIN ZOTERO_ITEM CSL_CITATION {"citationID":"aEsK6SXB","properties":{"formattedCitation":"(Mayfield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delInstrText>
        </w:r>
        <w:r w:rsidR="00273564" w:rsidDel="00282DA7">
          <w:fldChar w:fldCharType="separate"/>
        </w:r>
        <w:r w:rsidR="00273564" w:rsidDel="00282DA7">
          <w:rPr>
            <w:noProof/>
          </w:rPr>
          <w:delText>(Mayfield and Stouffer 2017)</w:delText>
        </w:r>
        <w:r w:rsidR="00273564" w:rsidDel="00282DA7">
          <w:fldChar w:fldCharType="end"/>
        </w:r>
        <w:r w:rsidR="005027F6" w:rsidDel="00282DA7">
          <w:delText xml:space="preserve">.  </w:delText>
        </w:r>
      </w:del>
    </w:p>
    <w:p w14:paraId="4D7BC084" w14:textId="24426670" w:rsidR="00273564" w:rsidDel="00F56F9F" w:rsidRDefault="000E6A29" w:rsidP="00F56F9F">
      <w:pPr>
        <w:spacing w:after="202"/>
        <w:contextualSpacing/>
        <w:rPr>
          <w:del w:id="141" w:author="Andy Kleinhesselink" w:date="2019-06-05T16:22:00Z"/>
        </w:rPr>
      </w:pPr>
      <w:del w:id="142" w:author="Andy Kleinhesselink" w:date="2019-05-31T13:35:00Z">
        <w:r w:rsidDel="00282DA7">
          <w:delText>However</w:delText>
        </w:r>
        <w:r w:rsidR="00024E49" w:rsidDel="00282DA7">
          <w:delText xml:space="preserve"> </w:delText>
        </w:r>
      </w:del>
      <w:del w:id="143" w:author="Andy Kleinhesselink" w:date="2019-06-05T16:21:00Z">
        <w:r w:rsidR="00100D52" w:rsidDel="00F56F9F">
          <w:delText xml:space="preserve">this definition </w:delText>
        </w:r>
        <w:r w:rsidR="00695B8C" w:rsidDel="00F56F9F">
          <w:delText>does not match</w:delText>
        </w:r>
        <w:r w:rsidR="005027F6" w:rsidDel="00F56F9F">
          <w:delText xml:space="preserve"> the predominant </w:delText>
        </w:r>
        <w:r w:rsidR="00100D52" w:rsidDel="00F56F9F">
          <w:delText xml:space="preserve">understanding </w:delText>
        </w:r>
        <w:r w:rsidR="005027F6" w:rsidDel="00F56F9F">
          <w:delText>o</w:delText>
        </w:r>
        <w:r w:rsidR="00100D52" w:rsidDel="00F56F9F">
          <w:delText>f</w:delText>
        </w:r>
        <w:r w:rsidR="005027F6" w:rsidDel="00F56F9F">
          <w:delText xml:space="preserve"> HOIs </w:delText>
        </w:r>
        <w:r w:rsidR="00273564" w:rsidDel="00F56F9F">
          <w:delText>among ecologists</w:delText>
        </w:r>
        <w:r w:rsidR="005027F6" w:rsidDel="00F56F9F">
          <w:delText xml:space="preserve">. </w:delText>
        </w:r>
      </w:del>
      <w:r w:rsidR="005027F6">
        <w:t>The first empirical studies</w:t>
      </w:r>
      <w:ins w:id="144" w:author="Andy Kleinhesselink" w:date="2019-06-01T09:39:00Z">
        <w:r w:rsidR="006A5B49">
          <w:t xml:space="preserve"> of </w:t>
        </w:r>
      </w:ins>
      <w:del w:id="145" w:author="Andy Kleinhesselink" w:date="2019-06-01T09:39:00Z">
        <w:r w:rsidR="005027F6" w:rsidDel="006A5B49">
          <w:delText xml:space="preserve"> to discuss </w:delText>
        </w:r>
      </w:del>
      <w:r w:rsidR="005027F6">
        <w:t xml:space="preserve">HOIs emphasized HOI's in an interspecific </w:t>
      </w:r>
      <w:r w:rsidR="00C30202">
        <w:t>context</w:t>
      </w:r>
      <w:r w:rsidR="00BB63F9">
        <w:t>, and defined an HOI as</w:t>
      </w:r>
      <w:r w:rsidR="00C30202">
        <w:t xml:space="preserve"> </w:t>
      </w:r>
      <w:r w:rsidR="00024E49">
        <w:t xml:space="preserve">a </w:t>
      </w:r>
      <w:r w:rsidR="00C30202">
        <w:t>non-additive effect</w:t>
      </w:r>
      <w:r w:rsidR="00AB155F">
        <w:t xml:space="preserve"> </w:t>
      </w:r>
      <w:r w:rsidR="00C30202">
        <w:t>of two or more competitor species</w:t>
      </w:r>
      <w:r w:rsidR="00024E49">
        <w:t xml:space="preserve"> on </w:t>
      </w:r>
      <w:del w:id="146" w:author="Andy Kleinhesselink" w:date="2019-06-01T09:39:00Z">
        <w:r w:rsidR="00024E49" w:rsidDel="006A5B49">
          <w:delText xml:space="preserve">a </w:delText>
        </w:r>
      </w:del>
      <w:ins w:id="147" w:author="Andy Kleinhesselink" w:date="2019-06-01T09:39:00Z">
        <w:r w:rsidR="006A5B49">
          <w:t xml:space="preserve">one </w:t>
        </w:r>
      </w:ins>
      <w:r w:rsidR="00BB63F9">
        <w:t>focal species</w:t>
      </w:r>
      <w:r w:rsidR="00C30202">
        <w:t xml:space="preserve"> </w:t>
      </w:r>
      <w:r w:rsidR="00BE06B2">
        <w:fldChar w:fldCharType="begin"/>
      </w:r>
      <w:r w:rsidR="00BE06B2">
        <w:instrText xml:space="preserve"> ADDIN ZOTERO_ITEM CSL_CITATION {"citationID":"NFwaOT7v","properties":{"formattedCitation":"(Hairston et al. 1968, Vandermeer 1969, Neill 1974)","plainCitation":"(Hairston et al. 1968, Vandermeer 1969, Neill 1974)","noteIndex":0},"citationItems":[{"id":7766,"uris":["http://zotero.org/users/688880/items/ZRANFIUV"],"uri":["http://zotero.org/users/688880/items/ZRANFIUV"],"itemData":{"id":7766,"type":"article-journal","title":"The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E."}],"issued":{"date-parts":[["1974"]]}}}],"schema":"https://github.com/citation-style-language/schema/raw/master/csl-citation.json"} </w:instrText>
      </w:r>
      <w:r w:rsidR="00BE06B2">
        <w:fldChar w:fldCharType="separate"/>
      </w:r>
      <w:r w:rsidR="00BE06B2">
        <w:rPr>
          <w:noProof/>
        </w:rPr>
        <w:t>(Hairston et al. 1968, Vandermeer 1969, Neill 1974)</w:t>
      </w:r>
      <w:r w:rsidR="00BE06B2">
        <w:fldChar w:fldCharType="end"/>
      </w:r>
      <w:r w:rsidR="00C30202">
        <w:t xml:space="preserve">.  Or equivalently, that the “nature of density dependent competition between two species is influenced by additional species” </w:t>
      </w:r>
      <w:r w:rsidR="00C30202">
        <w:fldChar w:fldCharType="begin"/>
      </w:r>
      <w:r w:rsidR="00C30202">
        <w:instrText xml:space="preserve"> ADDIN ZOTERO_ITEM CSL_CITATION {"citationID":"2npPQXM0","properties":{"formattedCitation":"(Morin et al. 1988)","plainCitation":"(Morin et al. 1988)","noteIndex":0},"citationItems":[{"id":2221,"uris":["http://zotero.org/users/688880/items/QNZJCBFT"],"uri":["http://zotero.org/users/688880/items/QNZJCBFT"],"itemData":{"id":2221,"type":"article-journal","title":"Competition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C30202">
        <w:fldChar w:fldCharType="separate"/>
      </w:r>
      <w:r w:rsidR="00C30202">
        <w:rPr>
          <w:noProof/>
        </w:rPr>
        <w:t>(Morin et al. 1988)</w:t>
      </w:r>
      <w:r w:rsidR="00C30202">
        <w:fldChar w:fldCharType="end"/>
      </w:r>
      <w:r w:rsidR="00BE06B2">
        <w:t xml:space="preserve">. </w:t>
      </w:r>
      <w:ins w:id="148" w:author="Andy Kleinhesselink" w:date="2019-06-05T16:23:00Z">
        <w:r w:rsidR="00F56F9F">
          <w:t xml:space="preserve">Defining HOIs as “higher order terms” confuses non-linear density dependence </w:t>
        </w:r>
      </w:ins>
      <w:ins w:id="149" w:author="Andy Kleinhesselink" w:date="2019-06-05T16:24:00Z">
        <w:r w:rsidR="00F56F9F">
          <w:t>with interaction modification as describ</w:t>
        </w:r>
      </w:ins>
      <w:ins w:id="150" w:author="Andy Kleinhesselink" w:date="2019-06-05T16:25:00Z">
        <w:r w:rsidR="00F56F9F">
          <w:t xml:space="preserve">ed above.  This is more than semantic because interaction modification produces emergent properties in multispecies communities that are not predicted </w:t>
        </w:r>
      </w:ins>
      <w:ins w:id="151" w:author="Andy Kleinhesselink" w:date="2019-06-05T16:26:00Z">
        <w:r w:rsidR="00F56F9F">
          <w:t xml:space="preserve">by studying pairwise dynamics—this gets to the heart of why we care about HOIs. </w:t>
        </w:r>
      </w:ins>
      <w:del w:id="152" w:author="Andy Kleinhesselink" w:date="2019-06-01T14:54:00Z">
        <w:r w:rsidR="00BE06B2" w:rsidDel="000C6857">
          <w:delText>Thus</w:delText>
        </w:r>
        <w:r w:rsidR="00273564" w:rsidDel="000C6857">
          <w:delText>,</w:delText>
        </w:r>
        <w:r w:rsidR="00BE06B2" w:rsidDel="000C6857">
          <w:delText xml:space="preserve"> HOI’s </w:delText>
        </w:r>
        <w:r w:rsidR="00C30202" w:rsidDel="000C6857">
          <w:delText xml:space="preserve">result </w:delText>
        </w:r>
        <w:r w:rsidR="00695B8C" w:rsidDel="000C6857">
          <w:delText xml:space="preserve">from </w:delText>
        </w:r>
        <w:r w:rsidR="00C30202" w:rsidDel="000C6857">
          <w:delText>species</w:delText>
        </w:r>
      </w:del>
      <w:del w:id="153" w:author="Andy Kleinhesselink" w:date="2019-06-01T09:40:00Z">
        <w:r w:rsidR="00C30202" w:rsidDel="006A5B49">
          <w:delText xml:space="preserve"> modifying each other’s effects on one another </w:delText>
        </w:r>
      </w:del>
      <w:del w:id="154" w:author="Andy Kleinhesselink" w:date="2019-06-01T09:39:00Z">
        <w:r w:rsidR="00C30202" w:rsidDel="006A5B49">
          <w:delText xml:space="preserve">and </w:delText>
        </w:r>
        <w:r w:rsidR="00695B8C" w:rsidDel="006A5B49">
          <w:delText xml:space="preserve">ecologists understood that </w:delText>
        </w:r>
      </w:del>
      <w:del w:id="155" w:author="Andy Kleinhesselink" w:date="2019-06-01T09:40:00Z">
        <w:r w:rsidR="00695B8C" w:rsidDel="006A5B49">
          <w:delText>this</w:delText>
        </w:r>
        <w:r w:rsidR="00125A8C" w:rsidDel="006A5B49">
          <w:delText xml:space="preserve"> would show </w:delText>
        </w:r>
        <w:r w:rsidR="0046702B" w:rsidDel="006A5B49">
          <w:delText xml:space="preserve">up </w:delText>
        </w:r>
        <w:r w:rsidR="00125A8C" w:rsidDel="006A5B49">
          <w:delText xml:space="preserve">in </w:delText>
        </w:r>
      </w:del>
      <w:del w:id="156" w:author="Andy Kleinhesselink" w:date="2019-06-01T09:41:00Z">
        <w:r w:rsidR="007874D7" w:rsidDel="006A5B49">
          <w:delText xml:space="preserve">statistical models </w:delText>
        </w:r>
        <w:r w:rsidR="00125A8C" w:rsidDel="006A5B49">
          <w:delText xml:space="preserve">as </w:delText>
        </w:r>
        <w:r w:rsidR="00C30202" w:rsidDel="006A5B49">
          <w:delText>non-additive interspecific effects</w:delText>
        </w:r>
        <w:r w:rsidR="00125A8C" w:rsidDel="006A5B49">
          <w:delText xml:space="preserve"> </w:delText>
        </w:r>
      </w:del>
      <w:del w:id="157" w:author="Andy Kleinhesselink" w:date="2019-06-01T14:54:00Z">
        <w:r w:rsidR="00125A8C" w:rsidDel="000C6857">
          <w:fldChar w:fldCharType="begin"/>
        </w:r>
        <w:r w:rsidR="00125A8C" w:rsidDel="000C6857">
          <w:delInstrText xml:space="preserve"> ADDIN ZOTERO_ITEM CSL_CITATION {"citationID":"KBCKVht9","properties":{"formattedCitation":"(Case and Bender 1981, Billick and Case 1994)","plainCitation":"(Case and Bender 1981, Billick and Case 1994)","noteIndex":0},"citationItems":[{"id":7341,"uris":["http://zotero.org/users/688880/items/JC36J9Q5"],"uri":["http://zotero.org/users/688880/items/JC36J9Q5"],"itemData":{"id":7341,"type":"article-journal","title":"Testing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delInstrText>
        </w:r>
        <w:r w:rsidR="00125A8C" w:rsidDel="000C6857">
          <w:fldChar w:fldCharType="separate"/>
        </w:r>
        <w:r w:rsidR="00125A8C" w:rsidDel="000C6857">
          <w:rPr>
            <w:noProof/>
          </w:rPr>
          <w:delText>(Case and Bender 1981, Billick and Case 1994)</w:delText>
        </w:r>
        <w:r w:rsidR="00125A8C" w:rsidDel="000C6857">
          <w:fldChar w:fldCharType="end"/>
        </w:r>
        <w:r w:rsidR="00C30202" w:rsidDel="000C6857">
          <w:delText xml:space="preserve">. </w:delText>
        </w:r>
      </w:del>
    </w:p>
    <w:p w14:paraId="4B043A99" w14:textId="77777777" w:rsidR="00F56F9F" w:rsidRDefault="00F56F9F">
      <w:pPr>
        <w:spacing w:after="202"/>
        <w:contextualSpacing/>
        <w:rPr>
          <w:ins w:id="158" w:author="Andy Kleinhesselink" w:date="2019-06-05T16:23:00Z"/>
        </w:rPr>
      </w:pPr>
    </w:p>
    <w:p w14:paraId="160B8F63" w14:textId="4BFDC720" w:rsidR="007F2A94" w:rsidRDefault="000847A1">
      <w:pPr>
        <w:spacing w:after="202"/>
        <w:contextualSpacing/>
        <w:rPr>
          <w:ins w:id="159" w:author="Andy Kleinhesselink" w:date="2019-06-06T14:15:00Z"/>
        </w:rPr>
      </w:pPr>
      <w:ins w:id="160" w:author="Andy Kleinhesselink" w:date="2019-06-05T16:30:00Z">
        <w:r>
          <w:lastRenderedPageBreak/>
          <w:t>Here, w</w:t>
        </w:r>
      </w:ins>
      <w:ins w:id="161" w:author="Andy Kleinhesselink" w:date="2019-06-05T16:27:00Z">
        <w:r w:rsidR="00F56F9F">
          <w:t xml:space="preserve">e propose a new </w:t>
        </w:r>
      </w:ins>
      <w:ins w:id="162" w:author="Andy Kleinhesselink" w:date="2019-06-05T16:30:00Z">
        <w:r>
          <w:t xml:space="preserve">quantitative </w:t>
        </w:r>
      </w:ins>
      <w:ins w:id="163" w:author="Andy Kleinhesselink" w:date="2019-06-05T16:27:00Z">
        <w:r w:rsidR="00F56F9F">
          <w:t xml:space="preserve">definition for HOIs </w:t>
        </w:r>
      </w:ins>
      <w:ins w:id="164" w:author="Andy Kleinhesselink" w:date="2019-06-05T16:30:00Z">
        <w:r>
          <w:t xml:space="preserve">based on an a definition first proposed by Adler and Morris </w:t>
        </w:r>
      </w:ins>
      <w:del w:id="165" w:author="Andy Kleinhesselink" w:date="2019-06-01T14:54:00Z">
        <w:r w:rsidR="00125A8C" w:rsidDel="000C6857">
          <w:delText xml:space="preserve">We </w:delText>
        </w:r>
        <w:r w:rsidR="00695B8C" w:rsidDel="000C6857">
          <w:delText>believe</w:delText>
        </w:r>
        <w:r w:rsidR="0046702B" w:rsidDel="000C6857">
          <w:delText xml:space="preserve"> </w:delText>
        </w:r>
        <w:r w:rsidR="00125A8C" w:rsidDel="000C6857">
          <w:delText xml:space="preserve">that </w:delText>
        </w:r>
      </w:del>
      <w:del w:id="166" w:author="Andy Kleinhesselink" w:date="2019-06-05T16:30:00Z">
        <w:r w:rsidR="003D032F" w:rsidDel="000847A1">
          <w:delText xml:space="preserve">Adler and Morris </w:delText>
        </w:r>
      </w:del>
      <w:r w:rsidR="00593B78">
        <w:fldChar w:fldCharType="begin"/>
      </w:r>
      <w:r w:rsidR="003D032F">
        <w:instrText xml:space="preserve"> ADDIN ZOTERO_ITEM CSL_CITATION {"citationID":"gmhYvDm9","properties":{"formattedCitation":"(1994)","plainCitation":"(1994)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F."}],"issued":{"date-parts":[["1994",9]]}},"suppress-author":true}],"schema":"https://github.com/citation-style-language/schema/raw/master/csl-citation.json"} </w:instrText>
      </w:r>
      <w:r w:rsidR="00593B78">
        <w:fldChar w:fldCharType="separate"/>
      </w:r>
      <w:r w:rsidR="003D032F">
        <w:t>(1994)</w:t>
      </w:r>
      <w:r w:rsidR="00593B78">
        <w:fldChar w:fldCharType="end"/>
      </w:r>
      <w:ins w:id="167" w:author="Andy Kleinhesselink" w:date="2019-06-05T16:30:00Z">
        <w:r>
          <w:t>.  We believe this definition</w:t>
        </w:r>
      </w:ins>
      <w:r w:rsidR="003566DC">
        <w:t xml:space="preserve"> </w:t>
      </w:r>
      <w:del w:id="168" w:author="Andy Kleinhesselink" w:date="2019-06-05T16:30:00Z">
        <w:r w:rsidR="007F340A" w:rsidDel="000847A1">
          <w:delText>provide</w:delText>
        </w:r>
        <w:r w:rsidR="0046702B" w:rsidDel="000847A1">
          <w:delText xml:space="preserve">d </w:delText>
        </w:r>
      </w:del>
      <w:ins w:id="169" w:author="Andy Kleinhesselink" w:date="2019-06-05T16:30:00Z">
        <w:r>
          <w:t xml:space="preserve">provides </w:t>
        </w:r>
      </w:ins>
      <w:del w:id="170" w:author="Andy Kleinhesselink" w:date="2019-06-01T14:54:00Z">
        <w:r w:rsidR="00BB63F9" w:rsidDel="000C6857">
          <w:delText xml:space="preserve">the </w:delText>
        </w:r>
      </w:del>
      <w:ins w:id="171" w:author="Andy Kleinhesselink" w:date="2019-06-01T14:54:00Z">
        <w:r w:rsidR="000C6857">
          <w:t>a</w:t>
        </w:r>
      </w:ins>
      <w:del w:id="172" w:author="Andy Kleinhesselink" w:date="2019-06-01T14:54:00Z">
        <w:r w:rsidR="00BB63F9" w:rsidDel="000C6857">
          <w:delText>most</w:delText>
        </w:r>
      </w:del>
      <w:r w:rsidR="007874D7">
        <w:t xml:space="preserve"> concise quantitative </w:t>
      </w:r>
      <w:r w:rsidR="00BB63F9">
        <w:t xml:space="preserve">criteria for </w:t>
      </w:r>
      <w:ins w:id="173" w:author="Andy Kleinhesselink" w:date="2019-06-01T14:54:00Z">
        <w:r w:rsidR="000C6857">
          <w:t xml:space="preserve">testing for </w:t>
        </w:r>
      </w:ins>
      <w:del w:id="174" w:author="Andy Kleinhesselink" w:date="2019-06-01T14:54:00Z">
        <w:r w:rsidR="00BB63F9" w:rsidDel="000C6857">
          <w:delText xml:space="preserve">an </w:delText>
        </w:r>
      </w:del>
      <w:r w:rsidR="00BB63F9">
        <w:t>HOI</w:t>
      </w:r>
      <w:ins w:id="175" w:author="Andy Kleinhesselink" w:date="2019-06-01T14:54:00Z">
        <w:r w:rsidR="000C6857">
          <w:t>s</w:t>
        </w:r>
      </w:ins>
      <w:r w:rsidR="007874D7">
        <w:t xml:space="preserve"> </w:t>
      </w:r>
      <w:r w:rsidR="00BB63F9">
        <w:t>while still retain</w:t>
      </w:r>
      <w:ins w:id="176" w:author="Andy Kleinhesselink" w:date="2019-06-05T16:30:00Z">
        <w:r>
          <w:t>ing</w:t>
        </w:r>
      </w:ins>
      <w:del w:id="177" w:author="Andy Kleinhesselink" w:date="2019-06-05T16:30:00Z">
        <w:r w:rsidR="00BB63F9" w:rsidDel="000847A1">
          <w:delText>s</w:delText>
        </w:r>
      </w:del>
      <w:r w:rsidR="00BB63F9">
        <w:t xml:space="preserve"> the intended meaning of </w:t>
      </w:r>
      <w:del w:id="178" w:author="Andy Kleinhesselink" w:date="2019-06-05T16:30:00Z">
        <w:r w:rsidR="00BB63F9" w:rsidDel="000847A1">
          <w:delText xml:space="preserve">the </w:delText>
        </w:r>
      </w:del>
      <w:ins w:id="179" w:author="Andy Kleinhesselink" w:date="2019-06-05T16:30:00Z">
        <w:r>
          <w:t xml:space="preserve">the </w:t>
        </w:r>
      </w:ins>
      <w:ins w:id="180" w:author="Andy Kleinhesselink" w:date="2019-06-01T14:54:00Z">
        <w:r w:rsidR="000C6857">
          <w:t xml:space="preserve">earlier </w:t>
        </w:r>
      </w:ins>
      <w:r w:rsidR="00BB63F9">
        <w:t>verbal definitions</w:t>
      </w:r>
      <w:r w:rsidR="007874D7">
        <w:t>.</w:t>
      </w:r>
      <w:r w:rsidR="00515BFE">
        <w:t xml:space="preserve"> </w:t>
      </w:r>
      <w:del w:id="181" w:author="Andy Kleinhesselink" w:date="2019-06-05T16:31:00Z">
        <w:r w:rsidR="007874D7" w:rsidDel="000847A1">
          <w:delText>W</w:delText>
        </w:r>
        <w:r w:rsidR="00515BFE" w:rsidDel="000847A1">
          <w:delText xml:space="preserve">e review their definition here to </w:delText>
        </w:r>
        <w:r w:rsidR="007874D7" w:rsidDel="000847A1">
          <w:delText xml:space="preserve">bring it to the attention </w:delText>
        </w:r>
        <w:r w:rsidR="00C15DF1" w:rsidDel="000847A1">
          <w:delText xml:space="preserve">of a </w:delText>
        </w:r>
        <w:r w:rsidR="00515BFE" w:rsidDel="000847A1">
          <w:delText xml:space="preserve">new generation of </w:delText>
        </w:r>
        <w:r w:rsidR="00BB63F9" w:rsidDel="000847A1">
          <w:delText>researchers</w:delText>
        </w:r>
        <w:r w:rsidR="00C15DF1" w:rsidDel="000847A1">
          <w:delText xml:space="preserve"> an</w:delText>
        </w:r>
        <w:r w:rsidR="00015F3C" w:rsidDel="000847A1">
          <w:delText xml:space="preserve">d </w:delText>
        </w:r>
        <w:r w:rsidR="00BB63F9" w:rsidDel="000847A1">
          <w:delText>elaborate on its meaning and derivation beyond the original paper</w:delText>
        </w:r>
        <w:r w:rsidR="007F340A" w:rsidDel="000847A1">
          <w:delText xml:space="preserve">. </w:delText>
        </w:r>
      </w:del>
      <w:r w:rsidR="007F340A">
        <w:t xml:space="preserve">The goal </w:t>
      </w:r>
      <w:r w:rsidR="00015F3C">
        <w:t xml:space="preserve">of the Adler and Morris definition was </w:t>
      </w:r>
      <w:r w:rsidR="007F340A">
        <w:t xml:space="preserve">to </w:t>
      </w:r>
      <w:r w:rsidR="00F26F51">
        <w:t>“</w:t>
      </w:r>
      <w:r w:rsidR="00F26F51" w:rsidRPr="00F26F51">
        <w:t>distinguish simple non-additivity in the statistical sense from higher order interaction and interaction modification (IM) in the biological sense</w:t>
      </w:r>
      <w:r w:rsidR="00F26F51">
        <w:t xml:space="preserve">” </w:t>
      </w:r>
      <w:r w:rsidR="00F26F51">
        <w:fldChar w:fldCharType="begin"/>
      </w:r>
      <w:r w:rsidR="00F26F51">
        <w:instrText xml:space="preserve"> ADDIN ZOTERO_ITEM CSL_CITATION {"citationID":"TUSisbFT","properties":{"formattedCitation":"(Adler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26F51">
        <w:fldChar w:fldCharType="separate"/>
      </w:r>
      <w:r w:rsidR="00F26F51">
        <w:rPr>
          <w:noProof/>
        </w:rPr>
        <w:t>(Adler and Morris 1994)</w:t>
      </w:r>
      <w:r w:rsidR="00F26F51">
        <w:fldChar w:fldCharType="end"/>
      </w:r>
      <w:r w:rsidR="00F26F51">
        <w:t xml:space="preserve">. </w:t>
      </w:r>
      <w:r w:rsidR="007F340A">
        <w:t>Thus, the</w:t>
      </w:r>
      <w:r w:rsidR="00AE7000">
        <w:t xml:space="preserve">y </w:t>
      </w:r>
      <w:del w:id="182" w:author="Andy Kleinhesselink" w:date="2019-06-06T14:14:00Z">
        <w:r w:rsidR="00AE7000" w:rsidDel="007F2A94">
          <w:delText xml:space="preserve">sought </w:delText>
        </w:r>
      </w:del>
      <w:ins w:id="183" w:author="Andy Kleinhesselink" w:date="2019-06-06T14:14:00Z">
        <w:r w:rsidR="007F2A94">
          <w:t xml:space="preserve">developed </w:t>
        </w:r>
      </w:ins>
      <w:r w:rsidR="00AE7000">
        <w:t xml:space="preserve">a definition </w:t>
      </w:r>
      <w:ins w:id="184" w:author="Andy Kleinhesselink" w:date="2019-06-06T14:14:00Z">
        <w:r w:rsidR="007F2A94">
          <w:t xml:space="preserve">of </w:t>
        </w:r>
      </w:ins>
      <w:ins w:id="185" w:author="Andy Kleinhesselink" w:date="2019-06-06T14:15:00Z">
        <w:r w:rsidR="007F2A94">
          <w:t xml:space="preserve">HOIs </w:t>
        </w:r>
      </w:ins>
      <w:r w:rsidR="00AE7000">
        <w:t xml:space="preserve">that </w:t>
      </w:r>
      <w:ins w:id="186" w:author="Andy Kleinhesselink" w:date="2019-06-06T14:16:00Z">
        <w:r w:rsidR="007F2A94">
          <w:t>c</w:t>
        </w:r>
      </w:ins>
      <w:ins w:id="187" w:author="Andy Kleinhesselink" w:date="2019-06-06T14:15:00Z">
        <w:r w:rsidR="007F2A94">
          <w:t xml:space="preserve">ould isolate </w:t>
        </w:r>
      </w:ins>
      <w:ins w:id="188" w:author="Andy Kleinhesselink" w:date="2019-06-06T14:16:00Z">
        <w:r w:rsidR="007F2A94">
          <w:t xml:space="preserve">how the density of one competitor species at a time affected the population growth rate of the focal species. </w:t>
        </w:r>
      </w:ins>
      <w:del w:id="189" w:author="Andy Kleinhesselink" w:date="2019-06-06T14:17:00Z">
        <w:r w:rsidR="00AE7000" w:rsidDel="007F2A94">
          <w:delText xml:space="preserve">did not </w:delText>
        </w:r>
      </w:del>
      <w:del w:id="190" w:author="Andy Kleinhesselink" w:date="2019-06-06T14:15:00Z">
        <w:r w:rsidR="00AE7000" w:rsidDel="007F2A94">
          <w:delText xml:space="preserve">automatically </w:delText>
        </w:r>
      </w:del>
      <w:del w:id="191" w:author="Andy Kleinhesselink" w:date="2019-06-06T14:17:00Z">
        <w:r w:rsidR="00AE7000" w:rsidDel="007F2A94">
          <w:delText>place non-linear models</w:delText>
        </w:r>
        <w:r w:rsidR="00024E49" w:rsidDel="007F2A94">
          <w:delText xml:space="preserve"> of density dependence</w:delText>
        </w:r>
        <w:r w:rsidR="00AE7000" w:rsidDel="007F2A94">
          <w:delText xml:space="preserve">, </w:delText>
        </w:r>
      </w:del>
      <w:del w:id="192" w:author="Andy Kleinhesselink" w:date="2019-06-01T09:41:00Z">
        <w:r w:rsidR="00AE7000" w:rsidDel="006A5B49">
          <w:delText>or</w:delText>
        </w:r>
      </w:del>
      <w:del w:id="193" w:author="Andy Kleinhesselink" w:date="2019-06-06T14:17:00Z">
        <w:r w:rsidR="00AE7000" w:rsidDel="007F2A94">
          <w:delText xml:space="preserve"> models with higher order terms, in the same </w:delText>
        </w:r>
        <w:r w:rsidR="00024E49" w:rsidDel="007F2A94">
          <w:delText>category</w:delText>
        </w:r>
        <w:r w:rsidR="00AE7000" w:rsidDel="007F2A94">
          <w:delText xml:space="preserve"> as models with </w:delText>
        </w:r>
      </w:del>
      <w:del w:id="194" w:author="Andy Kleinhesselink" w:date="2019-06-01T14:55:00Z">
        <w:r w:rsidR="00024E49" w:rsidDel="000C6857">
          <w:delText xml:space="preserve">true </w:delText>
        </w:r>
      </w:del>
      <w:del w:id="195" w:author="Andy Kleinhesselink" w:date="2019-06-06T14:17:00Z">
        <w:r w:rsidR="00AE7000" w:rsidDel="007F2A94">
          <w:delText>HOIs</w:delText>
        </w:r>
        <w:r w:rsidR="007F340A" w:rsidDel="007F2A94">
          <w:delText>.</w:delText>
        </w:r>
      </w:del>
      <w:del w:id="196" w:author="Andy Kleinhesselink" w:date="2019-06-05T16:31:00Z">
        <w:r w:rsidR="007F340A" w:rsidDel="000847A1">
          <w:delText xml:space="preserve"> This distinction allows HOIs to retain a meaning that is </w:delText>
        </w:r>
        <w:r w:rsidR="0046702B" w:rsidDel="000847A1">
          <w:delText xml:space="preserve">in line with </w:delText>
        </w:r>
        <w:r w:rsidR="00024E49" w:rsidDel="000847A1">
          <w:delText>its</w:delText>
        </w:r>
        <w:r w:rsidR="0046702B" w:rsidDel="000847A1">
          <w:delText xml:space="preserve"> verbal </w:delText>
        </w:r>
        <w:r w:rsidR="00024E49" w:rsidDel="000847A1">
          <w:delText>use in the ecological literature</w:delText>
        </w:r>
        <w:r w:rsidR="007F340A" w:rsidDel="000847A1">
          <w:delText>.</w:delText>
        </w:r>
      </w:del>
      <w:del w:id="197" w:author="Andy Kleinhesselink" w:date="2019-06-06T14:17:00Z">
        <w:r w:rsidR="007F340A" w:rsidDel="007F2A94">
          <w:delText xml:space="preserve">  </w:delText>
        </w:r>
      </w:del>
    </w:p>
    <w:p w14:paraId="6A0978E1" w14:textId="1BD5D194" w:rsidR="00F26F51" w:rsidRPr="00F26F51" w:rsidRDefault="007F2A94">
      <w:pPr>
        <w:spacing w:after="202"/>
        <w:contextualSpacing/>
      </w:pPr>
      <w:ins w:id="198" w:author="Andy Kleinhesselink" w:date="2019-06-06T14:17:00Z">
        <w:r>
          <w:t xml:space="preserve">To understand the </w:t>
        </w:r>
      </w:ins>
      <w:del w:id="199" w:author="Andy Kleinhesselink" w:date="2019-06-05T16:31:00Z">
        <w:r w:rsidR="007F340A" w:rsidDel="000847A1">
          <w:delText xml:space="preserve">For </w:delText>
        </w:r>
      </w:del>
      <w:r w:rsidR="007F340A">
        <w:t>Adler and Morris</w:t>
      </w:r>
      <w:ins w:id="200" w:author="Andy Kleinhesselink" w:date="2019-06-06T14:17:00Z">
        <w:r>
          <w:t xml:space="preserve"> definition and our slight revision of it</w:t>
        </w:r>
      </w:ins>
      <w:r w:rsidR="00695B8C">
        <w:t>,</w:t>
      </w:r>
      <w:r w:rsidR="007F340A">
        <w:t xml:space="preserve"> </w:t>
      </w:r>
      <w:ins w:id="201" w:author="Andy Kleinhesselink" w:date="2019-06-05T16:31:00Z">
        <w:r w:rsidR="000847A1">
          <w:t xml:space="preserve">we </w:t>
        </w:r>
      </w:ins>
      <w:del w:id="202" w:author="Andy Kleinhesselink" w:date="2019-06-05T16:32:00Z">
        <w:r w:rsidR="00875FCF" w:rsidDel="000847A1">
          <w:delText xml:space="preserve">HOIs </w:delText>
        </w:r>
      </w:del>
      <w:del w:id="203" w:author="Andy Kleinhesselink" w:date="2019-06-05T16:31:00Z">
        <w:r w:rsidR="007F340A" w:rsidDel="000847A1">
          <w:delText>are</w:delText>
        </w:r>
        <w:r w:rsidR="00875FCF" w:rsidDel="000847A1">
          <w:delText xml:space="preserve"> </w:delText>
        </w:r>
      </w:del>
      <w:del w:id="204" w:author="Andy Kleinhesselink" w:date="2019-06-05T16:32:00Z">
        <w:r w:rsidR="00875FCF" w:rsidDel="000847A1">
          <w:delText xml:space="preserve">the modification of “direct pairwise interactions by the presence or density of another species.” </w:delText>
        </w:r>
        <w:r w:rsidR="007F340A" w:rsidDel="000847A1">
          <w:delText xml:space="preserve"> </w:delText>
        </w:r>
        <w:r w:rsidR="00875FCF" w:rsidDel="000847A1">
          <w:delText xml:space="preserve">They </w:delText>
        </w:r>
      </w:del>
      <w:del w:id="205" w:author="Andy Kleinhesselink" w:date="2019-06-01T09:42:00Z">
        <w:r w:rsidR="00875FCF" w:rsidDel="003C2A63">
          <w:delText>applied their definition specifically to density dependence of per capita population growth rates</w:delText>
        </w:r>
        <w:r w:rsidR="007F340A" w:rsidDel="003C2A63">
          <w:delText xml:space="preserve">, </w:delText>
        </w:r>
      </w:del>
      <w:r w:rsidR="00875FCF">
        <w:t>start</w:t>
      </w:r>
      <w:del w:id="206" w:author="Andy Kleinhesselink" w:date="2019-06-01T09:42:00Z">
        <w:r w:rsidR="007F340A" w:rsidDel="003C2A63">
          <w:delText>ing</w:delText>
        </w:r>
      </w:del>
      <w:r w:rsidR="00875FCF">
        <w:t xml:space="preserve"> with </w:t>
      </w:r>
      <w:del w:id="207" w:author="Andy Kleinhesselink" w:date="2019-06-06T14:11:00Z">
        <w:r w:rsidR="00875FCF" w:rsidDel="007F2A94">
          <w:delText>the following</w:delText>
        </w:r>
      </w:del>
      <w:ins w:id="208" w:author="Andy Kleinhesselink" w:date="2019-06-06T14:11:00Z">
        <w:r>
          <w:t>a</w:t>
        </w:r>
      </w:ins>
      <w:r w:rsidR="00875FCF">
        <w:t xml:space="preserve"> </w:t>
      </w:r>
      <w:r w:rsidR="00695B8C">
        <w:t xml:space="preserve">general model of </w:t>
      </w:r>
      <w:del w:id="209" w:author="Andy Kleinhesselink" w:date="2019-06-01T09:42:00Z">
        <w:r w:rsidR="00695B8C" w:rsidDel="003C2A63">
          <w:delText>competition</w:delText>
        </w:r>
      </w:del>
      <w:ins w:id="210" w:author="Andy Kleinhesselink" w:date="2019-06-01T09:42:00Z">
        <w:r w:rsidR="003C2A63">
          <w:t>density depende</w:t>
        </w:r>
      </w:ins>
      <w:ins w:id="211" w:author="Andy Kleinhesselink" w:date="2019-06-01T09:43:00Z">
        <w:r w:rsidR="003C2A63">
          <w:t xml:space="preserve">nt </w:t>
        </w:r>
      </w:ins>
      <w:ins w:id="212" w:author="Andy Kleinhesselink" w:date="2019-06-05T16:32:00Z">
        <w:r w:rsidR="000847A1">
          <w:t>population growth</w:t>
        </w:r>
      </w:ins>
      <w:r w:rsidR="00024E49">
        <w:t>:</w:t>
      </w:r>
      <w:r w:rsidR="00875FC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875FCF" w:rsidRPr="006B2FC8" w14:paraId="293A94C4" w14:textId="77777777" w:rsidTr="007D58B1">
        <w:trPr>
          <w:trHeight w:val="503"/>
        </w:trPr>
        <w:tc>
          <w:tcPr>
            <w:tcW w:w="918" w:type="dxa"/>
            <w:vAlign w:val="center"/>
          </w:tcPr>
          <w:p w14:paraId="21BDEE66" w14:textId="77777777" w:rsidR="00875FCF" w:rsidRPr="006B2FC8" w:rsidRDefault="00875FCF" w:rsidP="007D58B1">
            <w:pPr>
              <w:spacing w:after="202"/>
              <w:ind w:firstLine="0"/>
              <w:contextualSpacing/>
              <w:jc w:val="center"/>
            </w:pPr>
          </w:p>
        </w:tc>
        <w:tc>
          <w:tcPr>
            <w:tcW w:w="7200" w:type="dxa"/>
            <w:vAlign w:val="center"/>
          </w:tcPr>
          <w:p w14:paraId="0E6F8E8F" w14:textId="6D41CCED" w:rsidR="00875FCF" w:rsidRPr="006B2FC8" w:rsidRDefault="007F2A94" w:rsidP="007D58B1">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oMath>
            </m:oMathPara>
          </w:p>
        </w:tc>
        <w:tc>
          <w:tcPr>
            <w:tcW w:w="738" w:type="dxa"/>
            <w:vAlign w:val="center"/>
          </w:tcPr>
          <w:p w14:paraId="68BCACB5" w14:textId="24363899" w:rsidR="00875FCF" w:rsidRPr="006B2FC8" w:rsidRDefault="00875FCF" w:rsidP="007D58B1">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sidR="00427DC4">
              <w:rPr>
                <w:noProof/>
              </w:rPr>
              <w:t>1</w:t>
            </w:r>
            <w:r w:rsidRPr="006B2FC8">
              <w:rPr>
                <w:noProof/>
              </w:rPr>
              <w:fldChar w:fldCharType="end"/>
            </w:r>
            <w:r w:rsidRPr="006B2FC8">
              <w:t>)</w:t>
            </w:r>
          </w:p>
        </w:tc>
      </w:tr>
    </w:tbl>
    <w:p w14:paraId="58D4ED6D" w14:textId="780E7761" w:rsidR="00F26F51" w:rsidRDefault="00875FCF" w:rsidP="00875FCF">
      <w:pPr>
        <w:spacing w:after="202"/>
        <w:ind w:firstLine="0"/>
        <w:contextualSpacing/>
      </w:pPr>
      <w:r>
        <w:t xml:space="preserve">where the per capita population growth rate of species </w:t>
      </w:r>
      <w:proofErr w:type="spellStart"/>
      <w:r w:rsidR="007D58B1" w:rsidRPr="00564AC0">
        <w:rPr>
          <w:i/>
        </w:rPr>
        <w:t>i</w:t>
      </w:r>
      <w:proofErr w:type="spellEnd"/>
      <w:r>
        <w:t xml:space="preserve"> </w:t>
      </w:r>
      <w:ins w:id="213" w:author="Andy Kleinhesselink" w:date="2019-06-06T14:17:00Z">
        <w:r w:rsidR="007F2A94">
          <w:t xml:space="preserve">(the focal species) </w:t>
        </w:r>
      </w:ins>
      <w:r>
        <w:t>is a function</w:t>
      </w:r>
      <w:r w:rsidR="007D58B1">
        <w:t xml:space="preserve">, </w:t>
      </w:r>
      <w:r w:rsidR="007D58B1" w:rsidRPr="00564AC0">
        <w:rPr>
          <w:i/>
        </w:rPr>
        <w:t>F</w:t>
      </w:r>
      <w:r w:rsidR="007D58B1" w:rsidRPr="00564AC0">
        <w:rPr>
          <w:i/>
          <w:vertAlign w:val="subscript"/>
        </w:rPr>
        <w:t>i</w:t>
      </w:r>
      <w:r w:rsidR="007D58B1">
        <w:t>,</w:t>
      </w:r>
      <w:r>
        <w:t xml:space="preserve"> of </w:t>
      </w:r>
      <w:r w:rsidR="00015F3C">
        <w:t>the densities of all</w:t>
      </w:r>
      <w:r w:rsidR="007D58B1">
        <w:t xml:space="preserve"> other </w:t>
      </w:r>
      <w:r w:rsidR="007D58B1" w:rsidRPr="00564AC0">
        <w:rPr>
          <w:i/>
        </w:rPr>
        <w:t>m</w:t>
      </w:r>
      <w:r w:rsidR="007D58B1">
        <w:t xml:space="preserve"> species</w:t>
      </w:r>
      <w:ins w:id="214" w:author="Andy Kleinhesselink" w:date="2019-06-06T14:17:00Z">
        <w:r w:rsidR="007F2A94">
          <w:t xml:space="preserve"> (the competitors)</w:t>
        </w:r>
      </w:ins>
      <w:r w:rsidR="007D58B1">
        <w:t xml:space="preserve"> in the community</w:t>
      </w:r>
      <w:del w:id="215" w:author="Andy Kleinhesselink" w:date="2019-06-06T14:17:00Z">
        <w:r w:rsidR="007D58B1" w:rsidDel="007F2A94">
          <w:delText xml:space="preserve"> including itself</w:delText>
        </w:r>
      </w:del>
      <w:r w:rsidR="007D58B1">
        <w:t xml:space="preserve">. </w:t>
      </w:r>
      <w:ins w:id="216" w:author="Andy Kleinhesselink" w:date="2019-06-06T14:11:00Z">
        <w:r w:rsidR="007F2A94">
          <w:t xml:space="preserve"> </w:t>
        </w:r>
      </w:ins>
      <w:del w:id="217" w:author="Andy Kleinhesselink" w:date="2019-06-06T14:11:00Z">
        <w:r w:rsidR="007D58B1" w:rsidDel="007F2A94">
          <w:delText xml:space="preserve"> </w:delText>
        </w:r>
      </w:del>
      <w:del w:id="218" w:author="Andy Kleinhesselink" w:date="2019-06-05T16:32:00Z">
        <w:r w:rsidR="00695B8C" w:rsidDel="000847A1">
          <w:delText xml:space="preserve">They </w:delText>
        </w:r>
      </w:del>
      <w:ins w:id="219" w:author="Andy Kleinhesselink" w:date="2019-06-05T16:32:00Z">
        <w:r w:rsidR="000847A1">
          <w:t xml:space="preserve">Adler and Morris </w:t>
        </w:r>
      </w:ins>
      <w:r w:rsidR="00695B8C">
        <w:t xml:space="preserve">argue that one cannot determine if </w:t>
      </w:r>
      <w:r w:rsidR="007D58B1" w:rsidRPr="00564AC0">
        <w:rPr>
          <w:i/>
        </w:rPr>
        <w:t>F</w:t>
      </w:r>
      <w:r w:rsidR="007D58B1" w:rsidRPr="00564AC0">
        <w:rPr>
          <w:i/>
          <w:vertAlign w:val="subscript"/>
        </w:rPr>
        <w:t>i</w:t>
      </w:r>
      <w:r w:rsidR="007D58B1">
        <w:t xml:space="preserve"> involves HOIs</w:t>
      </w:r>
      <w:r w:rsidR="00695B8C">
        <w:t xml:space="preserve"> simply by testing whether </w:t>
      </w:r>
      <w:r w:rsidR="007D58B1" w:rsidRPr="00564AC0">
        <w:rPr>
          <w:i/>
        </w:rPr>
        <w:t>F</w:t>
      </w:r>
      <w:r w:rsidR="007D58B1" w:rsidRPr="00564AC0">
        <w:rPr>
          <w:i/>
          <w:vertAlign w:val="subscript"/>
        </w:rPr>
        <w:t>i</w:t>
      </w:r>
      <w:r w:rsidR="007D58B1">
        <w:t xml:space="preserve"> is non-linear</w:t>
      </w:r>
      <w:r w:rsidR="00024E49">
        <w:t xml:space="preserve">, </w:t>
      </w:r>
      <w:commentRangeStart w:id="220"/>
      <w:r w:rsidR="00024E49">
        <w:t xml:space="preserve">because such nonlinearities </w:t>
      </w:r>
      <w:del w:id="221" w:author="Andy Kleinhesselink" w:date="2019-06-05T16:32:00Z">
        <w:r w:rsidR="00024E49" w:rsidDel="000847A1">
          <w:delText xml:space="preserve">may </w:delText>
        </w:r>
      </w:del>
      <w:ins w:id="222" w:author="Andy Kleinhesselink" w:date="2019-06-05T16:32:00Z">
        <w:r w:rsidR="000847A1">
          <w:t>are not necessarily the re</w:t>
        </w:r>
      </w:ins>
      <w:ins w:id="223" w:author="Andy Kleinhesselink" w:date="2019-06-05T16:33:00Z">
        <w:r w:rsidR="000847A1">
          <w:t>sult of</w:t>
        </w:r>
      </w:ins>
      <w:ins w:id="224" w:author="Andy Kleinhesselink" w:date="2019-06-05T16:32:00Z">
        <w:r w:rsidR="000847A1">
          <w:t xml:space="preserve"> </w:t>
        </w:r>
      </w:ins>
      <w:del w:id="225" w:author="Andy Kleinhesselink" w:date="2019-06-05T16:33:00Z">
        <w:r w:rsidR="00024E49" w:rsidDel="000847A1">
          <w:delText xml:space="preserve">have nothing to do with </w:delText>
        </w:r>
      </w:del>
      <w:r w:rsidR="00024E49">
        <w:t xml:space="preserve">one species modifying the </w:t>
      </w:r>
      <w:del w:id="226" w:author="Andy Kleinhesselink" w:date="2019-06-01T14:56:00Z">
        <w:r w:rsidR="00024E49" w:rsidDel="000C6857">
          <w:delText xml:space="preserve">interaction </w:delText>
        </w:r>
      </w:del>
      <w:ins w:id="227" w:author="Andy Kleinhesselink" w:date="2019-06-01T14:56:00Z">
        <w:r w:rsidR="000C6857">
          <w:t xml:space="preserve">effect of another </w:t>
        </w:r>
      </w:ins>
      <w:ins w:id="228" w:author="Andy Kleinhesselink" w:date="2019-06-06T14:11:00Z">
        <w:r w:rsidR="007F2A94">
          <w:t>competitor</w:t>
        </w:r>
      </w:ins>
      <w:del w:id="229" w:author="Andy Kleinhesselink" w:date="2019-06-01T14:56:00Z">
        <w:r w:rsidR="00024E49" w:rsidDel="000C6857">
          <w:delText>between another two</w:delText>
        </w:r>
      </w:del>
      <w:commentRangeEnd w:id="220"/>
      <w:r w:rsidR="00A13C00">
        <w:rPr>
          <w:rStyle w:val="CommentReference"/>
        </w:rPr>
        <w:commentReference w:id="220"/>
      </w:r>
      <w:r w:rsidR="007D58B1">
        <w:t xml:space="preserve">. </w:t>
      </w:r>
      <w:ins w:id="230" w:author="Andy Kleinhesselink" w:date="2019-06-05T16:33:00Z">
        <w:r w:rsidR="000847A1">
          <w:t xml:space="preserve">As a case in point, </w:t>
        </w:r>
      </w:ins>
      <w:ins w:id="231" w:author="Andy Kleinhesselink" w:date="2019-06-06T14:18:00Z">
        <w:r w:rsidR="00D1698B">
          <w:t xml:space="preserve">competition in </w:t>
        </w:r>
      </w:ins>
      <w:ins w:id="232" w:author="Andy Kleinhesselink" w:date="2019-06-05T16:33:00Z">
        <w:r w:rsidR="000847A1">
          <w:t xml:space="preserve">commonly used models of density dependence, such as the Ricker, </w:t>
        </w:r>
        <w:proofErr w:type="spellStart"/>
        <w:r w:rsidR="000847A1">
          <w:t>Beverton</w:t>
        </w:r>
        <w:proofErr w:type="spellEnd"/>
        <w:r w:rsidR="000847A1">
          <w:t>-Holt or Hassel</w:t>
        </w:r>
      </w:ins>
      <w:ins w:id="233" w:author="Andy Kleinhesselink" w:date="2019-06-05T16:34:00Z">
        <w:r w:rsidR="000847A1">
          <w:t xml:space="preserve">, </w:t>
        </w:r>
      </w:ins>
      <w:ins w:id="234" w:author="Andy Kleinhesselink" w:date="2019-06-06T14:18:00Z">
        <w:r w:rsidR="00D1698B">
          <w:t>is non-additive but this is generally not</w:t>
        </w:r>
      </w:ins>
      <w:ins w:id="235" w:author="Andy Kleinhesselink" w:date="2019-06-05T16:34:00Z">
        <w:r w:rsidR="000847A1">
          <w:t xml:space="preserve"> thought of as </w:t>
        </w:r>
      </w:ins>
      <w:ins w:id="236" w:author="Andy Kleinhesselink" w:date="2019-06-06T14:19:00Z">
        <w:r w:rsidR="00D1698B">
          <w:t>an</w:t>
        </w:r>
      </w:ins>
      <w:ins w:id="237" w:author="Andy Kleinhesselink" w:date="2019-06-05T16:34:00Z">
        <w:r w:rsidR="000847A1">
          <w:t xml:space="preserve"> HOI</w:t>
        </w:r>
      </w:ins>
      <w:ins w:id="238" w:author="Andy Kleinhesselink" w:date="2019-06-06T14:11:00Z">
        <w:r w:rsidR="007F2A94">
          <w:t xml:space="preserve"> </w:t>
        </w:r>
      </w:ins>
      <w:ins w:id="239" w:author="Andy Kleinhesselink" w:date="2019-06-06T14:12:00Z">
        <w:r w:rsidR="007F2A94">
          <w:fldChar w:fldCharType="begin"/>
        </w:r>
        <w:r w:rsidR="007F2A94">
          <w:instrText xml:space="preserve"> ADDIN ZOTERO_ITEM CSL_CITATION {"citationID":"s0IzwABR","properties":{"formattedCitation":"(Mayfield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ins>
      <w:r w:rsidR="007F2A94">
        <w:fldChar w:fldCharType="separate"/>
      </w:r>
      <w:ins w:id="240" w:author="Andy Kleinhesselink" w:date="2019-06-06T14:12:00Z">
        <w:r w:rsidR="007F2A94">
          <w:rPr>
            <w:noProof/>
          </w:rPr>
          <w:t>(Mayfield and Stouffer 2017)</w:t>
        </w:r>
        <w:r w:rsidR="007F2A94">
          <w:fldChar w:fldCharType="end"/>
        </w:r>
      </w:ins>
      <w:ins w:id="241" w:author="Andy Kleinhesselink" w:date="2019-06-05T16:34:00Z">
        <w:r w:rsidR="000847A1">
          <w:t>.</w:t>
        </w:r>
      </w:ins>
      <w:ins w:id="242" w:author="Andy Kleinhesselink" w:date="2019-06-05T16:33:00Z">
        <w:r w:rsidR="000847A1">
          <w:t xml:space="preserve">  </w:t>
        </w:r>
      </w:ins>
      <w:del w:id="243" w:author="Andy Kleinhesselink" w:date="2019-06-05T16:35:00Z">
        <w:r w:rsidR="007D58B1" w:rsidDel="000847A1">
          <w:delText>Rather</w:delText>
        </w:r>
      </w:del>
      <w:del w:id="244" w:author="Andy Kleinhesselink" w:date="2019-06-01T09:43:00Z">
        <w:r w:rsidR="007D58B1" w:rsidDel="003C2A63">
          <w:delText xml:space="preserve"> </w:delText>
        </w:r>
        <w:r w:rsidR="00015F3C" w:rsidDel="003C2A63">
          <w:delText>a</w:delText>
        </w:r>
      </w:del>
      <w:del w:id="245" w:author="Andy Kleinhesselink" w:date="2019-06-05T16:34:00Z">
        <w:r w:rsidR="00015F3C" w:rsidDel="000847A1">
          <w:delText xml:space="preserve"> </w:delText>
        </w:r>
      </w:del>
      <w:ins w:id="246" w:author="Andy Kleinhesselink" w:date="2019-06-05T16:35:00Z">
        <w:r w:rsidR="000847A1">
          <w:t>A</w:t>
        </w:r>
      </w:ins>
      <w:ins w:id="247" w:author="Andy Kleinhesselink" w:date="2019-06-01T09:43:00Z">
        <w:r w:rsidR="003C2A63">
          <w:t xml:space="preserve"> </w:t>
        </w:r>
      </w:ins>
      <w:r w:rsidR="00015F3C">
        <w:t xml:space="preserve">more </w:t>
      </w:r>
      <w:del w:id="248" w:author="Andy Kleinhesselink" w:date="2019-06-01T09:43:00Z">
        <w:r w:rsidR="00015F3C" w:rsidDel="003C2A63">
          <w:delText xml:space="preserve">appropriate </w:delText>
        </w:r>
      </w:del>
      <w:ins w:id="249" w:author="Andy Kleinhesselink" w:date="2019-06-01T09:43:00Z">
        <w:r w:rsidR="003C2A63">
          <w:t xml:space="preserve">specific </w:t>
        </w:r>
      </w:ins>
      <w:r w:rsidR="00A13C00">
        <w:t xml:space="preserve">test for </w:t>
      </w:r>
      <w:ins w:id="250" w:author="Andy Kleinhesselink" w:date="2019-06-06T14:19:00Z">
        <w:r w:rsidR="00D1698B">
          <w:t xml:space="preserve">an </w:t>
        </w:r>
      </w:ins>
      <w:del w:id="251" w:author="Andy Kleinhesselink" w:date="2019-06-01T09:43:00Z">
        <w:r w:rsidR="007F340A" w:rsidDel="003C2A63">
          <w:delText xml:space="preserve">the presence of </w:delText>
        </w:r>
      </w:del>
      <w:r w:rsidR="007D58B1">
        <w:t xml:space="preserve">HOIs </w:t>
      </w:r>
      <w:del w:id="252" w:author="Andy Kleinhesselink" w:date="2019-06-06T14:12:00Z">
        <w:r w:rsidR="00015F3C" w:rsidDel="007F2A94">
          <w:delText xml:space="preserve">involves </w:delText>
        </w:r>
      </w:del>
      <w:ins w:id="253" w:author="Andy Kleinhesselink" w:date="2019-06-06T14:12:00Z">
        <w:r w:rsidR="007F2A94">
          <w:t xml:space="preserve">requires </w:t>
        </w:r>
      </w:ins>
      <w:del w:id="254" w:author="Andy Kleinhesselink" w:date="2019-06-06T14:12:00Z">
        <w:r w:rsidR="007D58B1" w:rsidDel="007F2A94">
          <w:delText xml:space="preserve">taking the </w:delText>
        </w:r>
      </w:del>
      <w:ins w:id="255" w:author="Andy Kleinhesselink" w:date="2019-06-06T14:12:00Z">
        <w:r w:rsidR="007F2A94">
          <w:t xml:space="preserve">examining the </w:t>
        </w:r>
      </w:ins>
      <w:r w:rsidR="007D58B1">
        <w:t xml:space="preserve">partial derivative of </w:t>
      </w:r>
      <w:r w:rsidR="007D58B1" w:rsidRPr="00564AC0">
        <w:rPr>
          <w:i/>
        </w:rPr>
        <w:t>F</w:t>
      </w:r>
      <w:r w:rsidR="007D58B1" w:rsidRPr="00564AC0">
        <w:rPr>
          <w:i/>
          <w:vertAlign w:val="subscript"/>
        </w:rPr>
        <w:t>i</w:t>
      </w:r>
      <w:r w:rsidR="007D58B1">
        <w:t xml:space="preserve"> with respect to the density of </w:t>
      </w:r>
      <w:r w:rsidR="00024E49">
        <w:t>a competitor</w:t>
      </w:r>
      <w:r w:rsidR="007D58B1">
        <w:t xml:space="preserve"> species</w:t>
      </w:r>
      <w:r w:rsidR="007D58B1" w:rsidRPr="00564AC0">
        <w:rPr>
          <w:i/>
        </w:rPr>
        <w:t xml:space="preserve"> j</w:t>
      </w:r>
      <w:ins w:id="256" w:author="Andy Kleinhesselink" w:date="2019-06-06T14:12:00Z">
        <w:r w:rsidR="007F2A94">
          <w:rPr>
            <w:i/>
          </w:rPr>
          <w:t xml:space="preserve"> </w:t>
        </w:r>
      </w:ins>
      <w:ins w:id="257" w:author="Andy Kleinhesselink" w:date="2019-06-06T14:13:00Z">
        <w:r w:rsidR="007F2A94">
          <w:t xml:space="preserve">(for brevity, we refer to this as the sensitivity of the focal species to the competitor). </w:t>
        </w:r>
      </w:ins>
      <w:ins w:id="258" w:author="Andy Kleinhesselink" w:date="2019-06-06T14:20:00Z">
        <w:r w:rsidR="00D1698B">
          <w:t>I</w:t>
        </w:r>
      </w:ins>
      <w:ins w:id="259" w:author="Andy Kleinhesselink" w:date="2019-06-01T09:45:00Z">
        <w:r w:rsidR="003C2A63">
          <w:t xml:space="preserve">f </w:t>
        </w:r>
      </w:ins>
      <w:ins w:id="260" w:author="Andy Kleinhesselink" w:date="2019-06-06T14:14:00Z">
        <w:r w:rsidR="007F2A94">
          <w:t xml:space="preserve">this partial </w:t>
        </w:r>
      </w:ins>
      <w:ins w:id="261" w:author="Andy Kleinhesselink" w:date="2019-06-06T14:19:00Z">
        <w:r w:rsidR="00D1698B">
          <w:t>derivative</w:t>
        </w:r>
      </w:ins>
      <w:del w:id="262" w:author="Andy Kleinhesselink" w:date="2019-06-01T09:45:00Z">
        <w:r w:rsidR="007D58B1" w:rsidDel="003C2A63">
          <w:delText xml:space="preserve"> and assessing whether this </w:delText>
        </w:r>
      </w:del>
      <w:del w:id="263" w:author="Andy Kleinhesselink" w:date="2019-06-06T14:14:00Z">
        <w:r w:rsidR="007D58B1" w:rsidDel="007F2A94">
          <w:delText>partial derivative</w:delText>
        </w:r>
      </w:del>
      <w:r w:rsidR="007D58B1">
        <w:t xml:space="preserve"> </w:t>
      </w:r>
      <w:del w:id="264" w:author="Andy Kleinhesselink" w:date="2019-06-01T09:45:00Z">
        <w:r w:rsidR="00A13C00" w:rsidDel="003C2A63">
          <w:delText xml:space="preserve">is </w:delText>
        </w:r>
      </w:del>
      <w:ins w:id="265" w:author="Andy Kleinhesselink" w:date="2019-06-01T09:45:00Z">
        <w:r w:rsidR="003C2A63">
          <w:t>can be expressed as a function</w:t>
        </w:r>
      </w:ins>
      <w:ins w:id="266" w:author="Andy Kleinhesselink" w:date="2019-06-06T14:19:00Z">
        <w:r w:rsidR="00D1698B">
          <w:t>,</w:t>
        </w:r>
      </w:ins>
      <w:ins w:id="267" w:author="Andy Kleinhesselink" w:date="2019-06-01T09:45:00Z">
        <w:r w:rsidR="003C2A63">
          <w:t xml:space="preserve"> </w:t>
        </w:r>
      </w:ins>
      <w:del w:id="268" w:author="Andy Kleinhesselink" w:date="2019-06-01T09:45:00Z">
        <w:r w:rsidR="00024E49" w:rsidDel="003C2A63">
          <w:delText xml:space="preserve">only </w:delText>
        </w:r>
        <w:r w:rsidR="00015F3C" w:rsidDel="003C2A63">
          <w:delText xml:space="preserve">a </w:delText>
        </w:r>
        <w:r w:rsidR="00B9629F" w:rsidDel="003C2A63">
          <w:delText>function</w:delText>
        </w:r>
      </w:del>
      <w:proofErr w:type="spellStart"/>
      <w:ins w:id="269" w:author="Andy Kleinhesselink" w:date="2019-06-01T09:45:00Z">
        <w:r w:rsidR="003C2A63" w:rsidRPr="003C2A63">
          <w:rPr>
            <w:i/>
            <w:rPrChange w:id="270" w:author="Andy Kleinhesselink" w:date="2019-06-01T09:45:00Z">
              <w:rPr/>
            </w:rPrChange>
          </w:rPr>
          <w:t>G</w:t>
        </w:r>
        <w:r w:rsidR="003C2A63" w:rsidRPr="003C2A63">
          <w:rPr>
            <w:i/>
            <w:vertAlign w:val="subscript"/>
            <w:rPrChange w:id="271" w:author="Andy Kleinhesselink" w:date="2019-06-01T09:45:00Z">
              <w:rPr/>
            </w:rPrChange>
          </w:rPr>
          <w:t>i</w:t>
        </w:r>
      </w:ins>
      <w:proofErr w:type="spellEnd"/>
      <w:ins w:id="272" w:author="Andy Kleinhesselink" w:date="2019-06-06T14:20:00Z">
        <w:r w:rsidR="00D1698B">
          <w:t xml:space="preserve">, </w:t>
        </w:r>
      </w:ins>
      <w:del w:id="273" w:author="Andy Kleinhesselink" w:date="2019-06-06T14:20:00Z">
        <w:r w:rsidR="002D4A44" w:rsidDel="00D1698B">
          <w:delText xml:space="preserve"> </w:delText>
        </w:r>
      </w:del>
      <w:ins w:id="274" w:author="Andy Kleinhesselink" w:date="2019-06-01T09:45:00Z">
        <w:r w:rsidR="003C2A63">
          <w:t xml:space="preserve">which is </w:t>
        </w:r>
      </w:ins>
      <w:ins w:id="275" w:author="Andy Kleinhesselink" w:date="2019-06-01T09:46:00Z">
        <w:r w:rsidR="003C2A63">
          <w:t>itself a</w:t>
        </w:r>
      </w:ins>
      <w:ins w:id="276" w:author="Andy Kleinhesselink" w:date="2019-06-01T09:45:00Z">
        <w:r w:rsidR="003C2A63">
          <w:t xml:space="preserve"> </w:t>
        </w:r>
      </w:ins>
      <w:ins w:id="277" w:author="Andy Kleinhesselink" w:date="2019-06-01T09:46:00Z">
        <w:r w:rsidR="003C2A63">
          <w:t xml:space="preserve">function </w:t>
        </w:r>
      </w:ins>
      <w:r w:rsidR="002D4A44">
        <w:t>of</w:t>
      </w:r>
      <w:r w:rsidR="00B9629F" w:rsidRPr="00564AC0">
        <w:rPr>
          <w:i/>
        </w:rPr>
        <w:t xml:space="preserve"> F</w:t>
      </w:r>
      <w:r w:rsidR="00B9629F" w:rsidRPr="00564AC0">
        <w:rPr>
          <w:i/>
          <w:vertAlign w:val="subscript"/>
        </w:rPr>
        <w:t>i</w:t>
      </w:r>
      <w:r w:rsidR="00B9629F" w:rsidRPr="00A13C00">
        <w:t xml:space="preserve"> </w:t>
      </w:r>
      <w:del w:id="278" w:author="Andy Kleinhesselink" w:date="2019-06-01T09:46:00Z">
        <w:r w:rsidR="00B9629F" w:rsidRPr="00A13C00" w:rsidDel="003C2A63">
          <w:delText>itself</w:delText>
        </w:r>
        <w:r w:rsidR="0046702B" w:rsidRPr="00A13C00" w:rsidDel="003C2A63">
          <w:delText xml:space="preserve"> </w:delText>
        </w:r>
      </w:del>
      <w:r w:rsidR="0046702B" w:rsidRPr="00A13C00">
        <w:t>and</w:t>
      </w:r>
      <w:r w:rsidR="002D4A44">
        <w:t xml:space="preserve"> </w:t>
      </w:r>
      <w:r w:rsidR="00B9629F">
        <w:t>the</w:t>
      </w:r>
      <w:ins w:id="279" w:author="Andy Kleinhesselink" w:date="2019-06-05T16:34:00Z">
        <w:r w:rsidR="000847A1">
          <w:t xml:space="preserve"> </w:t>
        </w:r>
      </w:ins>
      <w:ins w:id="280" w:author="Andy Kleinhesselink" w:date="2019-06-05T16:35:00Z">
        <w:r w:rsidR="000847A1">
          <w:t>density of the competitor species</w:t>
        </w:r>
      </w:ins>
      <w:del w:id="281" w:author="Andy Kleinhesselink" w:date="2019-06-05T16:35:00Z">
        <w:r w:rsidR="00B9629F" w:rsidDel="000847A1">
          <w:delText xml:space="preserve"> densities of species</w:delText>
        </w:r>
      </w:del>
      <w:ins w:id="282" w:author="Andy Kleinhesselink" w:date="2019-06-05T16:34:00Z">
        <w:r w:rsidR="000847A1">
          <w:t xml:space="preserve"> </w:t>
        </w:r>
      </w:ins>
      <w:del w:id="283" w:author="Andy Kleinhesselink" w:date="2019-06-05T16:34:00Z">
        <w:r w:rsidR="00B9629F" w:rsidDel="000847A1">
          <w:delText xml:space="preserve"> </w:delText>
        </w:r>
        <w:r w:rsidR="00B9629F" w:rsidRPr="00564AC0" w:rsidDel="000847A1">
          <w:rPr>
            <w:i/>
          </w:rPr>
          <w:delText>i</w:delText>
        </w:r>
        <w:r w:rsidR="00B9629F" w:rsidDel="000847A1">
          <w:delText xml:space="preserve"> and </w:delText>
        </w:r>
      </w:del>
      <w:r w:rsidR="00B9629F" w:rsidRPr="00564AC0">
        <w:rPr>
          <w:i/>
        </w:rPr>
        <w:t>j</w:t>
      </w:r>
      <w:ins w:id="284" w:author="Andy Kleinhesselink" w:date="2019-06-01T09:46:00Z">
        <w:r w:rsidR="003C2A63">
          <w:t xml:space="preserve"> </w:t>
        </w:r>
        <w:r w:rsidR="003C2A63">
          <w:lastRenderedPageBreak/>
          <w:t>and no other species, then the model does not contain HOIs</w:t>
        </w:r>
      </w:ins>
      <w:del w:id="285" w:author="Andy Kleinhesselink" w:date="2019-06-01T09:46:00Z">
        <w:r w:rsidR="007F340A" w:rsidDel="003C2A63">
          <w:delText xml:space="preserve">.  If </w:delText>
        </w:r>
      </w:del>
      <w:del w:id="286" w:author="Andy Kleinhesselink" w:date="2019-06-01T09:44:00Z">
        <w:r w:rsidR="00A13C00" w:rsidDel="003C2A63">
          <w:delText>so,</w:delText>
        </w:r>
        <w:r w:rsidR="00B9629F" w:rsidDel="003C2A63">
          <w:delText xml:space="preserve"> </w:delText>
        </w:r>
        <w:r w:rsidR="00015F3C" w:rsidDel="003C2A63">
          <w:delText xml:space="preserve">there is no HOI involved in the </w:delText>
        </w:r>
      </w:del>
      <w:del w:id="287" w:author="Andy Kleinhesselink" w:date="2019-06-01T09:46:00Z">
        <w:r w:rsidR="00015F3C" w:rsidDel="003C2A63">
          <w:delText xml:space="preserve">effect of </w:delText>
        </w:r>
        <w:r w:rsidR="00015F3C" w:rsidRPr="00564AC0" w:rsidDel="003C2A63">
          <w:rPr>
            <w:i/>
          </w:rPr>
          <w:delText>j</w:delText>
        </w:r>
        <w:r w:rsidR="00015F3C" w:rsidDel="003C2A63">
          <w:delText xml:space="preserve"> on </w:delText>
        </w:r>
        <w:r w:rsidR="007F340A" w:rsidRPr="00564AC0" w:rsidDel="003C2A63">
          <w:rPr>
            <w:i/>
          </w:rPr>
          <w:delText>i</w:delText>
        </w:r>
      </w:del>
      <w:ins w:id="288" w:author="Andy Kleinhesselink" w:date="2019-06-01T09:48:00Z">
        <w:r w:rsidR="003C2A63">
          <w:t xml:space="preserve">.  </w:t>
        </w:r>
      </w:ins>
      <w:ins w:id="289" w:author="Andy Kleinhesselink" w:date="2019-06-06T14:20:00Z">
        <w:r w:rsidR="00D1698B">
          <w:t>On the other hand, i</w:t>
        </w:r>
      </w:ins>
      <w:ins w:id="290" w:author="Andy Kleinhesselink" w:date="2019-06-01T09:48:00Z">
        <w:r w:rsidR="003C2A63">
          <w:t>f the partial derivative involves the density of an</w:t>
        </w:r>
      </w:ins>
      <w:ins w:id="291" w:author="Andy Kleinhesselink" w:date="2019-06-05T16:36:00Z">
        <w:r w:rsidR="000847A1">
          <w:t>y other</w:t>
        </w:r>
      </w:ins>
      <w:ins w:id="292" w:author="Andy Kleinhesselink" w:date="2019-06-01T09:48:00Z">
        <w:r w:rsidR="003C2A63">
          <w:t xml:space="preserve"> species</w:t>
        </w:r>
      </w:ins>
      <w:ins w:id="293" w:author="Andy Kleinhesselink" w:date="2019-06-05T16:36:00Z">
        <w:r w:rsidR="000847A1">
          <w:t xml:space="preserve"> </w:t>
        </w:r>
        <w:r w:rsidR="000847A1" w:rsidRPr="000847A1">
          <w:rPr>
            <w:i/>
            <w:rPrChange w:id="294" w:author="Andy Kleinhesselink" w:date="2019-06-05T16:36:00Z">
              <w:rPr/>
            </w:rPrChange>
          </w:rPr>
          <w:t>k</w:t>
        </w:r>
      </w:ins>
      <w:ins w:id="295" w:author="Andy Kleinhesselink" w:date="2019-06-01T09:48:00Z">
        <w:r w:rsidR="003C2A63">
          <w:t xml:space="preserve"> then there is an HOI</w:t>
        </w:r>
      </w:ins>
      <w:ins w:id="296" w:author="Andy Kleinhesselink" w:date="2019-06-06T14:20:00Z">
        <w:r w:rsidR="00D1698B">
          <w:t xml:space="preserve">.  This is expressed mathematically as, </w:t>
        </w:r>
      </w:ins>
      <w:ins w:id="297" w:author="Andy Kleinhesselink" w:date="2019-06-01T09:48:00Z">
        <w:r w:rsidR="003C2A63">
          <w:t xml:space="preserve">  </w:t>
        </w:r>
      </w:ins>
      <w:del w:id="298" w:author="Andy Kleinhesselink" w:date="2019-06-01T09:48:00Z">
        <w:r w:rsidR="00015F3C" w:rsidDel="003C2A63">
          <w:delText xml:space="preserve">: </w:delText>
        </w:r>
        <w:r w:rsidR="00B9629F" w:rsidDel="003C2A63">
          <w:delText xml:space="preser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
        <w:gridCol w:w="3508"/>
        <w:gridCol w:w="3974"/>
        <w:gridCol w:w="616"/>
      </w:tblGrid>
      <w:tr w:rsidR="00D1698B" w:rsidRPr="006B2FC8" w14:paraId="72A58CCB" w14:textId="77777777" w:rsidTr="00B065CB">
        <w:trPr>
          <w:trHeight w:val="503"/>
        </w:trPr>
        <w:tc>
          <w:tcPr>
            <w:tcW w:w="542" w:type="dxa"/>
            <w:vAlign w:val="center"/>
          </w:tcPr>
          <w:p w14:paraId="2B048821" w14:textId="77777777" w:rsidR="00D1698B" w:rsidRPr="006B2FC8" w:rsidRDefault="00D1698B" w:rsidP="007D58B1">
            <w:pPr>
              <w:spacing w:after="202"/>
              <w:ind w:firstLine="0"/>
              <w:contextualSpacing/>
              <w:jc w:val="center"/>
            </w:pPr>
          </w:p>
        </w:tc>
        <w:tc>
          <w:tcPr>
            <w:tcW w:w="3508" w:type="dxa"/>
          </w:tcPr>
          <w:p w14:paraId="0D1F99A3" w14:textId="6927126A" w:rsidR="00D1698B" w:rsidRDefault="00D1698B" w:rsidP="007D58B1">
            <w:pPr>
              <w:spacing w:after="202"/>
              <w:contextualSpacing/>
              <w:jc w:val="center"/>
              <w:rPr>
                <w:rFonts w:eastAsia="Cambria" w:cs="Cambr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ins w:id="299" w:author="Andy Kleinhesselink" w:date="2019-06-06T13:16:00Z">
                        <w:rPr>
                          <w:rFonts w:ascii="Cambria Math" w:hAnsi="Cambria Math"/>
                          <w:i/>
                        </w:rPr>
                      </w:ins>
                    </m:ctrlPr>
                  </m:sSubPr>
                  <m:e>
                    <m:r>
                      <w:rPr>
                        <w:rFonts w:ascii="Cambria Math" w:hAnsi="Cambria Math"/>
                      </w:rPr>
                      <m:t>G</m:t>
                    </m:r>
                  </m:e>
                  <m:sub>
                    <m:r>
                      <w:ins w:id="300" w:author="Andy Kleinhesselink" w:date="2019-06-06T13:16:00Z">
                        <w:rPr>
                          <w:rFonts w:ascii="Cambria Math" w:hAnsi="Cambria Math"/>
                        </w:rPr>
                        <m:t>i</m:t>
                      </w:ins>
                    </m:r>
                  </m:sub>
                </m:sSub>
                <m:d>
                  <m:dPr>
                    <m:ctrlPr>
                      <w:rPr>
                        <w:rFonts w:ascii="Cambria Math" w:hAnsi="Cambria Math"/>
                        <w:i/>
                      </w:rPr>
                    </m:ctrlPr>
                  </m:dPr>
                  <m:e>
                    <m:sSub>
                      <m:sSubPr>
                        <m:ctrlPr>
                          <w:ins w:id="301" w:author="Andy Kleinhesselink" w:date="2019-06-05T16:36:00Z">
                            <w:rPr>
                              <w:rFonts w:ascii="Cambria Math" w:hAnsi="Cambria Math"/>
                              <w:i/>
                            </w:rPr>
                          </w:ins>
                        </m:ctrlPr>
                      </m:sSubPr>
                      <m:e>
                        <m:r>
                          <w:ins w:id="302" w:author="Andy Kleinhesselink" w:date="2019-06-05T16:36:00Z">
                            <w:rPr>
                              <w:rFonts w:ascii="Cambria Math" w:hAnsi="Cambria Math"/>
                            </w:rPr>
                            <m:t>F</m:t>
                          </w:ins>
                        </m:r>
                      </m:e>
                      <m:sub>
                        <m:r>
                          <w:ins w:id="303" w:author="Andy Kleinhesselink" w:date="2019-06-05T16:36:00Z">
                            <w:rPr>
                              <w:rFonts w:ascii="Cambria Math" w:hAnsi="Cambria Math"/>
                            </w:rPr>
                            <m:t>i</m:t>
                          </w:ins>
                        </m:r>
                      </m:sub>
                    </m:sSub>
                    <m:sSub>
                      <m:sSubPr>
                        <m:ctrlPr>
                          <w:del w:id="304" w:author="Andy Kleinhesselink" w:date="2019-06-05T16:36:00Z">
                            <w:rPr>
                              <w:rFonts w:ascii="Cambria Math" w:hAnsi="Cambria Math"/>
                              <w:i/>
                            </w:rPr>
                          </w:del>
                        </m:ctrlPr>
                      </m:sSubPr>
                      <m:e>
                        <m:sSub>
                          <m:sSubPr>
                            <m:ctrlPr>
                              <w:del w:id="305" w:author="Andy Kleinhesselink" w:date="2019-06-05T16:36:00Z">
                                <w:rPr>
                                  <w:rFonts w:ascii="Cambria Math" w:hAnsi="Cambria Math"/>
                                  <w:i/>
                                </w:rPr>
                              </w:del>
                            </m:ctrlPr>
                          </m:sSubPr>
                          <m:e>
                            <m:r>
                              <w:del w:id="306" w:author="Andy Kleinhesselink" w:date="2019-06-05T16:36:00Z">
                                <w:rPr>
                                  <w:rFonts w:ascii="Cambria Math" w:hAnsi="Cambria Math"/>
                                </w:rPr>
                                <m:t>F</m:t>
                              </w:del>
                            </m:r>
                          </m:e>
                          <m:sub>
                            <m:r>
                              <w:del w:id="307" w:author="Andy Kleinhesselink" w:date="2019-06-05T16:36:00Z">
                                <w:rPr>
                                  <w:rFonts w:ascii="Cambria Math" w:hAnsi="Cambria Math"/>
                                </w:rPr>
                                <m:t>i</m:t>
                              </w:del>
                            </m:r>
                          </m:sub>
                        </m:sSub>
                        <m:r>
                          <w:del w:id="308" w:author="Andy Kleinhesselink" w:date="2019-06-05T16:36:00Z">
                            <w:rPr>
                              <w:rFonts w:ascii="Cambria Math" w:hAnsi="Cambria Math"/>
                            </w:rPr>
                            <m:t>,n</m:t>
                          </w:del>
                        </m:r>
                      </m:e>
                      <m:sub>
                        <m:r>
                          <w:del w:id="309" w:author="Andy Kleinhesselink" w:date="2019-06-05T16:36:00Z">
                            <w:rPr>
                              <w:rFonts w:ascii="Cambria Math" w:hAnsi="Cambria Math"/>
                            </w:rPr>
                            <m:t>i</m:t>
                          </w:del>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oMath>
            </m:oMathPara>
          </w:p>
        </w:tc>
        <w:tc>
          <w:tcPr>
            <w:tcW w:w="3974" w:type="dxa"/>
            <w:vAlign w:val="center"/>
          </w:tcPr>
          <w:p w14:paraId="67E734E0" w14:textId="5FF69B82" w:rsidR="00D1698B" w:rsidRPr="006B2FC8" w:rsidRDefault="00D1698B" w:rsidP="00564AC0">
            <w:pPr>
              <w:spacing w:after="202"/>
              <w:contextualSpacing/>
            </w:pPr>
            <w:r>
              <w:t>HOI absent</w:t>
            </w:r>
          </w:p>
        </w:tc>
        <w:tc>
          <w:tcPr>
            <w:tcW w:w="616" w:type="dxa"/>
            <w:vMerge w:val="restart"/>
            <w:vAlign w:val="center"/>
          </w:tcPr>
          <w:p w14:paraId="2BE45BE1" w14:textId="53E0CB69" w:rsidR="00D1698B" w:rsidRPr="006B2FC8" w:rsidRDefault="00D1698B" w:rsidP="007D58B1">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2</w:t>
            </w:r>
            <w:r w:rsidRPr="006B2FC8">
              <w:rPr>
                <w:noProof/>
              </w:rPr>
              <w:fldChar w:fldCharType="end"/>
            </w:r>
            <w:r w:rsidRPr="006B2FC8">
              <w:t>)</w:t>
            </w:r>
          </w:p>
        </w:tc>
      </w:tr>
      <w:tr w:rsidR="00D1698B" w:rsidRPr="006B2FC8" w14:paraId="0999B350" w14:textId="77777777" w:rsidTr="00B065CB">
        <w:trPr>
          <w:trHeight w:val="503"/>
          <w:ins w:id="310" w:author="Andy Kleinhesselink" w:date="2019-06-01T09:47:00Z"/>
        </w:trPr>
        <w:tc>
          <w:tcPr>
            <w:tcW w:w="542" w:type="dxa"/>
            <w:vAlign w:val="center"/>
          </w:tcPr>
          <w:p w14:paraId="2394904D" w14:textId="77777777" w:rsidR="00D1698B" w:rsidRPr="006B2FC8" w:rsidRDefault="00D1698B" w:rsidP="003C2A63">
            <w:pPr>
              <w:spacing w:after="202"/>
              <w:ind w:firstLine="0"/>
              <w:contextualSpacing/>
              <w:jc w:val="center"/>
              <w:rPr>
                <w:ins w:id="311" w:author="Andy Kleinhesselink" w:date="2019-06-01T09:47:00Z"/>
              </w:rPr>
            </w:pPr>
          </w:p>
        </w:tc>
        <w:tc>
          <w:tcPr>
            <w:tcW w:w="3508" w:type="dxa"/>
          </w:tcPr>
          <w:p w14:paraId="1570AF9E" w14:textId="4DD9A42B" w:rsidR="00D1698B" w:rsidRDefault="00D1698B" w:rsidP="003C2A63">
            <w:pPr>
              <w:spacing w:after="202"/>
              <w:contextualSpacing/>
              <w:jc w:val="center"/>
              <w:rPr>
                <w:ins w:id="312" w:author="Andy Kleinhesselink" w:date="2019-06-01T09:47:00Z"/>
                <w:rFonts w:eastAsia="Cambria" w:cs="Cambria"/>
              </w:rPr>
            </w:pPr>
            <m:oMathPara>
              <m:oMath>
                <m:f>
                  <m:fPr>
                    <m:ctrlPr>
                      <w:ins w:id="313" w:author="Andy Kleinhesselink" w:date="2019-06-01T09:47:00Z">
                        <w:rPr>
                          <w:rFonts w:ascii="Cambria Math" w:hAnsi="Cambria Math"/>
                          <w:i/>
                        </w:rPr>
                      </w:ins>
                    </m:ctrlPr>
                  </m:fPr>
                  <m:num>
                    <m:r>
                      <w:ins w:id="314" w:author="Andy Kleinhesselink" w:date="2019-06-01T09:47:00Z">
                        <w:rPr>
                          <w:rFonts w:ascii="Cambria Math" w:hAnsi="Cambria Math"/>
                        </w:rPr>
                        <m:t>∂</m:t>
                      </w:ins>
                    </m:r>
                    <m:sSub>
                      <m:sSubPr>
                        <m:ctrlPr>
                          <w:ins w:id="315" w:author="Andy Kleinhesselink" w:date="2019-06-01T09:47:00Z">
                            <w:rPr>
                              <w:rFonts w:ascii="Cambria Math" w:hAnsi="Cambria Math"/>
                              <w:i/>
                            </w:rPr>
                          </w:ins>
                        </m:ctrlPr>
                      </m:sSubPr>
                      <m:e>
                        <m:r>
                          <w:ins w:id="316" w:author="Andy Kleinhesselink" w:date="2019-06-01T09:47:00Z">
                            <w:rPr>
                              <w:rFonts w:ascii="Cambria Math" w:hAnsi="Cambria Math"/>
                            </w:rPr>
                            <m:t>F</m:t>
                          </w:ins>
                        </m:r>
                      </m:e>
                      <m:sub>
                        <m:r>
                          <w:ins w:id="317" w:author="Andy Kleinhesselink" w:date="2019-06-01T09:47:00Z">
                            <w:rPr>
                              <w:rFonts w:ascii="Cambria Math" w:hAnsi="Cambria Math"/>
                            </w:rPr>
                            <m:t>i</m:t>
                          </w:ins>
                        </m:r>
                      </m:sub>
                    </m:sSub>
                  </m:num>
                  <m:den>
                    <m:r>
                      <w:ins w:id="318" w:author="Andy Kleinhesselink" w:date="2019-06-01T09:47:00Z">
                        <w:rPr>
                          <w:rFonts w:ascii="Cambria Math" w:hAnsi="Cambria Math"/>
                        </w:rPr>
                        <m:t>∂</m:t>
                      </w:ins>
                    </m:r>
                    <m:sSub>
                      <m:sSubPr>
                        <m:ctrlPr>
                          <w:ins w:id="319" w:author="Andy Kleinhesselink" w:date="2019-06-01T09:47:00Z">
                            <w:rPr>
                              <w:rFonts w:ascii="Cambria Math" w:hAnsi="Cambria Math"/>
                              <w:i/>
                            </w:rPr>
                          </w:ins>
                        </m:ctrlPr>
                      </m:sSubPr>
                      <m:e>
                        <m:r>
                          <w:ins w:id="320" w:author="Andy Kleinhesselink" w:date="2019-06-01T09:47:00Z">
                            <w:rPr>
                              <w:rFonts w:ascii="Cambria Math" w:hAnsi="Cambria Math"/>
                            </w:rPr>
                            <m:t>n</m:t>
                          </w:ins>
                        </m:r>
                      </m:e>
                      <m:sub>
                        <m:r>
                          <w:ins w:id="321" w:author="Andy Kleinhesselink" w:date="2019-06-01T09:47:00Z">
                            <w:rPr>
                              <w:rFonts w:ascii="Cambria Math" w:hAnsi="Cambria Math"/>
                            </w:rPr>
                            <m:t>j</m:t>
                          </w:ins>
                        </m:r>
                      </m:sub>
                    </m:sSub>
                  </m:den>
                </m:f>
                <m:r>
                  <w:ins w:id="322" w:author="Andy Kleinhesselink" w:date="2019-06-01T09:47:00Z">
                    <w:rPr>
                      <w:rFonts w:ascii="Cambria Math" w:hAnsi="Cambria Math"/>
                    </w:rPr>
                    <m:t>=</m:t>
                  </w:ins>
                </m:r>
                <m:sSub>
                  <m:sSubPr>
                    <m:ctrlPr>
                      <w:ins w:id="323" w:author="Andy Kleinhesselink" w:date="2019-06-06T13:16:00Z">
                        <w:rPr>
                          <w:rFonts w:ascii="Cambria Math" w:hAnsi="Cambria Math"/>
                          <w:i/>
                        </w:rPr>
                      </w:ins>
                    </m:ctrlPr>
                  </m:sSubPr>
                  <m:e>
                    <m:r>
                      <w:ins w:id="324" w:author="Andy Kleinhesselink" w:date="2019-06-01T09:47:00Z">
                        <w:rPr>
                          <w:rFonts w:ascii="Cambria Math" w:hAnsi="Cambria Math"/>
                        </w:rPr>
                        <m:t>G</m:t>
                      </w:ins>
                    </m:r>
                  </m:e>
                  <m:sub>
                    <m:r>
                      <w:ins w:id="325" w:author="Andy Kleinhesselink" w:date="2019-06-06T13:16:00Z">
                        <w:rPr>
                          <w:rFonts w:ascii="Cambria Math" w:hAnsi="Cambria Math"/>
                        </w:rPr>
                        <m:t>i</m:t>
                      </w:ins>
                    </m:r>
                  </m:sub>
                </m:sSub>
                <m:d>
                  <m:dPr>
                    <m:ctrlPr>
                      <w:ins w:id="326" w:author="Andy Kleinhesselink" w:date="2019-06-01T09:47:00Z">
                        <w:rPr>
                          <w:rFonts w:ascii="Cambria Math" w:hAnsi="Cambria Math"/>
                          <w:i/>
                        </w:rPr>
                      </w:ins>
                    </m:ctrlPr>
                  </m:dPr>
                  <m:e>
                    <m:sSub>
                      <m:sSubPr>
                        <m:ctrlPr>
                          <w:ins w:id="327" w:author="Andy Kleinhesselink" w:date="2019-06-05T16:36:00Z">
                            <w:rPr>
                              <w:rFonts w:ascii="Cambria Math" w:hAnsi="Cambria Math"/>
                              <w:i/>
                            </w:rPr>
                          </w:ins>
                        </m:ctrlPr>
                      </m:sSubPr>
                      <m:e>
                        <m:r>
                          <w:ins w:id="328" w:author="Andy Kleinhesselink" w:date="2019-06-05T16:36:00Z">
                            <w:rPr>
                              <w:rFonts w:ascii="Cambria Math" w:hAnsi="Cambria Math"/>
                            </w:rPr>
                            <m:t>F</m:t>
                          </w:ins>
                        </m:r>
                      </m:e>
                      <m:sub>
                        <m:r>
                          <w:ins w:id="329" w:author="Andy Kleinhesselink" w:date="2019-06-05T16:36:00Z">
                            <w:rPr>
                              <w:rFonts w:ascii="Cambria Math" w:hAnsi="Cambria Math"/>
                            </w:rPr>
                            <m:t>i</m:t>
                          </w:ins>
                        </m:r>
                      </m:sub>
                    </m:sSub>
                    <m:r>
                      <w:ins w:id="330" w:author="Andy Kleinhesselink" w:date="2019-06-01T09:47:00Z">
                        <w:rPr>
                          <w:rFonts w:ascii="Cambria Math" w:hAnsi="Cambria Math"/>
                        </w:rPr>
                        <m:t>,</m:t>
                      </w:ins>
                    </m:r>
                    <m:sSub>
                      <m:sSubPr>
                        <m:ctrlPr>
                          <w:ins w:id="331" w:author="Andy Kleinhesselink" w:date="2019-06-01T09:47:00Z">
                            <w:rPr>
                              <w:rFonts w:ascii="Cambria Math" w:hAnsi="Cambria Math"/>
                              <w:i/>
                            </w:rPr>
                          </w:ins>
                        </m:ctrlPr>
                      </m:sSubPr>
                      <m:e>
                        <m:r>
                          <w:ins w:id="332" w:author="Andy Kleinhesselink" w:date="2019-06-01T09:47:00Z">
                            <w:rPr>
                              <w:rFonts w:ascii="Cambria Math" w:hAnsi="Cambria Math"/>
                            </w:rPr>
                            <m:t>n</m:t>
                          </w:ins>
                        </m:r>
                      </m:e>
                      <m:sub>
                        <m:r>
                          <w:ins w:id="333" w:author="Andy Kleinhesselink" w:date="2019-06-01T09:47:00Z">
                            <w:rPr>
                              <w:rFonts w:ascii="Cambria Math" w:hAnsi="Cambria Math"/>
                            </w:rPr>
                            <m:t>j</m:t>
                          </w:ins>
                        </m:r>
                      </m:sub>
                    </m:sSub>
                    <m:r>
                      <w:ins w:id="334" w:author="Andy Kleinhesselink" w:date="2019-06-01T09:48:00Z">
                        <w:rPr>
                          <w:rFonts w:ascii="Cambria Math" w:hAnsi="Cambria Math"/>
                        </w:rPr>
                        <m:t xml:space="preserve">, </m:t>
                      </w:ins>
                    </m:r>
                    <m:sSub>
                      <m:sSubPr>
                        <m:ctrlPr>
                          <w:ins w:id="335" w:author="Andy Kleinhesselink" w:date="2019-06-01T09:48:00Z">
                            <w:rPr>
                              <w:rFonts w:ascii="Cambria Math" w:hAnsi="Cambria Math"/>
                              <w:i/>
                            </w:rPr>
                          </w:ins>
                        </m:ctrlPr>
                      </m:sSubPr>
                      <m:e>
                        <m:r>
                          <w:ins w:id="336" w:author="Andy Kleinhesselink" w:date="2019-06-01T09:48:00Z">
                            <w:rPr>
                              <w:rFonts w:ascii="Cambria Math" w:hAnsi="Cambria Math"/>
                            </w:rPr>
                            <m:t>n</m:t>
                          </w:ins>
                        </m:r>
                      </m:e>
                      <m:sub>
                        <m:r>
                          <w:ins w:id="337" w:author="Andy Kleinhesselink" w:date="2019-06-01T09:48:00Z">
                            <w:rPr>
                              <w:rFonts w:ascii="Cambria Math" w:hAnsi="Cambria Math"/>
                            </w:rPr>
                            <m:t>k</m:t>
                          </w:ins>
                        </m:r>
                      </m:sub>
                    </m:sSub>
                  </m:e>
                </m:d>
              </m:oMath>
            </m:oMathPara>
          </w:p>
        </w:tc>
        <w:tc>
          <w:tcPr>
            <w:tcW w:w="3974" w:type="dxa"/>
            <w:vAlign w:val="center"/>
          </w:tcPr>
          <w:p w14:paraId="1F0E0B7B" w14:textId="754C2B8A" w:rsidR="00D1698B" w:rsidRDefault="00D1698B" w:rsidP="003C2A63">
            <w:pPr>
              <w:spacing w:after="202"/>
              <w:contextualSpacing/>
              <w:rPr>
                <w:ins w:id="338" w:author="Andy Kleinhesselink" w:date="2019-06-01T09:47:00Z"/>
              </w:rPr>
            </w:pPr>
            <w:ins w:id="339" w:author="Andy Kleinhesselink" w:date="2019-06-01T09:47:00Z">
              <w:r>
                <w:t xml:space="preserve">HOI </w:t>
              </w:r>
            </w:ins>
            <w:ins w:id="340" w:author="Andy Kleinhesselink" w:date="2019-06-01T09:48:00Z">
              <w:r>
                <w:t>present</w:t>
              </w:r>
            </w:ins>
          </w:p>
        </w:tc>
        <w:tc>
          <w:tcPr>
            <w:tcW w:w="616" w:type="dxa"/>
            <w:vMerge/>
            <w:vAlign w:val="center"/>
          </w:tcPr>
          <w:p w14:paraId="78DB214E" w14:textId="77777777" w:rsidR="00D1698B" w:rsidRPr="006B2FC8" w:rsidRDefault="00D1698B" w:rsidP="003C2A63">
            <w:pPr>
              <w:spacing w:after="202"/>
              <w:ind w:firstLine="0"/>
              <w:contextualSpacing/>
              <w:jc w:val="center"/>
              <w:rPr>
                <w:ins w:id="341" w:author="Andy Kleinhesselink" w:date="2019-06-01T09:47:00Z"/>
              </w:rPr>
            </w:pPr>
          </w:p>
        </w:tc>
      </w:tr>
    </w:tbl>
    <w:p w14:paraId="15CE971E" w14:textId="405D706D" w:rsidR="00A13C00" w:rsidDel="003C2A63" w:rsidRDefault="00A13C00" w:rsidP="009A13BD">
      <w:pPr>
        <w:spacing w:after="202"/>
        <w:ind w:firstLine="0"/>
        <w:contextualSpacing/>
        <w:rPr>
          <w:del w:id="342" w:author="Andy Kleinhesselink" w:date="2019-06-01T09:48:00Z"/>
        </w:rPr>
      </w:pPr>
      <w:del w:id="343" w:author="Andy Kleinhesselink" w:date="2019-06-01T09:48:00Z">
        <w:r w:rsidDel="003C2A63">
          <w:delText>On the other hand, if the partial derivative involves the density of another species</w:delText>
        </w:r>
        <w:r w:rsidR="00015F3C" w:rsidDel="003C2A63">
          <w:delText xml:space="preserve">, </w:delText>
        </w:r>
        <w:r w:rsidR="00015F3C" w:rsidRPr="00564AC0" w:rsidDel="003C2A63">
          <w:rPr>
            <w:i/>
          </w:rPr>
          <w:delText>n</w:delText>
        </w:r>
        <w:r w:rsidRPr="00564AC0" w:rsidDel="003C2A63">
          <w:rPr>
            <w:i/>
            <w:vertAlign w:val="subscript"/>
          </w:rPr>
          <w:delText>k</w:delText>
        </w:r>
        <w:r w:rsidDel="003C2A63">
          <w:delText>, then there is an HOI.</w:delText>
        </w:r>
        <w:r w:rsidR="00015F3C" w:rsidDel="003C2A63">
          <w:delText xml:space="preserve">  </w:delText>
        </w:r>
      </w:del>
    </w:p>
    <w:p w14:paraId="7A700A2E" w14:textId="0607E465" w:rsidR="00ED3771" w:rsidDel="000C6857" w:rsidRDefault="009A13BD" w:rsidP="009A13BD">
      <w:pPr>
        <w:spacing w:after="202"/>
        <w:ind w:firstLine="0"/>
        <w:contextualSpacing/>
        <w:rPr>
          <w:del w:id="344" w:author="Andy Kleinhesselink" w:date="2019-06-01T14:59:00Z"/>
        </w:rPr>
      </w:pPr>
      <w:r>
        <w:tab/>
      </w:r>
      <w:ins w:id="345" w:author="Andy Kleinhesselink" w:date="2019-06-06T14:21:00Z">
        <w:r w:rsidR="00D1698B">
          <w:t>Here w</w:t>
        </w:r>
      </w:ins>
      <w:ins w:id="346" w:author="Andy Kleinhesselink" w:date="2019-06-05T16:36:00Z">
        <w:r w:rsidR="000847A1">
          <w:t>e have sli</w:t>
        </w:r>
      </w:ins>
      <w:ins w:id="347" w:author="Andy Kleinhesselink" w:date="2019-06-05T16:37:00Z">
        <w:r w:rsidR="000847A1">
          <w:t>ghtly modified the definition provided by Adler and Morri</w:t>
        </w:r>
      </w:ins>
      <w:ins w:id="348" w:author="Andy Kleinhesselink" w:date="2019-06-06T13:17:00Z">
        <w:r w:rsidR="00382D0E">
          <w:t xml:space="preserve">s and we discuss </w:t>
        </w:r>
      </w:ins>
      <w:ins w:id="349" w:author="Andy Kleinhesselink" w:date="2019-06-06T14:21:00Z">
        <w:r w:rsidR="00D1698B">
          <w:t>why later on</w:t>
        </w:r>
      </w:ins>
      <w:ins w:id="350" w:author="Andy Kleinhesselink" w:date="2019-06-05T16:37:00Z">
        <w:r w:rsidR="000847A1">
          <w:t xml:space="preserve">. </w:t>
        </w:r>
      </w:ins>
      <w:ins w:id="351" w:author="Andy Kleinhesselink" w:date="2019-06-05T16:38:00Z">
        <w:r w:rsidR="000847A1">
          <w:t xml:space="preserve"> </w:t>
        </w:r>
      </w:ins>
      <w:del w:id="352" w:author="Andy Kleinhesselink" w:date="2019-06-01T14:59:00Z">
        <w:r w:rsidR="00AE7000" w:rsidDel="000C6857">
          <w:delText xml:space="preserve">Adler and Morris expected that the partial derivative </w:delTex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rsidR="00AE7000" w:rsidDel="000C6857">
          <w:delText xml:space="preserve"> would be dependent on the density of </w:delText>
        </w:r>
        <w:r w:rsidR="00084FB3" w:rsidDel="000C6857">
          <w:delText>the focal species (</w:delTex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oMath>
        <w:r w:rsidR="00AE7000" w:rsidDel="000C6857">
          <w:delText xml:space="preserve">, </w:delText>
        </w:r>
        <w:r w:rsidR="00084FB3" w:rsidDel="000C6857">
          <w:delText>the competitor (</w:delText>
        </w:r>
        <m:oMath>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AE7000" w:rsidDel="000C6857">
          <w:delText>, and the per capita population growth rat</w:delText>
        </w:r>
        <w:r w:rsidR="00084FB3" w:rsidDel="000C6857">
          <w:delText>e (</w:delText>
        </w:r>
        <w:r w:rsidR="00084FB3" w:rsidRPr="00564AC0" w:rsidDel="000C6857">
          <w:rPr>
            <w:i/>
          </w:rPr>
          <w:delText>F</w:delText>
        </w:r>
        <w:r w:rsidR="00084FB3" w:rsidRPr="00564AC0" w:rsidDel="000C6857">
          <w:rPr>
            <w:vertAlign w:val="subscript"/>
          </w:rPr>
          <w:delText>i</w:delText>
        </w:r>
        <w:r w:rsidR="00084FB3" w:rsidDel="000C6857">
          <w:delText xml:space="preserve">) </w:delText>
        </w:r>
        <w:r w:rsidR="00AE7000" w:rsidDel="000C6857">
          <w:delText xml:space="preserve">even without HOIs.  </w:delText>
        </w:r>
        <w:r w:rsidR="00357FDC" w:rsidDel="000C6857">
          <w:delText>Put into words</w:delText>
        </w:r>
        <w:r w:rsidR="00AE7000" w:rsidDel="000C6857">
          <w:delText>,</w:delText>
        </w:r>
        <w:r w:rsidR="00357FDC" w:rsidDel="000C6857">
          <w:delText xml:space="preserve"> in a model without HOIs</w:delText>
        </w:r>
        <w:r w:rsidR="002D4A44" w:rsidDel="000C6857">
          <w:delText>,</w:delText>
        </w:r>
        <w:r w:rsidR="00357FDC" w:rsidDel="000C6857">
          <w:delText xml:space="preserve"> </w:delText>
        </w:r>
        <w:r w:rsidR="00AE7000" w:rsidDel="000C6857">
          <w:delText xml:space="preserve">the sensitivity of the per capita population growth rate of the focal species to a competitor </w:delText>
        </w:r>
        <w:r w:rsidR="002D4A44" w:rsidDel="000C6857">
          <w:delText xml:space="preserve">individual </w:delText>
        </w:r>
        <w:r w:rsidR="00357FDC" w:rsidDel="000C6857">
          <w:delText xml:space="preserve">may </w:delText>
        </w:r>
        <w:r w:rsidR="00AE7000" w:rsidDel="000C6857">
          <w:delText xml:space="preserve">depend on the density of the focal species, the density of the competitor and the </w:delText>
        </w:r>
        <w:r w:rsidR="00357FDC" w:rsidDel="000C6857">
          <w:delText xml:space="preserve">per capita population growth rate at those densities.  </w:delText>
        </w:r>
      </w:del>
      <w:del w:id="353" w:author="Andy Kleinhesselink" w:date="2019-06-01T09:50:00Z">
        <w:r w:rsidR="00084FB3" w:rsidDel="003C2A63">
          <w:delText>A</w:delText>
        </w:r>
        <w:r w:rsidR="00357FDC" w:rsidDel="003C2A63">
          <w:delText>n HOI</w:delText>
        </w:r>
      </w:del>
      <w:del w:id="354" w:author="Andy Kleinhesselink" w:date="2019-06-01T09:49:00Z">
        <w:r w:rsidR="00357FDC" w:rsidDel="003C2A63">
          <w:delText xml:space="preserve"> </w:delText>
        </w:r>
      </w:del>
      <w:del w:id="355" w:author="Andy Kleinhesselink" w:date="2019-06-01T09:50:00Z">
        <w:r w:rsidR="00357FDC" w:rsidDel="003C2A63">
          <w:delText xml:space="preserve">then is the involvement of an additional species in determining this sensitivity.  </w:delText>
        </w:r>
        <w:r w:rsidR="00084FB3" w:rsidDel="003C2A63">
          <w:delText>An</w:delText>
        </w:r>
        <w:r w:rsidR="00357FDC" w:rsidDel="003C2A63">
          <w:delText xml:space="preserve"> obvious case </w:delText>
        </w:r>
        <w:r w:rsidR="002D4A44" w:rsidDel="003C2A63">
          <w:delText>is</w:delText>
        </w:r>
        <w:r w:rsidR="00320E1C" w:rsidDel="003C2A63">
          <w:delText xml:space="preserve"> </w:delText>
        </w:r>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=G</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k</m:t>
                  </m:r>
                </m:sub>
              </m:sSub>
            </m:e>
          </m:d>
        </m:oMath>
        <w:r w:rsidR="00320E1C" w:rsidDel="003C2A63">
          <w:delText xml:space="preserve">, </w:delText>
        </w:r>
        <w:r w:rsidR="002D4A44" w:rsidDel="003C2A63">
          <w:delText xml:space="preserve">where </w:delText>
        </w:r>
        <w:r w:rsidR="00320E1C" w:rsidDel="003C2A63">
          <w:delText>a third species</w:delText>
        </w:r>
        <w:r w:rsidR="00084FB3" w:rsidDel="003C2A63">
          <w:delText>’ density</w:delText>
        </w:r>
        <w:r w:rsidR="00320E1C" w:rsidDel="003C2A63">
          <w:delText xml:space="preserve">, </w:delText>
        </w:r>
        <w:r w:rsidR="00084FB3" w:rsidRPr="00564AC0" w:rsidDel="003C2A63">
          <w:rPr>
            <w:i/>
          </w:rPr>
          <w:delText>n</w:delText>
        </w:r>
        <w:r w:rsidR="00084FB3" w:rsidRPr="00564AC0" w:rsidDel="003C2A63">
          <w:rPr>
            <w:i/>
            <w:vertAlign w:val="subscript"/>
          </w:rPr>
          <w:delText>k</w:delText>
        </w:r>
        <w:r w:rsidR="00320E1C" w:rsidDel="003C2A63">
          <w:delText>, contribut</w:delText>
        </w:r>
        <w:r w:rsidR="00084FB3" w:rsidDel="003C2A63">
          <w:delText>es</w:delText>
        </w:r>
        <w:r w:rsidR="00320E1C" w:rsidDel="003C2A63">
          <w:delText xml:space="preserve"> to the sensitivity of species </w:delText>
        </w:r>
        <w:r w:rsidR="00320E1C" w:rsidRPr="00564AC0" w:rsidDel="003C2A63">
          <w:rPr>
            <w:i/>
          </w:rPr>
          <w:delText>i</w:delText>
        </w:r>
        <w:r w:rsidR="00320E1C" w:rsidDel="003C2A63">
          <w:delText xml:space="preserve"> to species</w:delText>
        </w:r>
        <w:r w:rsidR="00320E1C" w:rsidRPr="00564AC0" w:rsidDel="003C2A63">
          <w:rPr>
            <w:i/>
          </w:rPr>
          <w:delText xml:space="preserve"> j</w:delText>
        </w:r>
        <w:r w:rsidR="00320E1C" w:rsidDel="003C2A63">
          <w:delText xml:space="preserve">. </w:delText>
        </w:r>
      </w:del>
    </w:p>
    <w:p w14:paraId="59C7464D" w14:textId="4A08400B" w:rsidR="006C39D4" w:rsidRDefault="00ED3771" w:rsidP="009A13BD">
      <w:pPr>
        <w:spacing w:after="202"/>
        <w:ind w:firstLine="0"/>
        <w:contextualSpacing/>
      </w:pPr>
      <w:del w:id="356" w:author="Andy Kleinhesselink" w:date="2019-06-01T14:59:00Z">
        <w:r w:rsidDel="000C6857">
          <w:tab/>
        </w:r>
      </w:del>
      <w:r w:rsidR="006C39D4">
        <w:t xml:space="preserve">To </w:t>
      </w:r>
      <w:r w:rsidR="0046702B">
        <w:t xml:space="preserve">contrast </w:t>
      </w:r>
      <w:r w:rsidR="00515BFE">
        <w:t xml:space="preserve">this definition </w:t>
      </w:r>
      <w:r w:rsidR="0046702B">
        <w:t xml:space="preserve">with </w:t>
      </w:r>
      <w:del w:id="357" w:author="Andy Kleinhesselink" w:date="2019-06-05T16:38:00Z">
        <w:r w:rsidR="0046702B" w:rsidDel="000847A1">
          <w:delText xml:space="preserve">simple </w:delText>
        </w:r>
      </w:del>
      <w:r w:rsidR="0046702B">
        <w:t>non-linearity, take the</w:t>
      </w:r>
      <w:r w:rsidR="006C39D4">
        <w:t xml:space="preserve"> Lotka-Volterra model for </w:t>
      </w:r>
      <w:r w:rsidR="00240FC7">
        <w:t xml:space="preserve">competition between </w:t>
      </w:r>
      <w:del w:id="358" w:author="Andy Kleinhesselink" w:date="2019-06-05T16:39:00Z">
        <w:r w:rsidR="00240FC7" w:rsidDel="000847A1">
          <w:delText xml:space="preserve">two </w:delText>
        </w:r>
      </w:del>
      <w:ins w:id="359" w:author="Andy Kleinhesselink" w:date="2019-06-05T16:39:00Z">
        <w:r w:rsidR="000847A1">
          <w:t xml:space="preserve">three </w:t>
        </w:r>
      </w:ins>
      <w:r w:rsidR="00240FC7">
        <w:t xml:space="preserve">species </w:t>
      </w:r>
      <w:r w:rsidR="006C39D4">
        <w:t xml:space="preserve">and apply </w:t>
      </w:r>
      <w:del w:id="360" w:author="Andy Kleinhesselink" w:date="2019-06-06T14:21:00Z">
        <w:r w:rsidR="006C39D4" w:rsidDel="00D1698B">
          <w:delText xml:space="preserve">the </w:delText>
        </w:r>
      </w:del>
      <w:ins w:id="361" w:author="Andy Kleinhesselink" w:date="2019-06-06T14:21:00Z">
        <w:r w:rsidR="00D1698B">
          <w:t>the criteria in</w:t>
        </w:r>
      </w:ins>
      <w:ins w:id="362" w:author="Andy Kleinhesselink" w:date="2019-06-06T14:22:00Z">
        <w:r w:rsidR="00D1698B">
          <w:t xml:space="preserve"> (2)</w:t>
        </w:r>
      </w:ins>
      <w:del w:id="363" w:author="Andy Kleinhesselink" w:date="2019-06-06T14:22:00Z">
        <w:r w:rsidR="006C39D4" w:rsidDel="00D1698B">
          <w:delText>Adler and Morris</w:delText>
        </w:r>
      </w:del>
      <w:del w:id="364" w:author="Andy Kleinhesselink" w:date="2019-06-01T14:57:00Z">
        <w:r w:rsidR="006C39D4" w:rsidDel="000C6857">
          <w:delText xml:space="preserve"> test for HOIs</w:delText>
        </w:r>
      </w:del>
      <w:r w:rsidR="006C39D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6C39D4" w:rsidRPr="006B2FC8" w14:paraId="1481BB8B" w14:textId="77777777" w:rsidTr="00564AC0">
        <w:trPr>
          <w:trHeight w:val="503"/>
        </w:trPr>
        <w:tc>
          <w:tcPr>
            <w:tcW w:w="720" w:type="dxa"/>
            <w:vAlign w:val="center"/>
          </w:tcPr>
          <w:p w14:paraId="4CE0CE70" w14:textId="77777777" w:rsidR="006C39D4" w:rsidRPr="006B2FC8" w:rsidRDefault="006C39D4" w:rsidP="00EF2842">
            <w:pPr>
              <w:spacing w:after="202"/>
              <w:ind w:firstLine="0"/>
              <w:contextualSpacing/>
              <w:jc w:val="center"/>
            </w:pPr>
          </w:p>
        </w:tc>
        <w:tc>
          <w:tcPr>
            <w:tcW w:w="7190" w:type="dxa"/>
            <w:vAlign w:val="center"/>
          </w:tcPr>
          <w:p w14:paraId="675C900D" w14:textId="78C862B4" w:rsidR="006C39D4" w:rsidRPr="006B2FC8" w:rsidRDefault="007F2A94" w:rsidP="00EF2842">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=r</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oMath>
            <w:r w:rsidR="006C39D4">
              <w:t>)</w:t>
            </w:r>
            <w:r w:rsidR="006C13E2">
              <w:t>.</w:t>
            </w:r>
          </w:p>
        </w:tc>
        <w:tc>
          <w:tcPr>
            <w:tcW w:w="730" w:type="dxa"/>
            <w:vAlign w:val="center"/>
          </w:tcPr>
          <w:p w14:paraId="650F3C1B" w14:textId="43F7A543" w:rsidR="006C39D4" w:rsidRPr="006B2FC8" w:rsidRDefault="006C39D4" w:rsidP="00EF2842">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sidR="00427DC4">
              <w:rPr>
                <w:noProof/>
              </w:rPr>
              <w:t>3</w:t>
            </w:r>
            <w:r w:rsidRPr="006B2FC8">
              <w:rPr>
                <w:noProof/>
              </w:rPr>
              <w:fldChar w:fldCharType="end"/>
            </w:r>
            <w:r w:rsidRPr="006B2FC8">
              <w:t>)</w:t>
            </w:r>
          </w:p>
        </w:tc>
      </w:tr>
    </w:tbl>
    <w:p w14:paraId="34FCA8E1" w14:textId="40F3DAA8" w:rsidR="00320E1C" w:rsidRDefault="0046702B" w:rsidP="009A13BD">
      <w:pPr>
        <w:spacing w:after="202"/>
        <w:ind w:firstLine="0"/>
        <w:contextualSpacing/>
      </w:pPr>
      <w:r>
        <w:t>The sensitivity</w:t>
      </w:r>
      <w:ins w:id="365" w:author="Andy Kleinhesselink" w:date="2019-06-06T13:17:00Z">
        <w:r w:rsidR="00382D0E">
          <w:t xml:space="preserve"> </w:t>
        </w:r>
      </w:ins>
      <w:ins w:id="366" w:author="Andy Kleinhesselink" w:date="2019-06-06T13:18:00Z">
        <w:r w:rsidR="00382D0E">
          <w:t xml:space="preserve">of </w:t>
        </w:r>
      </w:ins>
      <w:del w:id="367" w:author="Andy Kleinhesselink" w:date="2019-06-06T13:17:00Z">
        <w:r w:rsidDel="00382D0E">
          <w:delText xml:space="preserve"> of </w:delText>
        </w:r>
      </w:del>
      <w:r>
        <w:t>species</w:t>
      </w:r>
      <w:r w:rsidRPr="00564AC0">
        <w:rPr>
          <w:i/>
        </w:rPr>
        <w:t xml:space="preserve"> </w:t>
      </w:r>
      <w:proofErr w:type="spellStart"/>
      <w:r w:rsidRPr="00564AC0">
        <w:rPr>
          <w:i/>
        </w:rPr>
        <w:t>i</w:t>
      </w:r>
      <w:proofErr w:type="spellEnd"/>
      <w:r>
        <w:t xml:space="preserve"> to </w:t>
      </w:r>
      <w:ins w:id="368" w:author="Andy Kleinhesselink" w:date="2019-06-06T13:17:00Z">
        <w:r w:rsidR="00382D0E">
          <w:t xml:space="preserve">the </w:t>
        </w:r>
      </w:ins>
      <w:ins w:id="369" w:author="Andy Kleinhesselink" w:date="2019-06-01T09:50:00Z">
        <w:r w:rsidR="003C2A63">
          <w:t xml:space="preserve">density of </w:t>
        </w:r>
      </w:ins>
      <w:r>
        <w:t xml:space="preserve">species </w:t>
      </w:r>
      <w:r w:rsidRPr="00564AC0">
        <w:rPr>
          <w:i/>
        </w:rPr>
        <w:t>j</w:t>
      </w:r>
      <w:r>
        <w:t xml:space="preserve"> is given by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ins w:id="370" w:author="Andy Kleinhesselink" w:date="2019-06-06T14:25:00Z">
                <w:rPr>
                  <w:rFonts w:ascii="Cambria Math" w:hAnsi="Cambria Math"/>
                  <w:i/>
                </w:rPr>
              </w:ins>
            </m:ctrlPr>
          </m:sSubPr>
          <m:e>
            <m:r>
              <w:ins w:id="371" w:author="Andy Kleinhesselink" w:date="2019-06-06T14:25:00Z">
                <w:rPr>
                  <w:rFonts w:ascii="Cambria Math" w:hAnsi="Cambria Math"/>
                </w:rPr>
                <m:t>G</m:t>
              </w:ins>
            </m:r>
          </m:e>
          <m:sub>
            <m:r>
              <w:ins w:id="372" w:author="Andy Kleinhesselink" w:date="2019-06-06T14:25:00Z">
                <w:rPr>
                  <w:rFonts w:ascii="Cambria Math" w:hAnsi="Cambria Math"/>
                </w:rPr>
                <m:t>i</m:t>
              </w:ins>
            </m:r>
          </m:sub>
        </m:sSub>
        <m:r>
          <w:ins w:id="373" w:author="Andy Kleinhesselink" w:date="2019-06-06T14:25:00Z">
            <w:rPr>
              <w:rFonts w:ascii="Cambria Math" w:hAnsi="Cambria Math"/>
            </w:rPr>
            <m:t>=</m:t>
          </w:ins>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oMath>
      <w:r>
        <w:t xml:space="preserve"> </w:t>
      </w:r>
      <w:r w:rsidR="00695B8C">
        <w:t>Th</w:t>
      </w:r>
      <w:ins w:id="374" w:author="Andy Kleinhesselink" w:date="2019-06-01T09:50:00Z">
        <w:r w:rsidR="003C2A63">
          <w:t>is</w:t>
        </w:r>
      </w:ins>
      <w:del w:id="375" w:author="Andy Kleinhesselink" w:date="2019-06-01T09:50:00Z">
        <w:r w:rsidR="00695B8C" w:rsidDel="003C2A63">
          <w:delText>e</w:delText>
        </w:r>
      </w:del>
      <w:r w:rsidR="00695B8C">
        <w:t xml:space="preserve"> </w:t>
      </w:r>
      <w:r w:rsidR="00C92FC1">
        <w:t xml:space="preserve">sensitivity </w:t>
      </w:r>
      <w:ins w:id="376" w:author="Andy Kleinhesselink" w:date="2019-06-01T09:50:00Z">
        <w:r w:rsidR="003C2A63">
          <w:t xml:space="preserve">is </w:t>
        </w:r>
      </w:ins>
      <w:del w:id="377" w:author="Andy Kleinhesselink" w:date="2019-06-01T09:50:00Z">
        <w:r w:rsidR="00C92FC1" w:rsidDel="003C2A63">
          <w:delText xml:space="preserve">of the per capita population growth of species </w:delText>
        </w:r>
        <w:r w:rsidR="00C92FC1" w:rsidRPr="00564AC0" w:rsidDel="003C2A63">
          <w:rPr>
            <w:i/>
          </w:rPr>
          <w:delText>i</w:delText>
        </w:r>
        <w:r w:rsidR="00C92FC1" w:rsidDel="003C2A63">
          <w:delText xml:space="preserve"> to the density of species </w:delText>
        </w:r>
        <w:r w:rsidR="00C92FC1" w:rsidRPr="00564AC0" w:rsidDel="003C2A63">
          <w:rPr>
            <w:i/>
          </w:rPr>
          <w:delText>j</w:delText>
        </w:r>
        <w:r w:rsidR="00C92FC1" w:rsidDel="003C2A63">
          <w:delText xml:space="preserve"> is </w:delText>
        </w:r>
      </w:del>
      <w:r w:rsidR="00695B8C">
        <w:t>a constant and is not</w:t>
      </w:r>
      <w:r w:rsidR="00C92FC1">
        <w:t xml:space="preserve"> determined by </w:t>
      </w:r>
      <w:del w:id="378" w:author="Andy Kleinhesselink" w:date="2019-06-06T14:22:00Z">
        <w:r w:rsidR="00C92FC1" w:rsidDel="00D1698B">
          <w:delText xml:space="preserve">any </w:delText>
        </w:r>
      </w:del>
      <w:ins w:id="379" w:author="Andy Kleinhesselink" w:date="2019-06-06T14:22:00Z">
        <w:r w:rsidR="00D1698B">
          <w:t xml:space="preserve">the density of any </w:t>
        </w:r>
      </w:ins>
      <w:r w:rsidR="00C92FC1">
        <w:t>other species</w:t>
      </w:r>
      <w:ins w:id="380" w:author="Andy Kleinhesselink" w:date="2019-06-06T13:19:00Z">
        <w:r w:rsidR="00382D0E">
          <w:t>’</w:t>
        </w:r>
      </w:ins>
      <w:ins w:id="381" w:author="Andy Kleinhesselink" w:date="2019-06-01T09:51:00Z">
        <w:r w:rsidR="003C2A63">
          <w:t xml:space="preserve">, </w:t>
        </w:r>
      </w:ins>
      <w:del w:id="382" w:author="Andy Kleinhesselink" w:date="2019-06-01T09:50:00Z">
        <w:r w:rsidDel="003C2A63">
          <w:delText>—</w:delText>
        </w:r>
      </w:del>
      <w:r w:rsidR="00C92FC1">
        <w:t xml:space="preserve">so there are no HOIs. </w:t>
      </w:r>
      <w:r w:rsidR="00240FC7">
        <w:t xml:space="preserve"> Adding a</w:t>
      </w:r>
      <w:r w:rsidR="00C41DE4">
        <w:t xml:space="preserve"> quadratic term, </w:t>
      </w:r>
      <m:oMath>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C41DE4">
        <w:t>, to the</w:t>
      </w:r>
      <w:ins w:id="383" w:author="Andy Kleinhesselink" w:date="2019-06-01T09:51:00Z">
        <w:r w:rsidR="003C2A63">
          <w:t xml:space="preserve"> same</w:t>
        </w:r>
      </w:ins>
      <w:r w:rsidR="00C41DE4">
        <w:t xml:space="preserve"> model</w:t>
      </w:r>
      <w:r w:rsidR="00240FC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C92FC1" w:rsidRPr="006B2FC8" w14:paraId="3A0AB3EE" w14:textId="77777777" w:rsidTr="00EF2842">
        <w:trPr>
          <w:trHeight w:val="503"/>
        </w:trPr>
        <w:tc>
          <w:tcPr>
            <w:tcW w:w="720" w:type="dxa"/>
            <w:vAlign w:val="center"/>
          </w:tcPr>
          <w:p w14:paraId="70F6CF8E" w14:textId="77777777" w:rsidR="00C92FC1" w:rsidRPr="006B2FC8" w:rsidRDefault="00C92FC1" w:rsidP="00EF2842">
            <w:pPr>
              <w:spacing w:after="202"/>
              <w:ind w:firstLine="0"/>
              <w:contextualSpacing/>
              <w:jc w:val="center"/>
            </w:pPr>
          </w:p>
        </w:tc>
        <w:tc>
          <w:tcPr>
            <w:tcW w:w="7190" w:type="dxa"/>
            <w:vAlign w:val="center"/>
          </w:tcPr>
          <w:p w14:paraId="47856476" w14:textId="1DC50166" w:rsidR="00C92FC1" w:rsidRPr="006B2FC8" w:rsidRDefault="007F2A94" w:rsidP="00EF2842">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C92FC1">
              <w:t>)</w:t>
            </w:r>
            <w:r w:rsidR="0046702B">
              <w:t>,</w:t>
            </w:r>
          </w:p>
        </w:tc>
        <w:tc>
          <w:tcPr>
            <w:tcW w:w="730" w:type="dxa"/>
            <w:vAlign w:val="center"/>
          </w:tcPr>
          <w:p w14:paraId="636BCFAB" w14:textId="0E8BDFE6" w:rsidR="00C92FC1" w:rsidRPr="006B2FC8" w:rsidRDefault="00C92FC1" w:rsidP="00EF2842">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sidR="00427DC4">
              <w:rPr>
                <w:noProof/>
              </w:rPr>
              <w:t>4</w:t>
            </w:r>
            <w:r w:rsidRPr="006B2FC8">
              <w:rPr>
                <w:noProof/>
              </w:rPr>
              <w:fldChar w:fldCharType="end"/>
            </w:r>
            <w:r w:rsidRPr="006B2FC8">
              <w:t>)</w:t>
            </w:r>
          </w:p>
        </w:tc>
      </w:tr>
    </w:tbl>
    <w:p w14:paraId="3A298A88" w14:textId="302BD7F8" w:rsidR="00EF2842" w:rsidRDefault="00695B8C" w:rsidP="009A13BD">
      <w:pPr>
        <w:spacing w:after="202"/>
        <w:ind w:firstLine="0"/>
        <w:contextualSpacing/>
      </w:pPr>
      <w:r>
        <w:t xml:space="preserve">and taking </w:t>
      </w:r>
      <w:del w:id="384" w:author="Andy Kleinhesselink" w:date="2019-06-01T14:57:00Z">
        <w:r w:rsidDel="000C6857">
          <w:delText xml:space="preserve">calculating </w:delText>
        </w:r>
      </w:del>
      <w:r>
        <w:t>the partial derivative</w:t>
      </w:r>
      <w:r w:rsidR="00240FC7">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sSub>
              <m:sSubPr>
                <m:ctrlPr>
                  <w:ins w:id="385" w:author="Andy Kleinhesselink" w:date="2019-06-06T14:25:00Z">
                    <w:rPr>
                      <w:rFonts w:ascii="Cambria Math" w:hAnsi="Cambria Math"/>
                      <w:i/>
                    </w:rPr>
                  </w:ins>
                </m:ctrlPr>
              </m:sSubPr>
              <m:e>
                <m:r>
                  <w:ins w:id="386" w:author="Andy Kleinhesselink" w:date="2019-06-06T14:25:00Z">
                    <w:rPr>
                      <w:rFonts w:ascii="Cambria Math" w:hAnsi="Cambria Math"/>
                    </w:rPr>
                    <m:t>G</m:t>
                  </w:ins>
                </m:r>
              </m:e>
              <m:sub>
                <m:r>
                  <w:ins w:id="387" w:author="Andy Kleinhesselink" w:date="2019-06-06T14:25:00Z">
                    <w:rPr>
                      <w:rFonts w:ascii="Cambria Math" w:hAnsi="Cambria Math"/>
                    </w:rPr>
                    <m:t>i</m:t>
                  </w:ins>
                </m:r>
              </m:sub>
            </m:sSub>
            <m:r>
              <w:ins w:id="388" w:author="Andy Kleinhesselink" w:date="2019-06-06T14:25:00Z">
                <w:rPr>
                  <w:rFonts w:ascii="Cambria Math" w:hAnsi="Cambria Math"/>
                </w:rPr>
                <m:t>=</m:t>
              </w:ins>
            </m:r>
            <m:r>
              <w:rPr>
                <w:rFonts w:ascii="Cambria Math" w:hAnsi="Cambria Math"/>
              </w:rPr>
              <m:t>r</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ijj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e>
        </m:d>
      </m:oMath>
      <w:r w:rsidR="00240FC7">
        <w:t xml:space="preserve"> </w:t>
      </w:r>
      <w:r w:rsidR="00FE22F4">
        <w:t>s</w:t>
      </w:r>
      <w:r>
        <w:t>hows</w:t>
      </w:r>
      <w:r w:rsidR="00FE22F4">
        <w:t xml:space="preserve"> that the sensitivity of species </w:t>
      </w:r>
      <w:proofErr w:type="spellStart"/>
      <w:r w:rsidR="00FE22F4" w:rsidRPr="00564AC0">
        <w:rPr>
          <w:i/>
        </w:rPr>
        <w:t>i</w:t>
      </w:r>
      <w:proofErr w:type="spellEnd"/>
      <w:r w:rsidR="00FE22F4">
        <w:t xml:space="preserve"> to </w:t>
      </w:r>
      <w:del w:id="389" w:author="Andy Kleinhesselink" w:date="2019-06-06T13:20:00Z">
        <w:r w:rsidR="00FE22F4" w:rsidDel="00382D0E">
          <w:delText xml:space="preserve">species </w:delText>
        </w:r>
      </w:del>
      <w:ins w:id="390" w:author="Andy Kleinhesselink" w:date="2019-06-06T13:20:00Z">
        <w:r w:rsidR="00382D0E">
          <w:t xml:space="preserve">competitor </w:t>
        </w:r>
      </w:ins>
      <w:r w:rsidR="00FE22F4" w:rsidRPr="00564AC0">
        <w:rPr>
          <w:i/>
        </w:rPr>
        <w:t>j</w:t>
      </w:r>
      <w:r w:rsidR="00FE22F4">
        <w:t xml:space="preserve"> now depends on the density of</w:t>
      </w:r>
      <w:del w:id="391" w:author="Andy Kleinhesselink" w:date="2019-06-06T13:20:00Z">
        <w:r w:rsidR="00FE22F4" w:rsidDel="00382D0E">
          <w:delText xml:space="preserve"> species</w:delText>
        </w:r>
      </w:del>
      <w:ins w:id="392" w:author="Andy Kleinhesselink" w:date="2019-06-06T13:20:00Z">
        <w:r w:rsidR="00382D0E">
          <w:t xml:space="preserve"> competitor</w:t>
        </w:r>
      </w:ins>
      <w:r w:rsidR="00FE22F4">
        <w:t xml:space="preserve"> </w:t>
      </w:r>
      <w:r w:rsidR="00FE22F4" w:rsidRPr="00564AC0">
        <w:rPr>
          <w:i/>
        </w:rPr>
        <w:t>j</w:t>
      </w:r>
      <w:r w:rsidR="00FE22F4">
        <w:t xml:space="preserve">.  </w:t>
      </w:r>
      <w:del w:id="393" w:author="Andy Kleinhesselink" w:date="2019-06-05T16:39:00Z">
        <w:r w:rsidR="00C41DE4" w:rsidDel="004407B3">
          <w:delText>That is</w:delText>
        </w:r>
        <w:r w:rsidR="00396DBF" w:rsidDel="004407B3">
          <w:delText>,</w:delText>
        </w:r>
        <w:r w:rsidR="00C41DE4" w:rsidDel="004407B3">
          <w:delText xml:space="preserve"> the sensitivity changes as the density of species </w:delText>
        </w:r>
        <w:r w:rsidR="00C41DE4" w:rsidRPr="00564AC0" w:rsidDel="004407B3">
          <w:rPr>
            <w:i/>
          </w:rPr>
          <w:delText>j</w:delText>
        </w:r>
        <w:r w:rsidR="00C41DE4" w:rsidDel="004407B3">
          <w:delText xml:space="preserve"> changes. </w:delText>
        </w:r>
      </w:del>
      <w:r w:rsidR="00FE22F4">
        <w:t xml:space="preserve">However, </w:t>
      </w:r>
      <w:r w:rsidR="00101025">
        <w:t xml:space="preserve">according to </w:t>
      </w:r>
      <w:del w:id="394" w:author="Andy Kleinhesselink" w:date="2019-06-05T16:39:00Z">
        <w:r w:rsidDel="004407B3">
          <w:delText xml:space="preserve">the </w:delText>
        </w:r>
      </w:del>
      <w:ins w:id="395" w:author="Andy Kleinhesselink" w:date="2019-06-05T16:39:00Z">
        <w:r w:rsidR="004407B3">
          <w:t xml:space="preserve">our </w:t>
        </w:r>
      </w:ins>
      <w:del w:id="396" w:author="Andy Kleinhesselink" w:date="2019-06-05T16:40:00Z">
        <w:r w:rsidDel="004407B3">
          <w:delText xml:space="preserve">criteria of </w:delText>
        </w:r>
        <w:r w:rsidR="00101025" w:rsidDel="004407B3">
          <w:delText>Adler and Morris, th</w:delText>
        </w:r>
        <w:r w:rsidR="00515BFE" w:rsidDel="004407B3">
          <w:delText>ere is no</w:delText>
        </w:r>
      </w:del>
      <w:ins w:id="397" w:author="Andy Kleinhesselink" w:date="2019-06-05T16:40:00Z">
        <w:r w:rsidR="004407B3">
          <w:t>definition there is still no</w:t>
        </w:r>
      </w:ins>
      <w:r w:rsidR="00515BFE">
        <w:t xml:space="preserve"> </w:t>
      </w:r>
      <w:r w:rsidR="00FE22F4">
        <w:t xml:space="preserve">HOI </w:t>
      </w:r>
      <w:del w:id="398" w:author="Andy Kleinhesselink" w:date="2019-06-06T14:23:00Z">
        <w:r w:rsidR="00C41DE4" w:rsidDel="00D1698B">
          <w:delText xml:space="preserve">here </w:delText>
        </w:r>
      </w:del>
      <w:r w:rsidR="00FE22F4">
        <w:t>because</w:t>
      </w:r>
      <w:ins w:id="399" w:author="Andy Kleinhesselink" w:date="2019-06-06T14:23:00Z">
        <w:r w:rsidR="00D1698B">
          <w:t xml:space="preserve"> no</w:t>
        </w:r>
      </w:ins>
      <w:del w:id="400" w:author="Andy Kleinhesselink" w:date="2019-06-01T14:57:00Z">
        <w:r w:rsidR="00FE22F4" w:rsidDel="000C6857">
          <w:delText xml:space="preserve"> no</w:delText>
        </w:r>
      </w:del>
      <w:r w:rsidR="00FE22F4">
        <w:t xml:space="preserve"> </w:t>
      </w:r>
      <w:r w:rsidR="00FE22F4" w:rsidRPr="003C2A63">
        <w:rPr>
          <w:i/>
          <w:rPrChange w:id="401" w:author="Andy Kleinhesselink" w:date="2019-06-01T09:51:00Z">
            <w:rPr/>
          </w:rPrChange>
        </w:rPr>
        <w:t>additional</w:t>
      </w:r>
      <w:ins w:id="402" w:author="Andy Kleinhesselink" w:date="2019-06-06T14:23:00Z">
        <w:r w:rsidR="00D1698B">
          <w:rPr>
            <w:i/>
          </w:rPr>
          <w:t xml:space="preserve"> </w:t>
        </w:r>
      </w:ins>
      <w:del w:id="403" w:author="Andy Kleinhesselink" w:date="2019-06-06T14:23:00Z">
        <w:r w:rsidR="00FE22F4" w:rsidRPr="003C2A63" w:rsidDel="00D1698B">
          <w:rPr>
            <w:i/>
            <w:rPrChange w:id="404" w:author="Andy Kleinhesselink" w:date="2019-06-01T09:51:00Z">
              <w:rPr/>
            </w:rPrChange>
          </w:rPr>
          <w:delText xml:space="preserve"> </w:delText>
        </w:r>
      </w:del>
      <w:ins w:id="405" w:author="Andy Kleinhesselink" w:date="2019-06-06T14:23:00Z">
        <w:r w:rsidR="00D1698B">
          <w:t>competitor s</w:t>
        </w:r>
      </w:ins>
      <w:del w:id="406" w:author="Andy Kleinhesselink" w:date="2019-06-06T14:23:00Z">
        <w:r w:rsidR="00FE22F4" w:rsidDel="00D1698B">
          <w:delText>s</w:delText>
        </w:r>
      </w:del>
      <w:r w:rsidR="00FE22F4">
        <w:t xml:space="preserve">pecies </w:t>
      </w:r>
      <w:del w:id="407" w:author="Andy Kleinhesselink" w:date="2019-06-01T09:51:00Z">
        <w:r w:rsidR="00FE22F4" w:rsidDel="003C2A63">
          <w:delText xml:space="preserve">are </w:delText>
        </w:r>
      </w:del>
      <w:ins w:id="408" w:author="Andy Kleinhesselink" w:date="2019-06-01T14:57:00Z">
        <w:r w:rsidR="000C6857">
          <w:t xml:space="preserve">are </w:t>
        </w:r>
      </w:ins>
      <w:r w:rsidR="00FE22F4">
        <w:t>involved.</w:t>
      </w:r>
      <w:r w:rsidR="00C41DE4">
        <w:t xml:space="preserve"> </w:t>
      </w:r>
      <w:del w:id="409" w:author="Andy Kleinhesselink" w:date="2019-06-05T16:40:00Z">
        <w:r w:rsidDel="004407B3">
          <w:delText xml:space="preserve">The model is non-additive, but it does not </w:delText>
        </w:r>
      </w:del>
      <w:del w:id="410" w:author="Andy Kleinhesselink" w:date="2019-06-01T14:58:00Z">
        <w:r w:rsidDel="000C6857">
          <w:delText xml:space="preserve">involve </w:delText>
        </w:r>
      </w:del>
      <w:del w:id="411" w:author="Andy Kleinhesselink" w:date="2019-06-05T16:40:00Z">
        <w:r w:rsidDel="004407B3">
          <w:delText xml:space="preserve">interactions </w:delText>
        </w:r>
      </w:del>
      <w:del w:id="412" w:author="Andy Kleinhesselink" w:date="2019-06-01T14:58:00Z">
        <w:r w:rsidDel="000C6857">
          <w:delText>being modified by the density of additional species</w:delText>
        </w:r>
      </w:del>
      <w:del w:id="413" w:author="Andy Kleinhesselink" w:date="2019-06-06T14:24:00Z">
        <w:r w:rsidDel="00D1698B">
          <w:delText xml:space="preserve">. </w:delText>
        </w:r>
      </w:del>
    </w:p>
    <w:p w14:paraId="63ED691C" w14:textId="78190DFE" w:rsidR="00C41DE4" w:rsidRDefault="00C41DE4" w:rsidP="009A13BD">
      <w:pPr>
        <w:spacing w:after="202"/>
        <w:ind w:firstLine="0"/>
        <w:contextualSpacing/>
      </w:pPr>
      <w:r>
        <w:tab/>
        <w:t xml:space="preserve">In contrast, </w:t>
      </w:r>
      <w:del w:id="414" w:author="Andy Kleinhesselink" w:date="2019-06-06T14:24:00Z">
        <w:r w:rsidDel="00D1698B">
          <w:delText>a</w:delText>
        </w:r>
        <w:r w:rsidR="00396DBF" w:rsidDel="00D1698B">
          <w:delText xml:space="preserve">nother </w:delText>
        </w:r>
      </w:del>
      <w:del w:id="415" w:author="Andy Kleinhesselink" w:date="2019-06-05T16:42:00Z">
        <w:r w:rsidR="00396DBF" w:rsidDel="004407B3">
          <w:delText xml:space="preserve">possible </w:delText>
        </w:r>
      </w:del>
      <w:del w:id="416" w:author="Andy Kleinhesselink" w:date="2019-06-06T14:24:00Z">
        <w:r w:rsidR="00396DBF" w:rsidDel="00D1698B">
          <w:delText xml:space="preserve">modification of </w:delText>
        </w:r>
      </w:del>
      <w:del w:id="417" w:author="Andy Kleinhesselink" w:date="2019-06-05T16:42:00Z">
        <w:r w:rsidR="00396DBF" w:rsidDel="004407B3">
          <w:delText>the Lotka-Volterra model</w:delText>
        </w:r>
      </w:del>
      <w:del w:id="418" w:author="Andy Kleinhesselink" w:date="2019-06-06T14:24:00Z">
        <w:r w:rsidR="00396DBF" w:rsidDel="00D1698B">
          <w:delText xml:space="preserve"> could be </w:delText>
        </w:r>
        <w:r w:rsidR="006C13E2" w:rsidDel="00D1698B">
          <w:delText xml:space="preserve">the addition of </w:delText>
        </w:r>
      </w:del>
      <w:ins w:id="419" w:author="Andy Kleinhesselink" w:date="2019-06-06T14:24:00Z">
        <w:r w:rsidR="00D1698B">
          <w:t xml:space="preserve">adding </w:t>
        </w:r>
      </w:ins>
      <w:del w:id="420" w:author="Andy Kleinhesselink" w:date="2019-06-01T09:51:00Z">
        <w:r w:rsidR="006C13E2" w:rsidDel="003C2A63">
          <w:delText xml:space="preserve">a </w:delText>
        </w:r>
      </w:del>
      <w:ins w:id="421" w:author="Andy Kleinhesselink" w:date="2019-06-01T09:51:00Z">
        <w:r w:rsidR="003C2A63">
          <w:t xml:space="preserve">the </w:t>
        </w:r>
      </w:ins>
      <w:r w:rsidR="006C13E2">
        <w:t xml:space="preserve">product of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6C13E2">
        <w:t xml:space="preserve"> and </w:t>
      </w:r>
      <m:oMath>
        <m:sSub>
          <m:sSubPr>
            <m:ctrlPr>
              <w:rPr>
                <w:rFonts w:ascii="Cambria Math" w:hAnsi="Cambria Math"/>
                <w:i/>
              </w:rPr>
            </m:ctrlPr>
          </m:sSubPr>
          <m:e>
            <m:r>
              <w:rPr>
                <w:rFonts w:ascii="Cambria Math" w:hAnsi="Cambria Math"/>
              </w:rPr>
              <m:t>n</m:t>
            </m:r>
          </m:e>
          <m:sub>
            <m:r>
              <w:rPr>
                <w:rFonts w:ascii="Cambria Math" w:hAnsi="Cambria Math"/>
              </w:rPr>
              <m:t>k</m:t>
            </m:r>
          </m:sub>
        </m:sSub>
      </m:oMath>
      <w:ins w:id="422" w:author="Andy Kleinhesselink" w:date="2019-06-06T14:24:00Z">
        <w:r w:rsidR="00D1698B">
          <w:t xml:space="preserve"> to eq. (3) results in, </w:t>
        </w:r>
      </w:ins>
      <w:del w:id="423" w:author="Andy Kleinhesselink" w:date="2019-06-06T14:24:00Z">
        <w:r w:rsidR="00396DBF" w:rsidDel="00D1698B">
          <w:delText>:</w:delText>
        </w:r>
      </w:del>
      <w:r w:rsidR="00396DB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396DBF" w:rsidRPr="006B2FC8" w14:paraId="53476807" w14:textId="77777777" w:rsidTr="00C34E22">
        <w:trPr>
          <w:trHeight w:val="503"/>
        </w:trPr>
        <w:tc>
          <w:tcPr>
            <w:tcW w:w="720" w:type="dxa"/>
            <w:vAlign w:val="center"/>
          </w:tcPr>
          <w:p w14:paraId="6FBE9FB0" w14:textId="77777777" w:rsidR="00396DBF" w:rsidRPr="006B2FC8" w:rsidRDefault="00396DBF" w:rsidP="00C34E22">
            <w:pPr>
              <w:spacing w:after="202"/>
              <w:ind w:firstLine="0"/>
              <w:contextualSpacing/>
              <w:jc w:val="center"/>
            </w:pPr>
          </w:p>
        </w:tc>
        <w:tc>
          <w:tcPr>
            <w:tcW w:w="7190" w:type="dxa"/>
            <w:vAlign w:val="center"/>
          </w:tcPr>
          <w:p w14:paraId="7F0103BE" w14:textId="44CAD121" w:rsidR="00396DBF" w:rsidRPr="006B2FC8" w:rsidRDefault="007F2A94" w:rsidP="00C34E22">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i[jk]</m:t>
                  </m:r>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oMath>
            <w:r w:rsidR="00396DBF">
              <w:t>)</w:t>
            </w:r>
            <w:ins w:id="424" w:author="Andy Kleinhesselink" w:date="2019-06-05T16:42:00Z">
              <w:r w:rsidR="004407B3">
                <w:t>.</w:t>
              </w:r>
            </w:ins>
            <w:del w:id="425" w:author="Andy Kleinhesselink" w:date="2019-06-05T16:42:00Z">
              <w:r w:rsidR="00396DBF" w:rsidDel="004407B3">
                <w:delText>,</w:delText>
              </w:r>
            </w:del>
          </w:p>
        </w:tc>
        <w:tc>
          <w:tcPr>
            <w:tcW w:w="730" w:type="dxa"/>
            <w:vAlign w:val="center"/>
          </w:tcPr>
          <w:p w14:paraId="64F983F0" w14:textId="77777777" w:rsidR="00396DBF" w:rsidRPr="006B2FC8" w:rsidRDefault="00396DBF" w:rsidP="00C34E22">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4</w:t>
            </w:r>
            <w:r w:rsidRPr="006B2FC8">
              <w:rPr>
                <w:noProof/>
              </w:rPr>
              <w:fldChar w:fldCharType="end"/>
            </w:r>
            <w:r w:rsidRPr="006B2FC8">
              <w:t>)</w:t>
            </w:r>
          </w:p>
        </w:tc>
      </w:tr>
    </w:tbl>
    <w:p w14:paraId="222FC501" w14:textId="41129AAF" w:rsidR="00725439" w:rsidRDefault="006C13E2">
      <w:pPr>
        <w:spacing w:after="202"/>
        <w:ind w:firstLine="0"/>
        <w:contextualSpacing/>
        <w:rPr>
          <w:ins w:id="426" w:author="Andy Kleinhesselink" w:date="2019-06-06T13:57:00Z"/>
        </w:rPr>
      </w:pPr>
      <w:del w:id="427" w:author="Andy Kleinhesselink" w:date="2019-06-01T09:52:00Z">
        <w:r w:rsidDel="003C2A63">
          <w:delText xml:space="preserve">Applying the Adler and Morris test </w:delText>
        </w:r>
        <w:r w:rsidR="00A5132A" w:rsidDel="003C2A63">
          <w:delText>and f</w:delText>
        </w:r>
      </w:del>
      <w:ins w:id="428" w:author="Andy Kleinhesselink" w:date="2019-06-05T16:42:00Z">
        <w:r w:rsidR="004407B3">
          <w:t>T</w:t>
        </w:r>
      </w:ins>
      <w:del w:id="429" w:author="Andy Kleinhesselink" w:date="2019-06-05T16:42:00Z">
        <w:r w:rsidR="00A5132A" w:rsidDel="004407B3">
          <w:delText>inding t</w:delText>
        </w:r>
      </w:del>
      <w:r w:rsidR="00A5132A">
        <w:t xml:space="preserve">he </w:t>
      </w:r>
      <w:ins w:id="430" w:author="Andy Kleinhesselink" w:date="2019-06-06T14:24:00Z">
        <w:r w:rsidR="00D1698B">
          <w:t xml:space="preserve">sensitivity of the focal species to the competitor j </w:t>
        </w:r>
      </w:ins>
      <w:ins w:id="431" w:author="Andy Kleinhesselink" w:date="2019-06-06T14:25:00Z">
        <w:r w:rsidR="00D1698B">
          <w:t xml:space="preserve">is now expressed by the </w:t>
        </w:r>
      </w:ins>
      <w:r>
        <w:t>partial derivative</w:t>
      </w:r>
      <w:del w:id="432" w:author="Andy Kleinhesselink" w:date="2019-06-01T09:52:00Z">
        <w:r w:rsidR="00A5132A" w:rsidDel="003C2A63">
          <w:delText>,</w:delText>
        </w:r>
      </w:del>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m:t>
        </m:r>
        <m:sSub>
          <m:sSubPr>
            <m:ctrlPr>
              <w:ins w:id="433" w:author="Andy Kleinhesselink" w:date="2019-06-06T14:25:00Z">
                <w:rPr>
                  <w:rFonts w:ascii="Cambria Math" w:hAnsi="Cambria Math"/>
                  <w:i/>
                </w:rPr>
              </w:ins>
            </m:ctrlPr>
          </m:sSubPr>
          <m:e>
            <m:r>
              <w:ins w:id="434" w:author="Andy Kleinhesselink" w:date="2019-06-06T14:25:00Z">
                <w:rPr>
                  <w:rFonts w:ascii="Cambria Math" w:hAnsi="Cambria Math"/>
                </w:rPr>
                <m:t>G</m:t>
              </w:ins>
            </m:r>
          </m:e>
          <m:sub>
            <m:r>
              <w:ins w:id="435" w:author="Andy Kleinhesselink" w:date="2019-06-06T14:25:00Z">
                <w:rPr>
                  <w:rFonts w:ascii="Cambria Math" w:hAnsi="Cambria Math"/>
                </w:rPr>
                <m:t>i</m:t>
              </w:ins>
            </m:r>
          </m:sub>
        </m:sSub>
        <m:r>
          <w:ins w:id="436" w:author="Andy Kleinhesselink" w:date="2019-06-06T14:25:00Z">
            <w:rPr>
              <w:rFonts w:ascii="Cambria Math" w:hAnsi="Cambria Math"/>
            </w:rPr>
            <m:t>=</m:t>
          </w:ins>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r>
          <w:del w:id="437" w:author="Andy Kleinhesselink" w:date="2019-06-01T09:52:00Z">
            <m:rPr>
              <m:sty m:val="p"/>
            </m:rPr>
            <w:rPr>
              <w:rFonts w:ascii="Cambria Math" w:hAnsi="Cambria Math"/>
            </w:rPr>
            <m:t>.  This partial</m:t>
          </w:del>
        </m:r>
      </m:oMath>
      <w:del w:id="438" w:author="Andy Kleinhesselink" w:date="2019-06-01T09:52:00Z">
        <w:r w:rsidR="00A5132A" w:rsidDel="003C2A63">
          <w:delText xml:space="preserve"> d</w:delText>
        </w:r>
      </w:del>
      <w:ins w:id="439" w:author="Andy Kleinhesselink" w:date="2019-06-06T14:25:00Z">
        <w:r w:rsidR="00D1698B">
          <w:t>.  The partial der</w:t>
        </w:r>
      </w:ins>
      <w:proofErr w:type="spellStart"/>
      <w:ins w:id="440" w:author="Andy Kleinhesselink" w:date="2019-06-06T14:26:00Z">
        <w:r w:rsidR="00D1698B">
          <w:t>i</w:t>
        </w:r>
      </w:ins>
      <w:ins w:id="441" w:author="Andy Kleinhesselink" w:date="2019-06-06T14:25:00Z">
        <w:r w:rsidR="00D1698B">
          <w:t>vative</w:t>
        </w:r>
        <w:proofErr w:type="spellEnd"/>
        <w:r w:rsidR="00D1698B">
          <w:t xml:space="preserve"> is </w:t>
        </w:r>
      </w:ins>
      <w:ins w:id="442" w:author="Andy Kleinhesselink" w:date="2019-06-01T09:52:00Z">
        <w:r w:rsidR="003C2A63">
          <w:t xml:space="preserve">now </w:t>
        </w:r>
      </w:ins>
      <w:del w:id="443" w:author="Andy Kleinhesselink" w:date="2019-06-01T09:52:00Z">
        <w:r w:rsidR="00A5132A" w:rsidDel="003C2A63">
          <w:delText xml:space="preserve">erivative </w:delText>
        </w:r>
      </w:del>
      <w:del w:id="444" w:author="Andy Kleinhesselink" w:date="2019-06-06T14:26:00Z">
        <w:r w:rsidR="00A5132A" w:rsidDel="00D1698B">
          <w:delText xml:space="preserve">involves the </w:delText>
        </w:r>
      </w:del>
      <w:ins w:id="445" w:author="Andy Kleinhesselink" w:date="2019-06-06T14:26:00Z">
        <w:r w:rsidR="00D1698B">
          <w:t xml:space="preserve">a function of </w:t>
        </w:r>
      </w:ins>
      <w:del w:id="446" w:author="Andy Kleinhesselink" w:date="2019-06-06T14:26:00Z">
        <w:r w:rsidR="00A5132A" w:rsidDel="00D1698B">
          <w:delText xml:space="preserve">density of </w:delText>
        </w:r>
      </w:del>
      <w:r w:rsidR="00A5132A">
        <w:t>an additional species</w:t>
      </w:r>
      <w:ins w:id="447" w:author="Andy Kleinhesselink" w:date="2019-06-01T09:53:00Z">
        <w:r w:rsidR="00A83F6C">
          <w:t>,</w:t>
        </w:r>
      </w:ins>
      <w:ins w:id="448" w:author="Andy Kleinhesselink" w:date="2019-06-05T16:43:00Z">
        <w:r w:rsidR="004407B3">
          <w:rPr>
            <w:i/>
          </w:rPr>
          <w:t xml:space="preserve"> k</w:t>
        </w:r>
      </w:ins>
      <w:ins w:id="449" w:author="Andy Kleinhesselink" w:date="2019-06-01T09:53:00Z">
        <w:r w:rsidR="00A83F6C">
          <w:t>,</w:t>
        </w:r>
      </w:ins>
      <w:r w:rsidR="00635CBA">
        <w:t xml:space="preserve"> </w:t>
      </w:r>
      <w:ins w:id="450" w:author="Andy Kleinhesselink" w:date="2019-06-01T14:58:00Z">
        <w:r w:rsidR="000C6857">
          <w:t xml:space="preserve">which </w:t>
        </w:r>
      </w:ins>
      <w:ins w:id="451" w:author="Andy Kleinhesselink" w:date="2019-06-05T16:43:00Z">
        <w:r w:rsidR="004407B3">
          <w:t xml:space="preserve">means that the model includes an HOI.  Specifically, the HOI is </w:t>
        </w:r>
      </w:ins>
      <w:ins w:id="452" w:author="Andy Kleinhesselink" w:date="2019-06-06T14:26:00Z">
        <w:r w:rsidR="00D1698B">
          <w:t xml:space="preserve">the modification </w:t>
        </w:r>
      </w:ins>
      <w:del w:id="453" w:author="Andy Kleinhesselink" w:date="2019-06-05T16:43:00Z">
        <w:r w:rsidR="00635CBA" w:rsidDel="004407B3">
          <w:delText>indicat</w:delText>
        </w:r>
      </w:del>
      <w:ins w:id="454" w:author="Andy Kleinhesselink" w:date="2019-06-06T14:27:00Z">
        <w:r w:rsidR="00D1698B">
          <w:t xml:space="preserve">of the effect of </w:t>
        </w:r>
      </w:ins>
      <w:ins w:id="455" w:author="Andy Kleinhesselink" w:date="2019-06-01T14:58:00Z">
        <w:r w:rsidR="000C6857" w:rsidRPr="000C6857">
          <w:rPr>
            <w:i/>
            <w:rPrChange w:id="456" w:author="Andy Kleinhesselink" w:date="2019-06-01T14:59:00Z">
              <w:rPr/>
            </w:rPrChange>
          </w:rPr>
          <w:t>j</w:t>
        </w:r>
        <w:r w:rsidR="000C6857">
          <w:t xml:space="preserve"> on </w:t>
        </w:r>
      </w:ins>
      <w:ins w:id="457" w:author="Andy Kleinhesselink" w:date="2019-06-06T14:28:00Z">
        <w:r w:rsidR="00D1698B">
          <w:t xml:space="preserve">the per capita growth rate of </w:t>
        </w:r>
      </w:ins>
      <w:proofErr w:type="spellStart"/>
      <w:ins w:id="458" w:author="Andy Kleinhesselink" w:date="2019-06-06T14:27:00Z">
        <w:r w:rsidR="00D1698B">
          <w:rPr>
            <w:i/>
          </w:rPr>
          <w:t>i</w:t>
        </w:r>
        <w:proofErr w:type="spellEnd"/>
        <w:r w:rsidR="00D1698B">
          <w:t xml:space="preserve"> by the density of </w:t>
        </w:r>
        <w:r w:rsidR="00D1698B" w:rsidRPr="00D1698B">
          <w:rPr>
            <w:i/>
            <w:rPrChange w:id="459" w:author="Andy Kleinhesselink" w:date="2019-06-06T14:28:00Z">
              <w:rPr/>
            </w:rPrChange>
          </w:rPr>
          <w:t>k</w:t>
        </w:r>
        <w:r w:rsidR="00D1698B">
          <w:t>.</w:t>
        </w:r>
      </w:ins>
      <w:del w:id="460" w:author="Andy Kleinhesselink" w:date="2019-06-01T14:58:00Z">
        <w:r w:rsidR="00635CBA" w:rsidDel="000C6857">
          <w:delText>ing</w:delText>
        </w:r>
      </w:del>
      <w:del w:id="461" w:author="Andy Kleinhesselink" w:date="2019-06-01T14:59:00Z">
        <w:r w:rsidR="00635CBA" w:rsidDel="000C6857">
          <w:delText xml:space="preserve"> </w:delText>
        </w:r>
      </w:del>
      <w:del w:id="462" w:author="Andy Kleinhesselink" w:date="2019-06-01T09:53:00Z">
        <w:r w:rsidR="00635CBA" w:rsidDel="00A83F6C">
          <w:delText xml:space="preserve">that </w:delText>
        </w:r>
        <w:r w:rsidR="00A5132A" w:rsidDel="00A83F6C">
          <w:delText xml:space="preserve">there is </w:delText>
        </w:r>
      </w:del>
      <w:del w:id="463" w:author="Andy Kleinhesselink" w:date="2019-06-01T14:59:00Z">
        <w:r w:rsidR="00A5132A" w:rsidDel="000C6857">
          <w:delText>an HOI in the model</w:delText>
        </w:r>
      </w:del>
      <w:del w:id="464" w:author="Andy Kleinhesselink" w:date="2019-06-05T16:43:00Z">
        <w:r w:rsidR="00A5132A" w:rsidDel="004407B3">
          <w:delText>.</w:delText>
        </w:r>
      </w:del>
      <w:ins w:id="465" w:author="Andy Kleinhesselink" w:date="2019-06-06T13:57:00Z">
        <w:r w:rsidR="00725439">
          <w:t xml:space="preserve"> </w:t>
        </w:r>
      </w:ins>
    </w:p>
    <w:p w14:paraId="729C8C7E" w14:textId="6405F1BF" w:rsidR="00B21FCF" w:rsidRDefault="00D1698B">
      <w:pPr>
        <w:spacing w:after="202"/>
        <w:contextualSpacing/>
        <w:rPr>
          <w:ins w:id="466" w:author="Andy Kleinhesselink" w:date="2019-06-05T16:58:00Z"/>
        </w:rPr>
      </w:pPr>
      <w:ins w:id="467" w:author="Andy Kleinhesselink" w:date="2019-06-06T14:28:00Z">
        <w:r>
          <w:t>To restate our criteria in one sentence</w:t>
        </w:r>
      </w:ins>
      <w:ins w:id="468" w:author="Andy Kleinhesselink" w:date="2019-06-05T17:05:00Z">
        <w:r w:rsidR="00891C14">
          <w:t xml:space="preserve">, </w:t>
        </w:r>
        <w:r w:rsidR="00891C14" w:rsidRPr="00D1698B">
          <w:rPr>
            <w:i/>
            <w:rPrChange w:id="469" w:author="Andy Kleinhesselink" w:date="2019-06-06T14:29:00Z">
              <w:rPr/>
            </w:rPrChange>
          </w:rPr>
          <w:t>a model does</w:t>
        </w:r>
      </w:ins>
      <w:ins w:id="470" w:author="Andy Kleinhesselink" w:date="2019-06-05T17:12:00Z">
        <w:r w:rsidR="00F92F4D" w:rsidRPr="00D1698B">
          <w:rPr>
            <w:i/>
            <w:rPrChange w:id="471" w:author="Andy Kleinhesselink" w:date="2019-06-06T14:29:00Z">
              <w:rPr/>
            </w:rPrChange>
          </w:rPr>
          <w:t xml:space="preserve"> not</w:t>
        </w:r>
      </w:ins>
      <w:ins w:id="472" w:author="Andy Kleinhesselink" w:date="2019-06-05T17:05:00Z">
        <w:r w:rsidR="00891C14" w:rsidRPr="00D1698B">
          <w:rPr>
            <w:i/>
            <w:rPrChange w:id="473" w:author="Andy Kleinhesselink" w:date="2019-06-06T14:29:00Z">
              <w:rPr/>
            </w:rPrChange>
          </w:rPr>
          <w:t xml:space="preserve"> </w:t>
        </w:r>
      </w:ins>
      <w:ins w:id="474" w:author="Andy Kleinhesselink" w:date="2019-06-05T17:06:00Z">
        <w:r w:rsidR="00891C14" w:rsidRPr="00D1698B">
          <w:rPr>
            <w:i/>
            <w:rPrChange w:id="475" w:author="Andy Kleinhesselink" w:date="2019-06-06T14:29:00Z">
              <w:rPr/>
            </w:rPrChange>
          </w:rPr>
          <w:t xml:space="preserve">contain an HOI if </w:t>
        </w:r>
      </w:ins>
      <w:ins w:id="476" w:author="Andy Kleinhesselink" w:date="2019-06-05T17:12:00Z">
        <w:r w:rsidR="00F92F4D" w:rsidRPr="00D1698B">
          <w:rPr>
            <w:i/>
            <w:rPrChange w:id="477" w:author="Andy Kleinhesselink" w:date="2019-06-06T14:29:00Z">
              <w:rPr/>
            </w:rPrChange>
          </w:rPr>
          <w:t xml:space="preserve">the </w:t>
        </w:r>
      </w:ins>
      <w:ins w:id="478" w:author="Andy Kleinhesselink" w:date="2019-06-05T17:06:00Z">
        <w:r w:rsidR="00891C14" w:rsidRPr="00D1698B">
          <w:rPr>
            <w:i/>
            <w:rPrChange w:id="479" w:author="Andy Kleinhesselink" w:date="2019-06-06T14:29:00Z">
              <w:rPr/>
            </w:rPrChange>
          </w:rPr>
          <w:t xml:space="preserve">sensitivity of the focal species to a change in the density of a competitor </w:t>
        </w:r>
      </w:ins>
      <w:ins w:id="480" w:author="Andy Kleinhesselink" w:date="2019-06-05T17:12:00Z">
        <w:r w:rsidR="00F92F4D" w:rsidRPr="00D1698B">
          <w:rPr>
            <w:i/>
            <w:rPrChange w:id="481" w:author="Andy Kleinhesselink" w:date="2019-06-06T14:29:00Z">
              <w:rPr/>
            </w:rPrChange>
          </w:rPr>
          <w:t>can be expressed as</w:t>
        </w:r>
      </w:ins>
      <w:ins w:id="482" w:author="Andy Kleinhesselink" w:date="2019-06-05T17:06:00Z">
        <w:r w:rsidR="00891C14" w:rsidRPr="00D1698B">
          <w:rPr>
            <w:i/>
            <w:rPrChange w:id="483" w:author="Andy Kleinhesselink" w:date="2019-06-06T14:29:00Z">
              <w:rPr/>
            </w:rPrChange>
          </w:rPr>
          <w:t xml:space="preserve"> </w:t>
        </w:r>
      </w:ins>
      <w:ins w:id="484" w:author="Andy Kleinhesselink" w:date="2019-06-05T17:12:00Z">
        <w:r w:rsidR="00F92F4D" w:rsidRPr="00D1698B">
          <w:rPr>
            <w:i/>
            <w:rPrChange w:id="485" w:author="Andy Kleinhesselink" w:date="2019-06-06T14:29:00Z">
              <w:rPr/>
            </w:rPrChange>
          </w:rPr>
          <w:t xml:space="preserve">a function of the </w:t>
        </w:r>
      </w:ins>
      <w:ins w:id="486" w:author="Andy Kleinhesselink" w:date="2019-06-05T17:06:00Z">
        <w:r w:rsidR="00891C14" w:rsidRPr="00D1698B">
          <w:rPr>
            <w:i/>
            <w:rPrChange w:id="487" w:author="Andy Kleinhesselink" w:date="2019-06-06T14:29:00Z">
              <w:rPr/>
            </w:rPrChange>
          </w:rPr>
          <w:t>density of th</w:t>
        </w:r>
      </w:ins>
      <w:ins w:id="488" w:author="Andy Kleinhesselink" w:date="2019-06-06T14:32:00Z">
        <w:r w:rsidR="009162AB">
          <w:rPr>
            <w:i/>
          </w:rPr>
          <w:t>e</w:t>
        </w:r>
      </w:ins>
      <w:ins w:id="489" w:author="Andy Kleinhesselink" w:date="2019-06-05T17:06:00Z">
        <w:r w:rsidR="00891C14" w:rsidRPr="00D1698B">
          <w:rPr>
            <w:i/>
            <w:rPrChange w:id="490" w:author="Andy Kleinhesselink" w:date="2019-06-06T14:29:00Z">
              <w:rPr/>
            </w:rPrChange>
          </w:rPr>
          <w:t xml:space="preserve"> competitor and the current population growth rate of the focal species, and doe</w:t>
        </w:r>
      </w:ins>
      <w:ins w:id="491" w:author="Andy Kleinhesselink" w:date="2019-06-05T17:07:00Z">
        <w:r w:rsidR="00891C14" w:rsidRPr="00D1698B">
          <w:rPr>
            <w:i/>
            <w:rPrChange w:id="492" w:author="Andy Kleinhesselink" w:date="2019-06-06T14:29:00Z">
              <w:rPr/>
            </w:rPrChange>
          </w:rPr>
          <w:t>s not involve the densities of any other competitor</w:t>
        </w:r>
      </w:ins>
      <w:ins w:id="493" w:author="Andy Kleinhesselink" w:date="2019-06-05T17:38:00Z">
        <w:r w:rsidR="00281FB3" w:rsidRPr="00D1698B">
          <w:rPr>
            <w:i/>
            <w:rPrChange w:id="494" w:author="Andy Kleinhesselink" w:date="2019-06-06T14:29:00Z">
              <w:rPr/>
            </w:rPrChange>
          </w:rPr>
          <w:t xml:space="preserve"> species</w:t>
        </w:r>
      </w:ins>
      <w:ins w:id="495" w:author="Andy Kleinhesselink" w:date="2019-06-05T17:07:00Z">
        <w:r w:rsidR="00891C14">
          <w:t xml:space="preserve">.  </w:t>
        </w:r>
      </w:ins>
      <w:ins w:id="496" w:author="Andy Kleinhesselink" w:date="2019-06-06T14:29:00Z">
        <w:r>
          <w:t>I</w:t>
        </w:r>
      </w:ins>
      <w:ins w:id="497" w:author="Andy Kleinhesselink" w:date="2019-06-05T17:09:00Z">
        <w:r w:rsidR="00891C14">
          <w:t xml:space="preserve">t may appear that our criteria are more complicated than </w:t>
        </w:r>
      </w:ins>
      <w:ins w:id="498" w:author="Andy Kleinhesselink" w:date="2019-06-05T17:13:00Z">
        <w:r w:rsidR="00F92F4D">
          <w:t>they</w:t>
        </w:r>
      </w:ins>
      <w:ins w:id="499" w:author="Andy Kleinhesselink" w:date="2019-06-05T17:09:00Z">
        <w:r w:rsidR="00891C14">
          <w:t xml:space="preserve"> need to be. </w:t>
        </w:r>
      </w:ins>
      <w:ins w:id="500" w:author="Andy Kleinhesselink" w:date="2019-06-05T17:04:00Z">
        <w:r w:rsidR="00891C14">
          <w:t>Why is</w:t>
        </w:r>
      </w:ins>
      <w:ins w:id="501" w:author="Andy Kleinhesselink" w:date="2019-06-05T17:07:00Z">
        <w:r w:rsidR="00891C14">
          <w:t xml:space="preserve"> the current population growth rate,</w:t>
        </w:r>
      </w:ins>
      <w:ins w:id="502" w:author="Andy Kleinhesselink" w:date="2019-06-05T17:04:00Z">
        <w:r w:rsidR="00891C14">
          <w:t xml:space="preserve"> </w:t>
        </w:r>
        <w:r w:rsidR="00891C14" w:rsidRPr="00891C14">
          <w:rPr>
            <w:i/>
            <w:rPrChange w:id="503" w:author="Andy Kleinhesselink" w:date="2019-06-05T17:09:00Z">
              <w:rPr/>
            </w:rPrChange>
          </w:rPr>
          <w:t>F</w:t>
        </w:r>
        <w:r w:rsidR="00891C14" w:rsidRPr="00891C14">
          <w:rPr>
            <w:i/>
            <w:vertAlign w:val="subscript"/>
            <w:rPrChange w:id="504" w:author="Andy Kleinhesselink" w:date="2019-06-05T17:09:00Z">
              <w:rPr/>
            </w:rPrChange>
          </w:rPr>
          <w:t>i</w:t>
        </w:r>
      </w:ins>
      <w:ins w:id="505" w:author="Andy Kleinhesselink" w:date="2019-06-05T17:07:00Z">
        <w:r w:rsidR="00891C14">
          <w:t xml:space="preserve">, </w:t>
        </w:r>
      </w:ins>
      <w:ins w:id="506" w:author="Andy Kleinhesselink" w:date="2019-06-05T17:04:00Z">
        <w:r w:rsidR="00891C14">
          <w:t xml:space="preserve">included in the </w:t>
        </w:r>
      </w:ins>
      <w:ins w:id="507" w:author="Andy Kleinhesselink" w:date="2019-06-05T17:07:00Z">
        <w:r w:rsidR="00891C14">
          <w:t xml:space="preserve">definition? </w:t>
        </w:r>
      </w:ins>
      <w:ins w:id="508" w:author="Andy Kleinhesselink" w:date="2019-06-05T17:05:00Z">
        <w:r w:rsidR="00891C14">
          <w:t>A simpler</w:t>
        </w:r>
      </w:ins>
      <w:ins w:id="509" w:author="Andy Kleinhesselink" w:date="2019-06-06T14:39:00Z">
        <w:r w:rsidR="00B065CB">
          <w:t xml:space="preserve"> criteria </w:t>
        </w:r>
      </w:ins>
      <w:ins w:id="510" w:author="Andy Kleinhesselink" w:date="2019-06-06T14:40:00Z">
        <w:r w:rsidR="00A04340">
          <w:t xml:space="preserve">for models without HOIs, </w:t>
        </w:r>
      </w:ins>
      <w:ins w:id="511" w:author="Andy Kleinhesselink" w:date="2019-06-06T14:39:00Z">
        <w:r w:rsidR="00B065CB">
          <w:t>would be requiring the</w:t>
        </w:r>
      </w:ins>
      <w:ins w:id="512" w:author="Andy Kleinhesselink" w:date="2019-06-06T14:38:00Z">
        <w:r w:rsidR="00B065CB">
          <w:t xml:space="preserve"> </w:t>
        </w:r>
      </w:ins>
      <w:ins w:id="513" w:author="Andy Kleinhesselink" w:date="2019-06-06T14:29:00Z">
        <w:r w:rsidR="009162AB">
          <w:t>sensitivity of the focal species</w:t>
        </w:r>
      </w:ins>
      <w:ins w:id="514" w:author="Andy Kleinhesselink" w:date="2019-06-05T17:22:00Z">
        <w:r w:rsidR="00E26220">
          <w:t xml:space="preserve"> </w:t>
        </w:r>
      </w:ins>
      <w:ins w:id="515" w:author="Andy Kleinhesselink" w:date="2019-06-06T14:39:00Z">
        <w:r w:rsidR="00B065CB">
          <w:t>to be</w:t>
        </w:r>
      </w:ins>
      <w:ins w:id="516" w:author="Andy Kleinhesselink" w:date="2019-06-05T17:22:00Z">
        <w:r w:rsidR="00E26220">
          <w:t xml:space="preserve"> a function of competitor species </w:t>
        </w:r>
        <w:r w:rsidR="00E26220" w:rsidRPr="00E26220">
          <w:rPr>
            <w:i/>
            <w:rPrChange w:id="517" w:author="Andy Kleinhesselink" w:date="2019-06-05T17:22:00Z">
              <w:rPr/>
            </w:rPrChange>
          </w:rPr>
          <w:t>j</w:t>
        </w:r>
      </w:ins>
      <w:ins w:id="518" w:author="Andy Kleinhesselink" w:date="2019-06-06T14:39:00Z">
        <w:r w:rsidR="00B065CB">
          <w:rPr>
            <w:i/>
          </w:rPr>
          <w:t>’s</w:t>
        </w:r>
      </w:ins>
      <w:ins w:id="519" w:author="Andy Kleinhesselink" w:date="2019-06-05T17:22:00Z">
        <w:r w:rsidR="00E26220">
          <w:t xml:space="preserve"> </w:t>
        </w:r>
      </w:ins>
      <w:ins w:id="520" w:author="Andy Kleinhesselink" w:date="2019-06-06T14:33:00Z">
        <w:r w:rsidR="009162AB">
          <w:t xml:space="preserve">density </w:t>
        </w:r>
      </w:ins>
      <w:ins w:id="521" w:author="Andy Kleinhesselink" w:date="2019-06-05T17:22:00Z">
        <w:r w:rsidR="00E26220">
          <w:t>and nothing else</w:t>
        </w:r>
      </w:ins>
      <w:ins w:id="522" w:author="Andy Kleinhesselink" w:date="2019-06-05T17:11:00Z">
        <w:r w:rsidR="00F92F4D">
          <w:t xml:space="preserve">.  </w:t>
        </w:r>
      </w:ins>
      <w:ins w:id="523" w:author="Andy Kleinhesselink" w:date="2019-06-05T17:22:00Z">
        <w:r w:rsidR="00E26220">
          <w:t xml:space="preserve">However, </w:t>
        </w:r>
      </w:ins>
      <w:ins w:id="524" w:author="Andy Kleinhesselink" w:date="2019-06-05T17:23:00Z">
        <w:r w:rsidR="00E26220">
          <w:t xml:space="preserve">allowing the </w:t>
        </w:r>
      </w:ins>
      <w:ins w:id="525" w:author="Andy Kleinhesselink" w:date="2019-06-06T14:40:00Z">
        <w:r w:rsidR="00A04340">
          <w:t xml:space="preserve">sensitivity to be function of the </w:t>
        </w:r>
      </w:ins>
      <w:ins w:id="526" w:author="Andy Kleinhesselink" w:date="2019-06-06T14:30:00Z">
        <w:r w:rsidR="009162AB">
          <w:t xml:space="preserve">current </w:t>
        </w:r>
      </w:ins>
      <w:ins w:id="527" w:author="Andy Kleinhesselink" w:date="2019-06-06T14:40:00Z">
        <w:r w:rsidR="00A04340">
          <w:t xml:space="preserve">per capita </w:t>
        </w:r>
      </w:ins>
      <w:ins w:id="528" w:author="Andy Kleinhesselink" w:date="2019-06-06T14:30:00Z">
        <w:r w:rsidR="009162AB">
          <w:t xml:space="preserve">population growth rate, </w:t>
        </w:r>
        <w:r w:rsidR="009162AB" w:rsidRPr="009162AB">
          <w:rPr>
            <w:i/>
            <w:rPrChange w:id="529" w:author="Andy Kleinhesselink" w:date="2019-06-06T14:30:00Z">
              <w:rPr/>
            </w:rPrChange>
          </w:rPr>
          <w:t>F</w:t>
        </w:r>
        <w:r w:rsidR="009162AB" w:rsidRPr="009162AB">
          <w:rPr>
            <w:i/>
            <w:vertAlign w:val="subscript"/>
            <w:rPrChange w:id="530" w:author="Andy Kleinhesselink" w:date="2019-06-06T14:30:00Z">
              <w:rPr/>
            </w:rPrChange>
          </w:rPr>
          <w:t>i</w:t>
        </w:r>
        <w:r w:rsidR="009162AB">
          <w:t xml:space="preserve">, </w:t>
        </w:r>
      </w:ins>
      <w:ins w:id="531" w:author="Andy Kleinhesselink" w:date="2019-06-05T17:23:00Z">
        <w:r w:rsidR="00E26220">
          <w:t xml:space="preserve">is a critical part of the definition.  </w:t>
        </w:r>
      </w:ins>
      <w:ins w:id="532" w:author="Andy Kleinhesselink" w:date="2019-06-05T17:26:00Z">
        <w:r w:rsidR="00E26220">
          <w:t>As Adler and Morris explain,</w:t>
        </w:r>
      </w:ins>
      <w:ins w:id="533" w:author="Andy Kleinhesselink" w:date="2019-06-05T17:24:00Z">
        <w:r w:rsidR="00E26220">
          <w:t xml:space="preserve"> </w:t>
        </w:r>
        <w:r w:rsidR="00E26220" w:rsidRPr="00E26220">
          <w:rPr>
            <w:i/>
            <w:rPrChange w:id="534" w:author="Andy Kleinhesselink" w:date="2019-06-05T17:25:00Z">
              <w:rPr/>
            </w:rPrChange>
          </w:rPr>
          <w:t>F</w:t>
        </w:r>
        <w:r w:rsidR="00E26220" w:rsidRPr="00E26220">
          <w:rPr>
            <w:i/>
            <w:vertAlign w:val="subscript"/>
            <w:rPrChange w:id="535" w:author="Andy Kleinhesselink" w:date="2019-06-05T17:25:00Z">
              <w:rPr/>
            </w:rPrChange>
          </w:rPr>
          <w:t>i</w:t>
        </w:r>
        <w:r w:rsidR="00E26220">
          <w:t xml:space="preserve"> </w:t>
        </w:r>
      </w:ins>
      <w:ins w:id="536" w:author="Andy Kleinhesselink" w:date="2019-06-06T14:34:00Z">
        <w:r w:rsidR="009162AB">
          <w:t xml:space="preserve">can be thought of as a proxy for all </w:t>
        </w:r>
      </w:ins>
      <w:ins w:id="537" w:author="Andy Kleinhesselink" w:date="2019-06-05T17:26:00Z">
        <w:r w:rsidR="00E26220">
          <w:t>other limiting resources and interactions</w:t>
        </w:r>
      </w:ins>
      <w:ins w:id="538" w:author="Andy Kleinhesselink" w:date="2019-06-06T14:35:00Z">
        <w:r w:rsidR="009162AB">
          <w:t>.  Allowing the</w:t>
        </w:r>
      </w:ins>
      <w:ins w:id="539" w:author="Andy Kleinhesselink" w:date="2019-06-05T17:26:00Z">
        <w:r w:rsidR="00E26220">
          <w:t xml:space="preserve"> partial derivative </w:t>
        </w:r>
      </w:ins>
      <w:ins w:id="540" w:author="Andy Kleinhesselink" w:date="2019-06-06T14:35:00Z">
        <w:r w:rsidR="009162AB">
          <w:t xml:space="preserve">to be a function of </w:t>
        </w:r>
        <w:r w:rsidR="009162AB" w:rsidRPr="009162AB">
          <w:rPr>
            <w:i/>
            <w:rPrChange w:id="541" w:author="Andy Kleinhesselink" w:date="2019-06-06T14:35:00Z">
              <w:rPr/>
            </w:rPrChange>
          </w:rPr>
          <w:t>F</w:t>
        </w:r>
        <w:r w:rsidR="009162AB" w:rsidRPr="009162AB">
          <w:rPr>
            <w:i/>
            <w:vertAlign w:val="subscript"/>
            <w:rPrChange w:id="542" w:author="Andy Kleinhesselink" w:date="2019-06-06T14:35:00Z">
              <w:rPr/>
            </w:rPrChange>
          </w:rPr>
          <w:t>i</w:t>
        </w:r>
        <w:r w:rsidR="009162AB">
          <w:t xml:space="preserve"> </w:t>
        </w:r>
      </w:ins>
      <w:ins w:id="543" w:author="Andy Kleinhesselink" w:date="2019-06-06T14:31:00Z">
        <w:r w:rsidR="009162AB">
          <w:t xml:space="preserve">means that we are isolating </w:t>
        </w:r>
      </w:ins>
      <w:ins w:id="544" w:author="Andy Kleinhesselink" w:date="2019-06-06T14:32:00Z">
        <w:r w:rsidR="009162AB">
          <w:t>how one competitor species at a time</w:t>
        </w:r>
      </w:ins>
      <w:ins w:id="545" w:author="Andy Kleinhesselink" w:date="2019-06-06T13:58:00Z">
        <w:r w:rsidR="00725439">
          <w:t xml:space="preserve"> </w:t>
        </w:r>
      </w:ins>
      <w:ins w:id="546" w:author="Andy Kleinhesselink" w:date="2019-06-06T14:35:00Z">
        <w:r w:rsidR="009162AB">
          <w:t>affects the focal species while accounting for all</w:t>
        </w:r>
      </w:ins>
      <w:ins w:id="547" w:author="Andy Kleinhesselink" w:date="2019-06-06T14:36:00Z">
        <w:r w:rsidR="009162AB">
          <w:t xml:space="preserve"> other competitor densities </w:t>
        </w:r>
      </w:ins>
      <w:ins w:id="548" w:author="Andy Kleinhesselink" w:date="2019-06-06T13:58:00Z">
        <w:r w:rsidR="00725439">
          <w:t>(see Box 1 for a graphical interpretatio</w:t>
        </w:r>
      </w:ins>
      <w:ins w:id="549" w:author="Andy Kleinhesselink" w:date="2019-06-06T13:59:00Z">
        <w:r w:rsidR="00725439">
          <w:t>n)</w:t>
        </w:r>
      </w:ins>
      <w:ins w:id="550" w:author="Andy Kleinhesselink" w:date="2019-06-05T17:27:00Z">
        <w:r w:rsidR="00E26220">
          <w:t xml:space="preserve">.  </w:t>
        </w:r>
      </w:ins>
      <w:ins w:id="551" w:author="Andy Kleinhesselink" w:date="2019-06-05T17:28:00Z">
        <w:r w:rsidR="00E26220">
          <w:t>A</w:t>
        </w:r>
      </w:ins>
      <w:ins w:id="552" w:author="Andy Kleinhesselink" w:date="2019-06-05T17:27:00Z">
        <w:r w:rsidR="00E26220">
          <w:t xml:space="preserve"> practical consequence of </w:t>
        </w:r>
      </w:ins>
      <w:ins w:id="553" w:author="Andy Kleinhesselink" w:date="2019-06-05T17:40:00Z">
        <w:r w:rsidR="00281FB3">
          <w:t xml:space="preserve">this </w:t>
        </w:r>
      </w:ins>
      <w:ins w:id="554" w:author="Andy Kleinhesselink" w:date="2019-06-05T17:31:00Z">
        <w:r w:rsidR="00E26220">
          <w:t xml:space="preserve">is </w:t>
        </w:r>
      </w:ins>
      <w:ins w:id="555" w:author="Andy Kleinhesselink" w:date="2019-06-05T17:40:00Z">
        <w:r w:rsidR="00281FB3">
          <w:t xml:space="preserve">that </w:t>
        </w:r>
      </w:ins>
      <w:ins w:id="556" w:author="Andy Kleinhesselink" w:date="2019-06-06T13:59:00Z">
        <w:r w:rsidR="00725439">
          <w:t xml:space="preserve">the standard version of </w:t>
        </w:r>
      </w:ins>
      <w:ins w:id="557" w:author="Andy Kleinhesselink" w:date="2019-06-06T14:36:00Z">
        <w:r w:rsidR="009162AB">
          <w:t xml:space="preserve">discrete time </w:t>
        </w:r>
      </w:ins>
      <w:ins w:id="558" w:author="Andy Kleinhesselink" w:date="2019-06-05T17:32:00Z">
        <w:r w:rsidR="00E26220">
          <w:t xml:space="preserve">competition </w:t>
        </w:r>
      </w:ins>
      <w:ins w:id="559" w:author="Andy Kleinhesselink" w:date="2019-06-05T17:29:00Z">
        <w:r w:rsidR="00E26220">
          <w:t>models such</w:t>
        </w:r>
      </w:ins>
      <w:ins w:id="560" w:author="Andy Kleinhesselink" w:date="2019-06-05T17:30:00Z">
        <w:r w:rsidR="00E26220">
          <w:t xml:space="preserve"> as </w:t>
        </w:r>
      </w:ins>
      <w:proofErr w:type="spellStart"/>
      <w:ins w:id="561" w:author="Andy Kleinhesselink" w:date="2019-06-05T17:28:00Z">
        <w:r w:rsidR="00E26220">
          <w:t>Beverton</w:t>
        </w:r>
        <w:proofErr w:type="spellEnd"/>
        <w:r w:rsidR="00E26220">
          <w:t>-Holt and Ricker</w:t>
        </w:r>
      </w:ins>
      <w:ins w:id="562" w:author="Andy Kleinhesselink" w:date="2019-06-05T17:31:00Z">
        <w:r w:rsidR="00E26220">
          <w:t xml:space="preserve"> </w:t>
        </w:r>
      </w:ins>
      <w:ins w:id="563" w:author="Andy Kleinhesselink" w:date="2019-06-05T17:40:00Z">
        <w:r w:rsidR="00281FB3">
          <w:t>do not test positive for HOIs</w:t>
        </w:r>
      </w:ins>
      <w:ins w:id="564" w:author="Andy Kleinhesselink" w:date="2019-06-06T13:59:00Z">
        <w:r w:rsidR="008467DC">
          <w:t xml:space="preserve">, despite being non-additive </w:t>
        </w:r>
      </w:ins>
      <w:ins w:id="565" w:author="Andy Kleinhesselink" w:date="2019-06-05T17:44:00Z">
        <w:r w:rsidR="00284378">
          <w:fldChar w:fldCharType="begin"/>
        </w:r>
        <w:r w:rsidR="00284378">
          <w:instrText xml:space="preserve"> ADDIN ZOTERO_ITEM CSL_CITATION {"citationID":"kvd4jhw0","properties":{"formattedCitation":"(Adler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ins>
      <w:r w:rsidR="00284378">
        <w:fldChar w:fldCharType="separate"/>
      </w:r>
      <w:ins w:id="566" w:author="Andy Kleinhesselink" w:date="2019-06-05T17:44:00Z">
        <w:r w:rsidR="00284378">
          <w:rPr>
            <w:noProof/>
          </w:rPr>
          <w:t>(Adler and Morris 1994)</w:t>
        </w:r>
        <w:r w:rsidR="00284378">
          <w:fldChar w:fldCharType="end"/>
        </w:r>
      </w:ins>
      <w:ins w:id="567" w:author="Andy Kleinhesselink" w:date="2019-06-05T17:31:00Z">
        <w:r w:rsidR="00E26220">
          <w:t xml:space="preserve">.  </w:t>
        </w:r>
      </w:ins>
      <w:ins w:id="568" w:author="Andy Kleinhesselink" w:date="2019-06-06T14:36:00Z">
        <w:r w:rsidR="009162AB">
          <w:t xml:space="preserve">In these models, </w:t>
        </w:r>
      </w:ins>
      <w:ins w:id="569" w:author="Andy Kleinhesselink" w:date="2019-06-05T17:44:00Z">
        <w:r w:rsidR="00284378">
          <w:t xml:space="preserve">the </w:t>
        </w:r>
        <w:r w:rsidR="00284378">
          <w:lastRenderedPageBreak/>
          <w:t xml:space="preserve">sensitivity of per capita growth rate to each </w:t>
        </w:r>
        <w:r w:rsidR="00284378" w:rsidRPr="006B2FC8">
          <w:t>additional competitor declines as more competitors are added</w:t>
        </w:r>
      </w:ins>
      <w:ins w:id="570" w:author="Andy Kleinhesselink" w:date="2019-06-06T14:00:00Z">
        <w:r w:rsidR="008467DC">
          <w:t xml:space="preserve"> </w:t>
        </w:r>
      </w:ins>
      <w:ins w:id="571" w:author="Andy Kleinhesselink" w:date="2019-06-06T13:59:00Z">
        <w:r w:rsidR="008467DC" w:rsidRPr="006B2FC8">
          <w:fldChar w:fldCharType="begin"/>
        </w:r>
        <w:r w:rsidR="008467DC"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467DC" w:rsidRPr="006B2FC8">
          <w:fldChar w:fldCharType="separate"/>
        </w:r>
        <w:r w:rsidR="008467DC" w:rsidRPr="006B2FC8">
          <w:rPr>
            <w:noProof/>
          </w:rPr>
          <w:t>(Hassell and Comins 1976)</w:t>
        </w:r>
        <w:r w:rsidR="008467DC" w:rsidRPr="006B2FC8">
          <w:fldChar w:fldCharType="end"/>
        </w:r>
      </w:ins>
      <w:ins w:id="572" w:author="Andy Kleinhesselink" w:date="2019-06-05T17:44:00Z">
        <w:r w:rsidR="00284378" w:rsidRPr="006B2FC8">
          <w:t>.  This could be interpreted as a kind of</w:t>
        </w:r>
        <w:r w:rsidR="00284378">
          <w:t xml:space="preserve"> HOI, an </w:t>
        </w:r>
        <w:r w:rsidR="00284378" w:rsidRPr="006B2FC8">
          <w:t xml:space="preserve">interaction modification among </w:t>
        </w:r>
        <w:r w:rsidR="00284378" w:rsidRPr="006B2FC8">
          <w:rPr>
            <w:i/>
          </w:rPr>
          <w:t>individuals within</w:t>
        </w:r>
        <w:r w:rsidR="00284378" w:rsidRPr="006B2FC8">
          <w:t xml:space="preserve"> species. </w:t>
        </w:r>
        <w:r w:rsidR="00284378">
          <w:t xml:space="preserve"> However, the standard versions of these models are widely understood not to contain HOIs</w:t>
        </w:r>
      </w:ins>
      <w:ins w:id="573" w:author="Andy Kleinhesselink" w:date="2019-06-06T14:00:00Z">
        <w:r w:rsidR="008467DC">
          <w:t xml:space="preserve"> </w:t>
        </w:r>
        <w:r w:rsidR="008467DC">
          <w:fldChar w:fldCharType="begin"/>
        </w:r>
        <w:r w:rsidR="008467DC">
          <w:instrText xml:space="preserve"> ADDIN ZOTERO_ITEM CSL_CITATION {"citationID":"ILe5YFhF","properties":{"formattedCitation":"(Mayfield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8467DC">
          <w:fldChar w:fldCharType="separate"/>
        </w:r>
        <w:r w:rsidR="008467DC">
          <w:rPr>
            <w:noProof/>
          </w:rPr>
          <w:t>(Mayfield and Stouffer 2017)</w:t>
        </w:r>
        <w:r w:rsidR="008467DC">
          <w:fldChar w:fldCharType="end"/>
        </w:r>
        <w:r w:rsidR="008467DC">
          <w:t xml:space="preserve"> </w:t>
        </w:r>
      </w:ins>
      <w:ins w:id="574" w:author="Andy Kleinhesselink" w:date="2019-06-05T17:44:00Z">
        <w:r w:rsidR="00284378">
          <w:t xml:space="preserve">and </w:t>
        </w:r>
      </w:ins>
      <w:ins w:id="575" w:author="Andy Kleinhesselink" w:date="2019-06-06T14:00:00Z">
        <w:r w:rsidR="008467DC">
          <w:t xml:space="preserve">our </w:t>
        </w:r>
      </w:ins>
      <w:ins w:id="576" w:author="Andy Kleinhesselink" w:date="2019-06-06T14:01:00Z">
        <w:r w:rsidR="008467DC">
          <w:t>criteria</w:t>
        </w:r>
      </w:ins>
      <w:ins w:id="577" w:author="Andy Kleinhesselink" w:date="2019-06-06T14:00:00Z">
        <w:r w:rsidR="008467DC">
          <w:t xml:space="preserve"> </w:t>
        </w:r>
      </w:ins>
      <w:ins w:id="578" w:author="Andy Kleinhesselink" w:date="2019-06-06T14:01:00Z">
        <w:r w:rsidR="008467DC">
          <w:t>are</w:t>
        </w:r>
      </w:ins>
      <w:ins w:id="579" w:author="Andy Kleinhesselink" w:date="2019-06-06T14:00:00Z">
        <w:r w:rsidR="008467DC">
          <w:t xml:space="preserve"> consistent with this</w:t>
        </w:r>
      </w:ins>
      <w:ins w:id="580" w:author="Andy Kleinhesselink" w:date="2019-06-06T14:01:00Z">
        <w:r w:rsidR="008467DC">
          <w:t xml:space="preserve"> </w:t>
        </w:r>
        <w:r w:rsidR="008467DC">
          <w:fldChar w:fldCharType="begin"/>
        </w:r>
        <w:r w:rsidR="008467DC">
          <w:instrText xml:space="preserve"> ADDIN ZOTERO_ITEM CSL_CITATION {"citationID":"dLoryJ1L","properties":{"formattedCitation":"(Adler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ins>
      <w:r w:rsidR="008467DC">
        <w:fldChar w:fldCharType="separate"/>
      </w:r>
      <w:ins w:id="581" w:author="Andy Kleinhesselink" w:date="2019-06-06T14:01:00Z">
        <w:r w:rsidR="008467DC">
          <w:rPr>
            <w:noProof/>
          </w:rPr>
          <w:t>(Adler and Morris 1994)</w:t>
        </w:r>
        <w:r w:rsidR="008467DC">
          <w:fldChar w:fldCharType="end"/>
        </w:r>
      </w:ins>
      <w:ins w:id="582" w:author="Andy Kleinhesselink" w:date="2019-06-05T17:44:00Z">
        <w:r w:rsidR="00284378">
          <w:t xml:space="preserve">.  </w:t>
        </w:r>
      </w:ins>
    </w:p>
    <w:p w14:paraId="77787883" w14:textId="7A497B1A" w:rsidR="00E9016C" w:rsidRDefault="004407B3">
      <w:pPr>
        <w:spacing w:after="202"/>
        <w:contextualSpacing/>
        <w:rPr>
          <w:moveTo w:id="583" w:author="Andy Kleinhesselink" w:date="2019-06-05T17:58:00Z"/>
        </w:rPr>
        <w:pPrChange w:id="584" w:author="Andy Kleinhesselink" w:date="2019-06-05T18:00:00Z">
          <w:pPr>
            <w:spacing w:after="202"/>
            <w:ind w:firstLine="0"/>
            <w:contextualSpacing/>
          </w:pPr>
        </w:pPrChange>
      </w:pPr>
      <w:ins w:id="585" w:author="Andy Kleinhesselink" w:date="2019-06-05T16:48:00Z">
        <w:r>
          <w:t xml:space="preserve">Our </w:t>
        </w:r>
      </w:ins>
      <w:ins w:id="586" w:author="Andy Kleinhesselink" w:date="2019-06-06T14:43:00Z">
        <w:r w:rsidR="00A04340">
          <w:t>test</w:t>
        </w:r>
      </w:ins>
      <w:ins w:id="587" w:author="Andy Kleinhesselink" w:date="2019-06-05T16:48:00Z">
        <w:r>
          <w:t xml:space="preserve"> </w:t>
        </w:r>
      </w:ins>
      <w:ins w:id="588" w:author="Andy Kleinhesselink" w:date="2019-06-06T14:43:00Z">
        <w:r w:rsidR="00A04340">
          <w:t>is</w:t>
        </w:r>
      </w:ins>
      <w:ins w:id="589" w:author="Andy Kleinhesselink" w:date="2019-06-05T16:48:00Z">
        <w:r>
          <w:t xml:space="preserve"> slightly </w:t>
        </w:r>
      </w:ins>
      <w:ins w:id="590" w:author="Andy Kleinhesselink" w:date="2019-06-06T14:43:00Z">
        <w:r w:rsidR="00A04340">
          <w:t>less</w:t>
        </w:r>
      </w:ins>
      <w:ins w:id="591" w:author="Andy Kleinhesselink" w:date="2019-06-05T16:48:00Z">
        <w:r>
          <w:t xml:space="preserve"> restrictive </w:t>
        </w:r>
      </w:ins>
      <w:ins w:id="592" w:author="Andy Kleinhesselink" w:date="2019-06-06T14:43:00Z">
        <w:r w:rsidR="00A04340">
          <w:t xml:space="preserve">for the presence of HOIs </w:t>
        </w:r>
      </w:ins>
      <w:ins w:id="593" w:author="Andy Kleinhesselink" w:date="2019-06-05T16:48:00Z">
        <w:r>
          <w:t>than th</w:t>
        </w:r>
      </w:ins>
      <w:ins w:id="594" w:author="Andy Kleinhesselink" w:date="2019-06-06T14:43:00Z">
        <w:r w:rsidR="00A04340">
          <w:t>at</w:t>
        </w:r>
      </w:ins>
      <w:ins w:id="595" w:author="Andy Kleinhesselink" w:date="2019-06-06T14:41:00Z">
        <w:r w:rsidR="00A04340">
          <w:t xml:space="preserve"> of</w:t>
        </w:r>
      </w:ins>
      <w:ins w:id="596" w:author="Andy Kleinhesselink" w:date="2019-06-05T16:48:00Z">
        <w:r>
          <w:t xml:space="preserve"> Adler and Morris</w:t>
        </w:r>
      </w:ins>
      <w:ins w:id="597" w:author="Andy Kleinhesselink" w:date="2019-06-05T16:53:00Z">
        <w:r w:rsidR="00B21FCF">
          <w:t>.</w:t>
        </w:r>
      </w:ins>
      <w:ins w:id="598" w:author="Andy Kleinhesselink" w:date="2019-06-05T16:55:00Z">
        <w:r w:rsidR="00B21FCF">
          <w:t xml:space="preserve"> </w:t>
        </w:r>
      </w:ins>
      <w:ins w:id="599" w:author="Andy Kleinhesselink" w:date="2019-06-06T14:02:00Z">
        <w:r w:rsidR="008467DC">
          <w:t>We stipulate that</w:t>
        </w:r>
      </w:ins>
      <w:ins w:id="600" w:author="Andy Kleinhesselink" w:date="2019-06-05T16:53:00Z">
        <w:r w:rsidR="00B21FCF">
          <w:t xml:space="preserve"> the partial derivative</w:t>
        </w:r>
      </w:ins>
      <w:ins w:id="601" w:author="Andy Kleinhesselink" w:date="2019-06-05T17:47:00Z">
        <w:r w:rsidR="00284378">
          <w:t xml:space="preserve"> in </w:t>
        </w:r>
      </w:ins>
      <w:ins w:id="602" w:author="Andy Kleinhesselink" w:date="2019-06-05T16:54:00Z">
        <w:r w:rsidR="00B21FCF">
          <w:t xml:space="preserve">eq. (2) </w:t>
        </w:r>
      </w:ins>
      <w:ins w:id="603" w:author="Andy Kleinhesselink" w:date="2019-06-06T14:02:00Z">
        <w:r w:rsidR="008467DC">
          <w:t>must</w:t>
        </w:r>
      </w:ins>
      <w:ins w:id="604" w:author="Andy Kleinhesselink" w:date="2019-06-05T17:52:00Z">
        <w:r w:rsidR="00284378">
          <w:t xml:space="preserve"> </w:t>
        </w:r>
      </w:ins>
      <w:ins w:id="605" w:author="Andy Kleinhesselink" w:date="2019-06-06T14:02:00Z">
        <w:r w:rsidR="008467DC">
          <w:t>be</w:t>
        </w:r>
      </w:ins>
      <w:ins w:id="606" w:author="Andy Kleinhesselink" w:date="2019-06-05T16:54:00Z">
        <w:r w:rsidR="00B21FCF">
          <w:t xml:space="preserve"> </w:t>
        </w:r>
      </w:ins>
      <w:ins w:id="607" w:author="Andy Kleinhesselink" w:date="2019-06-06T14:02:00Z">
        <w:r w:rsidR="008467DC">
          <w:t xml:space="preserve">a </w:t>
        </w:r>
      </w:ins>
      <w:ins w:id="608" w:author="Andy Kleinhesselink" w:date="2019-06-05T16:54:00Z">
        <w:r w:rsidR="00B21FCF">
          <w:t xml:space="preserve">function of </w:t>
        </w:r>
      </w:ins>
      <w:ins w:id="609" w:author="Andy Kleinhesselink" w:date="2019-06-06T14:02:00Z">
        <w:r w:rsidR="008467DC">
          <w:t xml:space="preserve">another </w:t>
        </w:r>
      </w:ins>
      <w:ins w:id="610" w:author="Andy Kleinhesselink" w:date="2019-06-05T17:48:00Z">
        <w:r w:rsidR="00284378">
          <w:t xml:space="preserve">competitor </w:t>
        </w:r>
      </w:ins>
      <w:ins w:id="611" w:author="Andy Kleinhesselink" w:date="2019-06-05T17:53:00Z">
        <w:r w:rsidR="00284378">
          <w:t xml:space="preserve">other than </w:t>
        </w:r>
      </w:ins>
      <w:ins w:id="612" w:author="Andy Kleinhesselink" w:date="2019-06-06T14:42:00Z">
        <w:r w:rsidR="00A04340" w:rsidRPr="00A04340">
          <w:rPr>
            <w:i/>
            <w:rPrChange w:id="613" w:author="Andy Kleinhesselink" w:date="2019-06-06T14:42:00Z">
              <w:rPr/>
            </w:rPrChange>
          </w:rPr>
          <w:t>j</w:t>
        </w:r>
        <w:r w:rsidR="00A04340">
          <w:t xml:space="preserve"> </w:t>
        </w:r>
      </w:ins>
      <w:ins w:id="614" w:author="Andy Kleinhesselink" w:date="2019-06-06T14:02:00Z">
        <w:r w:rsidR="008467DC">
          <w:t>for</w:t>
        </w:r>
      </w:ins>
      <w:ins w:id="615" w:author="Andy Kleinhesselink" w:date="2019-06-05T17:54:00Z">
        <w:r w:rsidR="00284378">
          <w:t xml:space="preserve"> there </w:t>
        </w:r>
      </w:ins>
      <w:ins w:id="616" w:author="Andy Kleinhesselink" w:date="2019-06-06T14:02:00Z">
        <w:r w:rsidR="008467DC">
          <w:t>to be</w:t>
        </w:r>
      </w:ins>
      <w:ins w:id="617" w:author="Andy Kleinhesselink" w:date="2019-06-05T17:54:00Z">
        <w:r w:rsidR="00284378">
          <w:t xml:space="preserve"> an HOI</w:t>
        </w:r>
      </w:ins>
      <w:ins w:id="618" w:author="Andy Kleinhesselink" w:date="2019-06-05T17:49:00Z">
        <w:r w:rsidR="00284378">
          <w:t xml:space="preserve">.  This means that </w:t>
        </w:r>
      </w:ins>
      <w:ins w:id="619" w:author="Andy Kleinhesselink" w:date="2019-06-05T17:54:00Z">
        <w:r w:rsidR="00284378">
          <w:t xml:space="preserve">an </w:t>
        </w:r>
      </w:ins>
      <w:ins w:id="620" w:author="Andy Kleinhesselink" w:date="2019-06-05T17:49:00Z">
        <w:r w:rsidR="00284378">
          <w:t xml:space="preserve">HOI can involve </w:t>
        </w:r>
      </w:ins>
      <w:ins w:id="621" w:author="Andy Kleinhesselink" w:date="2019-06-05T17:54:00Z">
        <w:r w:rsidR="00284378">
          <w:t xml:space="preserve">the </w:t>
        </w:r>
      </w:ins>
      <w:ins w:id="622" w:author="Andy Kleinhesselink" w:date="2019-06-05T17:49:00Z">
        <w:r w:rsidR="00284378">
          <w:t>modification of int</w:t>
        </w:r>
      </w:ins>
      <w:ins w:id="623" w:author="Andy Kleinhesselink" w:date="2019-06-05T17:50:00Z">
        <w:r w:rsidR="00284378">
          <w:t>raspecific density dependence by int</w:t>
        </w:r>
      </w:ins>
      <w:ins w:id="624" w:author="Andy Kleinhesselink" w:date="2019-06-05T17:51:00Z">
        <w:r w:rsidR="00284378">
          <w:t xml:space="preserve">erspecific </w:t>
        </w:r>
      </w:ins>
      <w:ins w:id="625" w:author="Andy Kleinhesselink" w:date="2019-06-05T17:54:00Z">
        <w:r w:rsidR="00284378">
          <w:t>density</w:t>
        </w:r>
      </w:ins>
      <w:ins w:id="626" w:author="Andy Kleinhesselink" w:date="2019-06-05T18:00:00Z">
        <w:r w:rsidR="00E9016C">
          <w:t>, or vice versa</w:t>
        </w:r>
      </w:ins>
      <w:moveToRangeStart w:id="627" w:author="Andy Kleinhesselink" w:date="2019-06-05T17:58:00Z" w:name="move10649902"/>
      <w:moveTo w:id="628" w:author="Andy Kleinhesselink" w:date="2019-06-05T17:58:00Z">
        <w:r w:rsidR="00E9016C">
          <w:t xml:space="preserve">. Consider a variation on </w:t>
        </w:r>
      </w:moveTo>
      <w:ins w:id="629" w:author="Andy Kleinhesselink" w:date="2019-06-05T17:58:00Z">
        <w:r w:rsidR="00E9016C">
          <w:t xml:space="preserve">eq. (3) </w:t>
        </w:r>
      </w:ins>
      <w:moveTo w:id="630" w:author="Andy Kleinhesselink" w:date="2019-06-05T17:58:00Z">
        <w:del w:id="631" w:author="Andy Kleinhesselink" w:date="2019-06-05T17:58:00Z">
          <w:r w:rsidR="00E9016C" w:rsidDel="00E9016C">
            <w:delText xml:space="preserve">the model </w:delText>
          </w:r>
        </w:del>
        <w:r w:rsidR="00E9016C">
          <w:t xml:space="preserve">above,   </w:t>
        </w:r>
      </w:moveTo>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E9016C" w:rsidRPr="006B2FC8" w14:paraId="3FA5E827" w14:textId="77777777" w:rsidTr="00725439">
        <w:trPr>
          <w:trHeight w:val="503"/>
        </w:trPr>
        <w:tc>
          <w:tcPr>
            <w:tcW w:w="720" w:type="dxa"/>
            <w:vAlign w:val="center"/>
          </w:tcPr>
          <w:p w14:paraId="63B4318C" w14:textId="77777777" w:rsidR="00E9016C" w:rsidRPr="006B2FC8" w:rsidRDefault="00E9016C" w:rsidP="00725439">
            <w:pPr>
              <w:spacing w:after="202"/>
              <w:ind w:firstLine="0"/>
              <w:contextualSpacing/>
              <w:jc w:val="center"/>
              <w:rPr>
                <w:moveTo w:id="632" w:author="Andy Kleinhesselink" w:date="2019-06-05T17:58:00Z"/>
              </w:rPr>
            </w:pPr>
          </w:p>
        </w:tc>
        <w:tc>
          <w:tcPr>
            <w:tcW w:w="7190" w:type="dxa"/>
            <w:vAlign w:val="center"/>
          </w:tcPr>
          <w:p w14:paraId="12DDC0B9" w14:textId="77777777" w:rsidR="00E9016C" w:rsidRPr="006B2FC8" w:rsidRDefault="007F2A94" w:rsidP="00725439">
            <w:pPr>
              <w:spacing w:after="202"/>
              <w:contextualSpacing/>
              <w:jc w:val="center"/>
              <w:rPr>
                <w:moveTo w:id="633" w:author="Andy Kleinhesselink" w:date="2019-06-05T17:58:00Z"/>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i[ji]</m:t>
                  </m:r>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i</m:t>
                  </m:r>
                </m:sub>
              </m:sSub>
            </m:oMath>
            <w:moveTo w:id="634" w:author="Andy Kleinhesselink" w:date="2019-06-05T17:58:00Z">
              <w:r w:rsidR="00E9016C">
                <w:t>),</w:t>
              </w:r>
            </w:moveTo>
          </w:p>
        </w:tc>
        <w:tc>
          <w:tcPr>
            <w:tcW w:w="730" w:type="dxa"/>
            <w:vAlign w:val="center"/>
          </w:tcPr>
          <w:p w14:paraId="60372C28" w14:textId="77777777" w:rsidR="00E9016C" w:rsidRPr="006B2FC8" w:rsidRDefault="00E9016C" w:rsidP="00725439">
            <w:pPr>
              <w:spacing w:after="202"/>
              <w:ind w:firstLine="0"/>
              <w:contextualSpacing/>
              <w:jc w:val="center"/>
              <w:rPr>
                <w:moveTo w:id="635" w:author="Andy Kleinhesselink" w:date="2019-06-05T17:58:00Z"/>
              </w:rPr>
            </w:pPr>
            <w:moveTo w:id="636" w:author="Andy Kleinhesselink" w:date="2019-06-05T17:58:00Z">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4</w:t>
              </w:r>
              <w:r w:rsidRPr="006B2FC8">
                <w:rPr>
                  <w:noProof/>
                </w:rPr>
                <w:fldChar w:fldCharType="end"/>
              </w:r>
              <w:r w:rsidRPr="006B2FC8">
                <w:t>)</w:t>
              </w:r>
            </w:moveTo>
          </w:p>
        </w:tc>
      </w:tr>
    </w:tbl>
    <w:p w14:paraId="1E02F051" w14:textId="71847112" w:rsidR="00E9016C" w:rsidRDefault="00E9016C">
      <w:pPr>
        <w:spacing w:after="202"/>
        <w:ind w:firstLine="0"/>
        <w:contextualSpacing/>
        <w:rPr>
          <w:ins w:id="637" w:author="Andy Kleinhesselink" w:date="2019-06-05T17:57:00Z"/>
        </w:rPr>
        <w:pPrChange w:id="638" w:author="Andy Kleinhesselink" w:date="2019-06-05T18:05:00Z">
          <w:pPr>
            <w:spacing w:after="202"/>
            <w:contextualSpacing/>
          </w:pPr>
        </w:pPrChange>
      </w:pPr>
      <w:moveTo w:id="639" w:author="Andy Kleinhesselink" w:date="2019-06-05T17:58:00Z">
        <w:del w:id="640" w:author="Andy Kleinhesselink" w:date="2019-06-05T17:58:00Z">
          <w:r w:rsidDel="00E9016C">
            <w:delText xml:space="preserve">The term, </w:delText>
          </w:r>
          <m:oMath>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i</m:t>
                    </m:r>
                    <m:d>
                      <m:dPr>
                        <m:begChr m:val="["/>
                        <m:endChr m:val="]"/>
                        <m:ctrlPr>
                          <w:rPr>
                            <w:rFonts w:ascii="Cambria Math" w:hAnsi="Cambria Math"/>
                            <w:i/>
                          </w:rPr>
                        </m:ctrlPr>
                      </m:dPr>
                      <m:e>
                        <m:r>
                          <w:rPr>
                            <w:rFonts w:ascii="Cambria Math" w:hAnsi="Cambria Math"/>
                          </w:rPr>
                          <m:t>ji</m:t>
                        </m:r>
                      </m:e>
                    </m:d>
                  </m:sub>
                </m:sSub>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i</m:t>
                </m:r>
              </m:sub>
            </m:sSub>
          </m:oMath>
          <w:r w:rsidDel="00E9016C">
            <w:delText xml:space="preserve"> would normally be considered a HOI.  </w:delText>
          </w:r>
        </w:del>
        <w:del w:id="641" w:author="Andy Kleinhesselink" w:date="2019-06-05T18:00:00Z">
          <w:r w:rsidDel="00E9016C">
            <w:delText>However, t</w:delText>
          </w:r>
        </w:del>
      </w:moveTo>
      <w:ins w:id="642" w:author="Andy Kleinhesselink" w:date="2019-06-05T18:00:00Z">
        <w:r>
          <w:t>T</w:t>
        </w:r>
      </w:ins>
      <w:moveTo w:id="643" w:author="Andy Kleinhesselink" w:date="2019-06-05T17:58:00Z">
        <w:r>
          <w:t xml:space="preserve">aking the partial derivative of the growth rate with respect to species </w:t>
        </w:r>
        <w:r w:rsidRPr="00564AC0">
          <w:rPr>
            <w:i/>
          </w:rPr>
          <w:t>j</w:t>
        </w:r>
        <w:r>
          <w:t xml:space="preserve">, we find,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oMath>
        <w:r>
          <w:t xml:space="preserve">, </w:t>
        </w:r>
        <w:del w:id="644" w:author="Andy Kleinhesselink" w:date="2019-06-05T17:59:00Z">
          <w:r w:rsidDel="00E9016C">
            <w:delText>which</w:delText>
          </w:r>
        </w:del>
      </w:moveTo>
      <w:ins w:id="645" w:author="Andy Kleinhesselink" w:date="2019-06-05T17:59:00Z">
        <w:r>
          <w:t xml:space="preserve">which shows that the sensitivity of species </w:t>
        </w:r>
        <w:proofErr w:type="spellStart"/>
        <w:r w:rsidRPr="00A04340">
          <w:rPr>
            <w:i/>
            <w:rPrChange w:id="646" w:author="Andy Kleinhesselink" w:date="2019-06-06T14:44:00Z">
              <w:rPr/>
            </w:rPrChange>
          </w:rPr>
          <w:t>i</w:t>
        </w:r>
        <w:proofErr w:type="spellEnd"/>
        <w:r>
          <w:t xml:space="preserve"> to the competitor </w:t>
        </w:r>
        <w:r w:rsidRPr="00A04340">
          <w:rPr>
            <w:i/>
            <w:rPrChange w:id="647" w:author="Andy Kleinhesselink" w:date="2019-06-06T14:44:00Z">
              <w:rPr/>
            </w:rPrChange>
          </w:rPr>
          <w:t>j</w:t>
        </w:r>
        <w:r>
          <w:t xml:space="preserve"> depends on the density of species </w:t>
        </w:r>
        <w:proofErr w:type="spellStart"/>
        <w:r w:rsidRPr="00A04340">
          <w:rPr>
            <w:i/>
            <w:rPrChange w:id="648" w:author="Andy Kleinhesselink" w:date="2019-06-06T14:44:00Z">
              <w:rPr/>
            </w:rPrChange>
          </w:rPr>
          <w:t>i</w:t>
        </w:r>
        <w:proofErr w:type="spellEnd"/>
        <w:r>
          <w:t xml:space="preserve"> itself. Our definition says this is an HOI</w:t>
        </w:r>
      </w:ins>
      <w:ins w:id="649" w:author="Andy Kleinhesselink" w:date="2019-06-06T14:03:00Z">
        <w:r w:rsidR="008467DC">
          <w:t xml:space="preserve">, whereas </w:t>
        </w:r>
      </w:ins>
      <w:ins w:id="650" w:author="Andy Kleinhesselink" w:date="2019-06-05T18:02:00Z">
        <w:r>
          <w:t xml:space="preserve">the original </w:t>
        </w:r>
      </w:ins>
      <w:moveTo w:id="651" w:author="Andy Kleinhesselink" w:date="2019-06-05T17:58:00Z">
        <w:del w:id="652" w:author="Andy Kleinhesselink" w:date="2019-06-05T17:59:00Z">
          <w:r w:rsidDel="00E9016C">
            <w:delText xml:space="preserve"> only involves the density of species </w:delText>
          </w:r>
          <w:r w:rsidRPr="00564AC0" w:rsidDel="00E9016C">
            <w:rPr>
              <w:i/>
            </w:rPr>
            <w:delText>i</w:delText>
          </w:r>
          <w:r w:rsidDel="00E9016C">
            <w:delText xml:space="preserve">.  In this case the per capita effect of </w:delText>
          </w:r>
          <w:r w:rsidRPr="00564AC0" w:rsidDel="00E9016C">
            <w:rPr>
              <w:i/>
            </w:rPr>
            <w:delText>n</w:delText>
          </w:r>
          <w:r w:rsidRPr="00564AC0" w:rsidDel="00E9016C">
            <w:rPr>
              <w:i/>
              <w:vertAlign w:val="subscript"/>
            </w:rPr>
            <w:delText>j</w:delText>
          </w:r>
          <w:r w:rsidDel="00E9016C">
            <w:delText xml:space="preserve"> is modified by the density of the focal species </w:delText>
          </w:r>
          <w:r w:rsidDel="00E9016C">
            <w:rPr>
              <w:i/>
            </w:rPr>
            <w:delText>i</w:delText>
          </w:r>
          <w:r w:rsidDel="00E9016C">
            <w:delText xml:space="preserve"> but the </w:delText>
          </w:r>
        </w:del>
        <w:r>
          <w:t xml:space="preserve">Adler and Morris criteria </w:t>
        </w:r>
      </w:moveTo>
      <w:ins w:id="653" w:author="Andy Kleinhesselink" w:date="2019-06-06T14:05:00Z">
        <w:r w:rsidR="008467DC">
          <w:t>required</w:t>
        </w:r>
      </w:ins>
      <w:ins w:id="654" w:author="Andy Kleinhesselink" w:date="2019-06-06T14:03:00Z">
        <w:r w:rsidR="008467DC">
          <w:t xml:space="preserve"> models</w:t>
        </w:r>
      </w:ins>
      <w:ins w:id="655" w:author="Andy Kleinhesselink" w:date="2019-06-05T18:02:00Z">
        <w:r>
          <w:t xml:space="preserve"> </w:t>
        </w:r>
      </w:ins>
      <w:ins w:id="656" w:author="Andy Kleinhesselink" w:date="2019-06-06T14:03:00Z">
        <w:r w:rsidR="008467DC">
          <w:t xml:space="preserve">to be sensitive to the </w:t>
        </w:r>
      </w:ins>
      <w:ins w:id="657" w:author="Andy Kleinhesselink" w:date="2019-06-05T18:02:00Z">
        <w:r>
          <w:t xml:space="preserve">density </w:t>
        </w:r>
      </w:ins>
      <w:ins w:id="658" w:author="Andy Kleinhesselink" w:date="2019-06-06T14:05:00Z">
        <w:r w:rsidR="008467DC">
          <w:t>of some competitor other than the focal species</w:t>
        </w:r>
      </w:ins>
      <w:moveTo w:id="659" w:author="Andy Kleinhesselink" w:date="2019-06-05T17:58:00Z">
        <w:del w:id="660" w:author="Andy Kleinhesselink" w:date="2019-06-05T18:01:00Z">
          <w:r w:rsidDel="00E9016C">
            <w:delText xml:space="preserve">would </w:delText>
          </w:r>
        </w:del>
        <w:del w:id="661" w:author="Andy Kleinhesselink" w:date="2019-06-05T18:00:00Z">
          <w:r w:rsidDel="00E9016C">
            <w:delText>appear to exclude HOIs in this case</w:delText>
          </w:r>
        </w:del>
        <w:r>
          <w:t xml:space="preserve">. </w:t>
        </w:r>
      </w:moveTo>
      <w:ins w:id="662" w:author="Andy Kleinhesselink" w:date="2019-06-05T18:02:00Z">
        <w:r>
          <w:t xml:space="preserve"> </w:t>
        </w:r>
      </w:ins>
      <w:ins w:id="663" w:author="Andy Kleinhesselink" w:date="2019-06-06T14:44:00Z">
        <w:r w:rsidR="00A04340">
          <w:t>In essence, we treat intraspecific competition no differently than interspecific competition in our models.</w:t>
        </w:r>
      </w:ins>
      <w:ins w:id="664" w:author="Andy Kleinhesselink" w:date="2019-06-06T14:04:00Z">
        <w:r w:rsidR="008467DC">
          <w:t xml:space="preserve"> </w:t>
        </w:r>
      </w:ins>
      <w:ins w:id="665" w:author="Andy Kleinhesselink" w:date="2019-06-06T14:45:00Z">
        <w:r w:rsidR="00A04340">
          <w:t>T</w:t>
        </w:r>
      </w:ins>
      <w:ins w:id="666" w:author="Andy Kleinhesselink" w:date="2019-06-06T14:05:00Z">
        <w:r w:rsidR="008467DC">
          <w:t xml:space="preserve">his matches </w:t>
        </w:r>
      </w:ins>
      <w:ins w:id="667" w:author="Andy Kleinhesselink" w:date="2019-06-06T14:04:00Z">
        <w:r w:rsidR="008467DC">
          <w:t xml:space="preserve">the </w:t>
        </w:r>
      </w:ins>
      <w:ins w:id="668" w:author="Andy Kleinhesselink" w:date="2019-06-06T14:05:00Z">
        <w:r w:rsidR="008467DC">
          <w:t>definitions</w:t>
        </w:r>
      </w:ins>
      <w:ins w:id="669" w:author="Andy Kleinhesselink" w:date="2019-06-06T14:04:00Z">
        <w:r w:rsidR="008467DC">
          <w:t xml:space="preserve"> </w:t>
        </w:r>
      </w:ins>
      <w:ins w:id="670" w:author="Andy Kleinhesselink" w:date="2019-06-06T14:45:00Z">
        <w:r w:rsidR="00A04340">
          <w:t>for</w:t>
        </w:r>
      </w:ins>
      <w:ins w:id="671" w:author="Andy Kleinhesselink" w:date="2019-06-06T14:04:00Z">
        <w:r w:rsidR="008467DC">
          <w:t xml:space="preserve"> HOIs in earlier papers as well</w:t>
        </w:r>
      </w:ins>
      <w:ins w:id="672" w:author="Andy Kleinhesselink" w:date="2019-06-06T14:05:00Z">
        <w:r w:rsidR="008467DC">
          <w:t xml:space="preserve"> </w:t>
        </w:r>
      </w:ins>
      <w:ins w:id="673" w:author="Andy Kleinhesselink" w:date="2019-06-06T14:06:00Z">
        <w:r w:rsidR="008467DC">
          <w:fldChar w:fldCharType="begin"/>
        </w:r>
        <w:r w:rsidR="008467DC">
          <w:instrText xml:space="preserve"> ADDIN ZOTERO_ITEM CSL_CITATION {"citationID":"z5QVlcwU","properties":{"formattedCitation":"(Billick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ins>
      <w:r w:rsidR="008467DC">
        <w:fldChar w:fldCharType="separate"/>
      </w:r>
      <w:ins w:id="674" w:author="Andy Kleinhesselink" w:date="2019-06-06T14:06:00Z">
        <w:r w:rsidR="008467DC">
          <w:rPr>
            <w:noProof/>
          </w:rPr>
          <w:t>(Billick and Case 1994, Mayfield and Stouffer 2017)</w:t>
        </w:r>
        <w:r w:rsidR="008467DC">
          <w:fldChar w:fldCharType="end"/>
        </w:r>
      </w:ins>
      <w:ins w:id="675" w:author="Andy Kleinhesselink" w:date="2019-06-06T14:04:00Z">
        <w:r w:rsidR="008467DC">
          <w:t xml:space="preserve">. </w:t>
        </w:r>
      </w:ins>
      <w:ins w:id="676" w:author="Andy Kleinhesselink" w:date="2019-06-06T14:45:00Z">
        <w:r w:rsidR="00A04340">
          <w:t>This difference in interpretation may be due to the fact that</w:t>
        </w:r>
      </w:ins>
      <w:ins w:id="677" w:author="Andy Kleinhesselink" w:date="2019-06-06T14:06:00Z">
        <w:r w:rsidR="008467DC">
          <w:t xml:space="preserve"> </w:t>
        </w:r>
      </w:ins>
      <w:ins w:id="678" w:author="Andy Kleinhesselink" w:date="2019-06-05T18:03:00Z">
        <w:r>
          <w:t xml:space="preserve">Adler and Morris </w:t>
        </w:r>
      </w:ins>
      <w:ins w:id="679" w:author="Andy Kleinhesselink" w:date="2019-06-06T14:07:00Z">
        <w:r w:rsidR="008467DC">
          <w:t xml:space="preserve">discussed a </w:t>
        </w:r>
      </w:ins>
      <w:ins w:id="680" w:author="Andy Kleinhesselink" w:date="2019-06-05T18:03:00Z">
        <w:r>
          <w:t>larger set</w:t>
        </w:r>
      </w:ins>
      <w:ins w:id="681" w:author="Andy Kleinhesselink" w:date="2019-06-06T14:09:00Z">
        <w:r w:rsidR="007F2A94">
          <w:t xml:space="preserve"> of</w:t>
        </w:r>
      </w:ins>
      <w:ins w:id="682" w:author="Andy Kleinhesselink" w:date="2019-06-05T18:03:00Z">
        <w:r>
          <w:t xml:space="preserve"> population models including both trophic and competitive dynamics</w:t>
        </w:r>
      </w:ins>
      <w:ins w:id="683" w:author="Andy Kleinhesselink" w:date="2019-06-06T14:45:00Z">
        <w:r w:rsidR="00A04340">
          <w:t>.  I</w:t>
        </w:r>
      </w:ins>
      <w:ins w:id="684" w:author="Andy Kleinhesselink" w:date="2019-06-06T14:09:00Z">
        <w:r w:rsidR="007F2A94">
          <w:t xml:space="preserve">t is </w:t>
        </w:r>
        <w:r w:rsidR="007F2A94">
          <w:lastRenderedPageBreak/>
          <w:t xml:space="preserve">only </w:t>
        </w:r>
      </w:ins>
      <w:ins w:id="685" w:author="Andy Kleinhesselink" w:date="2019-06-06T14:46:00Z">
        <w:r w:rsidR="00A04340">
          <w:t xml:space="preserve">among </w:t>
        </w:r>
      </w:ins>
      <w:ins w:id="686" w:author="Andy Kleinhesselink" w:date="2019-06-06T14:09:00Z">
        <w:r w:rsidR="007F2A94">
          <w:t xml:space="preserve">trophic models that </w:t>
        </w:r>
      </w:ins>
      <w:ins w:id="687" w:author="Andy Kleinhesselink" w:date="2019-06-06T14:10:00Z">
        <w:r w:rsidR="007F2A94">
          <w:t xml:space="preserve">the </w:t>
        </w:r>
      </w:ins>
      <w:ins w:id="688" w:author="Andy Kleinhesselink" w:date="2019-06-06T14:46:00Z">
        <w:r w:rsidR="00A04340">
          <w:t>sensitivity of the focal species was a function of its own density.</w:t>
        </w:r>
      </w:ins>
      <w:moveTo w:id="689" w:author="Andy Kleinhesselink" w:date="2019-06-05T17:58:00Z">
        <w:del w:id="690" w:author="Andy Kleinhesselink" w:date="2019-06-05T18:04:00Z">
          <w:r w:rsidDel="00E9016C">
            <w:delText xml:space="preserve"> </w:delText>
          </w:r>
        </w:del>
        <w:del w:id="691" w:author="Andy Kleinhesselink" w:date="2019-06-05T18:01:00Z">
          <w:r w:rsidDel="00E9016C">
            <w:delText>If the emphasis of the Adler and Morris definition is on interaction modification then it seems reasonable</w:delText>
          </w:r>
        </w:del>
        <w:del w:id="692" w:author="Andy Kleinhesselink" w:date="2019-06-05T18:04:00Z">
          <w:r w:rsidDel="00E9016C">
            <w:delText xml:space="preserve"> to also </w:delText>
          </w:r>
        </w:del>
        <w:del w:id="693" w:author="Andy Kleinhesselink" w:date="2019-06-05T18:07:00Z">
          <w:r w:rsidDel="003C6D81">
            <w:delText xml:space="preserve">include cases above as HOI because the density of species </w:delText>
          </w:r>
          <w:r w:rsidRPr="00564AC0" w:rsidDel="003C6D81">
            <w:rPr>
              <w:i/>
            </w:rPr>
            <w:delText>i</w:delText>
          </w:r>
          <w:r w:rsidDel="003C6D81">
            <w:delText xml:space="preserve"> modifies the effect of species </w:delText>
          </w:r>
          <w:r w:rsidRPr="00564AC0" w:rsidDel="003C6D81">
            <w:rPr>
              <w:i/>
            </w:rPr>
            <w:delText>j</w:delText>
          </w:r>
          <w:r w:rsidDel="003C6D81">
            <w:delText xml:space="preserve"> and the density of species </w:delText>
          </w:r>
          <w:r w:rsidRPr="00564AC0" w:rsidDel="003C6D81">
            <w:rPr>
              <w:i/>
            </w:rPr>
            <w:delText>j</w:delText>
          </w:r>
          <w:r w:rsidDel="003C6D81">
            <w:delText xml:space="preserve"> modifies the per capita effect of species </w:delText>
          </w:r>
          <w:r w:rsidRPr="00564AC0" w:rsidDel="003C6D81">
            <w:rPr>
              <w:i/>
            </w:rPr>
            <w:delText>i</w:delText>
          </w:r>
          <w:r w:rsidDel="003C6D81">
            <w:delText xml:space="preserve">. </w:delText>
          </w:r>
        </w:del>
        <w:del w:id="694" w:author="Andy Kleinhesselink" w:date="2019-06-06T14:04:00Z">
          <w:r w:rsidDel="008467DC">
            <w:delText xml:space="preserve"> </w:delText>
          </w:r>
        </w:del>
      </w:moveTo>
      <w:moveToRangeEnd w:id="627"/>
    </w:p>
    <w:p w14:paraId="280272BD" w14:textId="7AD9B86B" w:rsidR="00396DBF" w:rsidDel="00B21FCF" w:rsidRDefault="00A5132A">
      <w:pPr>
        <w:spacing w:after="202"/>
        <w:contextualSpacing/>
        <w:rPr>
          <w:del w:id="695" w:author="Andy Kleinhesselink" w:date="2019-06-05T16:58:00Z"/>
        </w:rPr>
        <w:pPrChange w:id="696" w:author="Andy Kleinhesselink" w:date="2019-06-05T17:47:00Z">
          <w:pPr>
            <w:spacing w:after="202"/>
            <w:ind w:firstLine="0"/>
            <w:contextualSpacing/>
          </w:pPr>
        </w:pPrChange>
      </w:pPr>
      <w:del w:id="697" w:author="Andy Kleinhesselink" w:date="2019-06-05T16:58:00Z">
        <w:r w:rsidDel="00B21FCF">
          <w:delText xml:space="preserve"> </w:delText>
        </w:r>
      </w:del>
    </w:p>
    <w:p w14:paraId="3BC78F1B" w14:textId="0D84DC95" w:rsidR="00934706" w:rsidDel="00E9016C" w:rsidRDefault="00934706">
      <w:pPr>
        <w:spacing w:after="202"/>
        <w:contextualSpacing/>
        <w:rPr>
          <w:del w:id="698" w:author="Andy Kleinhesselink" w:date="2019-06-05T17:57:00Z"/>
        </w:rPr>
        <w:pPrChange w:id="699" w:author="Andy Kleinhesselink" w:date="2019-06-05T17:47:00Z">
          <w:pPr>
            <w:spacing w:after="202"/>
            <w:ind w:firstLine="0"/>
            <w:contextualSpacing/>
          </w:pPr>
        </w:pPrChange>
      </w:pPr>
      <w:del w:id="700" w:author="Andy Kleinhesselink" w:date="2019-06-05T16:58:00Z">
        <w:r w:rsidDel="00B21FCF">
          <w:tab/>
        </w:r>
      </w:del>
      <w:del w:id="701" w:author="Andy Kleinhesselink" w:date="2019-06-01T15:09:00Z">
        <w:r w:rsidDel="00985C8B">
          <w:delText>A</w:delText>
        </w:r>
        <w:r w:rsidR="00154937" w:rsidDel="00985C8B">
          <w:delText xml:space="preserve">n </w:delText>
        </w:r>
        <w:r w:rsidR="00AE7712" w:rsidDel="00985C8B">
          <w:delText xml:space="preserve">advantage </w:delText>
        </w:r>
      </w:del>
      <w:del w:id="702" w:author="Andy Kleinhesselink" w:date="2019-06-01T15:12:00Z">
        <w:r w:rsidR="00AE7712" w:rsidDel="00985C8B">
          <w:delText>of</w:delText>
        </w:r>
        <w:r w:rsidR="00154937" w:rsidDel="00985C8B">
          <w:delText xml:space="preserve"> the Adler and Morris definition of HOIs is that it does not introduce HOIs into many </w:delText>
        </w:r>
      </w:del>
      <w:del w:id="703" w:author="Andy Kleinhesselink" w:date="2019-06-05T16:58:00Z">
        <w:r w:rsidR="00154937" w:rsidDel="00B21FCF">
          <w:delText xml:space="preserve">commonly used </w:delText>
        </w:r>
        <w:r w:rsidRPr="006B2FC8" w:rsidDel="00B21FCF">
          <w:delText>competition</w:delText>
        </w:r>
        <w:r w:rsidR="00154937" w:rsidDel="00B21FCF">
          <w:delText xml:space="preserve"> models</w:delText>
        </w:r>
        <w:r w:rsidRPr="006B2FC8" w:rsidDel="00B21FCF">
          <w:delText>, such as the Beverton-Holt, Hassell and Ricker models</w:delText>
        </w:r>
        <w:r w:rsidR="00154937" w:rsidDel="00B21FCF">
          <w:delText>.</w:delText>
        </w:r>
      </w:del>
      <w:del w:id="704" w:author="Andy Kleinhesselink" w:date="2019-06-01T09:53:00Z">
        <w:r w:rsidR="00154937" w:rsidDel="005742A0">
          <w:delText xml:space="preserve"> </w:delText>
        </w:r>
      </w:del>
      <w:del w:id="705" w:author="Andy Kleinhesselink" w:date="2019-06-05T16:58:00Z">
        <w:r w:rsidR="00154937" w:rsidDel="00B21FCF">
          <w:delText xml:space="preserve"> </w:delText>
        </w:r>
        <w:r w:rsidR="00073A3E" w:rsidDel="00B21FCF">
          <w:delText>Unlike in the Lotka-Volterra model above, i</w:delText>
        </w:r>
        <w:r w:rsidR="00154937" w:rsidDel="00B21FCF">
          <w:delText>n each of these models</w:delText>
        </w:r>
        <w:r w:rsidRPr="006B2FC8" w:rsidDel="00B21FCF">
          <w:delText xml:space="preserve"> per capita growth rate is </w:delText>
        </w:r>
        <w:r w:rsidDel="00B21FCF">
          <w:delText>a</w:delText>
        </w:r>
        <w:r w:rsidRPr="006B2FC8" w:rsidDel="00B21FCF">
          <w:delText xml:space="preserve"> nonlinear function of competitor density </w:delText>
        </w:r>
        <w:r w:rsidRPr="006B2FC8" w:rsidDel="00B21FCF">
          <w:fldChar w:fldCharType="begin"/>
        </w:r>
        <w:r w:rsidRPr="006B2FC8" w:rsidDel="00B21FCF">
          <w:del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delInstrText>
        </w:r>
        <w:r w:rsidRPr="006B2FC8" w:rsidDel="00B21FCF">
          <w:fldChar w:fldCharType="separate"/>
        </w:r>
        <w:r w:rsidRPr="006B2FC8" w:rsidDel="00B21FCF">
          <w:rPr>
            <w:noProof/>
          </w:rPr>
          <w:delText>(Hassell and Comins 1976)</w:delText>
        </w:r>
        <w:r w:rsidRPr="006B2FC8" w:rsidDel="00B21FCF">
          <w:fldChar w:fldCharType="end"/>
        </w:r>
        <w:r w:rsidR="00154937" w:rsidDel="00B21FCF">
          <w:delText xml:space="preserve">.  Specifically, the sensitivity of per capita growth rate to each </w:delText>
        </w:r>
        <w:r w:rsidRPr="006B2FC8" w:rsidDel="00B21FCF">
          <w:delText>additional competitor declines as more competitors are added.  This could be interpreted as a kind of</w:delText>
        </w:r>
        <w:r w:rsidR="00154937" w:rsidDel="00B21FCF">
          <w:delText xml:space="preserve"> HOI, an </w:delText>
        </w:r>
        <w:r w:rsidRPr="006B2FC8" w:rsidDel="00B21FCF">
          <w:delText xml:space="preserve">interaction modification among </w:delText>
        </w:r>
        <w:r w:rsidRPr="006B2FC8" w:rsidDel="00B21FCF">
          <w:rPr>
            <w:i/>
          </w:rPr>
          <w:delText>individuals within</w:delText>
        </w:r>
        <w:r w:rsidRPr="006B2FC8" w:rsidDel="00B21FCF">
          <w:delText xml:space="preserve"> species. </w:delText>
        </w:r>
        <w:r w:rsidR="00154937" w:rsidDel="00B21FCF">
          <w:delText xml:space="preserve"> However, the</w:delText>
        </w:r>
        <w:r w:rsidR="00073A3E" w:rsidDel="00B21FCF">
          <w:delText xml:space="preserve"> standard versions of these</w:delText>
        </w:r>
        <w:r w:rsidR="00154937" w:rsidDel="00B21FCF">
          <w:delText xml:space="preserve"> models are widely understood not </w:delText>
        </w:r>
        <w:r w:rsidR="00073A3E" w:rsidDel="00B21FCF">
          <w:delText xml:space="preserve">to </w:delText>
        </w:r>
        <w:r w:rsidR="00154937" w:rsidDel="00B21FCF">
          <w:delText xml:space="preserve">contain HOIs and the Adler and Morris </w:delText>
        </w:r>
        <w:r w:rsidR="00073A3E" w:rsidDel="00B21FCF">
          <w:delText>criteria are consistent with this</w:delText>
        </w:r>
        <w:r w:rsidR="00AE7712" w:rsidDel="00B21FCF">
          <w:delText xml:space="preserve"> interpretation</w:delText>
        </w:r>
        <w:r w:rsidR="00073A3E" w:rsidDel="00B21FCF">
          <w:delText xml:space="preserve"> </w:delText>
        </w:r>
        <w:r w:rsidR="00073A3E" w:rsidDel="00B21FCF">
          <w:fldChar w:fldCharType="begin"/>
        </w:r>
        <w:r w:rsidR="00073A3E" w:rsidDel="00B21FCF">
          <w:delInstrText xml:space="preserve"> ADDIN ZOTERO_ITEM CSL_CITATION {"citationID":"ILe5YFhF","properties":{"formattedCitation":"(Mayfield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delInstrText>
        </w:r>
        <w:r w:rsidR="00073A3E" w:rsidDel="00B21FCF">
          <w:fldChar w:fldCharType="separate"/>
        </w:r>
        <w:r w:rsidR="00073A3E" w:rsidDel="00B21FCF">
          <w:rPr>
            <w:noProof/>
          </w:rPr>
          <w:delText>(Mayfield and Stouffer 2017)</w:delText>
        </w:r>
        <w:r w:rsidR="00073A3E" w:rsidDel="00B21FCF">
          <w:fldChar w:fldCharType="end"/>
        </w:r>
        <w:r w:rsidR="00154937" w:rsidDel="00B21FCF">
          <w:delText xml:space="preserve">.  </w:delText>
        </w:r>
      </w:del>
    </w:p>
    <w:p w14:paraId="0C06FCB8" w14:textId="7A8C5F05" w:rsidR="00670695" w:rsidDel="003C6D81" w:rsidRDefault="00670695">
      <w:pPr>
        <w:spacing w:after="202"/>
        <w:ind w:firstLine="0"/>
        <w:contextualSpacing/>
        <w:rPr>
          <w:del w:id="706" w:author="Andy Kleinhesselink" w:date="2019-06-05T18:05:00Z"/>
          <w:moveFrom w:id="707" w:author="Andy Kleinhesselink" w:date="2019-06-05T17:58:00Z"/>
        </w:rPr>
      </w:pPr>
      <w:del w:id="708" w:author="Andy Kleinhesselink" w:date="2019-06-05T17:57:00Z">
        <w:r w:rsidDel="00E9016C">
          <w:tab/>
        </w:r>
      </w:del>
      <w:del w:id="709" w:author="Andy Kleinhesselink" w:date="2019-06-05T18:05:00Z">
        <w:r w:rsidDel="003C6D81">
          <w:delText xml:space="preserve">The Adler and Morris criteria however leads to a question of </w:delText>
        </w:r>
        <w:r w:rsidR="00635CBA" w:rsidDel="003C6D81">
          <w:delText>how to classify models where the partial derivative involves intraspecific density</w:delText>
        </w:r>
      </w:del>
      <w:moveFromRangeStart w:id="710" w:author="Andy Kleinhesselink" w:date="2019-06-05T17:58:00Z" w:name="move10649902"/>
      <w:moveFrom w:id="711" w:author="Andy Kleinhesselink" w:date="2019-06-05T17:58:00Z">
        <w:del w:id="712" w:author="Andy Kleinhesselink" w:date="2019-06-05T18:05:00Z">
          <w:r w:rsidR="00635CBA" w:rsidDel="003C6D81">
            <w:delText xml:space="preserve">. Consider a variation on the model above,   </w:delText>
          </w:r>
        </w:del>
      </w:moveFrom>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635CBA" w:rsidRPr="006B2FC8" w:rsidDel="003C6D81" w14:paraId="537E8150" w14:textId="52D016B6" w:rsidTr="00C34E22">
        <w:trPr>
          <w:trHeight w:val="503"/>
          <w:del w:id="713" w:author="Andy Kleinhesselink" w:date="2019-06-05T18:05:00Z"/>
        </w:trPr>
        <w:tc>
          <w:tcPr>
            <w:tcW w:w="720" w:type="dxa"/>
            <w:vAlign w:val="center"/>
          </w:tcPr>
          <w:p w14:paraId="04B65233" w14:textId="762636F4" w:rsidR="00635CBA" w:rsidRPr="006B2FC8" w:rsidDel="003C6D81" w:rsidRDefault="00635CBA">
            <w:pPr>
              <w:spacing w:after="202"/>
              <w:ind w:firstLine="0"/>
              <w:contextualSpacing/>
              <w:rPr>
                <w:del w:id="714" w:author="Andy Kleinhesselink" w:date="2019-06-05T18:05:00Z"/>
                <w:moveFrom w:id="715" w:author="Andy Kleinhesselink" w:date="2019-06-05T17:58:00Z"/>
              </w:rPr>
              <w:pPrChange w:id="716" w:author="Andy Kleinhesselink" w:date="2019-06-05T17:58:00Z">
                <w:pPr>
                  <w:spacing w:after="202"/>
                  <w:ind w:firstLine="0"/>
                  <w:contextualSpacing/>
                  <w:jc w:val="center"/>
                </w:pPr>
              </w:pPrChange>
            </w:pPr>
          </w:p>
        </w:tc>
        <w:tc>
          <w:tcPr>
            <w:tcW w:w="7190" w:type="dxa"/>
            <w:vAlign w:val="center"/>
          </w:tcPr>
          <w:p w14:paraId="617C218D" w14:textId="26895B77" w:rsidR="00635CBA" w:rsidRPr="006B2FC8" w:rsidDel="003C6D81" w:rsidRDefault="007F2A94">
            <w:pPr>
              <w:spacing w:after="202"/>
              <w:ind w:firstLine="0"/>
              <w:contextualSpacing/>
              <w:rPr>
                <w:del w:id="717" w:author="Andy Kleinhesselink" w:date="2019-06-05T18:05:00Z"/>
                <w:moveFrom w:id="718" w:author="Andy Kleinhesselink" w:date="2019-06-05T17:58:00Z"/>
              </w:rPr>
              <w:pPrChange w:id="719" w:author="Andy Kleinhesselink" w:date="2019-06-05T17:58:00Z">
                <w:pPr>
                  <w:spacing w:after="202"/>
                  <w:contextualSpacing/>
                  <w:jc w:val="center"/>
                </w:pPr>
              </w:pPrChange>
            </w:pPr>
            <m:oMath>
              <m:f>
                <m:fPr>
                  <m:ctrlPr>
                    <w:del w:id="720" w:author="Andy Kleinhesselink" w:date="2019-06-05T18:05:00Z">
                      <w:rPr>
                        <w:rFonts w:ascii="Cambria Math" w:hAnsi="Cambria Math"/>
                        <w:i/>
                      </w:rPr>
                    </w:del>
                  </m:ctrlPr>
                </m:fPr>
                <m:num>
                  <m:r>
                    <w:del w:id="721" w:author="Andy Kleinhesselink" w:date="2019-06-05T18:05:00Z">
                      <w:rPr>
                        <w:rFonts w:ascii="Cambria Math" w:hAnsi="Cambria Math"/>
                      </w:rPr>
                      <m:t>1</m:t>
                    </w:del>
                  </m:r>
                </m:num>
                <m:den>
                  <m:sSub>
                    <m:sSubPr>
                      <m:ctrlPr>
                        <w:del w:id="722" w:author="Andy Kleinhesselink" w:date="2019-06-05T18:05:00Z">
                          <w:rPr>
                            <w:rFonts w:ascii="Cambria Math" w:hAnsi="Cambria Math"/>
                            <w:i/>
                          </w:rPr>
                        </w:del>
                      </m:ctrlPr>
                    </m:sSubPr>
                    <m:e>
                      <m:r>
                        <w:del w:id="723" w:author="Andy Kleinhesselink" w:date="2019-06-05T18:05:00Z">
                          <w:rPr>
                            <w:rFonts w:ascii="Cambria Math" w:hAnsi="Cambria Math"/>
                          </w:rPr>
                          <m:t>n</m:t>
                        </w:del>
                      </m:r>
                    </m:e>
                    <m:sub>
                      <m:r>
                        <w:del w:id="724" w:author="Andy Kleinhesselink" w:date="2019-06-05T18:05:00Z">
                          <w:rPr>
                            <w:rFonts w:ascii="Cambria Math" w:hAnsi="Cambria Math"/>
                          </w:rPr>
                          <m:t>i</m:t>
                        </w:del>
                      </m:r>
                    </m:sub>
                  </m:sSub>
                </m:den>
              </m:f>
              <m:f>
                <m:fPr>
                  <m:ctrlPr>
                    <w:del w:id="725" w:author="Andy Kleinhesselink" w:date="2019-06-05T18:05:00Z">
                      <w:rPr>
                        <w:rFonts w:ascii="Cambria Math" w:hAnsi="Cambria Math"/>
                        <w:i/>
                      </w:rPr>
                    </w:del>
                  </m:ctrlPr>
                </m:fPr>
                <m:num>
                  <m:r>
                    <w:del w:id="726" w:author="Andy Kleinhesselink" w:date="2019-06-05T18:05:00Z">
                      <w:rPr>
                        <w:rFonts w:ascii="Cambria Math" w:hAnsi="Cambria Math"/>
                      </w:rPr>
                      <m:t>d</m:t>
                    </w:del>
                  </m:r>
                  <m:sSub>
                    <m:sSubPr>
                      <m:ctrlPr>
                        <w:del w:id="727" w:author="Andy Kleinhesselink" w:date="2019-06-05T18:05:00Z">
                          <w:rPr>
                            <w:rFonts w:ascii="Cambria Math" w:hAnsi="Cambria Math"/>
                            <w:i/>
                          </w:rPr>
                        </w:del>
                      </m:ctrlPr>
                    </m:sSubPr>
                    <m:e>
                      <m:r>
                        <w:del w:id="728" w:author="Andy Kleinhesselink" w:date="2019-06-05T18:05:00Z">
                          <w:rPr>
                            <w:rFonts w:ascii="Cambria Math" w:hAnsi="Cambria Math"/>
                          </w:rPr>
                          <m:t>n</m:t>
                        </w:del>
                      </m:r>
                    </m:e>
                    <m:sub>
                      <m:r>
                        <w:del w:id="729" w:author="Andy Kleinhesselink" w:date="2019-06-05T18:05:00Z">
                          <w:rPr>
                            <w:rFonts w:ascii="Cambria Math" w:hAnsi="Cambria Math"/>
                          </w:rPr>
                          <m:t>i</m:t>
                        </w:del>
                      </m:r>
                    </m:sub>
                  </m:sSub>
                </m:num>
                <m:den>
                  <m:r>
                    <w:del w:id="730" w:author="Andy Kleinhesselink" w:date="2019-06-05T18:05:00Z">
                      <w:rPr>
                        <w:rFonts w:ascii="Cambria Math" w:hAnsi="Cambria Math"/>
                      </w:rPr>
                      <m:t>dt</m:t>
                    </w:del>
                  </m:r>
                </m:den>
              </m:f>
              <m:r>
                <w:del w:id="731" w:author="Andy Kleinhesselink" w:date="2019-06-05T18:05:00Z">
                  <w:rPr>
                    <w:rFonts w:ascii="Cambria Math" w:hAnsi="Cambria Math"/>
                  </w:rPr>
                  <m:t>=</m:t>
                </w:del>
              </m:r>
              <m:sSub>
                <m:sSubPr>
                  <m:ctrlPr>
                    <w:del w:id="732" w:author="Andy Kleinhesselink" w:date="2019-06-05T18:05:00Z">
                      <w:rPr>
                        <w:rFonts w:ascii="Cambria Math" w:hAnsi="Cambria Math"/>
                        <w:i/>
                      </w:rPr>
                    </w:del>
                  </m:ctrlPr>
                </m:sSubPr>
                <m:e>
                  <m:sSub>
                    <m:sSubPr>
                      <m:ctrlPr>
                        <w:del w:id="733" w:author="Andy Kleinhesselink" w:date="2019-06-05T18:05:00Z">
                          <w:rPr>
                            <w:rFonts w:ascii="Cambria Math" w:hAnsi="Cambria Math"/>
                            <w:i/>
                          </w:rPr>
                        </w:del>
                      </m:ctrlPr>
                    </m:sSubPr>
                    <m:e>
                      <m:r>
                        <w:del w:id="734" w:author="Andy Kleinhesselink" w:date="2019-06-05T18:05:00Z">
                          <w:rPr>
                            <w:rFonts w:ascii="Cambria Math" w:hAnsi="Cambria Math"/>
                          </w:rPr>
                          <m:t>F</m:t>
                        </w:del>
                      </m:r>
                    </m:e>
                    <m:sub>
                      <m:r>
                        <w:del w:id="735" w:author="Andy Kleinhesselink" w:date="2019-06-05T18:05:00Z">
                          <w:rPr>
                            <w:rFonts w:ascii="Cambria Math" w:hAnsi="Cambria Math"/>
                          </w:rPr>
                          <m:t>i</m:t>
                        </w:del>
                      </m:r>
                    </m:sub>
                  </m:sSub>
                  <m:r>
                    <w:del w:id="736" w:author="Andy Kleinhesselink" w:date="2019-06-05T18:05:00Z">
                      <w:rPr>
                        <w:rFonts w:ascii="Cambria Math" w:hAnsi="Cambria Math"/>
                      </w:rPr>
                      <m:t>=r</m:t>
                    </w:del>
                  </m:r>
                </m:e>
                <m:sub>
                  <m:r>
                    <w:del w:id="737" w:author="Andy Kleinhesselink" w:date="2019-06-05T18:05:00Z">
                      <w:rPr>
                        <w:rFonts w:ascii="Cambria Math" w:hAnsi="Cambria Math"/>
                      </w:rPr>
                      <m:t>i</m:t>
                    </w:del>
                  </m:r>
                </m:sub>
              </m:sSub>
              <m:r>
                <w:del w:id="738" w:author="Andy Kleinhesselink" w:date="2019-06-05T18:05:00Z">
                  <w:rPr>
                    <w:rFonts w:ascii="Cambria Math" w:hAnsi="Cambria Math"/>
                  </w:rPr>
                  <m:t>(1-</m:t>
                </w:del>
              </m:r>
              <m:sSub>
                <m:sSubPr>
                  <m:ctrlPr>
                    <w:del w:id="739" w:author="Andy Kleinhesselink" w:date="2019-06-05T18:05:00Z">
                      <w:rPr>
                        <w:rFonts w:ascii="Cambria Math" w:hAnsi="Cambria Math"/>
                        <w:i/>
                      </w:rPr>
                    </w:del>
                  </m:ctrlPr>
                </m:sSubPr>
                <m:e>
                  <m:r>
                    <w:del w:id="740" w:author="Andy Kleinhesselink" w:date="2019-06-05T18:05:00Z">
                      <w:rPr>
                        <w:rFonts w:ascii="Cambria Math" w:hAnsi="Cambria Math"/>
                      </w:rPr>
                      <m:t>α</m:t>
                    </w:del>
                  </m:r>
                </m:e>
                <m:sub>
                  <m:r>
                    <w:del w:id="741" w:author="Andy Kleinhesselink" w:date="2019-06-05T18:05:00Z">
                      <w:rPr>
                        <w:rFonts w:ascii="Cambria Math" w:hAnsi="Cambria Math"/>
                      </w:rPr>
                      <m:t>ii</m:t>
                    </w:del>
                  </m:r>
                </m:sub>
              </m:sSub>
              <m:sSub>
                <m:sSubPr>
                  <m:ctrlPr>
                    <w:del w:id="742" w:author="Andy Kleinhesselink" w:date="2019-06-05T18:05:00Z">
                      <w:rPr>
                        <w:rFonts w:ascii="Cambria Math" w:hAnsi="Cambria Math"/>
                        <w:i/>
                      </w:rPr>
                    </w:del>
                  </m:ctrlPr>
                </m:sSubPr>
                <m:e>
                  <m:r>
                    <w:del w:id="743" w:author="Andy Kleinhesselink" w:date="2019-06-05T18:05:00Z">
                      <w:rPr>
                        <w:rFonts w:ascii="Cambria Math" w:hAnsi="Cambria Math"/>
                      </w:rPr>
                      <m:t>n</m:t>
                    </w:del>
                  </m:r>
                </m:e>
                <m:sub>
                  <m:r>
                    <w:del w:id="744" w:author="Andy Kleinhesselink" w:date="2019-06-05T18:05:00Z">
                      <w:rPr>
                        <w:rFonts w:ascii="Cambria Math" w:hAnsi="Cambria Math"/>
                      </w:rPr>
                      <m:t>i</m:t>
                    </w:del>
                  </m:r>
                </m:sub>
              </m:sSub>
              <m:r>
                <w:del w:id="745" w:author="Andy Kleinhesselink" w:date="2019-06-05T18:05:00Z">
                  <w:rPr>
                    <w:rFonts w:ascii="Cambria Math" w:hAnsi="Cambria Math"/>
                  </w:rPr>
                  <m:t>-</m:t>
                </w:del>
              </m:r>
              <m:sSub>
                <m:sSubPr>
                  <m:ctrlPr>
                    <w:del w:id="746" w:author="Andy Kleinhesselink" w:date="2019-06-05T18:05:00Z">
                      <w:rPr>
                        <w:rFonts w:ascii="Cambria Math" w:hAnsi="Cambria Math"/>
                        <w:i/>
                      </w:rPr>
                    </w:del>
                  </m:ctrlPr>
                </m:sSubPr>
                <m:e>
                  <m:r>
                    <w:del w:id="747" w:author="Andy Kleinhesselink" w:date="2019-06-05T18:05:00Z">
                      <w:rPr>
                        <w:rFonts w:ascii="Cambria Math" w:hAnsi="Cambria Math"/>
                      </w:rPr>
                      <m:t>α</m:t>
                    </w:del>
                  </m:r>
                </m:e>
                <m:sub>
                  <m:r>
                    <w:del w:id="748" w:author="Andy Kleinhesselink" w:date="2019-06-05T18:05:00Z">
                      <w:rPr>
                        <w:rFonts w:ascii="Cambria Math" w:hAnsi="Cambria Math"/>
                      </w:rPr>
                      <m:t>ij</m:t>
                    </w:del>
                  </m:r>
                </m:sub>
              </m:sSub>
              <m:sSub>
                <m:sSubPr>
                  <m:ctrlPr>
                    <w:del w:id="749" w:author="Andy Kleinhesselink" w:date="2019-06-05T18:05:00Z">
                      <w:rPr>
                        <w:rFonts w:ascii="Cambria Math" w:hAnsi="Cambria Math"/>
                        <w:i/>
                      </w:rPr>
                    </w:del>
                  </m:ctrlPr>
                </m:sSubPr>
                <m:e>
                  <m:r>
                    <w:del w:id="750" w:author="Andy Kleinhesselink" w:date="2019-06-05T18:05:00Z">
                      <w:rPr>
                        <w:rFonts w:ascii="Cambria Math" w:hAnsi="Cambria Math"/>
                      </w:rPr>
                      <m:t>n</m:t>
                    </w:del>
                  </m:r>
                </m:e>
                <m:sub>
                  <m:r>
                    <w:del w:id="751" w:author="Andy Kleinhesselink" w:date="2019-06-05T18:05:00Z">
                      <w:rPr>
                        <w:rFonts w:ascii="Cambria Math" w:hAnsi="Cambria Math"/>
                      </w:rPr>
                      <m:t>j</m:t>
                    </w:del>
                  </m:r>
                </m:sub>
              </m:sSub>
              <m:r>
                <w:del w:id="752" w:author="Andy Kleinhesselink" w:date="2019-06-05T18:05:00Z">
                  <w:rPr>
                    <w:rFonts w:ascii="Cambria Math" w:hAnsi="Cambria Math"/>
                  </w:rPr>
                  <m:t xml:space="preserve">- </m:t>
                </w:del>
              </m:r>
              <m:sSub>
                <m:sSubPr>
                  <m:ctrlPr>
                    <w:del w:id="753" w:author="Andy Kleinhesselink" w:date="2019-06-05T18:05:00Z">
                      <w:rPr>
                        <w:rFonts w:ascii="Cambria Math" w:hAnsi="Cambria Math"/>
                        <w:i/>
                      </w:rPr>
                    </w:del>
                  </m:ctrlPr>
                </m:sSubPr>
                <m:e>
                  <m:r>
                    <w:del w:id="754" w:author="Andy Kleinhesselink" w:date="2019-06-05T18:05:00Z">
                      <w:rPr>
                        <w:rFonts w:ascii="Cambria Math" w:hAnsi="Cambria Math"/>
                      </w:rPr>
                      <m:t>β</m:t>
                    </w:del>
                  </m:r>
                </m:e>
                <m:sub>
                  <m:r>
                    <w:del w:id="755" w:author="Andy Kleinhesselink" w:date="2019-06-05T18:05:00Z">
                      <w:rPr>
                        <w:rFonts w:ascii="Cambria Math" w:hAnsi="Cambria Math"/>
                      </w:rPr>
                      <m:t>i[ji]</m:t>
                    </w:del>
                  </m:r>
                </m:sub>
              </m:sSub>
              <m:sSub>
                <m:sSubPr>
                  <m:ctrlPr>
                    <w:del w:id="756" w:author="Andy Kleinhesselink" w:date="2019-06-05T18:05:00Z">
                      <w:rPr>
                        <w:rFonts w:ascii="Cambria Math" w:hAnsi="Cambria Math"/>
                        <w:i/>
                      </w:rPr>
                    </w:del>
                  </m:ctrlPr>
                </m:sSubPr>
                <m:e>
                  <m:r>
                    <w:del w:id="757" w:author="Andy Kleinhesselink" w:date="2019-06-05T18:05:00Z">
                      <w:rPr>
                        <w:rFonts w:ascii="Cambria Math" w:hAnsi="Cambria Math"/>
                      </w:rPr>
                      <m:t>n</m:t>
                    </w:del>
                  </m:r>
                </m:e>
                <m:sub>
                  <m:r>
                    <w:del w:id="758" w:author="Andy Kleinhesselink" w:date="2019-06-05T18:05:00Z">
                      <w:rPr>
                        <w:rFonts w:ascii="Cambria Math" w:hAnsi="Cambria Math"/>
                      </w:rPr>
                      <m:t>j</m:t>
                    </w:del>
                  </m:r>
                </m:sub>
              </m:sSub>
              <m:sSub>
                <m:sSubPr>
                  <m:ctrlPr>
                    <w:del w:id="759" w:author="Andy Kleinhesselink" w:date="2019-06-05T18:05:00Z">
                      <w:rPr>
                        <w:rFonts w:ascii="Cambria Math" w:hAnsi="Cambria Math"/>
                        <w:i/>
                      </w:rPr>
                    </w:del>
                  </m:ctrlPr>
                </m:sSubPr>
                <m:e>
                  <m:r>
                    <w:del w:id="760" w:author="Andy Kleinhesselink" w:date="2019-06-05T18:05:00Z">
                      <w:rPr>
                        <w:rFonts w:ascii="Cambria Math" w:hAnsi="Cambria Math"/>
                      </w:rPr>
                      <m:t>n</m:t>
                    </w:del>
                  </m:r>
                </m:e>
                <m:sub>
                  <m:r>
                    <w:del w:id="761" w:author="Andy Kleinhesselink" w:date="2019-06-05T18:05:00Z">
                      <w:rPr>
                        <w:rFonts w:ascii="Cambria Math" w:hAnsi="Cambria Math"/>
                      </w:rPr>
                      <m:t>i</m:t>
                    </w:del>
                  </m:r>
                </m:sub>
              </m:sSub>
            </m:oMath>
            <w:moveFrom w:id="762" w:author="Andy Kleinhesselink" w:date="2019-06-05T17:58:00Z">
              <w:del w:id="763" w:author="Andy Kleinhesselink" w:date="2019-06-05T18:05:00Z">
                <w:r w:rsidR="00635CBA" w:rsidDel="003C6D81">
                  <w:delText>),</w:delText>
                </w:r>
              </w:del>
            </w:moveFrom>
          </w:p>
        </w:tc>
        <w:tc>
          <w:tcPr>
            <w:tcW w:w="730" w:type="dxa"/>
            <w:vAlign w:val="center"/>
          </w:tcPr>
          <w:p w14:paraId="722012CF" w14:textId="603E5858" w:rsidR="00635CBA" w:rsidRPr="006B2FC8" w:rsidDel="003C6D81" w:rsidRDefault="00635CBA">
            <w:pPr>
              <w:spacing w:after="202"/>
              <w:ind w:firstLine="0"/>
              <w:contextualSpacing/>
              <w:rPr>
                <w:del w:id="764" w:author="Andy Kleinhesselink" w:date="2019-06-05T18:05:00Z"/>
                <w:moveFrom w:id="765" w:author="Andy Kleinhesselink" w:date="2019-06-05T17:58:00Z"/>
              </w:rPr>
              <w:pPrChange w:id="766" w:author="Andy Kleinhesselink" w:date="2019-06-05T17:58:00Z">
                <w:pPr>
                  <w:spacing w:after="202"/>
                  <w:ind w:firstLine="0"/>
                  <w:contextualSpacing/>
                  <w:jc w:val="center"/>
                </w:pPr>
              </w:pPrChange>
            </w:pPr>
            <w:moveFrom w:id="767" w:author="Andy Kleinhesselink" w:date="2019-06-05T17:58:00Z">
              <w:del w:id="768" w:author="Andy Kleinhesselink" w:date="2019-06-05T18:05:00Z">
                <w:r w:rsidRPr="006B2FC8" w:rsidDel="003C6D81">
                  <w:delText>(</w:delText>
                </w:r>
                <w:r w:rsidRPr="006B2FC8" w:rsidDel="003C6D81">
                  <w:rPr>
                    <w:noProof/>
                  </w:rPr>
                  <w:fldChar w:fldCharType="begin"/>
                </w:r>
                <w:r w:rsidRPr="006B2FC8" w:rsidDel="003C6D81">
                  <w:rPr>
                    <w:noProof/>
                  </w:rPr>
                  <w:delInstrText xml:space="preserve"> SEQ eq \* MERGEFORMAT </w:delInstrText>
                </w:r>
                <w:r w:rsidRPr="006B2FC8" w:rsidDel="003C6D81">
                  <w:rPr>
                    <w:noProof/>
                  </w:rPr>
                  <w:fldChar w:fldCharType="separate"/>
                </w:r>
                <w:r w:rsidDel="003C6D81">
                  <w:rPr>
                    <w:noProof/>
                  </w:rPr>
                  <w:delText>4</w:delText>
                </w:r>
                <w:r w:rsidRPr="006B2FC8" w:rsidDel="003C6D81">
                  <w:rPr>
                    <w:noProof/>
                  </w:rPr>
                  <w:fldChar w:fldCharType="end"/>
                </w:r>
                <w:r w:rsidRPr="006B2FC8" w:rsidDel="003C6D81">
                  <w:delText>)</w:delText>
                </w:r>
              </w:del>
            </w:moveFrom>
          </w:p>
        </w:tc>
      </w:tr>
    </w:tbl>
    <w:p w14:paraId="0DC67BE2" w14:textId="0FAD618C" w:rsidR="00635CBA" w:rsidDel="003C6D81" w:rsidRDefault="00635CBA">
      <w:pPr>
        <w:spacing w:after="202"/>
        <w:ind w:firstLine="0"/>
        <w:contextualSpacing/>
        <w:rPr>
          <w:del w:id="769" w:author="Andy Kleinhesselink" w:date="2019-06-05T18:05:00Z"/>
        </w:rPr>
      </w:pPr>
      <w:moveFrom w:id="770" w:author="Andy Kleinhesselink" w:date="2019-06-05T17:58:00Z">
        <w:del w:id="771" w:author="Andy Kleinhesselink" w:date="2019-06-05T18:05:00Z">
          <w:r w:rsidDel="003C6D81">
            <w:delText xml:space="preserve">The term, </w:delText>
          </w:r>
          <m:oMath>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i</m:t>
                    </m:r>
                    <m:d>
                      <m:dPr>
                        <m:begChr m:val="["/>
                        <m:endChr m:val="]"/>
                        <m:ctrlPr>
                          <w:rPr>
                            <w:rFonts w:ascii="Cambria Math" w:hAnsi="Cambria Math"/>
                            <w:i/>
                          </w:rPr>
                        </m:ctrlPr>
                      </m:dPr>
                      <m:e>
                        <m:r>
                          <w:rPr>
                            <w:rFonts w:ascii="Cambria Math" w:hAnsi="Cambria Math"/>
                          </w:rPr>
                          <m:t>ji</m:t>
                        </m:r>
                      </m:e>
                    </m:d>
                  </m:sub>
                </m:sSub>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i</m:t>
                </m:r>
              </m:sub>
            </m:sSub>
          </m:oMath>
          <w:r w:rsidDel="003C6D81">
            <w:delText xml:space="preserve"> would normally be considered a HOI.  However</w:delText>
          </w:r>
          <w:r w:rsidR="00255AF2" w:rsidDel="003C6D81">
            <w:delText xml:space="preserve">, </w:delText>
          </w:r>
          <w:r w:rsidR="00703611" w:rsidDel="003C6D81">
            <w:delText>taking</w:delText>
          </w:r>
          <w:r w:rsidDel="003C6D81">
            <w:delText xml:space="preserve"> the partial derivative </w:delText>
          </w:r>
          <w:r w:rsidR="00703611" w:rsidDel="003C6D81">
            <w:delText xml:space="preserve">of the growth rate with respect to species </w:delText>
          </w:r>
          <w:r w:rsidR="00703611" w:rsidRPr="00564AC0" w:rsidDel="003C6D81">
            <w:rPr>
              <w:i/>
            </w:rPr>
            <w:delText>j</w:delText>
          </w:r>
          <w:r w:rsidR="00703611" w:rsidDel="003C6D81">
            <w:delText xml:space="preserve">, </w:delText>
          </w:r>
          <w:r w:rsidDel="003C6D81">
            <w:delText xml:space="preserve">we find, </w:delTex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oMath>
          <w:r w:rsidDel="003C6D81">
            <w:delText>, which only involves the densit</w:delText>
          </w:r>
          <w:r w:rsidR="00703611" w:rsidDel="003C6D81">
            <w:delText>y</w:delText>
          </w:r>
          <w:r w:rsidDel="003C6D81">
            <w:delText xml:space="preserve"> of species </w:delText>
          </w:r>
          <w:r w:rsidRPr="00564AC0" w:rsidDel="003C6D81">
            <w:rPr>
              <w:i/>
            </w:rPr>
            <w:delText>i</w:delText>
          </w:r>
          <w:r w:rsidDel="003C6D81">
            <w:delText xml:space="preserve">.  </w:delText>
          </w:r>
          <w:r w:rsidR="00703611" w:rsidDel="003C6D81">
            <w:delText xml:space="preserve">In this case the per capita effect of </w:delText>
          </w:r>
          <w:r w:rsidR="00703611" w:rsidRPr="00564AC0" w:rsidDel="003C6D81">
            <w:rPr>
              <w:i/>
            </w:rPr>
            <w:delText>n</w:delText>
          </w:r>
          <w:r w:rsidR="00703611" w:rsidRPr="00564AC0" w:rsidDel="003C6D81">
            <w:rPr>
              <w:i/>
              <w:vertAlign w:val="subscript"/>
            </w:rPr>
            <w:delText>j</w:delText>
          </w:r>
          <w:r w:rsidR="00703611" w:rsidDel="003C6D81">
            <w:delText xml:space="preserve"> is modified by the density of the focal species </w:delText>
          </w:r>
          <w:r w:rsidR="00703611" w:rsidDel="003C6D81">
            <w:rPr>
              <w:i/>
            </w:rPr>
            <w:delText>i</w:delText>
          </w:r>
          <w:r w:rsidR="00255AF2" w:rsidDel="003C6D81">
            <w:delText xml:space="preserve"> but</w:delText>
          </w:r>
          <w:r w:rsidR="00703611" w:rsidDel="003C6D81">
            <w:delText xml:space="preserve"> </w:delText>
          </w:r>
          <w:r w:rsidR="00255AF2" w:rsidDel="003C6D81">
            <w:delText xml:space="preserve">the </w:delText>
          </w:r>
          <w:r w:rsidR="00703611" w:rsidDel="003C6D81">
            <w:delText xml:space="preserve">Adler and Morris </w:delText>
          </w:r>
          <w:r w:rsidR="00255AF2" w:rsidDel="003C6D81">
            <w:delText xml:space="preserve">criteria </w:delText>
          </w:r>
          <w:r w:rsidR="00703611" w:rsidDel="003C6D81">
            <w:delText>would appear to exclude HOIs in this cas</w:delText>
          </w:r>
          <w:r w:rsidR="00255AF2" w:rsidDel="003C6D81">
            <w:delText>e</w:delText>
          </w:r>
          <w:r w:rsidR="00703611" w:rsidDel="003C6D81">
            <w:delText xml:space="preserve">.  If the emphasis of the Adler and Morris definition is on interaction modification then it seems reasonable to also include cases above as HOI because the density of species </w:delText>
          </w:r>
          <w:r w:rsidR="00703611" w:rsidRPr="00564AC0" w:rsidDel="003C6D81">
            <w:rPr>
              <w:i/>
            </w:rPr>
            <w:delText>i</w:delText>
          </w:r>
          <w:r w:rsidR="00703611" w:rsidDel="003C6D81">
            <w:delText xml:space="preserve"> modifies the effect of species </w:delText>
          </w:r>
          <w:r w:rsidR="00703611" w:rsidRPr="00564AC0" w:rsidDel="003C6D81">
            <w:rPr>
              <w:i/>
            </w:rPr>
            <w:delText>j</w:delText>
          </w:r>
          <w:r w:rsidR="00703611" w:rsidDel="003C6D81">
            <w:delText xml:space="preserve"> and the density of species </w:delText>
          </w:r>
          <w:r w:rsidR="00703611" w:rsidRPr="00564AC0" w:rsidDel="003C6D81">
            <w:rPr>
              <w:i/>
            </w:rPr>
            <w:delText>j</w:delText>
          </w:r>
          <w:r w:rsidR="00703611" w:rsidDel="003C6D81">
            <w:delText xml:space="preserve"> modifies the per capita effect of species </w:delText>
          </w:r>
          <w:r w:rsidR="00703611" w:rsidRPr="00564AC0" w:rsidDel="003C6D81">
            <w:rPr>
              <w:i/>
            </w:rPr>
            <w:delText>i</w:delText>
          </w:r>
          <w:r w:rsidR="00703611" w:rsidDel="003C6D81">
            <w:delText xml:space="preserve">. </w:delText>
          </w:r>
          <w:r w:rsidR="0011036D" w:rsidDel="003C6D81">
            <w:delText xml:space="preserve"> </w:delText>
          </w:r>
        </w:del>
      </w:moveFrom>
      <w:moveFromRangeEnd w:id="710"/>
      <w:del w:id="772" w:author="Andy Kleinhesselink" w:date="2019-06-05T18:05:00Z">
        <w:r w:rsidR="0011036D" w:rsidDel="003C6D81">
          <w:delText xml:space="preserve">However, Adler and Morris does not include such a case in their examples or discuss this particular issue.  </w:delText>
        </w:r>
        <w:r w:rsidR="00E16C8A" w:rsidDel="003C6D81">
          <w:delText xml:space="preserve">This omission is likely because Adler and Morris focus on standard models of competition and trophic interactions while the above model is a special case.  </w:delText>
        </w:r>
      </w:del>
    </w:p>
    <w:p w14:paraId="31FD44AD" w14:textId="4AF376A8" w:rsidR="00C51F6E" w:rsidRDefault="00C51F6E" w:rsidP="00564AC0">
      <w:pPr>
        <w:pStyle w:val="Heading2"/>
      </w:pPr>
      <w:r>
        <w:t>The phenomenological nature of higher order interactions</w:t>
      </w:r>
    </w:p>
    <w:p w14:paraId="67CCE430" w14:textId="7FAF3A73" w:rsidR="00934706" w:rsidRDefault="00FE22F4" w:rsidP="00934706">
      <w:pPr>
        <w:spacing w:after="202"/>
        <w:contextualSpacing/>
      </w:pPr>
      <w:r>
        <w:t xml:space="preserve">The </w:t>
      </w:r>
      <w:ins w:id="773" w:author="Andy Kleinhesselink" w:date="2019-06-06T14:46:00Z">
        <w:r w:rsidR="00A04340">
          <w:t xml:space="preserve">modified </w:t>
        </w:r>
      </w:ins>
      <w:r>
        <w:t>Adler and Morris</w:t>
      </w:r>
      <w:del w:id="774" w:author="Andy Kleinhesselink" w:date="2019-06-06T14:46:00Z">
        <w:r w:rsidDel="00A04340">
          <w:delText xml:space="preserve"> </w:delText>
        </w:r>
        <w:r w:rsidR="00154937" w:rsidDel="00A04340">
          <w:delText>criteria</w:delText>
        </w:r>
      </w:del>
      <w:ins w:id="775" w:author="Andy Kleinhesselink" w:date="2019-06-06T14:46:00Z">
        <w:r w:rsidR="00A04340">
          <w:t xml:space="preserve"> </w:t>
        </w:r>
      </w:ins>
      <w:ins w:id="776" w:author="Andy Kleinhesselink" w:date="2019-06-06T14:47:00Z">
        <w:r w:rsidR="00A04340">
          <w:t>test</w:t>
        </w:r>
      </w:ins>
      <w:ins w:id="777" w:author="Andy Kleinhesselink" w:date="2019-06-06T14:46:00Z">
        <w:r w:rsidR="00A04340">
          <w:t xml:space="preserve"> we p</w:t>
        </w:r>
      </w:ins>
      <w:ins w:id="778" w:author="Andy Kleinhesselink" w:date="2019-06-06T14:47:00Z">
        <w:r w:rsidR="00A04340">
          <w:t>ropose</w:t>
        </w:r>
      </w:ins>
      <w:r>
        <w:t xml:space="preserve"> offers a way to </w:t>
      </w:r>
      <w:del w:id="779" w:author="Andy Kleinhesselink" w:date="2019-06-06T14:47:00Z">
        <w:r w:rsidDel="00A04340">
          <w:delText xml:space="preserve">test for the presence of </w:delText>
        </w:r>
      </w:del>
      <w:ins w:id="780" w:author="Andy Kleinhesselink" w:date="2019-06-06T14:47:00Z">
        <w:r w:rsidR="00A04340">
          <w:t>determine</w:t>
        </w:r>
      </w:ins>
      <w:ins w:id="781" w:author="Andy Kleinhesselink" w:date="2019-06-06T15:08:00Z">
        <w:r w:rsidR="008657C5">
          <w:t xml:space="preserve"> whether a model </w:t>
        </w:r>
      </w:ins>
      <w:ins w:id="782" w:author="Andy Kleinhesselink" w:date="2019-06-06T15:07:00Z">
        <w:r w:rsidR="008657C5">
          <w:t>include</w:t>
        </w:r>
      </w:ins>
      <w:ins w:id="783" w:author="Andy Kleinhesselink" w:date="2019-06-06T15:08:00Z">
        <w:r w:rsidR="008657C5">
          <w:t>s</w:t>
        </w:r>
      </w:ins>
      <w:ins w:id="784" w:author="Andy Kleinhesselink" w:date="2019-06-06T15:07:00Z">
        <w:r w:rsidR="008657C5">
          <w:t xml:space="preserve"> higher order interactions</w:t>
        </w:r>
      </w:ins>
      <w:del w:id="785" w:author="Andy Kleinhesselink" w:date="2019-06-06T15:08:00Z">
        <w:r w:rsidR="003913CF" w:rsidDel="008657C5">
          <w:delText>higher order interactions</w:delText>
        </w:r>
        <w:r w:rsidR="009F4B4A" w:rsidDel="008657C5">
          <w:delText xml:space="preserve"> </w:delText>
        </w:r>
      </w:del>
      <w:del w:id="786" w:author="Andy Kleinhesselink" w:date="2019-06-06T14:47:00Z">
        <w:r w:rsidR="009F4B4A" w:rsidDel="00A04340">
          <w:delText xml:space="preserve">in </w:delText>
        </w:r>
      </w:del>
      <w:del w:id="787" w:author="Andy Kleinhesselink" w:date="2019-06-06T15:08:00Z">
        <w:r w:rsidR="009F4B4A" w:rsidDel="008657C5">
          <w:delText>a given model</w:delText>
        </w:r>
      </w:del>
      <w:commentRangeStart w:id="788"/>
      <w:r w:rsidR="009F4B4A">
        <w:t xml:space="preserve">, </w:t>
      </w:r>
      <w:commentRangeEnd w:id="788"/>
      <w:r w:rsidR="00AE7712">
        <w:rPr>
          <w:rStyle w:val="CommentReference"/>
        </w:rPr>
        <w:commentReference w:id="788"/>
      </w:r>
      <w:r w:rsidR="009F4B4A">
        <w:t xml:space="preserve">but </w:t>
      </w:r>
      <w:del w:id="789" w:author="Andy Kleinhesselink" w:date="2019-06-06T14:47:00Z">
        <w:r w:rsidR="009F4B4A" w:rsidDel="00A04340">
          <w:delText xml:space="preserve">it </w:delText>
        </w:r>
      </w:del>
      <w:ins w:id="790" w:author="Andy Kleinhesselink" w:date="2019-06-06T14:47:00Z">
        <w:r w:rsidR="00A04340">
          <w:t xml:space="preserve">we can </w:t>
        </w:r>
      </w:ins>
      <w:ins w:id="791" w:author="Andy Kleinhesselink" w:date="2019-06-06T14:48:00Z">
        <w:r w:rsidR="00A04340">
          <w:t xml:space="preserve">only </w:t>
        </w:r>
      </w:ins>
      <w:ins w:id="792" w:author="Andy Kleinhesselink" w:date="2019-06-06T14:47:00Z">
        <w:r w:rsidR="00A04340">
          <w:t xml:space="preserve">apply </w:t>
        </w:r>
      </w:ins>
      <w:ins w:id="793" w:author="Andy Kleinhesselink" w:date="2019-06-06T14:48:00Z">
        <w:r w:rsidR="00A04340">
          <w:t>it after we have defined some model of species competition</w:t>
        </w:r>
      </w:ins>
      <w:del w:id="794" w:author="Andy Kleinhesselink" w:date="2019-06-06T14:47:00Z">
        <w:r w:rsidR="009F4B4A" w:rsidDel="00A04340">
          <w:delText xml:space="preserve">does not tell us </w:delText>
        </w:r>
        <w:r w:rsidR="00154937" w:rsidDel="00A04340">
          <w:delText>what causes</w:delText>
        </w:r>
        <w:r w:rsidR="009F4B4A" w:rsidDel="00A04340">
          <w:delText xml:space="preserve"> HOIs </w:delText>
        </w:r>
        <w:r w:rsidR="00154937" w:rsidDel="00A04340">
          <w:delText>or whether they are common in nature</w:delText>
        </w:r>
      </w:del>
      <w:r w:rsidR="009F4B4A">
        <w:t xml:space="preserve">. </w:t>
      </w:r>
      <w:ins w:id="795" w:author="Andy Kleinhesselink" w:date="2019-06-06T15:08:00Z">
        <w:r w:rsidR="008657C5">
          <w:t xml:space="preserve">However, Adler and Morris </w:t>
        </w:r>
      </w:ins>
      <w:ins w:id="796" w:author="Andy Kleinhesselink" w:date="2019-06-06T15:09:00Z">
        <w:r w:rsidR="008657C5">
          <w:t xml:space="preserve">(1994) do not tell us how to test for HOIs in raw data on species interactions.  </w:t>
        </w:r>
      </w:ins>
      <w:ins w:id="797" w:author="Andy Kleinhesselink" w:date="2019-06-06T15:12:00Z">
        <w:r w:rsidR="001756BB">
          <w:t xml:space="preserve">Our test and that of Adler and Morris </w:t>
        </w:r>
      </w:ins>
      <w:ins w:id="798" w:author="Andy Kleinhesselink" w:date="2019-06-06T15:13:00Z">
        <w:r w:rsidR="001756BB">
          <w:t xml:space="preserve">are fundamentally a question about what kind of modeling assumptions do we need to make in order to fit a phenomenological model to data on </w:t>
        </w:r>
      </w:ins>
      <w:ins w:id="799" w:author="Andy Kleinhesselink" w:date="2019-06-06T15:14:00Z">
        <w:r w:rsidR="001756BB">
          <w:t xml:space="preserve">species </w:t>
        </w:r>
      </w:ins>
      <w:ins w:id="800" w:author="Andy Kleinhesselink" w:date="2019-06-06T15:13:00Z">
        <w:r w:rsidR="001756BB">
          <w:t>competition</w:t>
        </w:r>
      </w:ins>
      <w:ins w:id="801" w:author="Andy Kleinhesselink" w:date="2019-06-06T15:10:00Z">
        <w:r w:rsidR="001756BB">
          <w:t xml:space="preserve">. </w:t>
        </w:r>
      </w:ins>
      <w:r w:rsidR="00934706">
        <w:t>Competition occurs when individuals consume the same limiting resource</w:t>
      </w:r>
      <w:del w:id="802" w:author="Andy Kleinhesselink" w:date="2019-06-06T14:49:00Z">
        <w:r w:rsidR="00934706" w:rsidDel="00A04340">
          <w:delText>,</w:delText>
        </w:r>
      </w:del>
      <w:ins w:id="803" w:author="Andy Kleinhesselink" w:date="2019-06-06T14:49:00Z">
        <w:r w:rsidR="00A04340">
          <w:t>, such that increases in population density</w:t>
        </w:r>
      </w:ins>
      <w:r w:rsidR="00934706">
        <w:t xml:space="preserve"> </w:t>
      </w:r>
      <w:del w:id="804" w:author="Andy Kleinhesselink" w:date="2019-06-06T14:49:00Z">
        <w:r w:rsidR="00934706" w:rsidDel="00A04340">
          <w:delText xml:space="preserve">such that increases in consumer densities </w:delText>
        </w:r>
      </w:del>
      <w:r w:rsidR="00934706">
        <w:t>reduce</w:t>
      </w:r>
      <w:ins w:id="805" w:author="Andy Kleinhesselink" w:date="2019-06-06T14:49:00Z">
        <w:r w:rsidR="00A04340">
          <w:t>s</w:t>
        </w:r>
      </w:ins>
      <w:r w:rsidR="00934706">
        <w:t xml:space="preserve"> the availability of resources, which in turn changes the population growth rate of the consumers </w:t>
      </w:r>
      <w:r w:rsidR="00934706">
        <w:fldChar w:fldCharType="begin"/>
      </w:r>
      <w:r w:rsidR="00934706">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934706">
        <w:fldChar w:fldCharType="separate"/>
      </w:r>
      <w:r w:rsidR="00934706" w:rsidRPr="00155BFB">
        <w:rPr>
          <w:rFonts w:cs="Times New Roman"/>
        </w:rPr>
        <w:t>(</w:t>
      </w:r>
      <w:proofErr w:type="spellStart"/>
      <w:r w:rsidR="00934706" w:rsidRPr="00155BFB">
        <w:rPr>
          <w:rFonts w:cs="Times New Roman"/>
        </w:rPr>
        <w:t>Meszéna</w:t>
      </w:r>
      <w:proofErr w:type="spellEnd"/>
      <w:r w:rsidR="00934706" w:rsidRPr="00155BFB">
        <w:rPr>
          <w:rFonts w:cs="Times New Roman"/>
        </w:rPr>
        <w:t xml:space="preserve"> et al. 2006)</w:t>
      </w:r>
      <w:r w:rsidR="00934706">
        <w:fldChar w:fldCharType="end"/>
      </w:r>
      <w:r w:rsidR="00934706">
        <w:t xml:space="preserve">. </w:t>
      </w:r>
      <w:r w:rsidR="00154937">
        <w:t>A</w:t>
      </w:r>
      <w:r w:rsidR="00934706">
        <w:t xml:space="preserve"> phenomenological </w:t>
      </w:r>
      <w:r w:rsidR="00154937">
        <w:t xml:space="preserve">model of </w:t>
      </w:r>
      <w:r w:rsidR="00934706">
        <w:t>competition simplifies the representation of th</w:t>
      </w:r>
      <w:r w:rsidR="009F544C">
        <w:t>is</w:t>
      </w:r>
      <w:r w:rsidR="00934706">
        <w:t xml:space="preserve"> interaction by </w:t>
      </w:r>
      <w:r w:rsidR="009F544C">
        <w:t>tracking only the</w:t>
      </w:r>
      <w:ins w:id="806" w:author="Andy Kleinhesselink" w:date="2019-06-06T15:14:00Z">
        <w:r w:rsidR="001756BB">
          <w:t xml:space="preserve"> population</w:t>
        </w:r>
      </w:ins>
      <w:r w:rsidR="009F544C">
        <w:t xml:space="preserve"> </w:t>
      </w:r>
      <w:r w:rsidR="00744ABB">
        <w:t>density of</w:t>
      </w:r>
      <w:r w:rsidR="003C709A">
        <w:t xml:space="preserve"> </w:t>
      </w:r>
      <w:r w:rsidR="009F544C">
        <w:t xml:space="preserve">the </w:t>
      </w:r>
      <w:r w:rsidR="003C709A">
        <w:t>compet</w:t>
      </w:r>
      <w:del w:id="807" w:author="Andy Kleinhesselink" w:date="2019-06-06T15:14:00Z">
        <w:r w:rsidR="003C709A" w:rsidDel="001756BB">
          <w:delText>ing organisms</w:delText>
        </w:r>
      </w:del>
      <w:ins w:id="808" w:author="Andy Kleinhesselink" w:date="2019-06-06T15:14:00Z">
        <w:r w:rsidR="001756BB">
          <w:t>itors</w:t>
        </w:r>
      </w:ins>
      <w:r w:rsidR="00934706">
        <w:t xml:space="preserve"> without tracking </w:t>
      </w:r>
      <w:r w:rsidR="009F544C">
        <w:t xml:space="preserve">fluctuations in the </w:t>
      </w:r>
      <w:del w:id="809" w:author="Andy Kleinhesselink" w:date="2019-06-06T14:52:00Z">
        <w:r w:rsidR="00934706" w:rsidDel="001511DB">
          <w:delText xml:space="preserve">shared </w:delText>
        </w:r>
      </w:del>
      <w:r w:rsidR="00934706">
        <w:t>resources</w:t>
      </w:r>
      <w:ins w:id="810" w:author="Andy Kleinhesselink" w:date="2019-06-06T15:15:00Z">
        <w:r w:rsidR="001756BB">
          <w:t xml:space="preserve"> </w:t>
        </w:r>
      </w:ins>
      <w:del w:id="811" w:author="Andy Kleinhesselink" w:date="2019-06-06T14:52:00Z">
        <w:r w:rsidR="00934706" w:rsidDel="001511DB">
          <w:delText xml:space="preserve">. </w:delText>
        </w:r>
      </w:del>
      <w:del w:id="812" w:author="Andy Kleinhesselink" w:date="2019-06-06T15:15:00Z">
        <w:r w:rsidR="009F544C" w:rsidDel="001756BB">
          <w:delText>Thus, p</w:delText>
        </w:r>
        <w:r w:rsidR="00934706" w:rsidDel="001756BB">
          <w:delText xml:space="preserve">henomenological competition is </w:delText>
        </w:r>
        <w:r w:rsidR="009F544C" w:rsidDel="001756BB">
          <w:delText>equivalent to a</w:delText>
        </w:r>
        <w:r w:rsidR="00934706" w:rsidDel="001756BB">
          <w:delText xml:space="preserve"> reduction in per-capita population growth rate due to an increase in density of individuals of the same trophic level </w:delText>
        </w:r>
      </w:del>
      <w:r w:rsidR="00934706">
        <w:fldChar w:fldCharType="begin"/>
      </w:r>
      <w:r w:rsidR="00934706">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934706">
        <w:fldChar w:fldCharType="separate"/>
      </w:r>
      <w:r w:rsidR="00934706">
        <w:rPr>
          <w:noProof/>
        </w:rPr>
        <w:t>(Chesson 2000)</w:t>
      </w:r>
      <w:r w:rsidR="00934706">
        <w:fldChar w:fldCharType="end"/>
      </w:r>
      <w:r w:rsidR="00934706">
        <w:t xml:space="preserve">. </w:t>
      </w:r>
    </w:p>
    <w:p w14:paraId="4474B5D9" w14:textId="7D54C4F9" w:rsidR="008657C5" w:rsidRDefault="00934706" w:rsidP="00934706">
      <w:pPr>
        <w:spacing w:after="202"/>
        <w:contextualSpacing/>
        <w:rPr>
          <w:ins w:id="813" w:author="Andy Kleinhesselink" w:date="2019-06-06T15:00:00Z"/>
        </w:rPr>
      </w:pPr>
      <w:r>
        <w:t xml:space="preserve">The benefit of modeling competition phenomenologically is that such models can be fitted to empirical data for any pair of species without making assumptions about which resources </w:t>
      </w:r>
      <w:del w:id="814" w:author="Andy Kleinhesselink" w:date="2019-06-06T14:53:00Z">
        <w:r w:rsidDel="001511DB">
          <w:delText xml:space="preserve">or environmental factors </w:delText>
        </w:r>
      </w:del>
      <w:r>
        <w:t xml:space="preserve">are limiting to their populations (e.g. Kraft et al. </w:t>
      </w:r>
      <w:r>
        <w:fldChar w:fldCharType="begin"/>
      </w:r>
      <w:r>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fldChar w:fldCharType="separate"/>
      </w:r>
      <w:r>
        <w:rPr>
          <w:noProof/>
        </w:rPr>
        <w:t>(2015)</w:t>
      </w:r>
      <w:r>
        <w:fldChar w:fldCharType="end"/>
      </w:r>
      <w:r>
        <w:t xml:space="preserve">. Nevertheless, </w:t>
      </w:r>
      <w:del w:id="815" w:author="Andy Kleinhesselink" w:date="2019-06-06T14:53:00Z">
        <w:r w:rsidDel="001511DB">
          <w:delText>phenomenological models necessarily leave mechanistic details out</w:delText>
        </w:r>
        <w:r w:rsidR="00073A3E" w:rsidDel="001511DB">
          <w:delText xml:space="preserve"> and </w:delText>
        </w:r>
      </w:del>
      <w:r w:rsidR="003913CF">
        <w:t>HOIs</w:t>
      </w:r>
      <w:r w:rsidR="00661E05">
        <w:t xml:space="preserve"> </w:t>
      </w:r>
      <w:ins w:id="816" w:author="Andy Kleinhesselink" w:date="2019-06-06T15:15:00Z">
        <w:r w:rsidR="001756BB">
          <w:t xml:space="preserve">may </w:t>
        </w:r>
      </w:ins>
      <w:r w:rsidR="00661E05">
        <w:t xml:space="preserve">emerge </w:t>
      </w:r>
      <w:r>
        <w:t>in</w:t>
      </w:r>
      <w:r w:rsidR="00661E05">
        <w:t xml:space="preserve"> </w:t>
      </w:r>
      <w:r>
        <w:t xml:space="preserve">phenomenological models </w:t>
      </w:r>
      <w:r w:rsidR="003C709A">
        <w:t xml:space="preserve">precisely because they </w:t>
      </w:r>
      <w:ins w:id="817" w:author="Andy Kleinhesselink" w:date="2019-06-06T14:53:00Z">
        <w:r w:rsidR="001511DB">
          <w:t xml:space="preserve">leave out mechanistic details and </w:t>
        </w:r>
      </w:ins>
      <w:r w:rsidR="00AE7712">
        <w:t>do not explicitly model</w:t>
      </w:r>
      <w:r w:rsidR="003C709A">
        <w:t xml:space="preserve"> resource </w:t>
      </w:r>
      <w:r w:rsidR="00073A3E">
        <w:t xml:space="preserve">(or shared predator) </w:t>
      </w:r>
      <w:r w:rsidR="003C709A">
        <w:t xml:space="preserve">dynamics </w:t>
      </w:r>
      <w:r w:rsidR="00E22254">
        <w:fldChar w:fldCharType="begin"/>
      </w:r>
      <w:r>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E22254">
        <w:fldChar w:fldCharType="separate"/>
      </w:r>
      <w:r w:rsidRPr="00934706">
        <w:rPr>
          <w:rFonts w:cs="Times New Roman"/>
        </w:rPr>
        <w:t xml:space="preserve">(Abrams 1983, </w:t>
      </w:r>
      <w:proofErr w:type="spellStart"/>
      <w:r w:rsidRPr="00934706">
        <w:rPr>
          <w:rFonts w:cs="Times New Roman"/>
        </w:rPr>
        <w:t>O’Dwyer</w:t>
      </w:r>
      <w:proofErr w:type="spellEnd"/>
      <w:r w:rsidRPr="00934706">
        <w:rPr>
          <w:rFonts w:cs="Times New Roman"/>
        </w:rPr>
        <w:t xml:space="preserve"> 2018, </w:t>
      </w:r>
      <w:proofErr w:type="spellStart"/>
      <w:r w:rsidRPr="00934706">
        <w:rPr>
          <w:rFonts w:cs="Times New Roman"/>
        </w:rPr>
        <w:t>Letten</w:t>
      </w:r>
      <w:proofErr w:type="spellEnd"/>
      <w:r w:rsidRPr="00934706">
        <w:rPr>
          <w:rFonts w:cs="Times New Roman"/>
        </w:rPr>
        <w:t xml:space="preserve"> and Stouffer 2019)</w:t>
      </w:r>
      <w:r w:rsidR="00E22254">
        <w:fldChar w:fldCharType="end"/>
      </w:r>
      <w:r w:rsidR="00E22254">
        <w:t xml:space="preserve">.  </w:t>
      </w:r>
      <w:commentRangeStart w:id="818"/>
      <w:del w:id="819" w:author="Andy Kleinhesselink" w:date="2019-06-06T14:56:00Z">
        <w:r w:rsidR="00E22254" w:rsidDel="001511DB">
          <w:delText xml:space="preserve">This has </w:delText>
        </w:r>
        <w:r w:rsidR="00661E05" w:rsidDel="001511DB">
          <w:delText>two key implications</w:delText>
        </w:r>
        <w:r w:rsidR="00E22254" w:rsidDel="001511DB">
          <w:delText>: f</w:delText>
        </w:r>
        <w:r w:rsidR="00661E05" w:rsidDel="001511DB">
          <w:delText>irst,</w:delText>
        </w:r>
      </w:del>
      <w:ins w:id="820" w:author="Andy Kleinhesselink" w:date="2019-06-06T14:56:00Z">
        <w:r w:rsidR="001511DB">
          <w:t>Given this,</w:t>
        </w:r>
      </w:ins>
      <w:r w:rsidR="00661E05">
        <w:t xml:space="preserve"> one might argue </w:t>
      </w:r>
      <w:r w:rsidR="00661E05">
        <w:lastRenderedPageBreak/>
        <w:t xml:space="preserve">that </w:t>
      </w:r>
      <w:r w:rsidR="00092171">
        <w:t>HOIs</w:t>
      </w:r>
      <w:r w:rsidR="00661E05">
        <w:t xml:space="preserve"> </w:t>
      </w:r>
      <w:r w:rsidR="003C709A">
        <w:t>are an</w:t>
      </w:r>
      <w:r w:rsidR="00661E05">
        <w:t xml:space="preserve"> artif</w:t>
      </w:r>
      <w:r w:rsidR="00092171">
        <w:t xml:space="preserve">act </w:t>
      </w:r>
      <w:r w:rsidR="00661E05">
        <w:t>of</w:t>
      </w:r>
      <w:r w:rsidR="003C709A">
        <w:t xml:space="preserve"> incomplete understanding in</w:t>
      </w:r>
      <w:r w:rsidR="00661E05">
        <w:t xml:space="preserve"> phenomenological models.  </w:t>
      </w:r>
      <w:del w:id="821" w:author="Andy Kleinhesselink" w:date="2019-06-06T15:00:00Z">
        <w:r w:rsidR="00661E05" w:rsidDel="008657C5">
          <w:delText>However</w:delText>
        </w:r>
      </w:del>
      <w:ins w:id="822" w:author="Andy Kleinhesselink" w:date="2019-06-06T15:15:00Z">
        <w:r w:rsidR="001756BB">
          <w:t>Our response, is that</w:t>
        </w:r>
      </w:ins>
      <w:ins w:id="823" w:author="Andy Kleinhesselink" w:date="2019-06-06T15:00:00Z">
        <w:r w:rsidR="008657C5">
          <w:t xml:space="preserve"> </w:t>
        </w:r>
      </w:ins>
      <w:del w:id="824" w:author="Andy Kleinhesselink" w:date="2019-06-06T15:03:00Z">
        <w:r w:rsidR="00661E05" w:rsidDel="008657C5">
          <w:delText>,</w:delText>
        </w:r>
      </w:del>
      <w:del w:id="825" w:author="Andy Kleinhesselink" w:date="2019-06-06T15:15:00Z">
        <w:r w:rsidR="00661E05" w:rsidDel="001756BB">
          <w:delText xml:space="preserve"> </w:delText>
        </w:r>
      </w:del>
      <w:del w:id="826" w:author="Andy Kleinhesselink" w:date="2019-06-06T14:54:00Z">
        <w:r w:rsidR="00661E05" w:rsidDel="001511DB">
          <w:delText xml:space="preserve">the </w:delText>
        </w:r>
      </w:del>
      <w:ins w:id="827" w:author="Andy Kleinhesselink" w:date="2019-06-06T15:03:00Z">
        <w:r w:rsidR="008657C5">
          <w:t>any</w:t>
        </w:r>
      </w:ins>
      <w:ins w:id="828" w:author="Andy Kleinhesselink" w:date="2019-06-06T14:54:00Z">
        <w:r w:rsidR="001511DB">
          <w:t xml:space="preserve"> </w:t>
        </w:r>
      </w:ins>
      <w:ins w:id="829" w:author="Andy Kleinhesselink" w:date="2019-06-06T15:03:00Z">
        <w:r w:rsidR="008657C5">
          <w:t xml:space="preserve">theory of </w:t>
        </w:r>
      </w:ins>
      <w:ins w:id="830" w:author="Andy Kleinhesselink" w:date="2019-06-06T14:55:00Z">
        <w:r w:rsidR="001511DB">
          <w:t xml:space="preserve">species </w:t>
        </w:r>
      </w:ins>
      <w:ins w:id="831" w:author="Andy Kleinhesselink" w:date="2019-06-06T14:54:00Z">
        <w:r w:rsidR="001511DB">
          <w:t>interactions</w:t>
        </w:r>
      </w:ins>
      <w:ins w:id="832" w:author="Andy Kleinhesselink" w:date="2019-06-06T14:56:00Z">
        <w:r w:rsidR="001511DB">
          <w:t xml:space="preserve"> </w:t>
        </w:r>
      </w:ins>
      <w:del w:id="833" w:author="Andy Kleinhesselink" w:date="2019-06-06T14:55:00Z">
        <w:r w:rsidR="00661E05" w:rsidDel="001511DB">
          <w:delText xml:space="preserve">question of whether perfect knowledge of pairwise interactions is sufficient to predict the dynamics of more complex systems </w:delText>
        </w:r>
      </w:del>
      <w:ins w:id="834" w:author="Andy Kleinhesselink" w:date="2019-06-06T14:55:00Z">
        <w:r w:rsidR="001511DB">
          <w:t>is inherently phenomenological.</w:t>
        </w:r>
      </w:ins>
      <w:ins w:id="835" w:author="Andy Kleinhesselink" w:date="2019-06-06T14:58:00Z">
        <w:r w:rsidR="001511DB">
          <w:t xml:space="preserve"> </w:t>
        </w:r>
      </w:ins>
      <w:ins w:id="836" w:author="Andy Kleinhesselink" w:date="2019-06-06T15:04:00Z">
        <w:r w:rsidR="008657C5">
          <w:t>Th</w:t>
        </w:r>
      </w:ins>
      <w:ins w:id="837" w:author="Andy Kleinhesselink" w:date="2019-06-06T15:15:00Z">
        <w:r w:rsidR="001756BB">
          <w:t>us</w:t>
        </w:r>
      </w:ins>
      <w:ins w:id="838" w:author="Andy Kleinhesselink" w:date="2019-06-06T15:16:00Z">
        <w:r w:rsidR="001756BB">
          <w:t>,</w:t>
        </w:r>
      </w:ins>
      <w:ins w:id="839" w:author="Andy Kleinhesselink" w:date="2019-06-06T15:04:00Z">
        <w:r w:rsidR="008657C5">
          <w:t xml:space="preserve"> </w:t>
        </w:r>
      </w:ins>
      <w:ins w:id="840" w:author="Andy Kleinhesselink" w:date="2019-06-06T15:03:00Z">
        <w:r w:rsidR="008657C5">
          <w:t xml:space="preserve">any </w:t>
        </w:r>
      </w:ins>
      <w:ins w:id="841" w:author="Andy Kleinhesselink" w:date="2019-06-06T15:02:00Z">
        <w:r w:rsidR="008657C5">
          <w:t>theory of ecolog</w:t>
        </w:r>
      </w:ins>
      <w:ins w:id="842" w:author="Andy Kleinhesselink" w:date="2019-06-06T15:16:00Z">
        <w:r w:rsidR="001756BB">
          <w:t>ical communities</w:t>
        </w:r>
      </w:ins>
      <w:ins w:id="843" w:author="Andy Kleinhesselink" w:date="2019-06-06T15:04:00Z">
        <w:r w:rsidR="008657C5">
          <w:t xml:space="preserve"> rooted in species interactions</w:t>
        </w:r>
      </w:ins>
      <w:ins w:id="844" w:author="Andy Kleinhesselink" w:date="2019-06-06T15:02:00Z">
        <w:r w:rsidR="008657C5">
          <w:t xml:space="preserve"> must </w:t>
        </w:r>
      </w:ins>
      <w:ins w:id="845" w:author="Andy Kleinhesselink" w:date="2019-06-06T15:03:00Z">
        <w:r w:rsidR="008657C5">
          <w:t xml:space="preserve">confront the </w:t>
        </w:r>
      </w:ins>
      <w:ins w:id="846" w:author="Andy Kleinhesselink" w:date="2019-06-06T15:04:00Z">
        <w:r w:rsidR="008657C5">
          <w:t>issue of HOI</w:t>
        </w:r>
      </w:ins>
      <w:ins w:id="847" w:author="Andy Kleinhesselink" w:date="2019-06-06T15:16:00Z">
        <w:r w:rsidR="001756BB">
          <w:t>s</w:t>
        </w:r>
      </w:ins>
      <w:ins w:id="848" w:author="Andy Kleinhesselink" w:date="2019-06-06T14:58:00Z">
        <w:r w:rsidR="001511DB">
          <w:t xml:space="preserve">. </w:t>
        </w:r>
      </w:ins>
      <w:ins w:id="849" w:author="Andy Kleinhesselink" w:date="2019-06-06T15:16:00Z">
        <w:r w:rsidR="001756BB">
          <w:t>Likewise</w:t>
        </w:r>
      </w:ins>
      <w:ins w:id="850" w:author="Andy Kleinhesselink" w:date="2019-06-06T14:59:00Z">
        <w:r w:rsidR="001511DB">
          <w:t xml:space="preserve">, </w:t>
        </w:r>
      </w:ins>
      <w:ins w:id="851" w:author="Andy Kleinhesselink" w:date="2019-06-06T15:04:00Z">
        <w:r w:rsidR="008657C5">
          <w:t xml:space="preserve">the question of </w:t>
        </w:r>
      </w:ins>
      <w:ins w:id="852" w:author="Andy Kleinhesselink" w:date="2019-06-06T14:59:00Z">
        <w:r w:rsidR="001511DB">
          <w:t xml:space="preserve">HOIs </w:t>
        </w:r>
      </w:ins>
      <w:del w:id="853" w:author="Andy Kleinhesselink" w:date="2019-06-06T14:55:00Z">
        <w:r w:rsidR="00661E05" w:rsidDel="001511DB">
          <w:delText>is fundamentally phenomenological and t</w:delText>
        </w:r>
      </w:del>
      <w:del w:id="854" w:author="Andy Kleinhesselink" w:date="2019-06-06T14:59:00Z">
        <w:r w:rsidR="00661E05" w:rsidDel="001511DB">
          <w:delText>hus</w:delText>
        </w:r>
      </w:del>
      <w:del w:id="855" w:author="Andy Kleinhesselink" w:date="2019-06-06T14:56:00Z">
        <w:r w:rsidR="00661E05" w:rsidDel="001511DB">
          <w:delText xml:space="preserve"> </w:delText>
        </w:r>
      </w:del>
      <w:r w:rsidR="00661E05">
        <w:t>can only be investigated in the context of phenomenological</w:t>
      </w:r>
      <w:del w:id="856" w:author="Andy Kleinhesselink" w:date="2019-06-06T14:55:00Z">
        <w:r w:rsidR="00661E05" w:rsidDel="001511DB">
          <w:delText xml:space="preserve"> interactions</w:delText>
        </w:r>
      </w:del>
      <w:ins w:id="857" w:author="Andy Kleinhesselink" w:date="2019-06-06T15:04:00Z">
        <w:r w:rsidR="008657C5">
          <w:t xml:space="preserve">, not </w:t>
        </w:r>
      </w:ins>
      <w:ins w:id="858" w:author="Andy Kleinhesselink" w:date="2019-06-06T15:05:00Z">
        <w:r w:rsidR="008657C5">
          <w:t xml:space="preserve">mechanistic, </w:t>
        </w:r>
      </w:ins>
      <w:ins w:id="859" w:author="Andy Kleinhesselink" w:date="2019-06-06T14:55:00Z">
        <w:r w:rsidR="001511DB">
          <w:t>models</w:t>
        </w:r>
      </w:ins>
      <w:ins w:id="860" w:author="Andy Kleinhesselink" w:date="2019-06-06T15:05:00Z">
        <w:r w:rsidR="008657C5">
          <w:t xml:space="preserve"> of species interactions</w:t>
        </w:r>
      </w:ins>
      <w:r w:rsidR="00661E05">
        <w:t>.</w:t>
      </w:r>
      <w:commentRangeEnd w:id="818"/>
      <w:r w:rsidR="008657C5">
        <w:rPr>
          <w:rStyle w:val="CommentReference"/>
        </w:rPr>
        <w:commentReference w:id="818"/>
      </w:r>
    </w:p>
    <w:p w14:paraId="54009F6F" w14:textId="5E881824" w:rsidR="00661E05" w:rsidRDefault="00661E05" w:rsidP="00934706">
      <w:pPr>
        <w:spacing w:after="202"/>
        <w:contextualSpacing/>
      </w:pPr>
      <w:del w:id="861" w:author="Andy Kleinhesselink" w:date="2019-06-06T15:00:00Z">
        <w:r w:rsidDel="008657C5">
          <w:delText xml:space="preserve"> </w:delText>
        </w:r>
      </w:del>
      <w:del w:id="862" w:author="Andy Kleinhesselink" w:date="2019-06-06T14:58:00Z">
        <w:r w:rsidDel="001511DB">
          <w:delText xml:space="preserve"> </w:delText>
        </w:r>
      </w:del>
      <w:del w:id="863" w:author="Andy Kleinhesselink" w:date="2019-06-06T15:16:00Z">
        <w:r w:rsidDel="001756BB">
          <w:delText>Second, i</w:delText>
        </w:r>
      </w:del>
      <w:ins w:id="864" w:author="Andy Kleinhesselink" w:date="2019-06-06T15:16:00Z">
        <w:r w:rsidR="001756BB">
          <w:t>Moreover, i</w:t>
        </w:r>
      </w:ins>
      <w:r>
        <w:t xml:space="preserve">f mechanistic models </w:t>
      </w:r>
      <w:r w:rsidR="008D4740">
        <w:t xml:space="preserve">of resource competition </w:t>
      </w:r>
      <w:r w:rsidR="00934706">
        <w:t>frequently generate</w:t>
      </w:r>
      <w:r>
        <w:t xml:space="preserve"> HOIs</w:t>
      </w:r>
      <w:r w:rsidR="00E22254">
        <w:t xml:space="preserve"> </w:t>
      </w:r>
      <w:r>
        <w:fldChar w:fldCharType="begin"/>
      </w:r>
      <w:ins w:id="865" w:author="Andy Kleinhesselink" w:date="2019-06-06T15:06:00Z">
        <w:r w:rsidR="008657C5">
          <w:instrText xml:space="preserve"> ADDIN ZOTERO_ITEM CSL_CITATION {"citationID":"9oUdKPYH","properties":{"formattedCitation":"(Abrams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ins>
      <w:del w:id="866" w:author="Andy Kleinhesselink" w:date="2019-06-06T15:06:00Z">
        <w:r w:rsidDel="008657C5">
          <w:del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delInstrText>
        </w:r>
      </w:del>
      <w:r>
        <w:fldChar w:fldCharType="separate"/>
      </w:r>
      <w:ins w:id="867" w:author="Andy Kleinhesselink" w:date="2019-06-06T15:06:00Z">
        <w:r w:rsidR="008657C5" w:rsidRPr="008657C5">
          <w:rPr>
            <w:rFonts w:cs="Times New Roman"/>
            <w:rPrChange w:id="868" w:author="Andy Kleinhesselink" w:date="2019-06-06T15:06:00Z">
              <w:rPr>
                <w:rFonts w:cs="Times New Roman"/>
              </w:rPr>
            </w:rPrChange>
          </w:rPr>
          <w:t xml:space="preserve">(Abrams 1983, </w:t>
        </w:r>
        <w:proofErr w:type="spellStart"/>
        <w:r w:rsidR="008657C5" w:rsidRPr="008657C5">
          <w:rPr>
            <w:rFonts w:cs="Times New Roman"/>
            <w:rPrChange w:id="869" w:author="Andy Kleinhesselink" w:date="2019-06-06T15:06:00Z">
              <w:rPr>
                <w:rFonts w:cs="Times New Roman"/>
              </w:rPr>
            </w:rPrChange>
          </w:rPr>
          <w:t>O’Dwyer</w:t>
        </w:r>
        <w:proofErr w:type="spellEnd"/>
        <w:r w:rsidR="008657C5" w:rsidRPr="008657C5">
          <w:rPr>
            <w:rFonts w:cs="Times New Roman"/>
            <w:rPrChange w:id="870" w:author="Andy Kleinhesselink" w:date="2019-06-06T15:06:00Z">
              <w:rPr>
                <w:rFonts w:cs="Times New Roman"/>
              </w:rPr>
            </w:rPrChange>
          </w:rPr>
          <w:t xml:space="preserve"> 2018)</w:t>
        </w:r>
      </w:ins>
      <w:del w:id="871" w:author="Andy Kleinhesselink" w:date="2019-06-06T15:06:00Z">
        <w:r w:rsidRPr="008657C5" w:rsidDel="008657C5">
          <w:rPr>
            <w:rFonts w:cs="Times New Roman"/>
            <w:noProof/>
            <w:rPrChange w:id="872" w:author="Andy Kleinhesselink" w:date="2019-06-06T15:06:00Z">
              <w:rPr>
                <w:noProof/>
              </w:rPr>
            </w:rPrChange>
          </w:rPr>
          <w:delText>(Abrams 1983)</w:delText>
        </w:r>
      </w:del>
      <w:r>
        <w:fldChar w:fldCharType="end"/>
      </w:r>
      <w:ins w:id="873" w:author="Andy Kleinhesselink" w:date="2019-06-06T15:17:00Z">
        <w:r w:rsidR="001756BB">
          <w:t xml:space="preserve"> this begs the question of why </w:t>
        </w:r>
      </w:ins>
      <w:del w:id="874" w:author="Andy Kleinhesselink" w:date="2019-06-06T15:17:00Z">
        <w:r w:rsidR="00E22254" w:rsidDel="001756BB">
          <w:delText>, the scarcity of</w:delText>
        </w:r>
      </w:del>
      <w:ins w:id="875" w:author="Andy Kleinhesselink" w:date="2019-06-06T15:17:00Z">
        <w:r w:rsidR="001756BB">
          <w:t>there have been few</w:t>
        </w:r>
      </w:ins>
      <w:r w:rsidR="00E22254">
        <w:t xml:space="preserve"> </w:t>
      </w:r>
      <w:r>
        <w:t xml:space="preserve">rigorous demonstrations of HOIs </w:t>
      </w:r>
      <w:ins w:id="876" w:author="Andy Kleinhesselink" w:date="2019-06-06T15:17:00Z">
        <w:r w:rsidR="001756BB">
          <w:t>among competitors in nature</w:t>
        </w:r>
      </w:ins>
      <w:del w:id="877" w:author="Andy Kleinhesselink" w:date="2019-06-06T15:17:00Z">
        <w:r w:rsidDel="001756BB">
          <w:delText xml:space="preserve">in </w:delText>
        </w:r>
        <w:r w:rsidR="00E22254" w:rsidDel="001756BB">
          <w:delText>nature represents a</w:delText>
        </w:r>
        <w:r w:rsidR="00092171" w:rsidDel="001756BB">
          <w:delText xml:space="preserve">n important </w:delText>
        </w:r>
        <w:r w:rsidR="00E22254" w:rsidDel="001756BB">
          <w:delText xml:space="preserve">gap in our </w:delText>
        </w:r>
        <w:r w:rsidR="00092171" w:rsidDel="001756BB">
          <w:delText>understanding</w:delText>
        </w:r>
        <w:r w:rsidR="00E22254" w:rsidDel="001756BB">
          <w:delText xml:space="preserve"> of competition</w:delText>
        </w:r>
      </w:del>
      <w:r w:rsidR="00E22254">
        <w:t>—the logistical challenge of studying multispecies competition notwithstanding</w:t>
      </w:r>
      <w:r>
        <w:t xml:space="preserve">.  </w:t>
      </w:r>
      <w:ins w:id="878" w:author="Andy Kleinhesselink" w:date="2019-06-06T15:17:00Z">
        <w:r w:rsidR="001756BB">
          <w:t xml:space="preserve">We believe our definition above will help ecologists tackle this </w:t>
        </w:r>
      </w:ins>
      <w:ins w:id="879" w:author="Andy Kleinhesselink" w:date="2019-06-06T15:18:00Z">
        <w:r w:rsidR="001756BB">
          <w:t>important gap in our knowledge.  While Adler and Morris, sh</w:t>
        </w:r>
      </w:ins>
      <w:ins w:id="880" w:author="Andy Kleinhesselink" w:date="2019-06-06T15:19:00Z">
        <w:r w:rsidR="001756BB">
          <w:t>ow</w:t>
        </w:r>
      </w:ins>
      <w:ins w:id="881" w:author="Andy Kleinhesselink" w:date="2019-06-06T15:26:00Z">
        <w:r w:rsidR="00AB43BF">
          <w:t xml:space="preserve">ed </w:t>
        </w:r>
      </w:ins>
      <w:ins w:id="882" w:author="Andy Kleinhesselink" w:date="2019-06-06T15:19:00Z">
        <w:r w:rsidR="001756BB">
          <w:t xml:space="preserve">how to define HOIs, </w:t>
        </w:r>
      </w:ins>
      <w:ins w:id="883" w:author="Andy Kleinhesselink" w:date="2019-06-06T15:30:00Z">
        <w:r w:rsidR="00AB43BF">
          <w:t xml:space="preserve">in their paper they only tested a handful of </w:t>
        </w:r>
      </w:ins>
      <w:ins w:id="884" w:author="Andy Kleinhesselink" w:date="2019-06-06T15:26:00Z">
        <w:r w:rsidR="00AB43BF">
          <w:t>phenomenological</w:t>
        </w:r>
      </w:ins>
      <w:ins w:id="885" w:author="Andy Kleinhesselink" w:date="2019-06-06T15:30:00Z">
        <w:r w:rsidR="00AB43BF">
          <w:t xml:space="preserve"> competition models, each of which did not have</w:t>
        </w:r>
      </w:ins>
      <w:ins w:id="886" w:author="Andy Kleinhesselink" w:date="2019-06-06T15:26:00Z">
        <w:r w:rsidR="00AB43BF">
          <w:t xml:space="preserve"> </w:t>
        </w:r>
      </w:ins>
      <w:ins w:id="887" w:author="Andy Kleinhesselink" w:date="2019-06-06T15:25:00Z">
        <w:r w:rsidR="00AB43BF">
          <w:t xml:space="preserve">HOIs. </w:t>
        </w:r>
      </w:ins>
      <w:ins w:id="888" w:author="Andy Kleinhesselink" w:date="2019-06-06T15:29:00Z">
        <w:r w:rsidR="00AB43BF">
          <w:t xml:space="preserve">Advances in statistical software </w:t>
        </w:r>
      </w:ins>
      <w:ins w:id="889" w:author="Andy Kleinhesselink" w:date="2019-06-06T15:30:00Z">
        <w:r w:rsidR="00AB43BF">
          <w:t xml:space="preserve">since their </w:t>
        </w:r>
      </w:ins>
      <w:ins w:id="890" w:author="Andy Kleinhesselink" w:date="2019-06-06T15:31:00Z">
        <w:r w:rsidR="00AB43BF">
          <w:t xml:space="preserve">paper make it easier </w:t>
        </w:r>
      </w:ins>
      <w:ins w:id="891" w:author="Andy Kleinhesselink" w:date="2019-06-06T15:29:00Z">
        <w:r w:rsidR="00AB43BF">
          <w:t>t</w:t>
        </w:r>
      </w:ins>
      <w:ins w:id="892" w:author="Andy Kleinhesselink" w:date="2019-06-06T15:33:00Z">
        <w:r w:rsidR="008C24F8">
          <w:t>oday</w:t>
        </w:r>
      </w:ins>
      <w:ins w:id="893" w:author="Andy Kleinhesselink" w:date="2019-06-06T15:29:00Z">
        <w:r w:rsidR="00AB43BF">
          <w:t xml:space="preserve"> fit a wide array of phenomenological models to data </w:t>
        </w:r>
        <w:r w:rsidR="00AB43BF">
          <w:fldChar w:fldCharType="begin"/>
        </w:r>
        <w:r w:rsidR="00AB43BF">
          <w:instrText xml:space="preserve"> ADDIN ZOTERO_ITEM CSL_CITATION {"citationID":"cfrEsZBm","properties":{"formattedCitation":"(Kraft et al. 2015, Mayfield and Stouffer 2017)","plainCitation":"(Kraft et al. 2015, Mayfield and Stouffer 2017)","noteIndex":0},"citationItems":[{"id":2808,"uris":["http://zotero.org/users/688880/items/S7NFX6Q5"],"uri":["http://zotero.org/users/688880/items/S7NFX6Q5"],"itemData":{"id":2808,"type":"article-journal","title":"Plant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AB43BF">
          <w:fldChar w:fldCharType="separate"/>
        </w:r>
        <w:r w:rsidR="00AB43BF">
          <w:rPr>
            <w:noProof/>
          </w:rPr>
          <w:t>(Kraft et al. 2015, Mayfield and Stouffer 2017)</w:t>
        </w:r>
        <w:r w:rsidR="00AB43BF">
          <w:fldChar w:fldCharType="end"/>
        </w:r>
      </w:ins>
      <w:ins w:id="894" w:author="Andy Kleinhesselink" w:date="2019-06-06T15:32:00Z">
        <w:r w:rsidR="008C24F8">
          <w:t>, some of which may</w:t>
        </w:r>
      </w:ins>
      <w:ins w:id="895" w:author="Andy Kleinhesselink" w:date="2019-06-06T15:33:00Z">
        <w:r w:rsidR="008C24F8">
          <w:t xml:space="preserve"> contain HOIs</w:t>
        </w:r>
      </w:ins>
      <w:ins w:id="896" w:author="Andy Kleinhesselink" w:date="2019-06-06T15:31:00Z">
        <w:r w:rsidR="00AB43BF">
          <w:t xml:space="preserve">. </w:t>
        </w:r>
      </w:ins>
      <w:ins w:id="897" w:author="Andy Kleinhesselink" w:date="2019-06-06T15:32:00Z">
        <w:r w:rsidR="008C24F8">
          <w:t xml:space="preserve"> </w:t>
        </w:r>
      </w:ins>
      <w:ins w:id="898" w:author="Andy Kleinhesselink" w:date="2019-06-06T15:29:00Z">
        <w:r w:rsidR="00AB43BF">
          <w:t xml:space="preserve">In the next </w:t>
        </w:r>
      </w:ins>
      <w:ins w:id="899" w:author="Andy Kleinhesselink" w:date="2019-06-06T15:33:00Z">
        <w:r w:rsidR="008C24F8">
          <w:t xml:space="preserve">part of the </w:t>
        </w:r>
      </w:ins>
      <w:ins w:id="900" w:author="Andy Kleinhesselink" w:date="2019-06-06T15:29:00Z">
        <w:r w:rsidR="00AB43BF">
          <w:t xml:space="preserve">paper we </w:t>
        </w:r>
      </w:ins>
      <w:ins w:id="901" w:author="Andy Kleinhesselink" w:date="2019-06-06T15:31:00Z">
        <w:r w:rsidR="00AB43BF">
          <w:t xml:space="preserve">take off where Adler and Morris (1994) left off and hope to show how an </w:t>
        </w:r>
      </w:ins>
      <w:ins w:id="902" w:author="Andy Kleinhesselink" w:date="2019-06-06T15:32:00Z">
        <w:r w:rsidR="008C24F8">
          <w:t xml:space="preserve">ecologist could test for </w:t>
        </w:r>
      </w:ins>
      <w:ins w:id="903" w:author="Andy Kleinhesselink" w:date="2019-06-06T15:33:00Z">
        <w:r w:rsidR="008C24F8">
          <w:t>HOIs in data</w:t>
        </w:r>
      </w:ins>
      <w:ins w:id="904" w:author="Andy Kleinhesselink" w:date="2019-06-06T15:35:00Z">
        <w:r w:rsidR="008C24F8">
          <w:t xml:space="preserve"> without pre-supposing any particular functional form for the HOIs as we do in the examples above.  </w:t>
        </w:r>
      </w:ins>
      <w:del w:id="905" w:author="Andy Kleinhesselink" w:date="2019-06-06T15:35:00Z">
        <w:r w:rsidDel="008C24F8">
          <w:delText xml:space="preserve">An </w:delText>
        </w:r>
        <w:r w:rsidR="005F6E49" w:rsidDel="008C24F8">
          <w:delText xml:space="preserve">understanding </w:delText>
        </w:r>
        <w:r w:rsidDel="008C24F8">
          <w:delText xml:space="preserve">of the mechanistic basis of HOIs would help ecologists predict when and where HOIs are most likely to emerge—and may help explain why phenomenological models without HOIs have been successfully applied in many communities.  </w:delText>
        </w:r>
      </w:del>
    </w:p>
    <w:p w14:paraId="54DAEBDC" w14:textId="5DC2A52E" w:rsidR="00B93196" w:rsidRDefault="007254DA">
      <w:pPr>
        <w:pStyle w:val="Heading"/>
      </w:pPr>
      <w:bookmarkStart w:id="906" w:name="defining-higher-order-interactions"/>
      <w:bookmarkStart w:id="907" w:name="hois-arrising-from-cycles-of-pairwise-co"/>
      <w:bookmarkStart w:id="908" w:name="hois-in-a-mechanistic-resource-competiti"/>
      <w:bookmarkEnd w:id="906"/>
      <w:bookmarkEnd w:id="907"/>
      <w:bookmarkEnd w:id="908"/>
      <w:r>
        <w:t xml:space="preserve">HOIs </w:t>
      </w:r>
      <w:r w:rsidR="00390672">
        <w:t>in a mechanistic resource competition model</w:t>
      </w:r>
    </w:p>
    <w:p w14:paraId="60EC86AD" w14:textId="38E42BB2"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HOIs</w:t>
      </w:r>
      <w:r w:rsidR="00491490">
        <w:t xml:space="preserve"> </w:t>
      </w:r>
      <w:r w:rsidR="009E57BE">
        <w:t>in empirical data on species interactions</w:t>
      </w:r>
      <w:r w:rsidR="00491490">
        <w:t>, we</w:t>
      </w:r>
      <w:r>
        <w:t xml:space="preserve"> simulate competition among annual plants for a single shared resource using a </w:t>
      </w:r>
      <w:r>
        <w:lastRenderedPageBreak/>
        <w:t xml:space="preserve">mechanistic resource competition model.  We then </w:t>
      </w:r>
      <w:r w:rsidR="009E57BE">
        <w:t>fit species</w:t>
      </w:r>
      <w:r w:rsidR="00EB3314">
        <w:t xml:space="preserve">’ </w:t>
      </w:r>
      <w:r w:rsidR="009E57BE">
        <w:t>responses to interspecific competition</w:t>
      </w:r>
      <w:r>
        <w:t xml:space="preserve"> </w:t>
      </w:r>
      <w:r w:rsidR="009E57BE">
        <w:t xml:space="preserve">using a </w:t>
      </w:r>
      <w:del w:id="909" w:author="Andy Kleinhesselink" w:date="2019-06-06T15:36:00Z">
        <w:r w:rsidDel="00971067">
          <w:delText xml:space="preserve">simple </w:delText>
        </w:r>
      </w:del>
      <w:ins w:id="910" w:author="Andy Kleinhesselink" w:date="2019-06-06T15:36:00Z">
        <w:r w:rsidR="00971067">
          <w:t>range</w:t>
        </w:r>
        <w:r w:rsidR="00971067">
          <w:t xml:space="preserve"> </w:t>
        </w:r>
        <w:r w:rsidR="00971067">
          <w:t xml:space="preserve">of </w:t>
        </w:r>
      </w:ins>
      <w:r>
        <w:t xml:space="preserve">phenomenological competition model. By </w:t>
      </w:r>
      <w:r w:rsidR="004F3621">
        <w:t xml:space="preserve">considering </w:t>
      </w:r>
      <w:r>
        <w:t>the cases in which higher order interactions emerge</w:t>
      </w:r>
      <w:del w:id="911" w:author="Andy Kleinhesselink" w:date="2019-06-06T15:37:00Z">
        <w:r w:rsidDel="00971067">
          <w:delText xml:space="preserve"> </w:delText>
        </w:r>
        <w:r w:rsidR="0044174E" w:rsidDel="00971067">
          <w:delText>in this phenomenological description of the system</w:delText>
        </w:r>
      </w:del>
      <w:ins w:id="912" w:author="Andy Kleinhesselink" w:date="2019-06-06T15:37:00Z">
        <w:r w:rsidR="00971067">
          <w:t xml:space="preserve"> </w:t>
        </w:r>
      </w:ins>
      <w:del w:id="913" w:author="Andy Kleinhesselink" w:date="2019-06-06T15:37:00Z">
        <w:r w:rsidDel="00971067">
          <w:delText xml:space="preserve">, </w:delText>
        </w:r>
      </w:del>
      <w:r>
        <w:t xml:space="preserve">we can </w:t>
      </w:r>
      <w:ins w:id="914" w:author="Andy Kleinhesselink" w:date="2019-06-06T15:37:00Z">
        <w:r w:rsidR="00971067">
          <w:t xml:space="preserve">also shed some light </w:t>
        </w:r>
      </w:ins>
      <w:del w:id="915" w:author="Andy Kleinhesselink" w:date="2019-06-06T15:37:00Z">
        <w:r w:rsidDel="00971067">
          <w:delText xml:space="preserve">address the </w:delText>
        </w:r>
      </w:del>
      <w:ins w:id="916" w:author="Andy Kleinhesselink" w:date="2019-06-06T15:37:00Z">
        <w:r w:rsidR="00971067">
          <w:t xml:space="preserve">on the </w:t>
        </w:r>
      </w:ins>
      <w:r w:rsidR="000612C8">
        <w:t xml:space="preserve">processes </w:t>
      </w:r>
      <w:ins w:id="917" w:author="Andy Kleinhesselink" w:date="2019-06-06T15:37:00Z">
        <w:r w:rsidR="00971067">
          <w:t>that</w:t>
        </w:r>
      </w:ins>
      <w:del w:id="918" w:author="Andy Kleinhesselink" w:date="2019-06-06T15:37:00Z">
        <w:r w:rsidR="000612C8" w:rsidDel="00971067">
          <w:delText>causing</w:delText>
        </w:r>
        <w:r w:rsidDel="00971067">
          <w:delText xml:space="preserve"> these interactions </w:delText>
        </w:r>
        <w:r w:rsidR="0088204B" w:rsidDel="00971067">
          <w:delText xml:space="preserve">to </w:delText>
        </w:r>
        <w:r w:rsidDel="00971067">
          <w:delText>develop</w:delText>
        </w:r>
      </w:del>
      <w:ins w:id="919" w:author="Andy Kleinhesselink" w:date="2019-06-06T15:37:00Z">
        <w:r w:rsidR="00971067">
          <w:t xml:space="preserve"> lead to these interactions</w:t>
        </w:r>
      </w:ins>
      <w:r>
        <w:t>.</w:t>
      </w:r>
      <w:bookmarkStart w:id="920" w:name="resource-mechanistic-model"/>
      <w:bookmarkEnd w:id="920"/>
    </w:p>
    <w:p w14:paraId="4A3CD663" w14:textId="71324815" w:rsidR="00B93196" w:rsidRDefault="00390672" w:rsidP="00871ECE">
      <w:pPr>
        <w:spacing w:after="202"/>
        <w:contextualSpacing/>
      </w:pPr>
      <w:r>
        <w:t>Our mechanistic model is inspired by annual 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starts in the </w:t>
      </w:r>
      <w:r w:rsidR="00282E26">
        <w:t xml:space="preserve">early </w:t>
      </w:r>
      <w:r>
        <w:t xml:space="preserve">winter and gradually declines through the spring while temperature and </w:t>
      </w:r>
      <w:ins w:id="921" w:author="Andy Kleinhesselink" w:date="2019-06-06T15:38:00Z">
        <w:r w:rsidR="00971067">
          <w:t xml:space="preserve">potential </w:t>
        </w:r>
      </w:ins>
      <w:del w:id="922" w:author="Andy Kleinhesselink" w:date="2019-06-06T15:38:00Z">
        <w:r w:rsidDel="00971067">
          <w:delText>evaporative demand increase</w:delText>
        </w:r>
      </w:del>
      <w:ins w:id="923" w:author="Andy Kleinhesselink" w:date="2019-06-06T15:38:00Z">
        <w:r w:rsidR="00971067">
          <w:t>evapotranspiration increase</w:t>
        </w:r>
      </w:ins>
      <w:r>
        <w:t>. Plants germinate in the winter</w:t>
      </w:r>
      <w:r w:rsidR="00503D72">
        <w:t xml:space="preserve">, </w:t>
      </w:r>
      <w:r w:rsidR="00C2312B">
        <w:t xml:space="preserve">grow </w:t>
      </w:r>
      <w:r w:rsidR="00503D72">
        <w:t>through the</w:t>
      </w:r>
      <w:r>
        <w:t xml:space="preserve"> spring</w:t>
      </w:r>
      <w:r w:rsidR="00503D72">
        <w:t xml:space="preserve">, and </w:t>
      </w:r>
      <w:r>
        <w:t>flower</w:t>
      </w:r>
      <w:r w:rsidR="00503D72">
        <w:t>,</w:t>
      </w:r>
      <w:r>
        <w:t xml:space="preserve"> produce seeds and die</w:t>
      </w:r>
      <w:r w:rsidR="00503D72">
        <w:t xml:space="preserve"> by the summer</w:t>
      </w:r>
      <w:ins w:id="924" w:author="Andy Kleinhesselink" w:date="2019-06-06T15:38:00Z">
        <w:r w:rsidR="00971067">
          <w:t xml:space="preserve"> </w:t>
        </w:r>
        <w:r w:rsidR="00971067">
          <w:fldChar w:fldCharType="begin"/>
        </w:r>
      </w:ins>
      <w:ins w:id="925" w:author="Andy Kleinhesselink" w:date="2019-06-06T15:39:00Z">
        <w:r w:rsidR="00971067">
          <w:instrText xml:space="preserve"> ADDIN ZOTERO_ITEM CSL_CITATION {"citationID":"2rW4iJnA","properties":{"formattedCitation":"(Godoy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ins>
      <w:r w:rsidR="00971067">
        <w:fldChar w:fldCharType="separate"/>
      </w:r>
      <w:ins w:id="926" w:author="Andy Kleinhesselink" w:date="2019-06-06T15:39:00Z">
        <w:r w:rsidR="00971067">
          <w:rPr>
            <w:noProof/>
          </w:rPr>
          <w:t>(Godoy and Levine 2013)</w:t>
        </w:r>
      </w:ins>
      <w:ins w:id="927" w:author="Andy Kleinhesselink" w:date="2019-06-06T15:38:00Z">
        <w:r w:rsidR="00971067">
          <w:fldChar w:fldCharType="end"/>
        </w:r>
      </w:ins>
      <w:r>
        <w:t xml:space="preserv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w:t>
      </w:r>
      <w:r w:rsidR="00503D72">
        <w:t xml:space="preserve"> and</w:t>
      </w:r>
      <w:r>
        <w:t xml:space="preserve"> plants </w:t>
      </w:r>
      <w:r w:rsidR="00503D72">
        <w:t xml:space="preserve">eventually </w:t>
      </w:r>
      <w:r w:rsidR="00E53D49">
        <w:t xml:space="preserve">use up </w:t>
      </w:r>
      <w:r w:rsidR="009514BB">
        <w:t>the pool of stored soil resources</w:t>
      </w:r>
      <w:r w:rsidR="00E53D49">
        <w:t xml:space="preserve">. </w:t>
      </w:r>
      <w:del w:id="928" w:author="Andy Kleinhesselink" w:date="2019-06-06T15:39:00Z">
        <w:r w:rsidR="00E53D49" w:rsidDel="00971067">
          <w:delText xml:space="preserve"> </w:delText>
        </w:r>
      </w:del>
      <w:r w:rsidR="00FD0816">
        <w:t>As resources are depleted, p</w:t>
      </w:r>
      <w:r w:rsidR="00E53D49">
        <w:t>lant growth slow</w:t>
      </w:r>
      <w:r w:rsidR="00503D72">
        <w:t>s</w:t>
      </w:r>
      <w:r w:rsidR="00E53D49">
        <w:t xml:space="preserve"> and eventually </w:t>
      </w:r>
      <w:r w:rsidR="00FD0816">
        <w:t>stop</w:t>
      </w:r>
      <w:r w:rsidR="00503D72">
        <w:t>s</w:t>
      </w:r>
      <w:r w:rsidR="00E53D49">
        <w:t xml:space="preserve">. We make the assumption that when net plant growth stops, the plants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2FCA111" w:rsidR="00455957" w:rsidRDefault="007F2A94"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00623FFF"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5</w:t>
            </w:r>
            <w:r w:rsidR="00AC7C1E">
              <w:rPr>
                <w:noProof/>
              </w:rPr>
              <w:fldChar w:fldCharType="end"/>
            </w:r>
            <w:r>
              <w:t>)</w:t>
            </w:r>
          </w:p>
        </w:tc>
      </w:tr>
    </w:tbl>
    <w:p w14:paraId="3DB42D78" w14:textId="03447102"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78682F">
        <w:rPr>
          <w:i/>
        </w:rPr>
        <w:t>S</w:t>
      </w:r>
      <w:r w:rsidR="0078682F">
        <w:t xml:space="preserve"> </w:t>
      </w:r>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proofErr w:type="spellStart"/>
      <w:r w:rsidR="009C4676" w:rsidRPr="009C4676">
        <w:rPr>
          <w:i/>
        </w:rPr>
        <w:t>i</w:t>
      </w:r>
      <w:proofErr w:type="spellEnd"/>
      <w:r>
        <w:t xml:space="preserve">. We simulate a Mediterranean </w:t>
      </w:r>
      <w:r>
        <w:lastRenderedPageBreak/>
        <w:t xml:space="preserve">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B838FF">
        <w:t xml:space="preserve"> (</w:t>
      </w:r>
      <w:r w:rsidR="00B838FF">
        <w:fldChar w:fldCharType="begin"/>
      </w:r>
      <w:r w:rsidR="00B838FF">
        <w:instrText xml:space="preserve"> REF _Ref514237815 \h </w:instrText>
      </w:r>
      <w:r w:rsidR="00B838FF">
        <w:fldChar w:fldCharType="separate"/>
      </w:r>
      <w:r w:rsidR="00427DC4">
        <w:t xml:space="preserve">Figure </w:t>
      </w:r>
      <w:r w:rsidR="00427DC4">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7F2A94"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543DC971"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6</w:t>
            </w:r>
            <w:r w:rsidR="00AC7C1E">
              <w:rPr>
                <w:noProof/>
              </w:rPr>
              <w:fldChar w:fldCharType="end"/>
            </w:r>
            <w:r>
              <w:t>)</w:t>
            </w:r>
          </w:p>
        </w:tc>
      </w:tr>
    </w:tbl>
    <w:p w14:paraId="5C4B5E77" w14:textId="05207A34"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w:t>
      </w:r>
      <w:r w:rsidR="00D96BFE">
        <w:t xml:space="preserve">conversion </w:t>
      </w:r>
      <w:r w:rsidR="00390672">
        <w:t xml:space="preserve">factor, </w:t>
      </w:r>
      <m:oMath>
        <m:r>
          <w:rPr>
            <w:rFonts w:ascii="Cambria Math" w:hAnsi="Cambria Math"/>
          </w:rPr>
          <m:t>m</m:t>
        </m:r>
      </m:oMath>
      <w:r w:rsidR="00390672">
        <w:t xml:space="preserve"> is a per biomass respiration and tissue loss rate, and as in the first equation, </w:t>
      </w:r>
      <w:r w:rsidR="00D96BFE">
        <w:t xml:space="preserve">the function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w:t>
      </w:r>
      <w:r w:rsidR="00E84F09">
        <w:t>giv</w:t>
      </w:r>
      <w:r w:rsidR="00D96BFE">
        <w:t>es</w:t>
      </w:r>
      <w:r w:rsidR="00390672">
        <w:t xml:space="preserve"> </w:t>
      </w:r>
      <w:r w:rsidR="00D96BFE">
        <w:t xml:space="preserve">the </w:t>
      </w:r>
      <w:r w:rsidR="00390672">
        <w:t>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w:t>
      </w:r>
      <w:r w:rsidR="00D96BFE">
        <w:t xml:space="preserve">the rate of </w:t>
      </w:r>
      <w:r w:rsidR="00390672">
        <w:t xml:space="preserve">biomass gain is equal to biomass </w:t>
      </w:r>
      <w:r w:rsidR="00D96BFE">
        <w:t>loss</w:t>
      </w:r>
      <w:r w:rsidR="00390672">
        <w:t xml:space="preserve">. </w:t>
      </w:r>
      <w:r w:rsidR="00D96BFE">
        <w:t>A</w:t>
      </w:r>
      <w:r w:rsidR="00390672">
        <w:t xml:space="preserve">t this point </w:t>
      </w:r>
      <w:r w:rsidR="00D96BFE">
        <w:t xml:space="preserve">the plant </w:t>
      </w:r>
      <w:r w:rsidR="00390672">
        <w:t>stop</w:t>
      </w:r>
      <w:r w:rsidR="00D96BFE">
        <w:t>s</w:t>
      </w:r>
      <w:r w:rsidR="00390672">
        <w:t xml:space="preserve"> growing and convert</w:t>
      </w:r>
      <w:r w:rsidR="00D96BFE">
        <w:t>s</w:t>
      </w:r>
      <w:r w:rsidR="00390672">
        <w:t xml:space="preserve"> </w:t>
      </w:r>
      <w:r w:rsidR="009514BB">
        <w:t>all bi</w:t>
      </w:r>
      <w:r w:rsidR="0051421D">
        <w:t>om</w:t>
      </w:r>
      <w:r w:rsidR="009514BB">
        <w:t>ass</w:t>
      </w:r>
      <w:r w:rsidR="00390672">
        <w:t xml:space="preserve"> to seed mass. We impose this behavior on the model by</w:t>
      </w:r>
      <w:r w:rsidR="007F5B3C">
        <w:t xml:space="preserve"> setting growth </w:t>
      </w:r>
      <w:r w:rsidR="00503D72">
        <w:t xml:space="preserve">and resource uptake to </w:t>
      </w:r>
      <w:r w:rsidR="007F5B3C">
        <w:t>zero when resources fall to this point</w:t>
      </w:r>
      <w:r w:rsidR="00390672">
        <w:t>.</w:t>
      </w:r>
    </w:p>
    <w:p w14:paraId="5273D6F1" w14:textId="70D7EC21" w:rsidR="00B93196" w:rsidRDefault="00390672">
      <w:pPr>
        <w:spacing w:after="202"/>
        <w:contextualSpacing/>
      </w:pPr>
      <w:r>
        <w:t>Different species are likely to have different rates of resource uptake.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427DC4">
        <w:t xml:space="preserve">Figure </w:t>
      </w:r>
      <w:r w:rsidR="00427DC4">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427DC4">
        <w:t xml:space="preserve">Figure </w:t>
      </w:r>
      <w:r w:rsidR="00427DC4">
        <w:rPr>
          <w:noProof/>
        </w:rPr>
        <w:t>2</w:t>
      </w:r>
      <w:r w:rsidR="00B838FF">
        <w:fldChar w:fldCharType="end"/>
      </w:r>
      <w:r w:rsidR="00B838FF">
        <w:t>b)</w:t>
      </w:r>
      <w:r>
        <w:t xml:space="preserve">. In contrast, species that grow </w:t>
      </w:r>
      <w:r w:rsidR="00D96BFE">
        <w:t xml:space="preserve">slowly </w:t>
      </w:r>
      <w:r>
        <w:t xml:space="preserve">early in the growing season </w:t>
      </w:r>
      <w:r w:rsidR="00D96BFE">
        <w:t>will</w:t>
      </w:r>
      <w:r>
        <w:t xml:space="preserve"> to persist later into the season when resource availability is low</w:t>
      </w:r>
      <w:r w:rsidR="00E8164E">
        <w:t xml:space="preserve">.  </w:t>
      </w:r>
    </w:p>
    <w:p w14:paraId="4109C1FA" w14:textId="49FCD144" w:rsidR="00B93196" w:rsidRDefault="00E8164E">
      <w:pPr>
        <w:spacing w:after="202"/>
        <w:contextualSpacing/>
      </w:pPr>
      <w:r>
        <w:t>T</w:t>
      </w:r>
      <w:r w:rsidR="00390672">
        <w:t xml:space="preserve">his trade-off </w:t>
      </w:r>
      <w:r w:rsidR="004F6781">
        <w:t xml:space="preserve">between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7F2A94"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6165C98B"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7</w:t>
            </w:r>
            <w:r w:rsidR="00AC7C1E">
              <w:rPr>
                <w:noProof/>
              </w:rPr>
              <w:fldChar w:fldCharType="end"/>
            </w:r>
            <w:r>
              <w:t>)</w:t>
            </w:r>
          </w:p>
        </w:tc>
      </w:tr>
    </w:tbl>
    <w:p w14:paraId="2CFB29CA" w14:textId="280BB67D"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D96BFE">
        <w:t xml:space="preserve">The trade-off we impose means requires that the </w:t>
      </w:r>
      <w:r w:rsidR="00EB3314">
        <w:t xml:space="preserve">species with the highest maximum resource uptake rate </w:t>
      </w:r>
      <m:oMath>
        <m:r>
          <w:rPr>
            <w:rFonts w:ascii="Cambria Math" w:hAnsi="Cambria Math"/>
          </w:rPr>
          <m:t>r</m:t>
        </m:r>
      </m:oMath>
      <w:r w:rsidR="00EB3314">
        <w:t xml:space="preserve"> has the highest half-s</w:t>
      </w:r>
      <w:proofErr w:type="spellStart"/>
      <w:r w:rsidR="00EB3314">
        <w:t>aturation</w:t>
      </w:r>
      <w:proofErr w:type="spellEnd"/>
      <w:r w:rsidR="00EB3314">
        <w:t xml:space="preserve"> constant </w:t>
      </w:r>
      <m:oMath>
        <m:r>
          <w:rPr>
            <w:rFonts w:ascii="Cambria Math" w:hAnsi="Cambria Math"/>
          </w:rPr>
          <m:t>k</m:t>
        </m:r>
      </m:oMath>
      <w:r w:rsidR="00EB3314">
        <w:t>, and the species with slowest maximum resource uptake rate has the lowest half-saturation constant</w:t>
      </w:r>
      <w:r w:rsidR="007C14B2">
        <w:t xml:space="preserve"> (Table S1)</w:t>
      </w:r>
      <w:r w:rsidR="00EB3314">
        <w:t xml:space="preserve">. </w:t>
      </w:r>
      <w:r w:rsidR="00390672">
        <w:t>The resource upta</w:t>
      </w:r>
      <w:r w:rsidR="00696E1C">
        <w:t xml:space="preserve">ke curves result in </w:t>
      </w:r>
      <w:r w:rsidR="00EB3314">
        <w:t xml:space="preserve">species-specific </w:t>
      </w:r>
      <w:r w:rsidR="00696E1C">
        <w:t xml:space="preserve">phenology for </w:t>
      </w:r>
      <w:r w:rsidR="00FD5022">
        <w:t>the three species</w:t>
      </w:r>
      <w:r w:rsidR="00D96BFE">
        <w:t xml:space="preserve"> and so we refer to these as </w:t>
      </w:r>
      <w:r w:rsidR="00B838FF">
        <w:t>‘early’, ‘mid’ and ‘late’ (</w:t>
      </w:r>
      <w:r w:rsidR="00B838FF">
        <w:fldChar w:fldCharType="begin"/>
      </w:r>
      <w:r w:rsidR="00B838FF">
        <w:instrText xml:space="preserve"> REF _Ref514237815 \h </w:instrText>
      </w:r>
      <w:r w:rsidR="00B838FF">
        <w:fldChar w:fldCharType="separate"/>
      </w:r>
      <w:r w:rsidR="00427DC4">
        <w:t xml:space="preserve">Figure </w:t>
      </w:r>
      <w:r w:rsidR="00427DC4">
        <w:rPr>
          <w:noProof/>
        </w:rPr>
        <w:t>2</w:t>
      </w:r>
      <w:r w:rsidR="00B838FF">
        <w:fldChar w:fldCharType="end"/>
      </w:r>
      <w:r w:rsidR="00B838FF">
        <w:t>)</w:t>
      </w:r>
      <w:r w:rsidR="003F7DD7">
        <w:t xml:space="preserve">. </w:t>
      </w:r>
      <w:r w:rsidR="00635361">
        <w:t xml:space="preserve">The differences in the timing of growth recreates important functional differences between species observed empirically in </w:t>
      </w:r>
      <w:r w:rsidR="00D96BFE">
        <w:t xml:space="preserve">annual plant communities </w:t>
      </w:r>
      <w:r w:rsidR="00635361">
        <w:fldChar w:fldCharType="begin"/>
      </w:r>
      <w:r w:rsidR="00632744">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2E66D538" w:rsidR="00696E1C" w:rsidRDefault="00390672" w:rsidP="002B617C">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within a single generation</w:t>
      </w:r>
      <w:r w:rsidR="0038105E">
        <w:t xml:space="preserve"> and with units of total biomass</w:t>
      </w:r>
      <w:r>
        <w:t xml:space="preserve">. </w:t>
      </w:r>
      <w:r w:rsidR="00D96BFE">
        <w:t>In contrast,</w:t>
      </w:r>
      <w:r w:rsidR="004009F0">
        <w:t xml:space="preserve"> </w:t>
      </w:r>
      <w:r w:rsidR="00D96BFE">
        <w:t xml:space="preserve">a </w:t>
      </w:r>
      <w:r w:rsidR="004009F0">
        <w:t xml:space="preserve">phenomenological model of competition that might </w:t>
      </w:r>
      <w:r w:rsidR="00640706">
        <w:t xml:space="preserve">realistically </w:t>
      </w:r>
      <w:r w:rsidR="004009F0">
        <w:t>be</w:t>
      </w:r>
      <w:r w:rsidR="00D96BFE">
        <w:t xml:space="preserve"> parameterized from field data</w:t>
      </w:r>
      <w:r w:rsidR="004009F0">
        <w:t xml:space="preserve"> would </w:t>
      </w:r>
      <w:del w:id="929" w:author="Andy Kleinhesselink" w:date="2019-06-06T15:40:00Z">
        <w:r w:rsidR="00D96BFE" w:rsidDel="00971067">
          <w:delText xml:space="preserve">likely </w:delText>
        </w:r>
      </w:del>
      <w:r w:rsidR="004009F0">
        <w:t>track the total population density</w:t>
      </w:r>
      <w:r w:rsidR="002B617C">
        <w:t xml:space="preserve">,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2B617C">
        <w:t>, as</w:t>
      </w:r>
      <w:r w:rsidR="004009F0">
        <w:t xml:space="preserve"> nu</w:t>
      </w:r>
      <w:bookmarkStart w:id="930" w:name="_GoBack"/>
      <w:bookmarkEnd w:id="930"/>
      <w:r w:rsidR="004009F0">
        <w:t xml:space="preserve">mber of individuals of species </w:t>
      </w:r>
      <m:oMath>
        <m:r>
          <w:rPr>
            <w:rFonts w:ascii="Cambria Math" w:hAnsi="Cambria Math"/>
          </w:rPr>
          <m:t>i</m:t>
        </m:r>
      </m:oMath>
      <w:r w:rsidR="004009F0">
        <w:t xml:space="preserve"> at time</w:t>
      </w:r>
      <w:r w:rsidR="004009F0" w:rsidRPr="000F436E">
        <w:rPr>
          <w:i/>
        </w:rPr>
        <w:t xml:space="preserve"> t</w:t>
      </w:r>
      <w:r w:rsidR="004009F0">
        <w:t xml:space="preserve">. </w:t>
      </w:r>
      <w:r w:rsidR="008B7445">
        <w:t>T</w:t>
      </w:r>
      <w:r w:rsidR="00A666CB">
        <w:t>o convert between the units of the simulation and the units of the phenomenological model</w:t>
      </w:r>
      <w:r w:rsidR="008B7445">
        <w:t>, we first</w:t>
      </w:r>
      <w:r w:rsidR="00A666CB">
        <w:t xml:space="preserve"> </w:t>
      </w:r>
      <w:r w:rsidR="00640706">
        <w:t>assume that all individuals start as seeds at the beginning of a simulation.  Thus</w:t>
      </w:r>
      <w:r w:rsidR="0078682F">
        <w:t xml:space="preserve">, </w:t>
      </w:r>
      <w:r w:rsidR="00640706">
        <w:t xml:space="preserve">we </w:t>
      </w:r>
      <w:r w:rsidR="004009F0">
        <w:t>calculate the initial biomass</w:t>
      </w:r>
      <w:r w:rsidR="00640706">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oMath>
      <w:r w:rsidR="00640706">
        <w:t xml:space="preserve">, </w:t>
      </w:r>
      <w:r w:rsidR="004009F0">
        <w:t xml:space="preserve">at the start of a simulation </w:t>
      </w:r>
      <w:r w:rsidR="00640706">
        <w:t>as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i,t</m:t>
            </m:r>
          </m:sub>
        </m:sSub>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640706">
        <w:t xml:space="preserve"> is </w:t>
      </w:r>
      <w:r w:rsidR="00D96BFE">
        <w:t xml:space="preserve">the number of seeds of </w:t>
      </w:r>
      <w:r w:rsidR="00640706">
        <w:t xml:space="preserve">species </w:t>
      </w:r>
      <w:proofErr w:type="spellStart"/>
      <w:r w:rsidR="00640706" w:rsidRPr="002619E8">
        <w:rPr>
          <w:i/>
        </w:rPr>
        <w:t>i</w:t>
      </w:r>
      <w:proofErr w:type="spellEnd"/>
      <w:r w:rsidR="002B617C">
        <w:t xml:space="preserve">. Second, we assume that </w:t>
      </w:r>
      <w:r w:rsidR="00A666CB">
        <w:t xml:space="preserve">population </w:t>
      </w:r>
      <w:r w:rsidR="00185409">
        <w:t xml:space="preserve">density at year </w:t>
      </w:r>
      <m:oMath>
        <m:r>
          <w:rPr>
            <w:rFonts w:ascii="Cambria Math" w:hAnsi="Cambria Math"/>
          </w:rPr>
          <m:t>t+1</m:t>
        </m:r>
      </m:oMath>
      <w:r w:rsidR="00A666CB">
        <w:t xml:space="preserve"> is </w:t>
      </w:r>
      <w:r w:rsidR="002B617C">
        <w:t xml:space="preserve">equal to the number of seeds produced </w:t>
      </w:r>
      <w:r w:rsidR="00A666CB">
        <w:t>during the course of a simulation</w:t>
      </w:r>
      <w:r w:rsidR="00463A63">
        <w:t xml:space="preserve">, and we assume this </w:t>
      </w:r>
      <w:r w:rsidR="002B617C">
        <w:t xml:space="preserve">is proportional to the </w:t>
      </w:r>
      <w:r w:rsidR="00463A63">
        <w:t>biomass at the time of flowering</w:t>
      </w:r>
      <w:r w:rsidR="002B617C">
        <w:t xml:space="preserve">. </w:t>
      </w:r>
      <w:r>
        <w:t>Thus,</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54E1A72F" w:rsidR="00455957" w:rsidRDefault="007F2A94"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6464A65C"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8</w:t>
            </w:r>
            <w:r w:rsidR="00AC7C1E">
              <w:rPr>
                <w:noProof/>
              </w:rPr>
              <w:fldChar w:fldCharType="end"/>
            </w:r>
            <w:r>
              <w:t>)</w:t>
            </w:r>
          </w:p>
        </w:tc>
      </w:tr>
    </w:tbl>
    <w:p w14:paraId="3F5DF659" w14:textId="18AC5B06"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the number of </w:t>
      </w:r>
      <w:proofErr w:type="spellStart"/>
      <w:r w:rsidR="000B11A8">
        <w:t>germinable</w:t>
      </w:r>
      <w:proofErr w:type="spellEnd"/>
      <w:r w:rsidR="000B11A8">
        <w:t xml:space="preserve"> </w:t>
      </w:r>
      <w:r>
        <w:t>seeds produced</w:t>
      </w:r>
      <w:r w:rsidR="006E4B1F">
        <w:t xml:space="preserve"> </w:t>
      </w:r>
      <w:r w:rsidR="002B617C">
        <w:t>during the</w:t>
      </w:r>
      <w:r w:rsidR="006E4B1F">
        <w:t xml:space="preserve"> growing season</w:t>
      </w:r>
      <w:r w:rsidR="00140180">
        <w:t>, and therefore available to start population growth</w:t>
      </w:r>
      <w:r w:rsidR="00D52D05">
        <w:t xml:space="preserve"> in year </w:t>
      </w:r>
      <w:r w:rsidR="00D52D05" w:rsidRPr="00004C68">
        <w:rPr>
          <w:i/>
        </w:rPr>
        <w:t>t+1</w:t>
      </w:r>
      <w:r w:rsidR="00A666CB">
        <w:t xml:space="preserve">, </w:t>
      </w:r>
      <w:r w:rsidR="002B617C">
        <w:t xml:space="preserve">and </w:t>
      </w:r>
      <w:r w:rsidR="00A666CB" w:rsidRPr="00004C68">
        <w:rPr>
          <w:i/>
        </w:rPr>
        <w:t>c</w:t>
      </w:r>
      <w:r w:rsidR="00A666CB">
        <w:t xml:space="preserve"> is a conversion factor that represents the mass of seeds produced for each unit of total plant mass. </w:t>
      </w:r>
      <w:r w:rsidR="00503D72">
        <w:t xml:space="preserve">The maximum of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over the course of the growing season is equal to the final biomass of species </w:t>
      </w:r>
      <w:proofErr w:type="spellStart"/>
      <w:r w:rsidR="00503D72" w:rsidRPr="000F436E">
        <w:rPr>
          <w:i/>
        </w:rPr>
        <w:t>i</w:t>
      </w:r>
      <w:proofErr w:type="spellEnd"/>
      <w:r w:rsidR="00503D72">
        <w:t xml:space="preserve">, or  equivalently the biomass at time of flowering.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w:t>
      </w:r>
      <w:r w:rsidR="00463A63">
        <w:t>(</w:t>
      </w:r>
      <w:r w:rsidR="00463A63">
        <w:fldChar w:fldCharType="begin"/>
      </w:r>
      <w:r w:rsidR="00463A63">
        <w:instrText xml:space="preserve"> REF _Ref532125852 \h </w:instrText>
      </w:r>
      <w:r w:rsidR="00463A63">
        <w:fldChar w:fldCharType="separate"/>
      </w:r>
      <w:r w:rsidR="00427DC4">
        <w:t xml:space="preserve">Table S </w:t>
      </w:r>
      <w:r w:rsidR="00427DC4">
        <w:rPr>
          <w:noProof/>
        </w:rPr>
        <w:t>1</w:t>
      </w:r>
      <w:r w:rsidR="00463A63">
        <w:fldChar w:fldCharType="end"/>
      </w:r>
      <w:r w:rsidR="00463A63">
        <w:t>)</w:t>
      </w:r>
      <w:r w:rsidR="00640706">
        <w:t>.</w:t>
      </w:r>
      <w:r w:rsidR="007C14B2">
        <w:t xml:space="preserve"> </w:t>
      </w:r>
      <w:r>
        <w:t xml:space="preserve">We simulate these dynamics using the differential equation solvers package </w:t>
      </w:r>
      <w:proofErr w:type="spellStart"/>
      <w:r w:rsidR="006E4B1F" w:rsidRPr="006E4B1F">
        <w:rPr>
          <w:rFonts w:ascii="Lucida Console" w:hAnsi="Lucida Console" w:cs="Arial"/>
        </w:rPr>
        <w:t>desolve</w:t>
      </w:r>
      <w:proofErr w:type="spellEnd"/>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xml:space="preserve">. </w:t>
      </w:r>
      <w:r w:rsidR="004C1933">
        <w:t>C</w:t>
      </w:r>
      <w:r>
        <w:t>ode to run the simulations are given in the supporting information.</w:t>
      </w:r>
      <w:r w:rsidR="00515D8D">
        <w:t xml:space="preserve">  </w:t>
      </w:r>
    </w:p>
    <w:p w14:paraId="6721D678" w14:textId="48E01200" w:rsidR="00B93196" w:rsidRDefault="00515D8D" w:rsidP="00CE658F">
      <w:pPr>
        <w:spacing w:after="202"/>
        <w:contextualSpacing/>
      </w:pPr>
      <w:bookmarkStart w:id="931" w:name="response-surface-experiment"/>
      <w:bookmarkEnd w:id="931"/>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463A63">
        <w:t xml:space="preserve">of each species </w:t>
      </w:r>
      <w:r w:rsidR="00F95D7B">
        <w:t xml:space="preserve">when faced with </w:t>
      </w:r>
      <w:r w:rsidR="00542765">
        <w:t>a range of densities</w:t>
      </w:r>
      <w:r w:rsidR="00F95D7B">
        <w:t xml:space="preserve"> of one or two other </w:t>
      </w:r>
      <w:r w:rsidR="00463A63">
        <w:t>interspecific competitors</w:t>
      </w:r>
      <w:r w:rsidR="007C13D7">
        <w:t xml:space="preserve">.  </w:t>
      </w:r>
      <w:r w:rsidR="00A33854">
        <w:t xml:space="preserve">In the </w:t>
      </w:r>
      <w:r w:rsidR="00542765">
        <w:t xml:space="preserve">simulated experiment </w:t>
      </w:r>
      <w:r w:rsidR="00463A63">
        <w:t>a single individual of each of the</w:t>
      </w:r>
      <w:r w:rsidR="00390672">
        <w:t xml:space="preserve"> three species </w:t>
      </w:r>
      <w:r w:rsidR="00542765">
        <w:t xml:space="preserve">are </w:t>
      </w:r>
      <w:r w:rsidR="00390672">
        <w:t xml:space="preserve">grown </w:t>
      </w:r>
      <w:r w:rsidR="00457823">
        <w:t xml:space="preserve">in “plots” </w:t>
      </w:r>
      <w:r w:rsidR="00463A63">
        <w:t xml:space="preserve">either </w:t>
      </w:r>
      <w:r w:rsidR="00457823">
        <w:t xml:space="preserve">with </w:t>
      </w:r>
      <w:r w:rsidR="00542765">
        <w:t xml:space="preserve">increasing densities </w:t>
      </w:r>
      <w:r w:rsidR="004477C0">
        <w:t>(0,</w:t>
      </w:r>
      <w:r w:rsidR="00EF1582">
        <w:t xml:space="preserve"> </w:t>
      </w:r>
      <w:r w:rsidR="004477C0">
        <w:t>1,</w:t>
      </w:r>
      <w:r w:rsidR="00EF1582">
        <w:t xml:space="preserve"> </w:t>
      </w:r>
      <w:r w:rsidR="004477C0">
        <w:t>2,</w:t>
      </w:r>
      <w:r w:rsidR="00EF1582">
        <w:t xml:space="preserve"> …7, 8) </w:t>
      </w:r>
      <w:r w:rsidR="00542765">
        <w:t xml:space="preserve">of </w:t>
      </w:r>
      <w:r w:rsidR="00505C15">
        <w:t xml:space="preserve">a single </w:t>
      </w:r>
      <w:r w:rsidR="00542765">
        <w:t xml:space="preserve">interspecific competitor species or </w:t>
      </w:r>
      <w:r w:rsidR="00463A63">
        <w:t xml:space="preserve">in </w:t>
      </w:r>
      <w:r w:rsidR="000C3A80">
        <w:t xml:space="preserve">plots with </w:t>
      </w:r>
      <w:r w:rsidR="00542765">
        <w:t xml:space="preserve">two interspecific competitor species </w:t>
      </w:r>
      <w:r w:rsidR="00EF1582">
        <w:t xml:space="preserve">where each </w:t>
      </w:r>
      <w:r w:rsidR="002A427A">
        <w:t xml:space="preserve">competitor </w:t>
      </w:r>
      <w:r w:rsidR="00505C15">
        <w:t xml:space="preserve">species was at a </w:t>
      </w:r>
      <w:r w:rsidR="002A427A">
        <w:t>density ranging from 0 to 8</w:t>
      </w:r>
      <w:r w:rsidR="00505C15">
        <w:t xml:space="preserve"> (in an orthogonal design)</w:t>
      </w:r>
      <w:r w:rsidR="00390672">
        <w:t>.</w:t>
      </w:r>
      <w:r w:rsidR="00366E5F">
        <w:t xml:space="preserve"> </w:t>
      </w:r>
    </w:p>
    <w:p w14:paraId="182DB920" w14:textId="77777777" w:rsidR="00B93196" w:rsidRDefault="00390672">
      <w:pPr>
        <w:pStyle w:val="Heading2"/>
      </w:pPr>
      <w:bookmarkStart w:id="932" w:name="phenomenological-annual-plant-model"/>
      <w:bookmarkEnd w:id="932"/>
      <w:r>
        <w:t>Phenomenological annual plant model</w:t>
      </w:r>
    </w:p>
    <w:p w14:paraId="2D23B9F2" w14:textId="68D9992F" w:rsidR="00B93196" w:rsidRDefault="00390672">
      <w:pPr>
        <w:spacing w:after="202"/>
        <w:contextualSpacing/>
      </w:pPr>
      <w:r>
        <w:t>We model annual plant competition in terms of the decline in per capita reproductive output</w:t>
      </w:r>
      <w:r w:rsidR="00463A63">
        <w:t xml:space="preserve"> </w:t>
      </w:r>
      <w:r>
        <w:t>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r w:rsidR="00632744">
        <w:instrText xml:space="preserve"> ADDIN ZOTERO_ITEM CSL_CITATION {"citationID":"SOATqPsI","properties":{"formattedCitation":"(2015)","plainCitation":"(2015)","dontUpdate":true,"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9514BB">
        <w:fldChar w:fldCharType="separate"/>
      </w:r>
      <w:r w:rsidR="004F6781">
        <w:rPr>
          <w:noProof/>
        </w:rPr>
        <w:t>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7F2A94"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7ED6877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9</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7F2A94"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07182047"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427DC4">
              <w:rPr>
                <w:noProof/>
              </w:rPr>
              <w:t>10</w:t>
            </w:r>
            <w:r>
              <w:rPr>
                <w:noProof/>
              </w:rPr>
              <w:fldChar w:fldCharType="end"/>
            </w:r>
            <w:r>
              <w:t>)</w:t>
            </w:r>
          </w:p>
        </w:tc>
      </w:tr>
    </w:tbl>
    <w:p w14:paraId="58F74739" w14:textId="6B9651A5" w:rsidR="00B93196" w:rsidRDefault="002B6912" w:rsidP="00CC0BA7">
      <w:pPr>
        <w:spacing w:after="202"/>
        <w:ind w:firstLine="0"/>
        <w:contextualSpacing/>
      </w:pPr>
      <w:r>
        <w:t xml:space="preserve">This allows species to have per capita effects that </w:t>
      </w:r>
      <w:r w:rsidR="0017612D">
        <w:t>are themselves density dependent</w:t>
      </w:r>
      <w:r>
        <w:t xml:space="preserve">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proofErr w:type="spellStart"/>
      <w:r w:rsidR="00CC0BA7" w:rsidRPr="00CC0BA7">
        <w:rPr>
          <w:rFonts w:ascii="Lucida Console" w:hAnsi="Lucida Console"/>
        </w:rPr>
        <w:t>nls</w:t>
      </w:r>
      <w:proofErr w:type="spellEnd"/>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463A63">
        <w:t xml:space="preserve">set </w:t>
      </w:r>
      <w:r w:rsidR="00390672">
        <w:t xml:space="preserve">this as a </w:t>
      </w:r>
      <w:r w:rsidR="00A4780A">
        <w:t>constant</w:t>
      </w:r>
      <w:r w:rsidR="00CC0BA7">
        <w:t xml:space="preserve"> when fitting the models</w:t>
      </w:r>
      <w:r w:rsidR="00390672">
        <w:t>.</w:t>
      </w:r>
      <w:r w:rsidR="002A42D8">
        <w:t xml:space="preserve"> </w:t>
      </w:r>
    </w:p>
    <w:p w14:paraId="1C0D5464" w14:textId="6FDFCEAC"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at a time</w:t>
      </w:r>
      <w:r w:rsidR="00DE2761">
        <w:t xml:space="preserve"> (details in the preceding section)</w:t>
      </w:r>
      <w:r>
        <w:t xml:space="preserve">.  Once we </w:t>
      </w:r>
      <w:r w:rsidR="00FA7251">
        <w:t>were satisfied</w:t>
      </w:r>
      <w:r>
        <w:t xml:space="preserve"> that phenomenological models fit these </w:t>
      </w:r>
      <w:r w:rsidR="00DC6F10">
        <w:t>pairwise dynamics</w:t>
      </w:r>
      <w:r w:rsidR="00BE0FC8">
        <w:t xml:space="preserve"> </w:t>
      </w:r>
      <w:r>
        <w:t>adequately</w:t>
      </w:r>
      <w:r w:rsidR="00DE2761">
        <w:t>,</w:t>
      </w:r>
      <w:r>
        <w:t xml:space="preserve"> we used the</w:t>
      </w:r>
      <w:r w:rsidR="00DB194D">
        <w:t xml:space="preserve"> </w:t>
      </w:r>
      <w:r w:rsidR="00C729F4">
        <w:t>models</w:t>
      </w:r>
      <w:r>
        <w:t xml:space="preserve"> to predict species</w:t>
      </w:r>
      <w:r w:rsidR="00FA7251">
        <w:t>’</w:t>
      </w:r>
      <w:r>
        <w:t xml:space="preserve"> </w:t>
      </w:r>
      <w:r w:rsidR="00FA7251">
        <w:t xml:space="preserve">per capita </w:t>
      </w:r>
      <w:r>
        <w:t>fecundity in case</w:t>
      </w:r>
      <w:r w:rsidR="00E04413">
        <w:t>s</w:t>
      </w:r>
      <w:r>
        <w:t xml:space="preserv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w:t>
      </w:r>
      <w:r w:rsidR="00A4780A">
        <w:lastRenderedPageBreak/>
        <w:t xml:space="preserve">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HOI</w:t>
      </w:r>
      <w:r w:rsidR="00FA7251">
        <w:t>s</w:t>
      </w:r>
      <w:r w:rsidR="004F6781">
        <w:t xml:space="preserve"> are </w:t>
      </w:r>
      <w:r w:rsidR="00813B7D">
        <w:t xml:space="preserve">supported </w:t>
      </w:r>
      <w:r w:rsidR="004F6781">
        <w:t xml:space="preserve">when the average deviation in the multispecies case is greater than the deviation in the single species cases.  We can quantify this </w:t>
      </w:r>
      <w:r w:rsidR="000034F1">
        <w:t xml:space="preserve">by comparing the root-mean-squared error from two competitor simulations to the root-mean-squared error in single competitor simulations.  We can also look at the average deviation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933" w:name="model-fits"/>
      <w:bookmarkEnd w:id="933"/>
      <w:r>
        <w:t>Evidence for HOIs</w:t>
      </w:r>
    </w:p>
    <w:p w14:paraId="4A4722B6" w14:textId="693B17E0"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427DC4">
        <w:t xml:space="preserve">Figure </w:t>
      </w:r>
      <w:r w:rsidR="00427DC4">
        <w:rPr>
          <w:noProof/>
        </w:rPr>
        <w:t>3</w:t>
      </w:r>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427DC4">
        <w:t xml:space="preserve">Figure S </w:t>
      </w:r>
      <w:r w:rsidR="00427DC4">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w:t>
      </w:r>
      <w:r w:rsidR="00E04413">
        <w:t xml:space="preserve"> </w:t>
      </w:r>
      <w:r w:rsidR="00C729F4">
        <w:t>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427DC4">
        <w:t xml:space="preserve">Figure </w:t>
      </w:r>
      <w:r w:rsidR="00427DC4">
        <w:rPr>
          <w:noProof/>
        </w:rPr>
        <w:t>4</w:t>
      </w:r>
      <w:r w:rsidR="002F170D">
        <w:fldChar w:fldCharType="end"/>
      </w:r>
      <w:r w:rsidR="002F170D">
        <w:t>)</w:t>
      </w:r>
      <w:r w:rsidR="00D27415">
        <w:t>.</w:t>
      </w:r>
      <w:r w:rsidR="00B251E4">
        <w:t xml:space="preserve"> </w:t>
      </w:r>
      <w:r w:rsidR="00172674">
        <w:t xml:space="preserve"> </w:t>
      </w:r>
      <w:r w:rsidR="00E04413">
        <w:t xml:space="preserve">In other words, for </w:t>
      </w:r>
      <w:r w:rsidR="002F170D">
        <w:t>the early species</w:t>
      </w:r>
      <w:r w:rsidR="00B72E69">
        <w:t>,</w:t>
      </w:r>
      <w:r w:rsidR="00B251E4">
        <w:t xml:space="preserve"> the </w:t>
      </w:r>
      <w:r w:rsidR="009B7DE8">
        <w:t xml:space="preserve">observed </w:t>
      </w:r>
      <w:r w:rsidR="00E04413">
        <w:t xml:space="preserve">effect of </w:t>
      </w:r>
      <w:r w:rsidR="00C729F4">
        <w:t>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427DC4">
        <w:t xml:space="preserve">Figure </w:t>
      </w:r>
      <w:r w:rsidR="00427DC4">
        <w:rPr>
          <w:noProof/>
        </w:rPr>
        <w:t>5</w:t>
      </w:r>
      <w:r w:rsidR="002F170D">
        <w:fldChar w:fldCharType="end"/>
      </w:r>
      <w:r w:rsidR="00605492">
        <w:t xml:space="preserve">).  </w:t>
      </w:r>
      <w:r w:rsidR="00E04413">
        <w:t xml:space="preserve">However, assuming additive competitor effects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427DC4">
        <w:t xml:space="preserve">Figure </w:t>
      </w:r>
      <w:r w:rsidR="00427DC4">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427DC4">
        <w:t xml:space="preserve">Figure </w:t>
      </w:r>
      <w:r w:rsidR="00427DC4">
        <w:rPr>
          <w:noProof/>
        </w:rPr>
        <w:t>5</w:t>
      </w:r>
      <w:r w:rsidR="002F170D">
        <w:fldChar w:fldCharType="end"/>
      </w:r>
      <w:r w:rsidR="002F170D">
        <w:t xml:space="preserve"> c). </w:t>
      </w:r>
      <w:r w:rsidR="001E65C5">
        <w:t xml:space="preserve">This </w:t>
      </w:r>
      <w:r w:rsidR="00172674">
        <w:t>shows</w:t>
      </w:r>
      <w:r w:rsidR="001E65C5">
        <w:t xml:space="preserve"> </w:t>
      </w:r>
      <w:r w:rsidR="001E65C5">
        <w:lastRenderedPageBreak/>
        <w:t xml:space="preserve">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427DC4">
        <w:t xml:space="preserve">Figure S </w:t>
      </w:r>
      <w:r w:rsidR="00427DC4">
        <w:rPr>
          <w:noProof/>
        </w:rPr>
        <w:t>2</w:t>
      </w:r>
      <w:r w:rsidR="00A459BB">
        <w:fldChar w:fldCharType="end"/>
      </w:r>
      <w:r w:rsidR="00A459BB">
        <w:t>) but these were different in direction and magnitude than those detected with equation 7, indicating th</w:t>
      </w:r>
      <w:r w:rsidR="00E04413">
        <w:t xml:space="preserve">at HOIs are by definition dependent on what form of phenomenological model is fit to </w:t>
      </w:r>
      <w:r w:rsidR="00C74DF2">
        <w:t>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38AA230C"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427DC4">
        <w:t xml:space="preserve">Figure </w:t>
      </w:r>
      <w:r w:rsidR="00427DC4">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also affect the interaction</w:t>
      </w:r>
      <w:r w:rsidR="00E04413">
        <w:t>s</w:t>
      </w:r>
      <w:r w:rsidR="00B42190">
        <w:t xml:space="preserve"> between </w:t>
      </w:r>
      <w:r w:rsidR="00E04413">
        <w:t xml:space="preserve">those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This shifts the resource uptake rates of </w:t>
      </w:r>
      <w:r w:rsidR="00356459">
        <w:t xml:space="preserve">the mid and late season species </w:t>
      </w:r>
      <w:r w:rsidR="008B2591">
        <w:t xml:space="preserve">towards the </w:t>
      </w:r>
      <w:r w:rsidR="00356459">
        <w:t xml:space="preserve">left </w:t>
      </w:r>
      <w:r w:rsidR="005E388B">
        <w:t>along their resource uptake curves</w:t>
      </w:r>
      <w:r w:rsidR="00E04413">
        <w:t xml:space="preserve"> (</w:t>
      </w:r>
      <w:r w:rsidR="007D4E37">
        <w:fldChar w:fldCharType="begin"/>
      </w:r>
      <w:r w:rsidR="007D4E37">
        <w:instrText xml:space="preserve"> REF _Ref527030555 \h </w:instrText>
      </w:r>
      <w:r w:rsidR="007D4E37">
        <w:fldChar w:fldCharType="separate"/>
      </w:r>
      <w:r w:rsidR="00427DC4">
        <w:t xml:space="preserve">Figure </w:t>
      </w:r>
      <w:r w:rsidR="00427DC4">
        <w:rPr>
          <w:noProof/>
        </w:rPr>
        <w:t>6</w:t>
      </w:r>
      <w:r w:rsidR="007D4E37">
        <w:fldChar w:fldCharType="end"/>
      </w:r>
      <w:r w:rsidR="007D4E37">
        <w:t>a</w:t>
      </w:r>
      <w:r w:rsidR="00E04413">
        <w:t>)</w:t>
      </w:r>
      <w:r w:rsidR="007D4E37">
        <w:t xml:space="preserve">.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w:t>
      </w:r>
      <w:r w:rsidR="00356459">
        <w:lastRenderedPageBreak/>
        <w:t>season species</w:t>
      </w:r>
      <w:r w:rsidR="00A8294F">
        <w:t xml:space="preserve"> more than </w:t>
      </w:r>
      <w:r w:rsidR="00E04413">
        <w:t xml:space="preserve">it does the </w:t>
      </w:r>
      <w:r w:rsidR="00356459">
        <w:t>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(vertical lines </w:t>
      </w:r>
      <w:r w:rsidR="009C120E">
        <w:fldChar w:fldCharType="begin"/>
      </w:r>
      <w:r w:rsidR="009C120E">
        <w:instrText xml:space="preserve"> REF _Ref527030555 \h </w:instrText>
      </w:r>
      <w:r w:rsidR="009C120E">
        <w:fldChar w:fldCharType="separate"/>
      </w:r>
      <w:r w:rsidR="00427DC4">
        <w:t xml:space="preserve">Figure </w:t>
      </w:r>
      <w:r w:rsidR="00427DC4">
        <w:rPr>
          <w:noProof/>
        </w:rPr>
        <w:t>6</w:t>
      </w:r>
      <w:r w:rsidR="009C120E">
        <w:fldChar w:fldCharType="end"/>
      </w:r>
      <w:r w:rsidR="009C120E">
        <w:t xml:space="preserve"> a)</w:t>
      </w:r>
      <w:r w:rsidR="007D4E37">
        <w:t xml:space="preserve">.  </w:t>
      </w:r>
      <w:proofErr w:type="gramStart"/>
      <w:r w:rsidR="00C164A4">
        <w:t>Thus</w:t>
      </w:r>
      <w:proofErr w:type="gramEnd"/>
      <w:r w:rsidR="00C164A4">
        <w:t xml:space="preserve"> the</w:t>
      </w:r>
      <w:r w:rsidR="009C120E">
        <w:t xml:space="preserve"> average resource uptake rate of the mid-season species declines 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427DC4">
        <w:t xml:space="preserve">Figure </w:t>
      </w:r>
      <w:r w:rsidR="00427DC4">
        <w:rPr>
          <w:noProof/>
        </w:rPr>
        <w:t>6</w:t>
      </w:r>
      <w:r w:rsidR="003576FC">
        <w:fldChar w:fldCharType="end"/>
      </w:r>
      <w:r w:rsidR="003576FC">
        <w:t xml:space="preserve"> b)</w:t>
      </w:r>
      <w:r w:rsidR="00980607">
        <w:t xml:space="preserve">. </w:t>
      </w:r>
    </w:p>
    <w:p w14:paraId="0471A4CD" w14:textId="0322F279"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w:t>
      </w:r>
      <w:r w:rsidR="00C164A4">
        <w:t>s</w:t>
      </w:r>
      <w:r w:rsidR="007D4E37">
        <w:t xml:space="preserve"> on the late season species</w:t>
      </w:r>
      <w:r w:rsidR="005C105D">
        <w:t>:</w:t>
      </w:r>
      <w:r w:rsidR="007D4E37">
        <w:t xml:space="preserve">  the presence of the early species, </w:t>
      </w:r>
      <w:r w:rsidR="00C164A4">
        <w:t>puts the mid-season species at a slight disadvantage relative to the</w:t>
      </w:r>
      <w:r w:rsidR="007D4E37">
        <w:t xml:space="preserve"> </w:t>
      </w:r>
      <w:r w:rsidR="000A409C">
        <w:t xml:space="preserve">late </w:t>
      </w:r>
      <w:r w:rsidR="007D4E37">
        <w:t>species</w:t>
      </w:r>
      <w:r w:rsidR="00C164A4">
        <w:t xml:space="preserve">; thus the joint effect of the early and mid-season species together is less than their additive effect </w:t>
      </w:r>
      <w:r w:rsidR="00BE0FC8">
        <w:t>(</w:t>
      </w:r>
      <w:r w:rsidR="0044559B">
        <w:fldChar w:fldCharType="begin"/>
      </w:r>
      <w:r w:rsidR="0044559B">
        <w:instrText xml:space="preserve"> REF _Ref524701722 \h </w:instrText>
      </w:r>
      <w:r w:rsidR="0044559B">
        <w:fldChar w:fldCharType="separate"/>
      </w:r>
      <w:r w:rsidR="00427DC4">
        <w:t xml:space="preserve">Figure </w:t>
      </w:r>
      <w:r w:rsidR="00427DC4">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427DC4">
        <w:t xml:space="preserve">Figure </w:t>
      </w:r>
      <w:r w:rsidR="00427DC4">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427DC4">
        <w:t xml:space="preserve">Figure </w:t>
      </w:r>
      <w:r w:rsidR="00427DC4">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427DC4">
        <w:t xml:space="preserve">Figure </w:t>
      </w:r>
      <w:r w:rsidR="00427DC4">
        <w:rPr>
          <w:noProof/>
        </w:rPr>
        <w:t>5</w:t>
      </w:r>
      <w:r w:rsidR="0044559B">
        <w:fldChar w:fldCharType="end"/>
      </w:r>
      <w:r w:rsidR="0044559B">
        <w:t xml:space="preserve"> b)</w:t>
      </w:r>
      <w:r w:rsidR="00713FA4">
        <w:t xml:space="preserve">. </w:t>
      </w:r>
    </w:p>
    <w:p w14:paraId="01C53F7A" w14:textId="7AE7F05A"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427DC4">
        <w:t xml:space="preserve">Figure </w:t>
      </w:r>
      <w:r w:rsidR="00427DC4">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season </w:t>
      </w:r>
      <w:r w:rsidR="00250DE2">
        <w:lastRenderedPageBreak/>
        <w:t>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427DC4">
        <w:t xml:space="preserve">Figure </w:t>
      </w:r>
      <w:r w:rsidR="00427DC4">
        <w:rPr>
          <w:noProof/>
        </w:rPr>
        <w:t>2</w:t>
      </w:r>
      <w:r w:rsidR="00250DE2">
        <w:fldChar w:fldCharType="end"/>
      </w:r>
      <w:r w:rsidR="00250DE2">
        <w:t xml:space="preserve">).  </w:t>
      </w:r>
    </w:p>
    <w:p w14:paraId="0E378B44" w14:textId="0843CE43"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427DC4">
        <w:t xml:space="preserve">Figure </w:t>
      </w:r>
      <w:r w:rsidR="00427DC4">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378F1EF7" w:rsidR="00B93196" w:rsidRDefault="00E44327" w:rsidP="002619E8">
      <w:pPr>
        <w:spacing w:after="202"/>
        <w:contextualSpacing/>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427DC4">
        <w:t xml:space="preserve">Figure </w:t>
      </w:r>
      <w:r w:rsidR="00427DC4">
        <w:rPr>
          <w:noProof/>
        </w:rPr>
        <w:t>2</w:t>
      </w:r>
      <w:r w:rsidR="00FA49A0">
        <w:fldChar w:fldCharType="end"/>
      </w:r>
      <w:r w:rsidR="00FA49A0">
        <w:t xml:space="preserve"> a)</w:t>
      </w:r>
      <w:r>
        <w:t xml:space="preserve">. </w:t>
      </w:r>
      <w:r w:rsidR="008023DA">
        <w:t>D</w:t>
      </w:r>
      <w:r w:rsidR="00C20EA8">
        <w:t>eriving</w:t>
      </w:r>
      <w:r w:rsidR="00C45A90">
        <w:t xml:space="preserve"> </w:t>
      </w:r>
      <w:r w:rsidR="00532AC5">
        <w:t xml:space="preserve">phenomenological </w:t>
      </w:r>
      <w:r w:rsidR="00C45A90">
        <w:t>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632744">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 xml:space="preserve">(Tilman 1977, </w:t>
      </w:r>
      <w:proofErr w:type="spellStart"/>
      <w:r w:rsidR="008023DA" w:rsidRPr="008023DA">
        <w:rPr>
          <w:rFonts w:cs="Times New Roman"/>
        </w:rPr>
        <w:t>Mesz</w:t>
      </w:r>
      <w:r w:rsidR="008023DA" w:rsidRPr="005D4B8B">
        <w:rPr>
          <w:rFonts w:cs="Times New Roman"/>
        </w:rPr>
        <w:t>éna</w:t>
      </w:r>
      <w:proofErr w:type="spellEnd"/>
      <w:r w:rsidR="008023DA" w:rsidRPr="005D4B8B">
        <w:rPr>
          <w:rFonts w:cs="Times New Roman"/>
        </w:rPr>
        <w:t xml:space="preserve"> et al. 2006, </w:t>
      </w:r>
      <w:proofErr w:type="spellStart"/>
      <w:r w:rsidR="008023DA" w:rsidRPr="005D4B8B">
        <w:rPr>
          <w:rFonts w:cs="Times New Roman"/>
        </w:rPr>
        <w:t>Letten</w:t>
      </w:r>
      <w:proofErr w:type="spellEnd"/>
      <w:r w:rsidR="008023DA" w:rsidRPr="005D4B8B">
        <w:rPr>
          <w:rFonts w:cs="Times New Roman"/>
        </w:rPr>
        <w:t xml:space="preserve">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632744">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w:t>
      </w:r>
      <w:proofErr w:type="spellStart"/>
      <w:r w:rsidR="003576FC" w:rsidRPr="003576FC">
        <w:rPr>
          <w:rFonts w:cs="Times New Roman"/>
        </w:rPr>
        <w:t>O’Dwyer</w:t>
      </w:r>
      <w:proofErr w:type="spellEnd"/>
      <w:r w:rsidR="003576FC" w:rsidRPr="003576FC">
        <w:rPr>
          <w:rFonts w:cs="Times New Roman"/>
        </w:rPr>
        <w:t xml:space="preserve"> 2018)</w:t>
      </w:r>
      <w:r w:rsidR="003576FC">
        <w:fldChar w:fldCharType="end"/>
      </w:r>
      <w:r w:rsidR="00C20EA8">
        <w:t xml:space="preserve">.  The advantage of </w:t>
      </w:r>
      <w:r w:rsidR="00F75326">
        <w:lastRenderedPageBreak/>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t>Are HOIs Common in Nature</w:t>
      </w:r>
      <w:r w:rsidR="00746378">
        <w:t xml:space="preserve">? </w:t>
      </w:r>
    </w:p>
    <w:p w14:paraId="2DC292C6" w14:textId="643C6AAC" w:rsidR="00540DA5" w:rsidRDefault="00A0621E" w:rsidP="002619E8">
      <w:pPr>
        <w:spacing w:after="202"/>
        <w:contextualSpacing/>
      </w:pPr>
      <w:r>
        <w:t xml:space="preserve">One way to view HOIs in this system is to consider </w:t>
      </w:r>
      <w:r w:rsidR="0066362B">
        <w:t xml:space="preserve">them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w:t>
      </w:r>
      <w:proofErr w:type="spellStart"/>
      <w:r w:rsidR="00EE79BD" w:rsidRPr="00EE79BD">
        <w:rPr>
          <w:rFonts w:cs="Times New Roman"/>
        </w:rPr>
        <w:t>Meszéna</w:t>
      </w:r>
      <w:proofErr w:type="spellEnd"/>
      <w:r w:rsidR="00EE79BD" w:rsidRPr="00EE79BD">
        <w:rPr>
          <w:rFonts w:cs="Times New Roman"/>
        </w:rPr>
        <w:t xml:space="preserve">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w:t>
      </w:r>
      <w:r w:rsidR="0020556F">
        <w:t xml:space="preserve"> earlier </w:t>
      </w:r>
      <w:r w:rsidR="00540DA5">
        <w:t>activity of competitors.</w:t>
      </w:r>
      <w:r>
        <w:t xml:space="preserve">  More 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076E17A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lastRenderedPageBreak/>
        <w:t xml:space="preserve">uptake curve.  </w:t>
      </w:r>
      <w:r w:rsidR="005D6D8C">
        <w:t>Additional simulations show that the more similar species resource uptake curves are to one another</w:t>
      </w:r>
      <w:r w:rsidR="0020556F">
        <w:t xml:space="preserve"> </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w:t>
      </w:r>
      <w:r w:rsidR="0020556F">
        <w:t xml:space="preserve">such large differences in the shape of resource uptake curves may be rare. </w:t>
      </w:r>
    </w:p>
    <w:p w14:paraId="53B8EDA9" w14:textId="17F47FE0" w:rsidR="00540DA5" w:rsidRDefault="00EB17CC" w:rsidP="002619E8">
      <w:pPr>
        <w:spacing w:after="202"/>
        <w:contextualSpacing/>
      </w:pPr>
      <w:r>
        <w:t>In addition, t</w:t>
      </w:r>
      <w:r w:rsidR="009E120C">
        <w:t xml:space="preserve">he large changes in resource availability and plant biomass in our simulation </w:t>
      </w:r>
      <w:r w:rsidR="005871E0">
        <w:t>contribute to</w:t>
      </w:r>
      <w:r w:rsidR="009E120C">
        <w:t xml:space="preserve"> the </w:t>
      </w:r>
      <w:r w:rsidR="0020556F">
        <w:t xml:space="preserve">magnitude </w:t>
      </w:r>
      <w:r w:rsidR="009E120C">
        <w:t xml:space="preserve">of HOIs.  Because resource availability </w:t>
      </w:r>
      <w:r w:rsidR="009D55FA">
        <w:t>fluctuates 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Due to their large size, perennial plants can be assumed to quickly draw resources down to a dynamic equilibrium.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20556F">
        <w:t>For this reason</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1CA72856" w:rsidR="00A43F37" w:rsidRDefault="007919A3" w:rsidP="002619E8">
      <w:pPr>
        <w:spacing w:after="202"/>
        <w:contextualSpacing/>
      </w:pPr>
      <w:r>
        <w:t xml:space="preserve">Finally, our analysis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proofErr w:type="spellStart"/>
      <w:r w:rsidR="00045E08">
        <w:t>heterospecific</w:t>
      </w:r>
      <w:proofErr w:type="spellEnd"/>
      <w:r w:rsidR="00045E08">
        <w:t xml:space="preserve">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 xml:space="preserve">other individuals within the same </w:t>
      </w:r>
      <w:r w:rsidR="00632CC8">
        <w:lastRenderedPageBreak/>
        <w:t>species</w:t>
      </w:r>
      <w:r w:rsidR="00A74AB9">
        <w:t xml:space="preserve">. </w:t>
      </w:r>
      <w:r w:rsidR="00B507A2">
        <w:t>In our simulat</w:t>
      </w:r>
      <w:r w:rsidR="00E73A7B">
        <w:t>ed experiment</w:t>
      </w:r>
      <w:r w:rsidR="00B507A2">
        <w:t xml:space="preserve"> for example, we found </w:t>
      </w:r>
      <w:r w:rsidR="00E73A7B">
        <w:t xml:space="preserve">that </w:t>
      </w:r>
      <w:r w:rsidR="00B507A2">
        <w:t xml:space="preserve">a model with non-linear terms for each </w:t>
      </w:r>
      <w:r w:rsidR="00E73A7B">
        <w:t xml:space="preserve">competitor </w:t>
      </w:r>
      <w:r w:rsidR="00B507A2">
        <w:t xml:space="preserve">species’ effect best fit the </w:t>
      </w:r>
      <w:r w:rsidR="0020556F">
        <w:t>simulated data for the</w:t>
      </w:r>
      <w:r w:rsidR="00B507A2">
        <w:t xml:space="preserv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r w:rsidR="00427DC4">
        <w:t xml:space="preserve">Figure </w:t>
      </w:r>
      <w:r w:rsidR="00427DC4">
        <w:rPr>
          <w:noProof/>
        </w:rPr>
        <w:t>3</w:t>
      </w:r>
      <w:r w:rsidR="001C1125">
        <w:fldChar w:fldCharType="end"/>
      </w:r>
      <w:r w:rsidR="00165B91" w:rsidRPr="0043064D">
        <w:t xml:space="preserve">). </w:t>
      </w:r>
    </w:p>
    <w:p w14:paraId="030BEDF4" w14:textId="53746F94" w:rsidR="00B507A2" w:rsidRDefault="00B507A2" w:rsidP="002619E8">
      <w:pPr>
        <w:spacing w:after="202"/>
        <w:contextualSpacing/>
      </w:pPr>
      <w:r w:rsidRPr="0043064D">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function of s</w:t>
      </w:r>
      <w:proofErr w:type="spellStart"/>
      <w:r w:rsidRPr="0043064D">
        <w:t>pecies</w:t>
      </w:r>
      <w:proofErr w:type="spellEnd"/>
      <w:r w:rsidRPr="0043064D">
        <w:t xml:space="preserve"> density.  </w:t>
      </w:r>
      <w:r w:rsidR="00341B79">
        <w:t>I</w:t>
      </w:r>
      <w:r w:rsidR="00BF5BB5">
        <w:t>n the case</w:t>
      </w:r>
      <w:r w:rsidRPr="0043064D">
        <w:t xml:space="preserve"> </w:t>
      </w:r>
      <w:r w:rsidR="000A1F7F">
        <w:t>where</w:t>
      </w:r>
      <w:r w:rsidR="000A1F7F" w:rsidRPr="0043064D">
        <w:t xml:space="preserve"> </w:t>
      </w:r>
      <w:r w:rsidRPr="0043064D">
        <w:t>individuals 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20556F">
        <w:t xml:space="preserve">Just because </w:t>
      </w:r>
      <w:r w:rsidR="00F12855">
        <w:t>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w:t>
      </w:r>
      <w:r w:rsidR="0020556F">
        <w:t xml:space="preserve">ir </w:t>
      </w:r>
      <w:r w:rsidRPr="0043064D">
        <w:t>separate effects will not equal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934" w:name="discussion"/>
      <w:bookmarkStart w:id="935" w:name="conclusionssummary"/>
      <w:bookmarkEnd w:id="934"/>
      <w:bookmarkEnd w:id="935"/>
      <w:r>
        <w:t>Conclusion</w:t>
      </w:r>
    </w:p>
    <w:p w14:paraId="08D741D5" w14:textId="2020030D"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simple </w:t>
      </w:r>
      <w:r w:rsidR="0020556F">
        <w:t xml:space="preserve">resource </w:t>
      </w:r>
      <w:r w:rsidR="00390672">
        <w:t xml:space="preserve">dynamics. </w:t>
      </w:r>
      <w:r w:rsidR="006A1A7F">
        <w:t xml:space="preserve">We propose that the most robust </w:t>
      </w:r>
      <w:r w:rsidR="006A1A7F">
        <w:lastRenderedPageBreak/>
        <w:t xml:space="preserve">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w:t>
      </w:r>
      <w:r w:rsidR="0020556F">
        <w:t xml:space="preserve">simulation </w:t>
      </w:r>
      <w:r w:rsidR="002F762A">
        <w:t xml:space="preserve">of species competition for a single resource. </w:t>
      </w:r>
      <w:r w:rsidR="006A1A7F">
        <w:t xml:space="preserve">Defining HOIs in this way requires </w:t>
      </w:r>
      <w:r w:rsidR="00532AC5">
        <w:t xml:space="preserve">first </w:t>
      </w:r>
      <w:r w:rsidR="0020556F">
        <w:t>finding a phenomenological model that accurately describes the</w:t>
      </w:r>
      <w:r w:rsidR="006A1A7F">
        <w:t xml:space="preserve"> focal species’ response to single species competition. </w:t>
      </w:r>
      <w:r w:rsidR="002F762A">
        <w:t xml:space="preserve">While we believe that HOIs should be common in nature this does not mean that they will be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936" w:name="acknowledgments"/>
      <w:bookmarkEnd w:id="936"/>
      <w:r>
        <w:t>Acknowledgments</w:t>
      </w:r>
    </w:p>
    <w:p w14:paraId="5C29317E" w14:textId="794A4087" w:rsidR="001C1125" w:rsidRDefault="001C1125">
      <w:pPr>
        <w:spacing w:line="276" w:lineRule="auto"/>
        <w:ind w:firstLine="0"/>
        <w:jc w:val="both"/>
        <w:rPr>
          <w:rFonts w:eastAsia="Noto Sans CJK SC Regular" w:cs="FreeSans"/>
          <w:b/>
          <w:szCs w:val="28"/>
        </w:rPr>
      </w:pPr>
      <w:bookmarkStart w:id="937" w:name="references"/>
      <w:bookmarkEnd w:id="937"/>
      <w:r>
        <w:br w:type="page"/>
      </w:r>
    </w:p>
    <w:p w14:paraId="73D91D9C" w14:textId="32F42B2D" w:rsidR="00B93196" w:rsidRDefault="00390672">
      <w:pPr>
        <w:pStyle w:val="Heading"/>
      </w:pPr>
      <w:r>
        <w:lastRenderedPageBreak/>
        <w:t>References</w:t>
      </w:r>
    </w:p>
    <w:p w14:paraId="73A04C75" w14:textId="77777777" w:rsidR="00971067" w:rsidRPr="00971067" w:rsidRDefault="007B137A" w:rsidP="00971067">
      <w:pPr>
        <w:pStyle w:val="Bibliography"/>
        <w:rPr>
          <w:ins w:id="938" w:author="Andy Kleinhesselink" w:date="2019-06-06T15:39:00Z"/>
          <w:rPrChange w:id="939" w:author="Andy Kleinhesselink" w:date="2019-06-06T15:39:00Z">
            <w:rPr>
              <w:ins w:id="940" w:author="Andy Kleinhesselink" w:date="2019-06-06T15:39:00Z"/>
            </w:rPr>
          </w:rPrChange>
        </w:rPr>
        <w:pPrChange w:id="941" w:author="Andy Kleinhesselink" w:date="2019-06-06T15:39:00Z">
          <w:pPr>
            <w:widowControl w:val="0"/>
            <w:autoSpaceDE w:val="0"/>
            <w:autoSpaceDN w:val="0"/>
            <w:adjustRightInd w:val="0"/>
          </w:pPr>
        </w:pPrChange>
      </w:pPr>
      <w:r>
        <w:t xml:space="preserve"> </w:t>
      </w:r>
      <w:r w:rsidR="00F56B3F">
        <w:fldChar w:fldCharType="begin"/>
      </w:r>
      <w:r w:rsidR="00596808">
        <w:instrText xml:space="preserve"> ADDIN ZOTERO_BIBL {"uncited":[],"omitted":[],"custom":[]} CSL_BIBLIOGRAPHY </w:instrText>
      </w:r>
      <w:r w:rsidR="00F56B3F">
        <w:fldChar w:fldCharType="separate"/>
      </w:r>
      <w:ins w:id="942" w:author="Andy Kleinhesselink" w:date="2019-06-06T15:39:00Z">
        <w:r w:rsidR="00971067" w:rsidRPr="00971067">
          <w:rPr>
            <w:rPrChange w:id="943" w:author="Andy Kleinhesselink" w:date="2019-06-06T15:39:00Z">
              <w:rPr/>
            </w:rPrChange>
          </w:rPr>
          <w:t>Abrams, P. A. 1983. Arguments in Favor of Higher Order Interactions. The American Naturalist 121:887–891.</w:t>
        </w:r>
      </w:ins>
    </w:p>
    <w:p w14:paraId="67A2114C" w14:textId="77777777" w:rsidR="00971067" w:rsidRPr="00971067" w:rsidRDefault="00971067" w:rsidP="00971067">
      <w:pPr>
        <w:pStyle w:val="Bibliography"/>
        <w:rPr>
          <w:ins w:id="944" w:author="Andy Kleinhesselink" w:date="2019-06-06T15:39:00Z"/>
          <w:rPrChange w:id="945" w:author="Andy Kleinhesselink" w:date="2019-06-06T15:39:00Z">
            <w:rPr>
              <w:ins w:id="946" w:author="Andy Kleinhesselink" w:date="2019-06-06T15:39:00Z"/>
            </w:rPr>
          </w:rPrChange>
        </w:rPr>
        <w:pPrChange w:id="947" w:author="Andy Kleinhesselink" w:date="2019-06-06T15:39:00Z">
          <w:pPr>
            <w:widowControl w:val="0"/>
            <w:autoSpaceDE w:val="0"/>
            <w:autoSpaceDN w:val="0"/>
            <w:adjustRightInd w:val="0"/>
          </w:pPr>
        </w:pPrChange>
      </w:pPr>
      <w:ins w:id="948" w:author="Andy Kleinhesselink" w:date="2019-06-06T15:39:00Z">
        <w:r w:rsidRPr="00971067">
          <w:rPr>
            <w:rPrChange w:id="949" w:author="Andy Kleinhesselink" w:date="2019-06-06T15:39:00Z">
              <w:rPr/>
            </w:rPrChange>
          </w:rPr>
          <w:t>Adler, F. R., and W. F. Morris. 1994. A General Test for Interaction Modification. Ecology 75:1552–1559.</w:t>
        </w:r>
      </w:ins>
    </w:p>
    <w:p w14:paraId="4F7E86EC" w14:textId="77777777" w:rsidR="00971067" w:rsidRPr="00971067" w:rsidRDefault="00971067" w:rsidP="00971067">
      <w:pPr>
        <w:pStyle w:val="Bibliography"/>
        <w:rPr>
          <w:ins w:id="950" w:author="Andy Kleinhesselink" w:date="2019-06-06T15:39:00Z"/>
          <w:rPrChange w:id="951" w:author="Andy Kleinhesselink" w:date="2019-06-06T15:39:00Z">
            <w:rPr>
              <w:ins w:id="952" w:author="Andy Kleinhesselink" w:date="2019-06-06T15:39:00Z"/>
            </w:rPr>
          </w:rPrChange>
        </w:rPr>
        <w:pPrChange w:id="953" w:author="Andy Kleinhesselink" w:date="2019-06-06T15:39:00Z">
          <w:pPr>
            <w:widowControl w:val="0"/>
            <w:autoSpaceDE w:val="0"/>
            <w:autoSpaceDN w:val="0"/>
            <w:adjustRightInd w:val="0"/>
          </w:pPr>
        </w:pPrChange>
      </w:pPr>
      <w:ins w:id="954" w:author="Andy Kleinhesselink" w:date="2019-06-06T15:39:00Z">
        <w:r w:rsidRPr="00971067">
          <w:rPr>
            <w:rPrChange w:id="955" w:author="Andy Kleinhesselink" w:date="2019-06-06T15:39:00Z">
              <w:rPr/>
            </w:rPrChange>
          </w:rPr>
          <w:t xml:space="preserve">Alfred </w:t>
        </w:r>
        <w:proofErr w:type="spellStart"/>
        <w:r w:rsidRPr="00971067">
          <w:rPr>
            <w:rPrChange w:id="956" w:author="Andy Kleinhesselink" w:date="2019-06-06T15:39:00Z">
              <w:rPr/>
            </w:rPrChange>
          </w:rPr>
          <w:t>J.Lotka</w:t>
        </w:r>
        <w:proofErr w:type="spellEnd"/>
        <w:r w:rsidRPr="00971067">
          <w:rPr>
            <w:rPrChange w:id="957" w:author="Andy Kleinhesselink" w:date="2019-06-06T15:39:00Z">
              <w:rPr/>
            </w:rPrChange>
          </w:rPr>
          <w:t>. 1925. Elements of Physical Biology. Williams and Wilkins Company.</w:t>
        </w:r>
      </w:ins>
    </w:p>
    <w:p w14:paraId="440ADE4E" w14:textId="77777777" w:rsidR="00971067" w:rsidRPr="00971067" w:rsidRDefault="00971067" w:rsidP="00971067">
      <w:pPr>
        <w:pStyle w:val="Bibliography"/>
        <w:rPr>
          <w:ins w:id="958" w:author="Andy Kleinhesselink" w:date="2019-06-06T15:39:00Z"/>
          <w:rPrChange w:id="959" w:author="Andy Kleinhesselink" w:date="2019-06-06T15:39:00Z">
            <w:rPr>
              <w:ins w:id="960" w:author="Andy Kleinhesselink" w:date="2019-06-06T15:39:00Z"/>
            </w:rPr>
          </w:rPrChange>
        </w:rPr>
        <w:pPrChange w:id="961" w:author="Andy Kleinhesselink" w:date="2019-06-06T15:39:00Z">
          <w:pPr>
            <w:widowControl w:val="0"/>
            <w:autoSpaceDE w:val="0"/>
            <w:autoSpaceDN w:val="0"/>
            <w:adjustRightInd w:val="0"/>
          </w:pPr>
        </w:pPrChange>
      </w:pPr>
      <w:ins w:id="962" w:author="Andy Kleinhesselink" w:date="2019-06-06T15:39:00Z">
        <w:r w:rsidRPr="00971067">
          <w:rPr>
            <w:rPrChange w:id="963" w:author="Andy Kleinhesselink" w:date="2019-06-06T15:39:00Z">
              <w:rPr/>
            </w:rPrChange>
          </w:rPr>
          <w:t xml:space="preserve">Aronson, J., J. </w:t>
        </w:r>
        <w:proofErr w:type="spellStart"/>
        <w:r w:rsidRPr="00971067">
          <w:rPr>
            <w:rPrChange w:id="964" w:author="Andy Kleinhesselink" w:date="2019-06-06T15:39:00Z">
              <w:rPr/>
            </w:rPrChange>
          </w:rPr>
          <w:t>Kigel</w:t>
        </w:r>
        <w:proofErr w:type="spellEnd"/>
        <w:r w:rsidRPr="00971067">
          <w:rPr>
            <w:rPrChange w:id="965" w:author="Andy Kleinhesselink" w:date="2019-06-06T15:39:00Z">
              <w:rPr/>
            </w:rPrChange>
          </w:rPr>
          <w:t xml:space="preserve">, A. </w:t>
        </w:r>
        <w:proofErr w:type="spellStart"/>
        <w:r w:rsidRPr="00971067">
          <w:rPr>
            <w:rPrChange w:id="966" w:author="Andy Kleinhesselink" w:date="2019-06-06T15:39:00Z">
              <w:rPr/>
            </w:rPrChange>
          </w:rPr>
          <w:t>Shmida</w:t>
        </w:r>
        <w:proofErr w:type="spellEnd"/>
        <w:r w:rsidRPr="00971067">
          <w:rPr>
            <w:rPrChange w:id="967" w:author="Andy Kleinhesselink" w:date="2019-06-06T15:39:00Z">
              <w:rPr/>
            </w:rPrChange>
          </w:rPr>
          <w:t xml:space="preserve">, and J. Klein. 1992. Adaptive phenology of desert and Mediterranean populations of annual plants grown with and without water stress. </w:t>
        </w:r>
        <w:proofErr w:type="spellStart"/>
        <w:r w:rsidRPr="00971067">
          <w:rPr>
            <w:rPrChange w:id="968" w:author="Andy Kleinhesselink" w:date="2019-06-06T15:39:00Z">
              <w:rPr/>
            </w:rPrChange>
          </w:rPr>
          <w:t>Oecologia</w:t>
        </w:r>
        <w:proofErr w:type="spellEnd"/>
        <w:r w:rsidRPr="00971067">
          <w:rPr>
            <w:rPrChange w:id="969" w:author="Andy Kleinhesselink" w:date="2019-06-06T15:39:00Z">
              <w:rPr/>
            </w:rPrChange>
          </w:rPr>
          <w:t xml:space="preserve"> 89:17–26.</w:t>
        </w:r>
      </w:ins>
    </w:p>
    <w:p w14:paraId="6FFF369E" w14:textId="77777777" w:rsidR="00971067" w:rsidRPr="00971067" w:rsidRDefault="00971067" w:rsidP="00971067">
      <w:pPr>
        <w:pStyle w:val="Bibliography"/>
        <w:rPr>
          <w:ins w:id="970" w:author="Andy Kleinhesselink" w:date="2019-06-06T15:39:00Z"/>
          <w:rPrChange w:id="971" w:author="Andy Kleinhesselink" w:date="2019-06-06T15:39:00Z">
            <w:rPr>
              <w:ins w:id="972" w:author="Andy Kleinhesselink" w:date="2019-06-06T15:39:00Z"/>
            </w:rPr>
          </w:rPrChange>
        </w:rPr>
        <w:pPrChange w:id="973" w:author="Andy Kleinhesselink" w:date="2019-06-06T15:39:00Z">
          <w:pPr>
            <w:widowControl w:val="0"/>
            <w:autoSpaceDE w:val="0"/>
            <w:autoSpaceDN w:val="0"/>
            <w:adjustRightInd w:val="0"/>
          </w:pPr>
        </w:pPrChange>
      </w:pPr>
      <w:ins w:id="974" w:author="Andy Kleinhesselink" w:date="2019-06-06T15:39:00Z">
        <w:r w:rsidRPr="00971067">
          <w:rPr>
            <w:rPrChange w:id="975" w:author="Andy Kleinhesselink" w:date="2019-06-06T15:39:00Z">
              <w:rPr/>
            </w:rPrChange>
          </w:rPr>
          <w:t xml:space="preserve">Bennett, J. A., K. </w:t>
        </w:r>
        <w:proofErr w:type="spellStart"/>
        <w:r w:rsidRPr="00971067">
          <w:rPr>
            <w:rPrChange w:id="976" w:author="Andy Kleinhesselink" w:date="2019-06-06T15:39:00Z">
              <w:rPr/>
            </w:rPrChange>
          </w:rPr>
          <w:t>Riibak</w:t>
        </w:r>
        <w:proofErr w:type="spellEnd"/>
        <w:r w:rsidRPr="00971067">
          <w:rPr>
            <w:rPrChange w:id="977" w:author="Andy Kleinhesselink" w:date="2019-06-06T15:39:00Z">
              <w:rPr/>
            </w:rPrChange>
          </w:rPr>
          <w:t xml:space="preserve">, R. </w:t>
        </w:r>
        <w:proofErr w:type="spellStart"/>
        <w:r w:rsidRPr="00971067">
          <w:rPr>
            <w:rPrChange w:id="978" w:author="Andy Kleinhesselink" w:date="2019-06-06T15:39:00Z">
              <w:rPr/>
            </w:rPrChange>
          </w:rPr>
          <w:t>Tamme</w:t>
        </w:r>
        <w:proofErr w:type="spellEnd"/>
        <w:r w:rsidRPr="00971067">
          <w:rPr>
            <w:rPrChange w:id="979" w:author="Andy Kleinhesselink" w:date="2019-06-06T15:39:00Z">
              <w:rPr/>
            </w:rPrChange>
          </w:rPr>
          <w:t xml:space="preserve">, R. J. Lewis, and M. </w:t>
        </w:r>
        <w:proofErr w:type="spellStart"/>
        <w:r w:rsidRPr="00971067">
          <w:rPr>
            <w:rPrChange w:id="980" w:author="Andy Kleinhesselink" w:date="2019-06-06T15:39:00Z">
              <w:rPr/>
            </w:rPrChange>
          </w:rPr>
          <w:t>Pärtel</w:t>
        </w:r>
        <w:proofErr w:type="spellEnd"/>
        <w:r w:rsidRPr="00971067">
          <w:rPr>
            <w:rPrChange w:id="981" w:author="Andy Kleinhesselink" w:date="2019-06-06T15:39:00Z">
              <w:rPr/>
            </w:rPrChange>
          </w:rPr>
          <w:t>. 2016. The reciprocal relationship between competition and intraspecific trait variation. Journal of Ecology 104:1410–1420.</w:t>
        </w:r>
      </w:ins>
    </w:p>
    <w:p w14:paraId="2CDF34E6" w14:textId="77777777" w:rsidR="00971067" w:rsidRPr="00971067" w:rsidRDefault="00971067" w:rsidP="00971067">
      <w:pPr>
        <w:pStyle w:val="Bibliography"/>
        <w:rPr>
          <w:ins w:id="982" w:author="Andy Kleinhesselink" w:date="2019-06-06T15:39:00Z"/>
          <w:rPrChange w:id="983" w:author="Andy Kleinhesselink" w:date="2019-06-06T15:39:00Z">
            <w:rPr>
              <w:ins w:id="984" w:author="Andy Kleinhesselink" w:date="2019-06-06T15:39:00Z"/>
            </w:rPr>
          </w:rPrChange>
        </w:rPr>
        <w:pPrChange w:id="985" w:author="Andy Kleinhesselink" w:date="2019-06-06T15:39:00Z">
          <w:pPr>
            <w:widowControl w:val="0"/>
            <w:autoSpaceDE w:val="0"/>
            <w:autoSpaceDN w:val="0"/>
            <w:adjustRightInd w:val="0"/>
          </w:pPr>
        </w:pPrChange>
      </w:pPr>
      <w:ins w:id="986" w:author="Andy Kleinhesselink" w:date="2019-06-06T15:39:00Z">
        <w:r w:rsidRPr="00971067">
          <w:rPr>
            <w:rPrChange w:id="987" w:author="Andy Kleinhesselink" w:date="2019-06-06T15:39:00Z">
              <w:rPr/>
            </w:rPrChange>
          </w:rPr>
          <w:t>Billick, I., and T. J. Case. 1994. Higher Order Interactions in Ecological Communities: What Are They and How Can They be Detected? Ecology 75:1530–1543.</w:t>
        </w:r>
      </w:ins>
    </w:p>
    <w:p w14:paraId="09FD2BCE" w14:textId="77777777" w:rsidR="00971067" w:rsidRPr="00971067" w:rsidRDefault="00971067" w:rsidP="00971067">
      <w:pPr>
        <w:pStyle w:val="Bibliography"/>
        <w:rPr>
          <w:ins w:id="988" w:author="Andy Kleinhesselink" w:date="2019-06-06T15:39:00Z"/>
          <w:rPrChange w:id="989" w:author="Andy Kleinhesselink" w:date="2019-06-06T15:39:00Z">
            <w:rPr>
              <w:ins w:id="990" w:author="Andy Kleinhesselink" w:date="2019-06-06T15:39:00Z"/>
            </w:rPr>
          </w:rPrChange>
        </w:rPr>
        <w:pPrChange w:id="991" w:author="Andy Kleinhesselink" w:date="2019-06-06T15:39:00Z">
          <w:pPr>
            <w:widowControl w:val="0"/>
            <w:autoSpaceDE w:val="0"/>
            <w:autoSpaceDN w:val="0"/>
            <w:adjustRightInd w:val="0"/>
          </w:pPr>
        </w:pPrChange>
      </w:pPr>
      <w:ins w:id="992" w:author="Andy Kleinhesselink" w:date="2019-06-06T15:39:00Z">
        <w:r w:rsidRPr="00971067">
          <w:rPr>
            <w:rPrChange w:id="993" w:author="Andy Kleinhesselink" w:date="2019-06-06T15:39:00Z">
              <w:rPr/>
            </w:rPrChange>
          </w:rPr>
          <w:t>Chesson, P. 2000. Mechanisms of Maintenance of Species Diversity. Annual Review of Ecology and Systematics 31:343–366.</w:t>
        </w:r>
      </w:ins>
    </w:p>
    <w:p w14:paraId="508645EB" w14:textId="77777777" w:rsidR="00971067" w:rsidRPr="00971067" w:rsidRDefault="00971067" w:rsidP="00971067">
      <w:pPr>
        <w:pStyle w:val="Bibliography"/>
        <w:rPr>
          <w:ins w:id="994" w:author="Andy Kleinhesselink" w:date="2019-06-06T15:39:00Z"/>
          <w:rPrChange w:id="995" w:author="Andy Kleinhesselink" w:date="2019-06-06T15:39:00Z">
            <w:rPr>
              <w:ins w:id="996" w:author="Andy Kleinhesselink" w:date="2019-06-06T15:39:00Z"/>
            </w:rPr>
          </w:rPrChange>
        </w:rPr>
        <w:pPrChange w:id="997" w:author="Andy Kleinhesselink" w:date="2019-06-06T15:39:00Z">
          <w:pPr>
            <w:widowControl w:val="0"/>
            <w:autoSpaceDE w:val="0"/>
            <w:autoSpaceDN w:val="0"/>
            <w:adjustRightInd w:val="0"/>
          </w:pPr>
        </w:pPrChange>
      </w:pPr>
      <w:ins w:id="998" w:author="Andy Kleinhesselink" w:date="2019-06-06T15:39:00Z">
        <w:r w:rsidRPr="00971067">
          <w:rPr>
            <w:rPrChange w:id="999" w:author="Andy Kleinhesselink" w:date="2019-06-06T15:39:00Z">
              <w:rPr/>
            </w:rPrChange>
          </w:rPr>
          <w:t>Cohen, D. 1976. The Optimal Timing of Reproduction. The American Naturalist 110:801–807.</w:t>
        </w:r>
      </w:ins>
    </w:p>
    <w:p w14:paraId="4A35182B" w14:textId="77777777" w:rsidR="00971067" w:rsidRPr="00971067" w:rsidRDefault="00971067" w:rsidP="00971067">
      <w:pPr>
        <w:pStyle w:val="Bibliography"/>
        <w:rPr>
          <w:ins w:id="1000" w:author="Andy Kleinhesselink" w:date="2019-06-06T15:39:00Z"/>
          <w:rPrChange w:id="1001" w:author="Andy Kleinhesselink" w:date="2019-06-06T15:39:00Z">
            <w:rPr>
              <w:ins w:id="1002" w:author="Andy Kleinhesselink" w:date="2019-06-06T15:39:00Z"/>
            </w:rPr>
          </w:rPrChange>
        </w:rPr>
        <w:pPrChange w:id="1003" w:author="Andy Kleinhesselink" w:date="2019-06-06T15:39:00Z">
          <w:pPr>
            <w:widowControl w:val="0"/>
            <w:autoSpaceDE w:val="0"/>
            <w:autoSpaceDN w:val="0"/>
            <w:adjustRightInd w:val="0"/>
          </w:pPr>
        </w:pPrChange>
      </w:pPr>
      <w:ins w:id="1004" w:author="Andy Kleinhesselink" w:date="2019-06-06T15:39:00Z">
        <w:r w:rsidRPr="00971067">
          <w:rPr>
            <w:rPrChange w:id="1005" w:author="Andy Kleinhesselink" w:date="2019-06-06T15:39:00Z">
              <w:rPr/>
            </w:rPrChange>
          </w:rPr>
          <w:t xml:space="preserve">Conti, L., S. Block, M. </w:t>
        </w:r>
        <w:proofErr w:type="spellStart"/>
        <w:r w:rsidRPr="00971067">
          <w:rPr>
            <w:rPrChange w:id="1006" w:author="Andy Kleinhesselink" w:date="2019-06-06T15:39:00Z">
              <w:rPr/>
            </w:rPrChange>
          </w:rPr>
          <w:t>Parepa</w:t>
        </w:r>
        <w:proofErr w:type="spellEnd"/>
        <w:r w:rsidRPr="00971067">
          <w:rPr>
            <w:rPrChange w:id="1007" w:author="Andy Kleinhesselink" w:date="2019-06-06T15:39:00Z">
              <w:rPr/>
            </w:rPrChange>
          </w:rPr>
          <w:t xml:space="preserve">, T. </w:t>
        </w:r>
        <w:proofErr w:type="spellStart"/>
        <w:r w:rsidRPr="00971067">
          <w:rPr>
            <w:rPrChange w:id="1008" w:author="Andy Kleinhesselink" w:date="2019-06-06T15:39:00Z">
              <w:rPr/>
            </w:rPrChange>
          </w:rPr>
          <w:t>Münkemüller</w:t>
        </w:r>
        <w:proofErr w:type="spellEnd"/>
        <w:r w:rsidRPr="00971067">
          <w:rPr>
            <w:rPrChange w:id="1009" w:author="Andy Kleinhesselink" w:date="2019-06-06T15:39:00Z">
              <w:rPr/>
            </w:rPrChange>
          </w:rPr>
          <w:t xml:space="preserve">, W. </w:t>
        </w:r>
        <w:proofErr w:type="spellStart"/>
        <w:r w:rsidRPr="00971067">
          <w:rPr>
            <w:rPrChange w:id="1010" w:author="Andy Kleinhesselink" w:date="2019-06-06T15:39:00Z">
              <w:rPr/>
            </w:rPrChange>
          </w:rPr>
          <w:t>Thuiller</w:t>
        </w:r>
        <w:proofErr w:type="spellEnd"/>
        <w:r w:rsidRPr="00971067">
          <w:rPr>
            <w:rPrChange w:id="1011" w:author="Andy Kleinhesselink" w:date="2019-06-06T15:39:00Z">
              <w:rPr/>
            </w:rPrChange>
          </w:rPr>
          <w:t xml:space="preserve">, A. T. R. Acosta, M. van </w:t>
        </w:r>
        <w:proofErr w:type="spellStart"/>
        <w:r w:rsidRPr="00971067">
          <w:rPr>
            <w:rPrChange w:id="1012" w:author="Andy Kleinhesselink" w:date="2019-06-06T15:39:00Z">
              <w:rPr/>
            </w:rPrChange>
          </w:rPr>
          <w:t>Kleunen</w:t>
        </w:r>
        <w:proofErr w:type="spellEnd"/>
        <w:r w:rsidRPr="00971067">
          <w:rPr>
            <w:rPrChange w:id="1013" w:author="Andy Kleinhesselink" w:date="2019-06-06T15:39:00Z">
              <w:rPr/>
            </w:rPrChange>
          </w:rPr>
          <w:t xml:space="preserve">, S. </w:t>
        </w:r>
        <w:proofErr w:type="spellStart"/>
        <w:r w:rsidRPr="00971067">
          <w:rPr>
            <w:rPrChange w:id="1014" w:author="Andy Kleinhesselink" w:date="2019-06-06T15:39:00Z">
              <w:rPr/>
            </w:rPrChange>
          </w:rPr>
          <w:t>Dullinger</w:t>
        </w:r>
        <w:proofErr w:type="spellEnd"/>
        <w:r w:rsidRPr="00971067">
          <w:rPr>
            <w:rPrChange w:id="1015" w:author="Andy Kleinhesselink" w:date="2019-06-06T15:39:00Z">
              <w:rPr/>
            </w:rPrChange>
          </w:rPr>
          <w:t xml:space="preserve">, F. </w:t>
        </w:r>
        <w:proofErr w:type="spellStart"/>
        <w:r w:rsidRPr="00971067">
          <w:rPr>
            <w:rPrChange w:id="1016" w:author="Andy Kleinhesselink" w:date="2019-06-06T15:39:00Z">
              <w:rPr/>
            </w:rPrChange>
          </w:rPr>
          <w:t>Essl</w:t>
        </w:r>
        <w:proofErr w:type="spellEnd"/>
        <w:r w:rsidRPr="00971067">
          <w:rPr>
            <w:rPrChange w:id="1017" w:author="Andy Kleinhesselink" w:date="2019-06-06T15:39:00Z">
              <w:rPr/>
            </w:rPrChange>
          </w:rPr>
          <w:t xml:space="preserve">, I. </w:t>
        </w:r>
        <w:proofErr w:type="spellStart"/>
        <w:r w:rsidRPr="00971067">
          <w:rPr>
            <w:rPrChange w:id="1018" w:author="Andy Kleinhesselink" w:date="2019-06-06T15:39:00Z">
              <w:rPr/>
            </w:rPrChange>
          </w:rPr>
          <w:t>Dullinger</w:t>
        </w:r>
        <w:proofErr w:type="spellEnd"/>
        <w:r w:rsidRPr="00971067">
          <w:rPr>
            <w:rPrChange w:id="1019" w:author="Andy Kleinhesselink" w:date="2019-06-06T15:39:00Z">
              <w:rPr/>
            </w:rPrChange>
          </w:rPr>
          <w:t xml:space="preserve">, D. Moser, G. </w:t>
        </w:r>
        <w:proofErr w:type="spellStart"/>
        <w:r w:rsidRPr="00971067">
          <w:rPr>
            <w:rPrChange w:id="1020" w:author="Andy Kleinhesselink" w:date="2019-06-06T15:39:00Z">
              <w:rPr/>
            </w:rPrChange>
          </w:rPr>
          <w:t>Klonner</w:t>
        </w:r>
        <w:proofErr w:type="spellEnd"/>
        <w:r w:rsidRPr="00971067">
          <w:rPr>
            <w:rPrChange w:id="1021" w:author="Andy Kleinhesselink" w:date="2019-06-06T15:39:00Z">
              <w:rPr/>
            </w:rPrChange>
          </w:rPr>
          <w:t xml:space="preserve">, O. </w:t>
        </w:r>
        <w:proofErr w:type="spellStart"/>
        <w:r w:rsidRPr="00971067">
          <w:rPr>
            <w:rPrChange w:id="1022" w:author="Andy Kleinhesselink" w:date="2019-06-06T15:39:00Z">
              <w:rPr/>
            </w:rPrChange>
          </w:rPr>
          <w:t>Bossdorf</w:t>
        </w:r>
        <w:proofErr w:type="spellEnd"/>
        <w:r w:rsidRPr="00971067">
          <w:rPr>
            <w:rPrChange w:id="1023" w:author="Andy Kleinhesselink" w:date="2019-06-06T15:39:00Z">
              <w:rPr/>
            </w:rPrChange>
          </w:rPr>
          <w:t xml:space="preserve">, and M. </w:t>
        </w:r>
        <w:proofErr w:type="spellStart"/>
        <w:r w:rsidRPr="00971067">
          <w:rPr>
            <w:rPrChange w:id="1024" w:author="Andy Kleinhesselink" w:date="2019-06-06T15:39:00Z">
              <w:rPr/>
            </w:rPrChange>
          </w:rPr>
          <w:t>Carboni</w:t>
        </w:r>
        <w:proofErr w:type="spellEnd"/>
        <w:r w:rsidRPr="00971067">
          <w:rPr>
            <w:rPrChange w:id="1025" w:author="Andy Kleinhesselink" w:date="2019-06-06T15:39:00Z">
              <w:rPr/>
            </w:rPrChange>
          </w:rPr>
          <w:t>. 2018. Functional trait differences and trait plasticity mediate biotic resistance to potential plant invaders. Journal of Ecology 106:1607–1620.</w:t>
        </w:r>
      </w:ins>
    </w:p>
    <w:p w14:paraId="71ED149E" w14:textId="77777777" w:rsidR="00971067" w:rsidRPr="00971067" w:rsidRDefault="00971067" w:rsidP="00971067">
      <w:pPr>
        <w:pStyle w:val="Bibliography"/>
        <w:rPr>
          <w:ins w:id="1026" w:author="Andy Kleinhesselink" w:date="2019-06-06T15:39:00Z"/>
          <w:rPrChange w:id="1027" w:author="Andy Kleinhesselink" w:date="2019-06-06T15:39:00Z">
            <w:rPr>
              <w:ins w:id="1028" w:author="Andy Kleinhesselink" w:date="2019-06-06T15:39:00Z"/>
            </w:rPr>
          </w:rPrChange>
        </w:rPr>
        <w:pPrChange w:id="1029" w:author="Andy Kleinhesselink" w:date="2019-06-06T15:39:00Z">
          <w:pPr>
            <w:widowControl w:val="0"/>
            <w:autoSpaceDE w:val="0"/>
            <w:autoSpaceDN w:val="0"/>
            <w:adjustRightInd w:val="0"/>
          </w:pPr>
        </w:pPrChange>
      </w:pPr>
      <w:proofErr w:type="spellStart"/>
      <w:ins w:id="1030" w:author="Andy Kleinhesselink" w:date="2019-06-06T15:39:00Z">
        <w:r w:rsidRPr="00971067">
          <w:rPr>
            <w:rPrChange w:id="1031" w:author="Andy Kleinhesselink" w:date="2019-06-06T15:39:00Z">
              <w:rPr/>
            </w:rPrChange>
          </w:rPr>
          <w:lastRenderedPageBreak/>
          <w:t>Dybzinski</w:t>
        </w:r>
        <w:proofErr w:type="spellEnd"/>
        <w:r w:rsidRPr="00971067">
          <w:rPr>
            <w:rPrChange w:id="1032" w:author="Andy Kleinhesselink" w:date="2019-06-06T15:39:00Z">
              <w:rPr/>
            </w:rPrChange>
          </w:rPr>
          <w:t>, R., and D. Tilman. 2007. Resource Use Patterns Predict Long</w:t>
        </w:r>
        <w:r w:rsidRPr="00971067">
          <w:rPr>
            <w:rFonts w:ascii="Cambria Math" w:hAnsi="Cambria Math" w:cs="Cambria Math"/>
            <w:rPrChange w:id="1033" w:author="Andy Kleinhesselink" w:date="2019-06-06T15:39:00Z">
              <w:rPr>
                <w:rFonts w:ascii="Cambria Math" w:hAnsi="Cambria Math" w:cs="Cambria Math"/>
              </w:rPr>
            </w:rPrChange>
          </w:rPr>
          <w:t>‐</w:t>
        </w:r>
        <w:r w:rsidRPr="00971067">
          <w:rPr>
            <w:rPrChange w:id="1034" w:author="Andy Kleinhesselink" w:date="2019-06-06T15:39:00Z">
              <w:rPr/>
            </w:rPrChange>
          </w:rPr>
          <w:t>Term Outcomes of Plant Competition for Nutrients and Light. The American Naturalist 170:305–318.</w:t>
        </w:r>
      </w:ins>
    </w:p>
    <w:p w14:paraId="2F3CD9ED" w14:textId="77777777" w:rsidR="00971067" w:rsidRPr="00971067" w:rsidRDefault="00971067" w:rsidP="00971067">
      <w:pPr>
        <w:pStyle w:val="Bibliography"/>
        <w:rPr>
          <w:ins w:id="1035" w:author="Andy Kleinhesselink" w:date="2019-06-06T15:39:00Z"/>
          <w:rPrChange w:id="1036" w:author="Andy Kleinhesselink" w:date="2019-06-06T15:39:00Z">
            <w:rPr>
              <w:ins w:id="1037" w:author="Andy Kleinhesselink" w:date="2019-06-06T15:39:00Z"/>
            </w:rPr>
          </w:rPrChange>
        </w:rPr>
        <w:pPrChange w:id="1038" w:author="Andy Kleinhesselink" w:date="2019-06-06T15:39:00Z">
          <w:pPr>
            <w:widowControl w:val="0"/>
            <w:autoSpaceDE w:val="0"/>
            <w:autoSpaceDN w:val="0"/>
            <w:adjustRightInd w:val="0"/>
          </w:pPr>
        </w:pPrChange>
      </w:pPr>
      <w:ins w:id="1039" w:author="Andy Kleinhesselink" w:date="2019-06-06T15:39:00Z">
        <w:r w:rsidRPr="00971067">
          <w:rPr>
            <w:rPrChange w:id="1040" w:author="Andy Kleinhesselink" w:date="2019-06-06T15:39:00Z">
              <w:rPr/>
            </w:rPrChange>
          </w:rPr>
          <w:t>Godoy, O., and J. M. Levine. 2013. Phenology effects on invasion success: insights from coupling field experiments to coexistence theory. Ecology 95:726–736.</w:t>
        </w:r>
      </w:ins>
    </w:p>
    <w:p w14:paraId="4C811B8F" w14:textId="77777777" w:rsidR="00971067" w:rsidRPr="00971067" w:rsidRDefault="00971067" w:rsidP="00971067">
      <w:pPr>
        <w:pStyle w:val="Bibliography"/>
        <w:rPr>
          <w:ins w:id="1041" w:author="Andy Kleinhesselink" w:date="2019-06-06T15:39:00Z"/>
          <w:rPrChange w:id="1042" w:author="Andy Kleinhesselink" w:date="2019-06-06T15:39:00Z">
            <w:rPr>
              <w:ins w:id="1043" w:author="Andy Kleinhesselink" w:date="2019-06-06T15:39:00Z"/>
            </w:rPr>
          </w:rPrChange>
        </w:rPr>
        <w:pPrChange w:id="1044" w:author="Andy Kleinhesselink" w:date="2019-06-06T15:39:00Z">
          <w:pPr>
            <w:widowControl w:val="0"/>
            <w:autoSpaceDE w:val="0"/>
            <w:autoSpaceDN w:val="0"/>
            <w:adjustRightInd w:val="0"/>
          </w:pPr>
        </w:pPrChange>
      </w:pPr>
      <w:ins w:id="1045" w:author="Andy Kleinhesselink" w:date="2019-06-06T15:39:00Z">
        <w:r w:rsidRPr="00971067">
          <w:rPr>
            <w:rPrChange w:id="1046" w:author="Andy Kleinhesselink" w:date="2019-06-06T15:39:00Z">
              <w:rPr/>
            </w:rPrChange>
          </w:rPr>
          <w:t xml:space="preserve">Grilli, J., G. </w:t>
        </w:r>
        <w:proofErr w:type="spellStart"/>
        <w:r w:rsidRPr="00971067">
          <w:rPr>
            <w:rPrChange w:id="1047" w:author="Andy Kleinhesselink" w:date="2019-06-06T15:39:00Z">
              <w:rPr/>
            </w:rPrChange>
          </w:rPr>
          <w:t>Barabás</w:t>
        </w:r>
        <w:proofErr w:type="spellEnd"/>
        <w:r w:rsidRPr="00971067">
          <w:rPr>
            <w:rPrChange w:id="1048" w:author="Andy Kleinhesselink" w:date="2019-06-06T15:39:00Z">
              <w:rPr/>
            </w:rPrChange>
          </w:rPr>
          <w:t xml:space="preserve">, M. J. </w:t>
        </w:r>
        <w:proofErr w:type="spellStart"/>
        <w:r w:rsidRPr="00971067">
          <w:rPr>
            <w:rPrChange w:id="1049" w:author="Andy Kleinhesselink" w:date="2019-06-06T15:39:00Z">
              <w:rPr/>
            </w:rPrChange>
          </w:rPr>
          <w:t>Michalska</w:t>
        </w:r>
        <w:proofErr w:type="spellEnd"/>
        <w:r w:rsidRPr="00971067">
          <w:rPr>
            <w:rPrChange w:id="1050" w:author="Andy Kleinhesselink" w:date="2019-06-06T15:39:00Z">
              <w:rPr/>
            </w:rPrChange>
          </w:rPr>
          <w:t xml:space="preserve">-Smith, and S. </w:t>
        </w:r>
        <w:proofErr w:type="spellStart"/>
        <w:r w:rsidRPr="00971067">
          <w:rPr>
            <w:rPrChange w:id="1051" w:author="Andy Kleinhesselink" w:date="2019-06-06T15:39:00Z">
              <w:rPr/>
            </w:rPrChange>
          </w:rPr>
          <w:t>Allesina</w:t>
        </w:r>
        <w:proofErr w:type="spellEnd"/>
        <w:r w:rsidRPr="00971067">
          <w:rPr>
            <w:rPrChange w:id="1052" w:author="Andy Kleinhesselink" w:date="2019-06-06T15:39:00Z">
              <w:rPr/>
            </w:rPrChange>
          </w:rPr>
          <w:t>. 2017. Higher-order interactions stabilize dynamics in competitive network models. Nature 548:210–213.</w:t>
        </w:r>
      </w:ins>
    </w:p>
    <w:p w14:paraId="100B1B36" w14:textId="77777777" w:rsidR="00971067" w:rsidRPr="00971067" w:rsidRDefault="00971067" w:rsidP="00971067">
      <w:pPr>
        <w:pStyle w:val="Bibliography"/>
        <w:rPr>
          <w:ins w:id="1053" w:author="Andy Kleinhesselink" w:date="2019-06-06T15:39:00Z"/>
          <w:rPrChange w:id="1054" w:author="Andy Kleinhesselink" w:date="2019-06-06T15:39:00Z">
            <w:rPr>
              <w:ins w:id="1055" w:author="Andy Kleinhesselink" w:date="2019-06-06T15:39:00Z"/>
            </w:rPr>
          </w:rPrChange>
        </w:rPr>
        <w:pPrChange w:id="1056" w:author="Andy Kleinhesselink" w:date="2019-06-06T15:39:00Z">
          <w:pPr>
            <w:widowControl w:val="0"/>
            <w:autoSpaceDE w:val="0"/>
            <w:autoSpaceDN w:val="0"/>
            <w:adjustRightInd w:val="0"/>
          </w:pPr>
        </w:pPrChange>
      </w:pPr>
      <w:ins w:id="1057" w:author="Andy Kleinhesselink" w:date="2019-06-06T15:39:00Z">
        <w:r w:rsidRPr="00971067">
          <w:rPr>
            <w:rPrChange w:id="1058" w:author="Andy Kleinhesselink" w:date="2019-06-06T15:39:00Z">
              <w:rPr/>
            </w:rPrChange>
          </w:rPr>
          <w:t xml:space="preserve">Hairston, N. G., J. D. Allan, R. K. Colwell, D. J. </w:t>
        </w:r>
        <w:proofErr w:type="spellStart"/>
        <w:r w:rsidRPr="00971067">
          <w:rPr>
            <w:rPrChange w:id="1059" w:author="Andy Kleinhesselink" w:date="2019-06-06T15:39:00Z">
              <w:rPr/>
            </w:rPrChange>
          </w:rPr>
          <w:t>Futuyma</w:t>
        </w:r>
        <w:proofErr w:type="spellEnd"/>
        <w:r w:rsidRPr="00971067">
          <w:rPr>
            <w:rPrChange w:id="1060" w:author="Andy Kleinhesselink" w:date="2019-06-06T15:39:00Z">
              <w:rPr/>
            </w:rPrChange>
          </w:rPr>
          <w:t xml:space="preserve">, J. Howell, M. D. </w:t>
        </w:r>
        <w:proofErr w:type="spellStart"/>
        <w:r w:rsidRPr="00971067">
          <w:rPr>
            <w:rPrChange w:id="1061" w:author="Andy Kleinhesselink" w:date="2019-06-06T15:39:00Z">
              <w:rPr/>
            </w:rPrChange>
          </w:rPr>
          <w:t>Lubin</w:t>
        </w:r>
        <w:proofErr w:type="spellEnd"/>
        <w:r w:rsidRPr="00971067">
          <w:rPr>
            <w:rPrChange w:id="1062" w:author="Andy Kleinhesselink" w:date="2019-06-06T15:39:00Z">
              <w:rPr/>
            </w:rPrChange>
          </w:rPr>
          <w:t xml:space="preserve">, J. Mathias, and J. H. </w:t>
        </w:r>
        <w:proofErr w:type="spellStart"/>
        <w:r w:rsidRPr="00971067">
          <w:rPr>
            <w:rPrChange w:id="1063" w:author="Andy Kleinhesselink" w:date="2019-06-06T15:39:00Z">
              <w:rPr/>
            </w:rPrChange>
          </w:rPr>
          <w:t>Vandermeer</w:t>
        </w:r>
        <w:proofErr w:type="spellEnd"/>
        <w:r w:rsidRPr="00971067">
          <w:rPr>
            <w:rPrChange w:id="1064" w:author="Andy Kleinhesselink" w:date="2019-06-06T15:39:00Z">
              <w:rPr/>
            </w:rPrChange>
          </w:rPr>
          <w:t>. 1968. The Relationship between Species Diversity and Stability: An Experimental Approach with Protozoa and Bacteria. Ecology 49:1091–1101.</w:t>
        </w:r>
      </w:ins>
    </w:p>
    <w:p w14:paraId="151FAD6D" w14:textId="77777777" w:rsidR="00971067" w:rsidRPr="00971067" w:rsidRDefault="00971067" w:rsidP="00971067">
      <w:pPr>
        <w:pStyle w:val="Bibliography"/>
        <w:rPr>
          <w:ins w:id="1065" w:author="Andy Kleinhesselink" w:date="2019-06-06T15:39:00Z"/>
          <w:rPrChange w:id="1066" w:author="Andy Kleinhesselink" w:date="2019-06-06T15:39:00Z">
            <w:rPr>
              <w:ins w:id="1067" w:author="Andy Kleinhesselink" w:date="2019-06-06T15:39:00Z"/>
            </w:rPr>
          </w:rPrChange>
        </w:rPr>
        <w:pPrChange w:id="1068" w:author="Andy Kleinhesselink" w:date="2019-06-06T15:39:00Z">
          <w:pPr>
            <w:widowControl w:val="0"/>
            <w:autoSpaceDE w:val="0"/>
            <w:autoSpaceDN w:val="0"/>
            <w:adjustRightInd w:val="0"/>
          </w:pPr>
        </w:pPrChange>
      </w:pPr>
      <w:ins w:id="1069" w:author="Andy Kleinhesselink" w:date="2019-06-06T15:39:00Z">
        <w:r w:rsidRPr="00971067">
          <w:rPr>
            <w:rPrChange w:id="1070" w:author="Andy Kleinhesselink" w:date="2019-06-06T15:39:00Z">
              <w:rPr/>
            </w:rPrChange>
          </w:rPr>
          <w:t xml:space="preserve">Hassell, M. P., and H. N. </w:t>
        </w:r>
        <w:proofErr w:type="spellStart"/>
        <w:r w:rsidRPr="00971067">
          <w:rPr>
            <w:rPrChange w:id="1071" w:author="Andy Kleinhesselink" w:date="2019-06-06T15:39:00Z">
              <w:rPr/>
            </w:rPrChange>
          </w:rPr>
          <w:t>Comins</w:t>
        </w:r>
        <w:proofErr w:type="spellEnd"/>
        <w:r w:rsidRPr="00971067">
          <w:rPr>
            <w:rPrChange w:id="1072" w:author="Andy Kleinhesselink" w:date="2019-06-06T15:39:00Z">
              <w:rPr/>
            </w:rPrChange>
          </w:rPr>
          <w:t>. 1976. Discrete time models for two-species competition. Theoretical Population Biology 9:202–221.</w:t>
        </w:r>
      </w:ins>
    </w:p>
    <w:p w14:paraId="7B4CFB05" w14:textId="77777777" w:rsidR="00971067" w:rsidRPr="00971067" w:rsidRDefault="00971067" w:rsidP="00971067">
      <w:pPr>
        <w:pStyle w:val="Bibliography"/>
        <w:rPr>
          <w:ins w:id="1073" w:author="Andy Kleinhesselink" w:date="2019-06-06T15:39:00Z"/>
          <w:rPrChange w:id="1074" w:author="Andy Kleinhesselink" w:date="2019-06-06T15:39:00Z">
            <w:rPr>
              <w:ins w:id="1075" w:author="Andy Kleinhesselink" w:date="2019-06-06T15:39:00Z"/>
            </w:rPr>
          </w:rPrChange>
        </w:rPr>
        <w:pPrChange w:id="1076" w:author="Andy Kleinhesselink" w:date="2019-06-06T15:39:00Z">
          <w:pPr>
            <w:widowControl w:val="0"/>
            <w:autoSpaceDE w:val="0"/>
            <w:autoSpaceDN w:val="0"/>
            <w:adjustRightInd w:val="0"/>
          </w:pPr>
        </w:pPrChange>
      </w:pPr>
      <w:ins w:id="1077" w:author="Andy Kleinhesselink" w:date="2019-06-06T15:39:00Z">
        <w:r w:rsidRPr="00971067">
          <w:rPr>
            <w:rPrChange w:id="1078" w:author="Andy Kleinhesselink" w:date="2019-06-06T15:39:00Z">
              <w:rPr/>
            </w:rPrChange>
          </w:rPr>
          <w:t>Kraft, N. J. B., O. Godoy, and J. M. Levine. 2015. Plant functional traits and the multidimensional nature of species coexistence. Proceedings of the National Academy of Sciences of the United States of America 112:797–802.</w:t>
        </w:r>
      </w:ins>
    </w:p>
    <w:p w14:paraId="5346F982" w14:textId="77777777" w:rsidR="00971067" w:rsidRPr="00971067" w:rsidRDefault="00971067" w:rsidP="00971067">
      <w:pPr>
        <w:pStyle w:val="Bibliography"/>
        <w:rPr>
          <w:ins w:id="1079" w:author="Andy Kleinhesselink" w:date="2019-06-06T15:39:00Z"/>
          <w:rPrChange w:id="1080" w:author="Andy Kleinhesselink" w:date="2019-06-06T15:39:00Z">
            <w:rPr>
              <w:ins w:id="1081" w:author="Andy Kleinhesselink" w:date="2019-06-06T15:39:00Z"/>
            </w:rPr>
          </w:rPrChange>
        </w:rPr>
        <w:pPrChange w:id="1082" w:author="Andy Kleinhesselink" w:date="2019-06-06T15:39:00Z">
          <w:pPr>
            <w:widowControl w:val="0"/>
            <w:autoSpaceDE w:val="0"/>
            <w:autoSpaceDN w:val="0"/>
            <w:adjustRightInd w:val="0"/>
          </w:pPr>
        </w:pPrChange>
      </w:pPr>
      <w:proofErr w:type="spellStart"/>
      <w:ins w:id="1083" w:author="Andy Kleinhesselink" w:date="2019-06-06T15:39:00Z">
        <w:r w:rsidRPr="00971067">
          <w:rPr>
            <w:rPrChange w:id="1084" w:author="Andy Kleinhesselink" w:date="2019-06-06T15:39:00Z">
              <w:rPr/>
            </w:rPrChange>
          </w:rPr>
          <w:t>Letten</w:t>
        </w:r>
        <w:proofErr w:type="spellEnd"/>
        <w:r w:rsidRPr="00971067">
          <w:rPr>
            <w:rPrChange w:id="1085" w:author="Andy Kleinhesselink" w:date="2019-06-06T15:39:00Z">
              <w:rPr/>
            </w:rPrChange>
          </w:rPr>
          <w:t xml:space="preserve">, A. D., P.-J. </w:t>
        </w:r>
        <w:proofErr w:type="spellStart"/>
        <w:r w:rsidRPr="00971067">
          <w:rPr>
            <w:rPrChange w:id="1086" w:author="Andy Kleinhesselink" w:date="2019-06-06T15:39:00Z">
              <w:rPr/>
            </w:rPrChange>
          </w:rPr>
          <w:t>Ke</w:t>
        </w:r>
        <w:proofErr w:type="spellEnd"/>
        <w:r w:rsidRPr="00971067">
          <w:rPr>
            <w:rPrChange w:id="1087" w:author="Andy Kleinhesselink" w:date="2019-06-06T15:39:00Z">
              <w:rPr/>
            </w:rPrChange>
          </w:rPr>
          <w:t xml:space="preserve">, and T. </w:t>
        </w:r>
        <w:proofErr w:type="spellStart"/>
        <w:r w:rsidRPr="00971067">
          <w:rPr>
            <w:rPrChange w:id="1088" w:author="Andy Kleinhesselink" w:date="2019-06-06T15:39:00Z">
              <w:rPr/>
            </w:rPrChange>
          </w:rPr>
          <w:t>Fukami</w:t>
        </w:r>
        <w:proofErr w:type="spellEnd"/>
        <w:r w:rsidRPr="00971067">
          <w:rPr>
            <w:rPrChange w:id="1089" w:author="Andy Kleinhesselink" w:date="2019-06-06T15:39:00Z">
              <w:rPr/>
            </w:rPrChange>
          </w:rPr>
          <w:t>. 2017. Linking modern coexistence theory and contemporary niche theory. Ecological Monographs 87:161–177.</w:t>
        </w:r>
      </w:ins>
    </w:p>
    <w:p w14:paraId="64DED275" w14:textId="77777777" w:rsidR="00971067" w:rsidRPr="00971067" w:rsidRDefault="00971067" w:rsidP="00971067">
      <w:pPr>
        <w:pStyle w:val="Bibliography"/>
        <w:rPr>
          <w:ins w:id="1090" w:author="Andy Kleinhesselink" w:date="2019-06-06T15:39:00Z"/>
          <w:rPrChange w:id="1091" w:author="Andy Kleinhesselink" w:date="2019-06-06T15:39:00Z">
            <w:rPr>
              <w:ins w:id="1092" w:author="Andy Kleinhesselink" w:date="2019-06-06T15:39:00Z"/>
            </w:rPr>
          </w:rPrChange>
        </w:rPr>
        <w:pPrChange w:id="1093" w:author="Andy Kleinhesselink" w:date="2019-06-06T15:39:00Z">
          <w:pPr>
            <w:widowControl w:val="0"/>
            <w:autoSpaceDE w:val="0"/>
            <w:autoSpaceDN w:val="0"/>
            <w:adjustRightInd w:val="0"/>
          </w:pPr>
        </w:pPrChange>
      </w:pPr>
      <w:proofErr w:type="spellStart"/>
      <w:ins w:id="1094" w:author="Andy Kleinhesselink" w:date="2019-06-06T15:39:00Z">
        <w:r w:rsidRPr="00971067">
          <w:rPr>
            <w:rPrChange w:id="1095" w:author="Andy Kleinhesselink" w:date="2019-06-06T15:39:00Z">
              <w:rPr/>
            </w:rPrChange>
          </w:rPr>
          <w:t>Letten</w:t>
        </w:r>
        <w:proofErr w:type="spellEnd"/>
        <w:r w:rsidRPr="00971067">
          <w:rPr>
            <w:rPrChange w:id="1096" w:author="Andy Kleinhesselink" w:date="2019-06-06T15:39:00Z">
              <w:rPr/>
            </w:rPrChange>
          </w:rPr>
          <w:t>, A. D., and D. B. Stouffer. 2019. The mechanistic basis for higher-order interactions and non-additivity in competitive communities. Ecology Letters In Press.</w:t>
        </w:r>
      </w:ins>
    </w:p>
    <w:p w14:paraId="533CB15D" w14:textId="77777777" w:rsidR="00971067" w:rsidRPr="00971067" w:rsidRDefault="00971067" w:rsidP="00971067">
      <w:pPr>
        <w:pStyle w:val="Bibliography"/>
        <w:rPr>
          <w:ins w:id="1097" w:author="Andy Kleinhesselink" w:date="2019-06-06T15:39:00Z"/>
          <w:rPrChange w:id="1098" w:author="Andy Kleinhesselink" w:date="2019-06-06T15:39:00Z">
            <w:rPr>
              <w:ins w:id="1099" w:author="Andy Kleinhesselink" w:date="2019-06-06T15:39:00Z"/>
            </w:rPr>
          </w:rPrChange>
        </w:rPr>
        <w:pPrChange w:id="1100" w:author="Andy Kleinhesselink" w:date="2019-06-06T15:39:00Z">
          <w:pPr>
            <w:widowControl w:val="0"/>
            <w:autoSpaceDE w:val="0"/>
            <w:autoSpaceDN w:val="0"/>
            <w:adjustRightInd w:val="0"/>
          </w:pPr>
        </w:pPrChange>
      </w:pPr>
      <w:ins w:id="1101" w:author="Andy Kleinhesselink" w:date="2019-06-06T15:39:00Z">
        <w:r w:rsidRPr="00971067">
          <w:rPr>
            <w:rPrChange w:id="1102" w:author="Andy Kleinhesselink" w:date="2019-06-06T15:39:00Z">
              <w:rPr/>
            </w:rPrChange>
          </w:rPr>
          <w:lastRenderedPageBreak/>
          <w:t xml:space="preserve">Levine, J. M., J. </w:t>
        </w:r>
        <w:proofErr w:type="spellStart"/>
        <w:r w:rsidRPr="00971067">
          <w:rPr>
            <w:rPrChange w:id="1103" w:author="Andy Kleinhesselink" w:date="2019-06-06T15:39:00Z">
              <w:rPr/>
            </w:rPrChange>
          </w:rPr>
          <w:t>Bascompte</w:t>
        </w:r>
        <w:proofErr w:type="spellEnd"/>
        <w:r w:rsidRPr="00971067">
          <w:rPr>
            <w:rPrChange w:id="1104" w:author="Andy Kleinhesselink" w:date="2019-06-06T15:39:00Z">
              <w:rPr/>
            </w:rPrChange>
          </w:rPr>
          <w:t xml:space="preserve">, P. B. Adler, and S. </w:t>
        </w:r>
        <w:proofErr w:type="spellStart"/>
        <w:r w:rsidRPr="00971067">
          <w:rPr>
            <w:rPrChange w:id="1105" w:author="Andy Kleinhesselink" w:date="2019-06-06T15:39:00Z">
              <w:rPr/>
            </w:rPrChange>
          </w:rPr>
          <w:t>Allesina</w:t>
        </w:r>
        <w:proofErr w:type="spellEnd"/>
        <w:r w:rsidRPr="00971067">
          <w:rPr>
            <w:rPrChange w:id="1106" w:author="Andy Kleinhesselink" w:date="2019-06-06T15:39:00Z">
              <w:rPr/>
            </w:rPrChange>
          </w:rPr>
          <w:t>. 2017. Beyond pairwise mechanisms of species coexistence in complex communities. Nature 546:56–64.</w:t>
        </w:r>
      </w:ins>
    </w:p>
    <w:p w14:paraId="5A6D14F9" w14:textId="77777777" w:rsidR="00971067" w:rsidRPr="00971067" w:rsidRDefault="00971067" w:rsidP="00971067">
      <w:pPr>
        <w:pStyle w:val="Bibliography"/>
        <w:rPr>
          <w:ins w:id="1107" w:author="Andy Kleinhesselink" w:date="2019-06-06T15:39:00Z"/>
          <w:rPrChange w:id="1108" w:author="Andy Kleinhesselink" w:date="2019-06-06T15:39:00Z">
            <w:rPr>
              <w:ins w:id="1109" w:author="Andy Kleinhesselink" w:date="2019-06-06T15:39:00Z"/>
            </w:rPr>
          </w:rPrChange>
        </w:rPr>
        <w:pPrChange w:id="1110" w:author="Andy Kleinhesselink" w:date="2019-06-06T15:39:00Z">
          <w:pPr>
            <w:widowControl w:val="0"/>
            <w:autoSpaceDE w:val="0"/>
            <w:autoSpaceDN w:val="0"/>
            <w:adjustRightInd w:val="0"/>
          </w:pPr>
        </w:pPrChange>
      </w:pPr>
      <w:ins w:id="1111" w:author="Andy Kleinhesselink" w:date="2019-06-06T15:39:00Z">
        <w:r w:rsidRPr="00971067">
          <w:rPr>
            <w:rPrChange w:id="1112" w:author="Andy Kleinhesselink" w:date="2019-06-06T15:39:00Z">
              <w:rPr/>
            </w:rPrChange>
          </w:rPr>
          <w:t>Mayfield, M. M., and D. B. Stouffer. 2017. Higher-order interactions capture unexplained complexity in diverse communities. Nature Ecology &amp; Evolution 1:0062.</w:t>
        </w:r>
      </w:ins>
    </w:p>
    <w:p w14:paraId="25CA8CA5" w14:textId="77777777" w:rsidR="00971067" w:rsidRPr="00971067" w:rsidRDefault="00971067" w:rsidP="00971067">
      <w:pPr>
        <w:pStyle w:val="Bibliography"/>
        <w:rPr>
          <w:ins w:id="1113" w:author="Andy Kleinhesselink" w:date="2019-06-06T15:39:00Z"/>
          <w:rPrChange w:id="1114" w:author="Andy Kleinhesselink" w:date="2019-06-06T15:39:00Z">
            <w:rPr>
              <w:ins w:id="1115" w:author="Andy Kleinhesselink" w:date="2019-06-06T15:39:00Z"/>
            </w:rPr>
          </w:rPrChange>
        </w:rPr>
        <w:pPrChange w:id="1116" w:author="Andy Kleinhesselink" w:date="2019-06-06T15:39:00Z">
          <w:pPr>
            <w:widowControl w:val="0"/>
            <w:autoSpaceDE w:val="0"/>
            <w:autoSpaceDN w:val="0"/>
            <w:adjustRightInd w:val="0"/>
          </w:pPr>
        </w:pPrChange>
      </w:pPr>
      <w:proofErr w:type="spellStart"/>
      <w:ins w:id="1117" w:author="Andy Kleinhesselink" w:date="2019-06-06T15:39:00Z">
        <w:r w:rsidRPr="00971067">
          <w:rPr>
            <w:rPrChange w:id="1118" w:author="Andy Kleinhesselink" w:date="2019-06-06T15:39:00Z">
              <w:rPr/>
            </w:rPrChange>
          </w:rPr>
          <w:t>Meszéna</w:t>
        </w:r>
        <w:proofErr w:type="spellEnd"/>
        <w:r w:rsidRPr="00971067">
          <w:rPr>
            <w:rPrChange w:id="1119" w:author="Andy Kleinhesselink" w:date="2019-06-06T15:39:00Z">
              <w:rPr/>
            </w:rPrChange>
          </w:rPr>
          <w:t xml:space="preserve">, G., M. </w:t>
        </w:r>
        <w:proofErr w:type="spellStart"/>
        <w:r w:rsidRPr="00971067">
          <w:rPr>
            <w:rPrChange w:id="1120" w:author="Andy Kleinhesselink" w:date="2019-06-06T15:39:00Z">
              <w:rPr/>
            </w:rPrChange>
          </w:rPr>
          <w:t>Gyllenberg</w:t>
        </w:r>
        <w:proofErr w:type="spellEnd"/>
        <w:r w:rsidRPr="00971067">
          <w:rPr>
            <w:rPrChange w:id="1121" w:author="Andy Kleinhesselink" w:date="2019-06-06T15:39:00Z">
              <w:rPr/>
            </w:rPrChange>
          </w:rPr>
          <w:t xml:space="preserve">, L. </w:t>
        </w:r>
        <w:proofErr w:type="spellStart"/>
        <w:r w:rsidRPr="00971067">
          <w:rPr>
            <w:rPrChange w:id="1122" w:author="Andy Kleinhesselink" w:date="2019-06-06T15:39:00Z">
              <w:rPr/>
            </w:rPrChange>
          </w:rPr>
          <w:t>Pásztor</w:t>
        </w:r>
        <w:proofErr w:type="spellEnd"/>
        <w:r w:rsidRPr="00971067">
          <w:rPr>
            <w:rPrChange w:id="1123" w:author="Andy Kleinhesselink" w:date="2019-06-06T15:39:00Z">
              <w:rPr/>
            </w:rPrChange>
          </w:rPr>
          <w:t>, and J. A. J. Metz. 2006. Competitive exclusion and limiting similarity: A unified theory. Theoretical Population Biology 69:68–87.</w:t>
        </w:r>
      </w:ins>
    </w:p>
    <w:p w14:paraId="668256E7" w14:textId="77777777" w:rsidR="00971067" w:rsidRPr="00971067" w:rsidRDefault="00971067" w:rsidP="00971067">
      <w:pPr>
        <w:pStyle w:val="Bibliography"/>
        <w:rPr>
          <w:ins w:id="1124" w:author="Andy Kleinhesselink" w:date="2019-06-06T15:39:00Z"/>
          <w:rPrChange w:id="1125" w:author="Andy Kleinhesselink" w:date="2019-06-06T15:39:00Z">
            <w:rPr>
              <w:ins w:id="1126" w:author="Andy Kleinhesselink" w:date="2019-06-06T15:39:00Z"/>
            </w:rPr>
          </w:rPrChange>
        </w:rPr>
        <w:pPrChange w:id="1127" w:author="Andy Kleinhesselink" w:date="2019-06-06T15:39:00Z">
          <w:pPr>
            <w:widowControl w:val="0"/>
            <w:autoSpaceDE w:val="0"/>
            <w:autoSpaceDN w:val="0"/>
            <w:adjustRightInd w:val="0"/>
          </w:pPr>
        </w:pPrChange>
      </w:pPr>
      <w:ins w:id="1128" w:author="Andy Kleinhesselink" w:date="2019-06-06T15:39:00Z">
        <w:r w:rsidRPr="00971067">
          <w:rPr>
            <w:rPrChange w:id="1129" w:author="Andy Kleinhesselink" w:date="2019-06-06T15:39:00Z">
              <w:rPr/>
            </w:rPrChange>
          </w:rPr>
          <w:t xml:space="preserve">Miller, E. T., and C. A. </w:t>
        </w:r>
        <w:proofErr w:type="spellStart"/>
        <w:r w:rsidRPr="00971067">
          <w:rPr>
            <w:rPrChange w:id="1130" w:author="Andy Kleinhesselink" w:date="2019-06-06T15:39:00Z">
              <w:rPr/>
            </w:rPrChange>
          </w:rPr>
          <w:t>Klausmeier</w:t>
        </w:r>
        <w:proofErr w:type="spellEnd"/>
        <w:r w:rsidRPr="00971067">
          <w:rPr>
            <w:rPrChange w:id="1131" w:author="Andy Kleinhesselink" w:date="2019-06-06T15:39:00Z">
              <w:rPr/>
            </w:rPrChange>
          </w:rPr>
          <w:t>. 2017. Evolutionary stability of coexistence due to the storage effect in a two-season model. Theoretical Ecology 10:91–103.</w:t>
        </w:r>
      </w:ins>
    </w:p>
    <w:p w14:paraId="314CC844" w14:textId="77777777" w:rsidR="00971067" w:rsidRPr="00971067" w:rsidRDefault="00971067" w:rsidP="00971067">
      <w:pPr>
        <w:pStyle w:val="Bibliography"/>
        <w:rPr>
          <w:ins w:id="1132" w:author="Andy Kleinhesselink" w:date="2019-06-06T15:39:00Z"/>
          <w:rPrChange w:id="1133" w:author="Andy Kleinhesselink" w:date="2019-06-06T15:39:00Z">
            <w:rPr>
              <w:ins w:id="1134" w:author="Andy Kleinhesselink" w:date="2019-06-06T15:39:00Z"/>
            </w:rPr>
          </w:rPrChange>
        </w:rPr>
        <w:pPrChange w:id="1135" w:author="Andy Kleinhesselink" w:date="2019-06-06T15:39:00Z">
          <w:pPr>
            <w:widowControl w:val="0"/>
            <w:autoSpaceDE w:val="0"/>
            <w:autoSpaceDN w:val="0"/>
            <w:adjustRightInd w:val="0"/>
          </w:pPr>
        </w:pPrChange>
      </w:pPr>
      <w:ins w:id="1136" w:author="Andy Kleinhesselink" w:date="2019-06-06T15:39:00Z">
        <w:r w:rsidRPr="00971067">
          <w:rPr>
            <w:rPrChange w:id="1137" w:author="Andy Kleinhesselink" w:date="2019-06-06T15:39:00Z">
              <w:rPr/>
            </w:rPrChange>
          </w:rPr>
          <w:t>Morin, P. J., S. P. Lawler, and E. A. Johnson. 1988. Competition Between Aquatic Insects and Vertebrates: Interaction Strength and Higher Order Interactions. Ecology 69:1401–1409.</w:t>
        </w:r>
      </w:ins>
    </w:p>
    <w:p w14:paraId="69ABA534" w14:textId="77777777" w:rsidR="00971067" w:rsidRPr="00971067" w:rsidRDefault="00971067" w:rsidP="00971067">
      <w:pPr>
        <w:pStyle w:val="Bibliography"/>
        <w:rPr>
          <w:ins w:id="1138" w:author="Andy Kleinhesselink" w:date="2019-06-06T15:39:00Z"/>
          <w:rPrChange w:id="1139" w:author="Andy Kleinhesselink" w:date="2019-06-06T15:39:00Z">
            <w:rPr>
              <w:ins w:id="1140" w:author="Andy Kleinhesselink" w:date="2019-06-06T15:39:00Z"/>
            </w:rPr>
          </w:rPrChange>
        </w:rPr>
        <w:pPrChange w:id="1141" w:author="Andy Kleinhesselink" w:date="2019-06-06T15:39:00Z">
          <w:pPr>
            <w:widowControl w:val="0"/>
            <w:autoSpaceDE w:val="0"/>
            <w:autoSpaceDN w:val="0"/>
            <w:adjustRightInd w:val="0"/>
          </w:pPr>
        </w:pPrChange>
      </w:pPr>
      <w:ins w:id="1142" w:author="Andy Kleinhesselink" w:date="2019-06-06T15:39:00Z">
        <w:r w:rsidRPr="00971067">
          <w:rPr>
            <w:rPrChange w:id="1143" w:author="Andy Kleinhesselink" w:date="2019-06-06T15:39:00Z">
              <w:rPr/>
            </w:rPrChange>
          </w:rPr>
          <w:t>Neill, W. E. 1974. The Community Matrix and Interdependence of the Competition Coefficients. The American Naturalist 108:399–408.</w:t>
        </w:r>
      </w:ins>
    </w:p>
    <w:p w14:paraId="78EDA72F" w14:textId="77777777" w:rsidR="00971067" w:rsidRPr="00971067" w:rsidRDefault="00971067" w:rsidP="00971067">
      <w:pPr>
        <w:pStyle w:val="Bibliography"/>
        <w:rPr>
          <w:ins w:id="1144" w:author="Andy Kleinhesselink" w:date="2019-06-06T15:39:00Z"/>
          <w:rPrChange w:id="1145" w:author="Andy Kleinhesselink" w:date="2019-06-06T15:39:00Z">
            <w:rPr>
              <w:ins w:id="1146" w:author="Andy Kleinhesselink" w:date="2019-06-06T15:39:00Z"/>
            </w:rPr>
          </w:rPrChange>
        </w:rPr>
        <w:pPrChange w:id="1147" w:author="Andy Kleinhesselink" w:date="2019-06-06T15:39:00Z">
          <w:pPr>
            <w:widowControl w:val="0"/>
            <w:autoSpaceDE w:val="0"/>
            <w:autoSpaceDN w:val="0"/>
            <w:adjustRightInd w:val="0"/>
          </w:pPr>
        </w:pPrChange>
      </w:pPr>
      <w:proofErr w:type="spellStart"/>
      <w:ins w:id="1148" w:author="Andy Kleinhesselink" w:date="2019-06-06T15:39:00Z">
        <w:r w:rsidRPr="00971067">
          <w:rPr>
            <w:rPrChange w:id="1149" w:author="Andy Kleinhesselink" w:date="2019-06-06T15:39:00Z">
              <w:rPr/>
            </w:rPrChange>
          </w:rPr>
          <w:t>O’Dwyer</w:t>
        </w:r>
        <w:proofErr w:type="spellEnd"/>
        <w:r w:rsidRPr="00971067">
          <w:rPr>
            <w:rPrChange w:id="1150" w:author="Andy Kleinhesselink" w:date="2019-06-06T15:39:00Z">
              <w:rPr/>
            </w:rPrChange>
          </w:rPr>
          <w:t>, J. P. 2018. Whence Lotka-</w:t>
        </w:r>
        <w:proofErr w:type="gramStart"/>
        <w:r w:rsidRPr="00971067">
          <w:rPr>
            <w:rPrChange w:id="1151" w:author="Andy Kleinhesselink" w:date="2019-06-06T15:39:00Z">
              <w:rPr/>
            </w:rPrChange>
          </w:rPr>
          <w:t>Volterra?:</w:t>
        </w:r>
        <w:proofErr w:type="gramEnd"/>
        <w:r w:rsidRPr="00971067">
          <w:rPr>
            <w:rPrChange w:id="1152" w:author="Andy Kleinhesselink" w:date="2019-06-06T15:39:00Z">
              <w:rPr/>
            </w:rPrChange>
          </w:rPr>
          <w:t xml:space="preserve"> Conservation laws and integrable systems in ecology. Theoretical Ecology.</w:t>
        </w:r>
      </w:ins>
    </w:p>
    <w:p w14:paraId="5033BA79" w14:textId="77777777" w:rsidR="00971067" w:rsidRPr="00971067" w:rsidRDefault="00971067" w:rsidP="00971067">
      <w:pPr>
        <w:pStyle w:val="Bibliography"/>
        <w:rPr>
          <w:ins w:id="1153" w:author="Andy Kleinhesselink" w:date="2019-06-06T15:39:00Z"/>
          <w:rPrChange w:id="1154" w:author="Andy Kleinhesselink" w:date="2019-06-06T15:39:00Z">
            <w:rPr>
              <w:ins w:id="1155" w:author="Andy Kleinhesselink" w:date="2019-06-06T15:39:00Z"/>
            </w:rPr>
          </w:rPrChange>
        </w:rPr>
        <w:pPrChange w:id="1156" w:author="Andy Kleinhesselink" w:date="2019-06-06T15:39:00Z">
          <w:pPr>
            <w:widowControl w:val="0"/>
            <w:autoSpaceDE w:val="0"/>
            <w:autoSpaceDN w:val="0"/>
            <w:adjustRightInd w:val="0"/>
          </w:pPr>
        </w:pPrChange>
      </w:pPr>
      <w:ins w:id="1157" w:author="Andy Kleinhesselink" w:date="2019-06-06T15:39:00Z">
        <w:r w:rsidRPr="00971067">
          <w:rPr>
            <w:rPrChange w:id="1158" w:author="Andy Kleinhesselink" w:date="2019-06-06T15:39:00Z">
              <w:rPr/>
            </w:rPrChange>
          </w:rPr>
          <w:t>R Core Team. 2015. R: A Language and Environment for Statistical Computing. R Foundation for Statistical Computing, Vienna, Austria.</w:t>
        </w:r>
      </w:ins>
    </w:p>
    <w:p w14:paraId="6B858C4C" w14:textId="77777777" w:rsidR="00971067" w:rsidRPr="00971067" w:rsidRDefault="00971067" w:rsidP="00971067">
      <w:pPr>
        <w:pStyle w:val="Bibliography"/>
        <w:rPr>
          <w:ins w:id="1159" w:author="Andy Kleinhesselink" w:date="2019-06-06T15:39:00Z"/>
          <w:rPrChange w:id="1160" w:author="Andy Kleinhesselink" w:date="2019-06-06T15:39:00Z">
            <w:rPr>
              <w:ins w:id="1161" w:author="Andy Kleinhesselink" w:date="2019-06-06T15:39:00Z"/>
            </w:rPr>
          </w:rPrChange>
        </w:rPr>
        <w:pPrChange w:id="1162" w:author="Andy Kleinhesselink" w:date="2019-06-06T15:39:00Z">
          <w:pPr>
            <w:widowControl w:val="0"/>
            <w:autoSpaceDE w:val="0"/>
            <w:autoSpaceDN w:val="0"/>
            <w:adjustRightInd w:val="0"/>
          </w:pPr>
        </w:pPrChange>
      </w:pPr>
      <w:ins w:id="1163" w:author="Andy Kleinhesselink" w:date="2019-06-06T15:39:00Z">
        <w:r w:rsidRPr="00971067">
          <w:rPr>
            <w:rPrChange w:id="1164" w:author="Andy Kleinhesselink" w:date="2019-06-06T15:39:00Z">
              <w:rPr/>
            </w:rPrChange>
          </w:rPr>
          <w:t>Tilman, D. 1977. Resource Competition between Plankton Algae: An Experimental and Theoretical Approach. Ecology 58:338–348.</w:t>
        </w:r>
      </w:ins>
    </w:p>
    <w:p w14:paraId="7D641F5D" w14:textId="77777777" w:rsidR="00971067" w:rsidRPr="00971067" w:rsidRDefault="00971067" w:rsidP="00971067">
      <w:pPr>
        <w:pStyle w:val="Bibliography"/>
        <w:rPr>
          <w:ins w:id="1165" w:author="Andy Kleinhesselink" w:date="2019-06-06T15:39:00Z"/>
          <w:rPrChange w:id="1166" w:author="Andy Kleinhesselink" w:date="2019-06-06T15:39:00Z">
            <w:rPr>
              <w:ins w:id="1167" w:author="Andy Kleinhesselink" w:date="2019-06-06T15:39:00Z"/>
            </w:rPr>
          </w:rPrChange>
        </w:rPr>
        <w:pPrChange w:id="1168" w:author="Andy Kleinhesselink" w:date="2019-06-06T15:39:00Z">
          <w:pPr>
            <w:widowControl w:val="0"/>
            <w:autoSpaceDE w:val="0"/>
            <w:autoSpaceDN w:val="0"/>
            <w:adjustRightInd w:val="0"/>
          </w:pPr>
        </w:pPrChange>
      </w:pPr>
      <w:proofErr w:type="spellStart"/>
      <w:ins w:id="1169" w:author="Andy Kleinhesselink" w:date="2019-06-06T15:39:00Z">
        <w:r w:rsidRPr="00971067">
          <w:rPr>
            <w:rPrChange w:id="1170" w:author="Andy Kleinhesselink" w:date="2019-06-06T15:39:00Z">
              <w:rPr/>
            </w:rPrChange>
          </w:rPr>
          <w:lastRenderedPageBreak/>
          <w:t>Vandermeer</w:t>
        </w:r>
        <w:proofErr w:type="spellEnd"/>
        <w:r w:rsidRPr="00971067">
          <w:rPr>
            <w:rPrChange w:id="1171" w:author="Andy Kleinhesselink" w:date="2019-06-06T15:39:00Z">
              <w:rPr/>
            </w:rPrChange>
          </w:rPr>
          <w:t>, J. H. 1969. The Competitive Structure of Communities: An Experimental Approach with Protozoa. Ecology 50:362–371.</w:t>
        </w:r>
      </w:ins>
    </w:p>
    <w:p w14:paraId="33E3524F" w14:textId="6D5E237A" w:rsidR="00073A3E" w:rsidRPr="00971067" w:rsidDel="00284378" w:rsidRDefault="00073A3E" w:rsidP="00971067">
      <w:pPr>
        <w:pStyle w:val="Bibliography"/>
        <w:rPr>
          <w:del w:id="1172" w:author="Andy Kleinhesselink" w:date="2019-06-05T17:44:00Z"/>
          <w:rPrChange w:id="1173" w:author="Andy Kleinhesselink" w:date="2019-06-06T15:39:00Z">
            <w:rPr>
              <w:del w:id="1174" w:author="Andy Kleinhesselink" w:date="2019-06-05T17:44:00Z"/>
            </w:rPr>
          </w:rPrChange>
        </w:rPr>
        <w:pPrChange w:id="1175" w:author="Andy Kleinhesselink" w:date="2019-06-06T15:39:00Z">
          <w:pPr>
            <w:pStyle w:val="Bibliography"/>
          </w:pPr>
        </w:pPrChange>
      </w:pPr>
      <w:del w:id="1176" w:author="Andy Kleinhesselink" w:date="2019-06-05T17:44:00Z">
        <w:r w:rsidRPr="00971067" w:rsidDel="00284378">
          <w:rPr>
            <w:rPrChange w:id="1177" w:author="Andy Kleinhesselink" w:date="2019-06-06T15:39:00Z">
              <w:rPr/>
            </w:rPrChange>
          </w:rPr>
          <w:delText>Abrams, P. A. 1983. Arguments in Favor of Higher Order Interactions. The American Naturalist 121:887–891.</w:delText>
        </w:r>
      </w:del>
    </w:p>
    <w:p w14:paraId="32D96928" w14:textId="683F4691" w:rsidR="00073A3E" w:rsidRPr="00971067" w:rsidDel="00284378" w:rsidRDefault="00073A3E" w:rsidP="00971067">
      <w:pPr>
        <w:pStyle w:val="Bibliography"/>
        <w:rPr>
          <w:del w:id="1178" w:author="Andy Kleinhesselink" w:date="2019-06-05T17:44:00Z"/>
          <w:rPrChange w:id="1179" w:author="Andy Kleinhesselink" w:date="2019-06-06T15:39:00Z">
            <w:rPr>
              <w:del w:id="1180" w:author="Andy Kleinhesselink" w:date="2019-06-05T17:44:00Z"/>
            </w:rPr>
          </w:rPrChange>
        </w:rPr>
        <w:pPrChange w:id="1181" w:author="Andy Kleinhesselink" w:date="2019-06-06T15:39:00Z">
          <w:pPr>
            <w:pStyle w:val="Bibliography"/>
          </w:pPr>
        </w:pPrChange>
      </w:pPr>
      <w:del w:id="1182" w:author="Andy Kleinhesselink" w:date="2019-06-05T17:44:00Z">
        <w:r w:rsidRPr="00971067" w:rsidDel="00284378">
          <w:rPr>
            <w:rPrChange w:id="1183" w:author="Andy Kleinhesselink" w:date="2019-06-06T15:39:00Z">
              <w:rPr/>
            </w:rPrChange>
          </w:rPr>
          <w:delText>Adler, F. R., and W. F. Morris. 1994. A General Test for Interaction Modification. Ecology 75:1552–1559.</w:delText>
        </w:r>
      </w:del>
    </w:p>
    <w:p w14:paraId="59A3EFCF" w14:textId="5E831997" w:rsidR="00073A3E" w:rsidRPr="00971067" w:rsidDel="00284378" w:rsidRDefault="00073A3E" w:rsidP="00971067">
      <w:pPr>
        <w:pStyle w:val="Bibliography"/>
        <w:rPr>
          <w:del w:id="1184" w:author="Andy Kleinhesselink" w:date="2019-06-05T17:44:00Z"/>
          <w:rPrChange w:id="1185" w:author="Andy Kleinhesselink" w:date="2019-06-06T15:39:00Z">
            <w:rPr>
              <w:del w:id="1186" w:author="Andy Kleinhesselink" w:date="2019-06-05T17:44:00Z"/>
            </w:rPr>
          </w:rPrChange>
        </w:rPr>
        <w:pPrChange w:id="1187" w:author="Andy Kleinhesselink" w:date="2019-06-06T15:39:00Z">
          <w:pPr>
            <w:pStyle w:val="Bibliography"/>
          </w:pPr>
        </w:pPrChange>
      </w:pPr>
      <w:del w:id="1188" w:author="Andy Kleinhesselink" w:date="2019-06-05T17:44:00Z">
        <w:r w:rsidRPr="00971067" w:rsidDel="00284378">
          <w:rPr>
            <w:rPrChange w:id="1189" w:author="Andy Kleinhesselink" w:date="2019-06-06T15:39:00Z">
              <w:rPr/>
            </w:rPrChange>
          </w:rPr>
          <w:delText>Alfred J.Lotka. 1925. Elements of Physical Biology. Williams and Wilkins Company.</w:delText>
        </w:r>
      </w:del>
    </w:p>
    <w:p w14:paraId="0133AE98" w14:textId="64C060D6" w:rsidR="00073A3E" w:rsidRPr="00971067" w:rsidDel="00284378" w:rsidRDefault="00073A3E" w:rsidP="00971067">
      <w:pPr>
        <w:pStyle w:val="Bibliography"/>
        <w:rPr>
          <w:del w:id="1190" w:author="Andy Kleinhesselink" w:date="2019-06-05T17:44:00Z"/>
          <w:rPrChange w:id="1191" w:author="Andy Kleinhesselink" w:date="2019-06-06T15:39:00Z">
            <w:rPr>
              <w:del w:id="1192" w:author="Andy Kleinhesselink" w:date="2019-06-05T17:44:00Z"/>
            </w:rPr>
          </w:rPrChange>
        </w:rPr>
        <w:pPrChange w:id="1193" w:author="Andy Kleinhesselink" w:date="2019-06-06T15:39:00Z">
          <w:pPr>
            <w:pStyle w:val="Bibliography"/>
          </w:pPr>
        </w:pPrChange>
      </w:pPr>
      <w:del w:id="1194" w:author="Andy Kleinhesselink" w:date="2019-06-05T17:44:00Z">
        <w:r w:rsidRPr="00971067" w:rsidDel="00284378">
          <w:rPr>
            <w:rPrChange w:id="1195" w:author="Andy Kleinhesselink" w:date="2019-06-06T15:39:00Z">
              <w:rPr/>
            </w:rPrChange>
          </w:rPr>
          <w:delText>Aronson, J., J. Kigel, A. Shmida, and J. Klein. 1992. Adaptive phenology of desert and Mediterranean populations of annual plants grown with and without water stress. Oecologia 89:17–26.</w:delText>
        </w:r>
      </w:del>
    </w:p>
    <w:p w14:paraId="36BDC141" w14:textId="6B4F961D" w:rsidR="00073A3E" w:rsidRPr="00971067" w:rsidDel="00284378" w:rsidRDefault="00073A3E" w:rsidP="00971067">
      <w:pPr>
        <w:pStyle w:val="Bibliography"/>
        <w:rPr>
          <w:del w:id="1196" w:author="Andy Kleinhesselink" w:date="2019-06-05T17:44:00Z"/>
          <w:rPrChange w:id="1197" w:author="Andy Kleinhesselink" w:date="2019-06-06T15:39:00Z">
            <w:rPr>
              <w:del w:id="1198" w:author="Andy Kleinhesselink" w:date="2019-06-05T17:44:00Z"/>
            </w:rPr>
          </w:rPrChange>
        </w:rPr>
        <w:pPrChange w:id="1199" w:author="Andy Kleinhesselink" w:date="2019-06-06T15:39:00Z">
          <w:pPr>
            <w:pStyle w:val="Bibliography"/>
          </w:pPr>
        </w:pPrChange>
      </w:pPr>
      <w:del w:id="1200" w:author="Andy Kleinhesselink" w:date="2019-06-05T17:44:00Z">
        <w:r w:rsidRPr="00971067" w:rsidDel="00284378">
          <w:rPr>
            <w:rPrChange w:id="1201" w:author="Andy Kleinhesselink" w:date="2019-06-06T15:39:00Z">
              <w:rPr/>
            </w:rPrChange>
          </w:rPr>
          <w:delText>Bennett, J. A., K. Riibak, R. Tamme, R. J. Lewis, and M. Pärtel. 2016. The reciprocal relationship between competition and intraspecific trait variation. Journal of Ecology 104:1410–1420.</w:delText>
        </w:r>
      </w:del>
    </w:p>
    <w:p w14:paraId="28ABB1C2" w14:textId="673EB864" w:rsidR="00073A3E" w:rsidRPr="00971067" w:rsidDel="00284378" w:rsidRDefault="00073A3E" w:rsidP="00971067">
      <w:pPr>
        <w:pStyle w:val="Bibliography"/>
        <w:rPr>
          <w:del w:id="1202" w:author="Andy Kleinhesselink" w:date="2019-06-05T17:44:00Z"/>
          <w:rPrChange w:id="1203" w:author="Andy Kleinhesselink" w:date="2019-06-06T15:39:00Z">
            <w:rPr>
              <w:del w:id="1204" w:author="Andy Kleinhesselink" w:date="2019-06-05T17:44:00Z"/>
            </w:rPr>
          </w:rPrChange>
        </w:rPr>
        <w:pPrChange w:id="1205" w:author="Andy Kleinhesselink" w:date="2019-06-06T15:39:00Z">
          <w:pPr>
            <w:pStyle w:val="Bibliography"/>
          </w:pPr>
        </w:pPrChange>
      </w:pPr>
      <w:del w:id="1206" w:author="Andy Kleinhesselink" w:date="2019-06-05T17:44:00Z">
        <w:r w:rsidRPr="00971067" w:rsidDel="00284378">
          <w:rPr>
            <w:rPrChange w:id="1207" w:author="Andy Kleinhesselink" w:date="2019-06-06T15:39:00Z">
              <w:rPr/>
            </w:rPrChange>
          </w:rPr>
          <w:delText>Billick, I., and T. J. Case. 1994. Higher Order Interactions in Ecological Communities: What Are They and How Can They be Detected? Ecology 75:1530–1543.</w:delText>
        </w:r>
      </w:del>
    </w:p>
    <w:p w14:paraId="5DCF27EE" w14:textId="3D57EA4B" w:rsidR="00073A3E" w:rsidRPr="00971067" w:rsidDel="00284378" w:rsidRDefault="00073A3E" w:rsidP="00971067">
      <w:pPr>
        <w:pStyle w:val="Bibliography"/>
        <w:rPr>
          <w:del w:id="1208" w:author="Andy Kleinhesselink" w:date="2019-06-05T17:44:00Z"/>
          <w:rPrChange w:id="1209" w:author="Andy Kleinhesselink" w:date="2019-06-06T15:39:00Z">
            <w:rPr>
              <w:del w:id="1210" w:author="Andy Kleinhesselink" w:date="2019-06-05T17:44:00Z"/>
            </w:rPr>
          </w:rPrChange>
        </w:rPr>
        <w:pPrChange w:id="1211" w:author="Andy Kleinhesselink" w:date="2019-06-06T15:39:00Z">
          <w:pPr>
            <w:pStyle w:val="Bibliography"/>
          </w:pPr>
        </w:pPrChange>
      </w:pPr>
      <w:del w:id="1212" w:author="Andy Kleinhesselink" w:date="2019-06-05T17:44:00Z">
        <w:r w:rsidRPr="00971067" w:rsidDel="00284378">
          <w:rPr>
            <w:rPrChange w:id="1213" w:author="Andy Kleinhesselink" w:date="2019-06-06T15:39:00Z">
              <w:rPr/>
            </w:rPrChange>
          </w:rPr>
          <w:delText>Case, T. J., and E. A. Bender. 1981. Testing for Higher Order Interactions. The American Naturalist 118:920–929.</w:delText>
        </w:r>
      </w:del>
    </w:p>
    <w:p w14:paraId="6F3BC819" w14:textId="70C4071A" w:rsidR="00073A3E" w:rsidRPr="00971067" w:rsidDel="00284378" w:rsidRDefault="00073A3E" w:rsidP="00971067">
      <w:pPr>
        <w:pStyle w:val="Bibliography"/>
        <w:rPr>
          <w:del w:id="1214" w:author="Andy Kleinhesselink" w:date="2019-06-05T17:44:00Z"/>
          <w:rPrChange w:id="1215" w:author="Andy Kleinhesselink" w:date="2019-06-06T15:39:00Z">
            <w:rPr>
              <w:del w:id="1216" w:author="Andy Kleinhesselink" w:date="2019-06-05T17:44:00Z"/>
            </w:rPr>
          </w:rPrChange>
        </w:rPr>
        <w:pPrChange w:id="1217" w:author="Andy Kleinhesselink" w:date="2019-06-06T15:39:00Z">
          <w:pPr>
            <w:pStyle w:val="Bibliography"/>
          </w:pPr>
        </w:pPrChange>
      </w:pPr>
      <w:del w:id="1218" w:author="Andy Kleinhesselink" w:date="2019-06-05T17:44:00Z">
        <w:r w:rsidRPr="00971067" w:rsidDel="00284378">
          <w:rPr>
            <w:rPrChange w:id="1219" w:author="Andy Kleinhesselink" w:date="2019-06-06T15:39:00Z">
              <w:rPr/>
            </w:rPrChange>
          </w:rPr>
          <w:delText>Chesson, P. 2000. Mechanisms of Maintenance of Species Diversity. Annual Review of Ecology and Systematics 31:343–366.</w:delText>
        </w:r>
      </w:del>
    </w:p>
    <w:p w14:paraId="637863D6" w14:textId="69B83789" w:rsidR="00073A3E" w:rsidRPr="00971067" w:rsidDel="00284378" w:rsidRDefault="00073A3E" w:rsidP="00971067">
      <w:pPr>
        <w:pStyle w:val="Bibliography"/>
        <w:rPr>
          <w:del w:id="1220" w:author="Andy Kleinhesselink" w:date="2019-06-05T17:44:00Z"/>
          <w:rPrChange w:id="1221" w:author="Andy Kleinhesselink" w:date="2019-06-06T15:39:00Z">
            <w:rPr>
              <w:del w:id="1222" w:author="Andy Kleinhesselink" w:date="2019-06-05T17:44:00Z"/>
            </w:rPr>
          </w:rPrChange>
        </w:rPr>
        <w:pPrChange w:id="1223" w:author="Andy Kleinhesselink" w:date="2019-06-06T15:39:00Z">
          <w:pPr>
            <w:pStyle w:val="Bibliography"/>
          </w:pPr>
        </w:pPrChange>
      </w:pPr>
      <w:del w:id="1224" w:author="Andy Kleinhesselink" w:date="2019-06-05T17:44:00Z">
        <w:r w:rsidRPr="00971067" w:rsidDel="00284378">
          <w:rPr>
            <w:rPrChange w:id="1225" w:author="Andy Kleinhesselink" w:date="2019-06-06T15:39:00Z">
              <w:rPr/>
            </w:rPrChange>
          </w:rPr>
          <w:delText>Cohen, D. 1976. The Optimal Timing of Reproduction. The American Naturalist 110:801–807.</w:delText>
        </w:r>
      </w:del>
    </w:p>
    <w:p w14:paraId="1C9AF338" w14:textId="7A078EE1" w:rsidR="00073A3E" w:rsidRPr="00971067" w:rsidDel="00284378" w:rsidRDefault="00073A3E" w:rsidP="00971067">
      <w:pPr>
        <w:pStyle w:val="Bibliography"/>
        <w:rPr>
          <w:del w:id="1226" w:author="Andy Kleinhesselink" w:date="2019-06-05T17:44:00Z"/>
          <w:rPrChange w:id="1227" w:author="Andy Kleinhesselink" w:date="2019-06-06T15:39:00Z">
            <w:rPr>
              <w:del w:id="1228" w:author="Andy Kleinhesselink" w:date="2019-06-05T17:44:00Z"/>
            </w:rPr>
          </w:rPrChange>
        </w:rPr>
        <w:pPrChange w:id="1229" w:author="Andy Kleinhesselink" w:date="2019-06-06T15:39:00Z">
          <w:pPr>
            <w:pStyle w:val="Bibliography"/>
          </w:pPr>
        </w:pPrChange>
      </w:pPr>
      <w:del w:id="1230" w:author="Andy Kleinhesselink" w:date="2019-06-05T17:44:00Z">
        <w:r w:rsidRPr="00971067" w:rsidDel="00284378">
          <w:rPr>
            <w:rPrChange w:id="1231" w:author="Andy Kleinhesselink" w:date="2019-06-06T15:39:00Z">
              <w:rPr/>
            </w:rPrChange>
          </w:rPr>
          <w:delTex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delText>
        </w:r>
      </w:del>
    </w:p>
    <w:p w14:paraId="7F716316" w14:textId="60DE6E7A" w:rsidR="00073A3E" w:rsidRPr="00971067" w:rsidDel="00284378" w:rsidRDefault="00073A3E" w:rsidP="00971067">
      <w:pPr>
        <w:pStyle w:val="Bibliography"/>
        <w:rPr>
          <w:del w:id="1232" w:author="Andy Kleinhesselink" w:date="2019-06-05T17:44:00Z"/>
          <w:rPrChange w:id="1233" w:author="Andy Kleinhesselink" w:date="2019-06-06T15:39:00Z">
            <w:rPr>
              <w:del w:id="1234" w:author="Andy Kleinhesselink" w:date="2019-06-05T17:44:00Z"/>
            </w:rPr>
          </w:rPrChange>
        </w:rPr>
        <w:pPrChange w:id="1235" w:author="Andy Kleinhesselink" w:date="2019-06-06T15:39:00Z">
          <w:pPr>
            <w:pStyle w:val="Bibliography"/>
          </w:pPr>
        </w:pPrChange>
      </w:pPr>
      <w:del w:id="1236" w:author="Andy Kleinhesselink" w:date="2019-06-05T17:44:00Z">
        <w:r w:rsidRPr="00971067" w:rsidDel="00284378">
          <w:rPr>
            <w:rPrChange w:id="1237" w:author="Andy Kleinhesselink" w:date="2019-06-06T15:39:00Z">
              <w:rPr/>
            </w:rPrChange>
          </w:rPr>
          <w:delText>Dybzinski, R., and D. Tilman. 2007. Resource Use Patterns Predict Long</w:delText>
        </w:r>
        <w:r w:rsidRPr="00971067" w:rsidDel="00284378">
          <w:rPr>
            <w:rFonts w:ascii="Cambria Math" w:hAnsi="Cambria Math" w:cs="Cambria Math"/>
            <w:rPrChange w:id="1238" w:author="Andy Kleinhesselink" w:date="2019-06-06T15:39:00Z">
              <w:rPr>
                <w:rFonts w:ascii="Cambria Math" w:hAnsi="Cambria Math" w:cs="Cambria Math"/>
              </w:rPr>
            </w:rPrChange>
          </w:rPr>
          <w:delText>‐</w:delText>
        </w:r>
        <w:r w:rsidRPr="00971067" w:rsidDel="00284378">
          <w:rPr>
            <w:rPrChange w:id="1239" w:author="Andy Kleinhesselink" w:date="2019-06-06T15:39:00Z">
              <w:rPr/>
            </w:rPrChange>
          </w:rPr>
          <w:delText>Term Outcomes of Plant Competition for Nutrients and Light. The American Naturalist 170:305–318.</w:delText>
        </w:r>
      </w:del>
    </w:p>
    <w:p w14:paraId="3BF34897" w14:textId="50412C17" w:rsidR="00073A3E" w:rsidRPr="00971067" w:rsidDel="00284378" w:rsidRDefault="00073A3E" w:rsidP="00971067">
      <w:pPr>
        <w:pStyle w:val="Bibliography"/>
        <w:rPr>
          <w:del w:id="1240" w:author="Andy Kleinhesselink" w:date="2019-06-05T17:44:00Z"/>
          <w:rPrChange w:id="1241" w:author="Andy Kleinhesselink" w:date="2019-06-06T15:39:00Z">
            <w:rPr>
              <w:del w:id="1242" w:author="Andy Kleinhesselink" w:date="2019-06-05T17:44:00Z"/>
            </w:rPr>
          </w:rPrChange>
        </w:rPr>
        <w:pPrChange w:id="1243" w:author="Andy Kleinhesselink" w:date="2019-06-06T15:39:00Z">
          <w:pPr>
            <w:pStyle w:val="Bibliography"/>
          </w:pPr>
        </w:pPrChange>
      </w:pPr>
      <w:del w:id="1244" w:author="Andy Kleinhesselink" w:date="2019-06-05T17:44:00Z">
        <w:r w:rsidRPr="00971067" w:rsidDel="00284378">
          <w:rPr>
            <w:rPrChange w:id="1245" w:author="Andy Kleinhesselink" w:date="2019-06-06T15:39:00Z">
              <w:rPr/>
            </w:rPrChange>
          </w:rPr>
          <w:delText>Godoy, O., and J. M. Levine. 2013. Phenology effects on invasion success: insights from coupling field experiments to coexistence theory. Ecology 95:726–736.</w:delText>
        </w:r>
      </w:del>
    </w:p>
    <w:p w14:paraId="7F349D99" w14:textId="6F454C2A" w:rsidR="00073A3E" w:rsidRPr="00971067" w:rsidDel="00284378" w:rsidRDefault="00073A3E" w:rsidP="00971067">
      <w:pPr>
        <w:pStyle w:val="Bibliography"/>
        <w:rPr>
          <w:del w:id="1246" w:author="Andy Kleinhesselink" w:date="2019-06-05T17:44:00Z"/>
          <w:rPrChange w:id="1247" w:author="Andy Kleinhesselink" w:date="2019-06-06T15:39:00Z">
            <w:rPr>
              <w:del w:id="1248" w:author="Andy Kleinhesselink" w:date="2019-06-05T17:44:00Z"/>
            </w:rPr>
          </w:rPrChange>
        </w:rPr>
        <w:pPrChange w:id="1249" w:author="Andy Kleinhesselink" w:date="2019-06-06T15:39:00Z">
          <w:pPr>
            <w:pStyle w:val="Bibliography"/>
          </w:pPr>
        </w:pPrChange>
      </w:pPr>
      <w:del w:id="1250" w:author="Andy Kleinhesselink" w:date="2019-06-05T17:44:00Z">
        <w:r w:rsidRPr="00971067" w:rsidDel="00284378">
          <w:rPr>
            <w:rPrChange w:id="1251" w:author="Andy Kleinhesselink" w:date="2019-06-06T15:39:00Z">
              <w:rPr/>
            </w:rPrChange>
          </w:rPr>
          <w:delText>Grilli, J., G. Barabás, M. J. Michalska-Smith, and S. Allesina. 2017. Higher-order interactions stabilize dynamics in competitive network models. Nature 548:210–213.</w:delText>
        </w:r>
      </w:del>
    </w:p>
    <w:p w14:paraId="208EE122" w14:textId="0569126A" w:rsidR="00073A3E" w:rsidRPr="00971067" w:rsidDel="00284378" w:rsidRDefault="00073A3E" w:rsidP="00971067">
      <w:pPr>
        <w:pStyle w:val="Bibliography"/>
        <w:rPr>
          <w:del w:id="1252" w:author="Andy Kleinhesselink" w:date="2019-06-05T17:44:00Z"/>
          <w:rPrChange w:id="1253" w:author="Andy Kleinhesselink" w:date="2019-06-06T15:39:00Z">
            <w:rPr>
              <w:del w:id="1254" w:author="Andy Kleinhesselink" w:date="2019-06-05T17:44:00Z"/>
            </w:rPr>
          </w:rPrChange>
        </w:rPr>
        <w:pPrChange w:id="1255" w:author="Andy Kleinhesselink" w:date="2019-06-06T15:39:00Z">
          <w:pPr>
            <w:pStyle w:val="Bibliography"/>
          </w:pPr>
        </w:pPrChange>
      </w:pPr>
      <w:del w:id="1256" w:author="Andy Kleinhesselink" w:date="2019-06-05T17:44:00Z">
        <w:r w:rsidRPr="00971067" w:rsidDel="00284378">
          <w:rPr>
            <w:rPrChange w:id="1257" w:author="Andy Kleinhesselink" w:date="2019-06-06T15:39:00Z">
              <w:rPr/>
            </w:rPrChange>
          </w:rPr>
          <w:delText>Hairston, N. G., J. D. Allan, R. K. Colwell, D. J. Futuyma, J. Howell, M. D. Lubin, J. Mathias, and J. H. Vandermeer. 1968. The Relationship between Species Diversity and Stability: An Experimental Approach with Protozoa and Bacteria. Ecology 49:1091–1101.</w:delText>
        </w:r>
      </w:del>
    </w:p>
    <w:p w14:paraId="245F9438" w14:textId="74C35DF6" w:rsidR="00073A3E" w:rsidRPr="00971067" w:rsidDel="00284378" w:rsidRDefault="00073A3E" w:rsidP="00971067">
      <w:pPr>
        <w:pStyle w:val="Bibliography"/>
        <w:rPr>
          <w:del w:id="1258" w:author="Andy Kleinhesselink" w:date="2019-06-05T17:44:00Z"/>
          <w:rPrChange w:id="1259" w:author="Andy Kleinhesselink" w:date="2019-06-06T15:39:00Z">
            <w:rPr>
              <w:del w:id="1260" w:author="Andy Kleinhesselink" w:date="2019-06-05T17:44:00Z"/>
            </w:rPr>
          </w:rPrChange>
        </w:rPr>
        <w:pPrChange w:id="1261" w:author="Andy Kleinhesselink" w:date="2019-06-06T15:39:00Z">
          <w:pPr>
            <w:pStyle w:val="Bibliography"/>
          </w:pPr>
        </w:pPrChange>
      </w:pPr>
      <w:del w:id="1262" w:author="Andy Kleinhesselink" w:date="2019-06-05T17:44:00Z">
        <w:r w:rsidRPr="00971067" w:rsidDel="00284378">
          <w:rPr>
            <w:rPrChange w:id="1263" w:author="Andy Kleinhesselink" w:date="2019-06-06T15:39:00Z">
              <w:rPr/>
            </w:rPrChange>
          </w:rPr>
          <w:delText>Hassell, M. P., and H. N. Comins. 1976. Discrete time models for two-species competition. Theoretical Population Biology 9:202–221.</w:delText>
        </w:r>
      </w:del>
    </w:p>
    <w:p w14:paraId="01C5EB09" w14:textId="302654AF" w:rsidR="00073A3E" w:rsidRPr="00971067" w:rsidDel="00284378" w:rsidRDefault="00073A3E" w:rsidP="00971067">
      <w:pPr>
        <w:pStyle w:val="Bibliography"/>
        <w:rPr>
          <w:del w:id="1264" w:author="Andy Kleinhesselink" w:date="2019-06-05T17:44:00Z"/>
          <w:rPrChange w:id="1265" w:author="Andy Kleinhesselink" w:date="2019-06-06T15:39:00Z">
            <w:rPr>
              <w:del w:id="1266" w:author="Andy Kleinhesselink" w:date="2019-06-05T17:44:00Z"/>
            </w:rPr>
          </w:rPrChange>
        </w:rPr>
        <w:pPrChange w:id="1267" w:author="Andy Kleinhesselink" w:date="2019-06-06T15:39:00Z">
          <w:pPr>
            <w:pStyle w:val="Bibliography"/>
          </w:pPr>
        </w:pPrChange>
      </w:pPr>
      <w:del w:id="1268" w:author="Andy Kleinhesselink" w:date="2019-06-05T17:44:00Z">
        <w:r w:rsidRPr="00971067" w:rsidDel="00284378">
          <w:rPr>
            <w:rPrChange w:id="1269" w:author="Andy Kleinhesselink" w:date="2019-06-06T15:39:00Z">
              <w:rPr/>
            </w:rPrChange>
          </w:rPr>
          <w:delText>Kraft, N. J. B., O. Godoy, and J. M. Levine. 2015. Plant functional traits and the multidimensional nature of species coexistence. Proceedings of the National Academy of Sciences of the United States of America 112:797–802.</w:delText>
        </w:r>
      </w:del>
    </w:p>
    <w:p w14:paraId="20D65EB6" w14:textId="498B9757" w:rsidR="00073A3E" w:rsidRPr="00971067" w:rsidDel="00284378" w:rsidRDefault="00073A3E" w:rsidP="00971067">
      <w:pPr>
        <w:pStyle w:val="Bibliography"/>
        <w:rPr>
          <w:del w:id="1270" w:author="Andy Kleinhesselink" w:date="2019-06-05T17:44:00Z"/>
          <w:rPrChange w:id="1271" w:author="Andy Kleinhesselink" w:date="2019-06-06T15:39:00Z">
            <w:rPr>
              <w:del w:id="1272" w:author="Andy Kleinhesselink" w:date="2019-06-05T17:44:00Z"/>
            </w:rPr>
          </w:rPrChange>
        </w:rPr>
        <w:pPrChange w:id="1273" w:author="Andy Kleinhesselink" w:date="2019-06-06T15:39:00Z">
          <w:pPr>
            <w:pStyle w:val="Bibliography"/>
          </w:pPr>
        </w:pPrChange>
      </w:pPr>
      <w:del w:id="1274" w:author="Andy Kleinhesselink" w:date="2019-06-05T17:44:00Z">
        <w:r w:rsidRPr="00971067" w:rsidDel="00284378">
          <w:rPr>
            <w:rPrChange w:id="1275" w:author="Andy Kleinhesselink" w:date="2019-06-06T15:39:00Z">
              <w:rPr/>
            </w:rPrChange>
          </w:rPr>
          <w:delText>Letten, A. D., P.-J. Ke, and T. Fukami. 2017. Linking modern coexistence theory and contemporary niche theory. Ecological Monographs 87:161–177.</w:delText>
        </w:r>
      </w:del>
    </w:p>
    <w:p w14:paraId="5AFC2690" w14:textId="3F074736" w:rsidR="00073A3E" w:rsidRPr="00971067" w:rsidDel="00284378" w:rsidRDefault="00073A3E" w:rsidP="00971067">
      <w:pPr>
        <w:pStyle w:val="Bibliography"/>
        <w:rPr>
          <w:del w:id="1276" w:author="Andy Kleinhesselink" w:date="2019-06-05T17:44:00Z"/>
          <w:rPrChange w:id="1277" w:author="Andy Kleinhesselink" w:date="2019-06-06T15:39:00Z">
            <w:rPr>
              <w:del w:id="1278" w:author="Andy Kleinhesselink" w:date="2019-06-05T17:44:00Z"/>
            </w:rPr>
          </w:rPrChange>
        </w:rPr>
        <w:pPrChange w:id="1279" w:author="Andy Kleinhesselink" w:date="2019-06-06T15:39:00Z">
          <w:pPr>
            <w:pStyle w:val="Bibliography"/>
          </w:pPr>
        </w:pPrChange>
      </w:pPr>
      <w:del w:id="1280" w:author="Andy Kleinhesselink" w:date="2019-06-05T17:44:00Z">
        <w:r w:rsidRPr="00971067" w:rsidDel="00284378">
          <w:rPr>
            <w:rPrChange w:id="1281" w:author="Andy Kleinhesselink" w:date="2019-06-06T15:39:00Z">
              <w:rPr/>
            </w:rPrChange>
          </w:rPr>
          <w:delText>Letten, A. D., and D. B. Stouffer. 2019. The mechanistic basis for higher-order interactions and non-additivity in competitive communities. Ecology Letters In Press.</w:delText>
        </w:r>
      </w:del>
    </w:p>
    <w:p w14:paraId="166046DE" w14:textId="1543B078" w:rsidR="00073A3E" w:rsidRPr="00971067" w:rsidDel="00284378" w:rsidRDefault="00073A3E" w:rsidP="00971067">
      <w:pPr>
        <w:pStyle w:val="Bibliography"/>
        <w:rPr>
          <w:del w:id="1282" w:author="Andy Kleinhesselink" w:date="2019-06-05T17:44:00Z"/>
          <w:rPrChange w:id="1283" w:author="Andy Kleinhesselink" w:date="2019-06-06T15:39:00Z">
            <w:rPr>
              <w:del w:id="1284" w:author="Andy Kleinhesselink" w:date="2019-06-05T17:44:00Z"/>
            </w:rPr>
          </w:rPrChange>
        </w:rPr>
        <w:pPrChange w:id="1285" w:author="Andy Kleinhesselink" w:date="2019-06-06T15:39:00Z">
          <w:pPr>
            <w:pStyle w:val="Bibliography"/>
          </w:pPr>
        </w:pPrChange>
      </w:pPr>
      <w:del w:id="1286" w:author="Andy Kleinhesselink" w:date="2019-06-05T17:44:00Z">
        <w:r w:rsidRPr="00971067" w:rsidDel="00284378">
          <w:rPr>
            <w:rPrChange w:id="1287" w:author="Andy Kleinhesselink" w:date="2019-06-06T15:39:00Z">
              <w:rPr/>
            </w:rPrChange>
          </w:rPr>
          <w:delText>Levine, J. M., J. Bascompte, P. B. Adler, and S. Allesina. 2017. Beyond pairwise mechanisms of species coexistence in complex communities. Nature 546:56–64.</w:delText>
        </w:r>
      </w:del>
    </w:p>
    <w:p w14:paraId="068B835A" w14:textId="026EB73C" w:rsidR="00073A3E" w:rsidRPr="00971067" w:rsidDel="00284378" w:rsidRDefault="00073A3E" w:rsidP="00971067">
      <w:pPr>
        <w:pStyle w:val="Bibliography"/>
        <w:rPr>
          <w:del w:id="1288" w:author="Andy Kleinhesselink" w:date="2019-06-05T17:44:00Z"/>
          <w:rPrChange w:id="1289" w:author="Andy Kleinhesselink" w:date="2019-06-06T15:39:00Z">
            <w:rPr>
              <w:del w:id="1290" w:author="Andy Kleinhesselink" w:date="2019-06-05T17:44:00Z"/>
            </w:rPr>
          </w:rPrChange>
        </w:rPr>
        <w:pPrChange w:id="1291" w:author="Andy Kleinhesselink" w:date="2019-06-06T15:39:00Z">
          <w:pPr>
            <w:pStyle w:val="Bibliography"/>
          </w:pPr>
        </w:pPrChange>
      </w:pPr>
      <w:del w:id="1292" w:author="Andy Kleinhesselink" w:date="2019-06-05T17:44:00Z">
        <w:r w:rsidRPr="00971067" w:rsidDel="00284378">
          <w:rPr>
            <w:rPrChange w:id="1293" w:author="Andy Kleinhesselink" w:date="2019-06-06T15:39:00Z">
              <w:rPr/>
            </w:rPrChange>
          </w:rPr>
          <w:delText>Mayfield, M. M., and D. B. Stouffer. 2017. Higher-order interactions capture unexplained complexity in diverse communities. Nature Ecology &amp; Evolution 1:0062.</w:delText>
        </w:r>
      </w:del>
    </w:p>
    <w:p w14:paraId="313AB8DC" w14:textId="5A0DA22E" w:rsidR="00073A3E" w:rsidRPr="00971067" w:rsidDel="00284378" w:rsidRDefault="00073A3E" w:rsidP="00971067">
      <w:pPr>
        <w:pStyle w:val="Bibliography"/>
        <w:rPr>
          <w:del w:id="1294" w:author="Andy Kleinhesselink" w:date="2019-06-05T17:44:00Z"/>
          <w:rPrChange w:id="1295" w:author="Andy Kleinhesselink" w:date="2019-06-06T15:39:00Z">
            <w:rPr>
              <w:del w:id="1296" w:author="Andy Kleinhesselink" w:date="2019-06-05T17:44:00Z"/>
            </w:rPr>
          </w:rPrChange>
        </w:rPr>
        <w:pPrChange w:id="1297" w:author="Andy Kleinhesselink" w:date="2019-06-06T15:39:00Z">
          <w:pPr>
            <w:pStyle w:val="Bibliography"/>
          </w:pPr>
        </w:pPrChange>
      </w:pPr>
      <w:del w:id="1298" w:author="Andy Kleinhesselink" w:date="2019-06-05T17:44:00Z">
        <w:r w:rsidRPr="00971067" w:rsidDel="00284378">
          <w:rPr>
            <w:rPrChange w:id="1299" w:author="Andy Kleinhesselink" w:date="2019-06-06T15:39:00Z">
              <w:rPr/>
            </w:rPrChange>
          </w:rPr>
          <w:delText>Meszéna, G., M. Gyllenberg, L. Pásztor, and J. A. J. Metz. 2006. Competitive exclusion and limiting similarity: A unified theory. Theoretical Population Biology 69:68–87.</w:delText>
        </w:r>
      </w:del>
    </w:p>
    <w:p w14:paraId="34D2AD5C" w14:textId="58139F4B" w:rsidR="00073A3E" w:rsidRPr="00971067" w:rsidDel="00284378" w:rsidRDefault="00073A3E" w:rsidP="00971067">
      <w:pPr>
        <w:pStyle w:val="Bibliography"/>
        <w:rPr>
          <w:del w:id="1300" w:author="Andy Kleinhesselink" w:date="2019-06-05T17:44:00Z"/>
          <w:rPrChange w:id="1301" w:author="Andy Kleinhesselink" w:date="2019-06-06T15:39:00Z">
            <w:rPr>
              <w:del w:id="1302" w:author="Andy Kleinhesselink" w:date="2019-06-05T17:44:00Z"/>
            </w:rPr>
          </w:rPrChange>
        </w:rPr>
        <w:pPrChange w:id="1303" w:author="Andy Kleinhesselink" w:date="2019-06-06T15:39:00Z">
          <w:pPr>
            <w:pStyle w:val="Bibliography"/>
          </w:pPr>
        </w:pPrChange>
      </w:pPr>
      <w:del w:id="1304" w:author="Andy Kleinhesselink" w:date="2019-06-05T17:44:00Z">
        <w:r w:rsidRPr="00971067" w:rsidDel="00284378">
          <w:rPr>
            <w:rPrChange w:id="1305" w:author="Andy Kleinhesselink" w:date="2019-06-06T15:39:00Z">
              <w:rPr/>
            </w:rPrChange>
          </w:rPr>
          <w:delText>Miller, E. T., and C. A. Klausmeier. 2017. Evolutionary stability of coexistence due to the storage effect in a two-season model. Theoretical Ecology 10:91–103.</w:delText>
        </w:r>
      </w:del>
    </w:p>
    <w:p w14:paraId="1151694F" w14:textId="4BCBA6BD" w:rsidR="00073A3E" w:rsidRPr="00971067" w:rsidDel="00284378" w:rsidRDefault="00073A3E" w:rsidP="00971067">
      <w:pPr>
        <w:pStyle w:val="Bibliography"/>
        <w:rPr>
          <w:del w:id="1306" w:author="Andy Kleinhesselink" w:date="2019-06-05T17:44:00Z"/>
          <w:rPrChange w:id="1307" w:author="Andy Kleinhesselink" w:date="2019-06-06T15:39:00Z">
            <w:rPr>
              <w:del w:id="1308" w:author="Andy Kleinhesselink" w:date="2019-06-05T17:44:00Z"/>
            </w:rPr>
          </w:rPrChange>
        </w:rPr>
        <w:pPrChange w:id="1309" w:author="Andy Kleinhesselink" w:date="2019-06-06T15:39:00Z">
          <w:pPr>
            <w:pStyle w:val="Bibliography"/>
          </w:pPr>
        </w:pPrChange>
      </w:pPr>
      <w:del w:id="1310" w:author="Andy Kleinhesselink" w:date="2019-06-05T17:44:00Z">
        <w:r w:rsidRPr="00971067" w:rsidDel="00284378">
          <w:rPr>
            <w:rPrChange w:id="1311" w:author="Andy Kleinhesselink" w:date="2019-06-06T15:39:00Z">
              <w:rPr/>
            </w:rPrChange>
          </w:rPr>
          <w:delText>Morin, P. J., S. P. Lawler, and E. A. Johnson. 1988. Competition Between Aquatic Insects and Vertebrates: Interaction Strength and Higher Order Interactions. Ecology 69:1401–1409.</w:delText>
        </w:r>
      </w:del>
    </w:p>
    <w:p w14:paraId="7B41A8BA" w14:textId="5EC8909A" w:rsidR="00073A3E" w:rsidRPr="00971067" w:rsidDel="00284378" w:rsidRDefault="00073A3E" w:rsidP="00971067">
      <w:pPr>
        <w:pStyle w:val="Bibliography"/>
        <w:rPr>
          <w:del w:id="1312" w:author="Andy Kleinhesselink" w:date="2019-06-05T17:44:00Z"/>
          <w:rPrChange w:id="1313" w:author="Andy Kleinhesselink" w:date="2019-06-06T15:39:00Z">
            <w:rPr>
              <w:del w:id="1314" w:author="Andy Kleinhesselink" w:date="2019-06-05T17:44:00Z"/>
            </w:rPr>
          </w:rPrChange>
        </w:rPr>
        <w:pPrChange w:id="1315" w:author="Andy Kleinhesselink" w:date="2019-06-06T15:39:00Z">
          <w:pPr>
            <w:pStyle w:val="Bibliography"/>
          </w:pPr>
        </w:pPrChange>
      </w:pPr>
      <w:del w:id="1316" w:author="Andy Kleinhesselink" w:date="2019-06-05T17:44:00Z">
        <w:r w:rsidRPr="00971067" w:rsidDel="00284378">
          <w:rPr>
            <w:rPrChange w:id="1317" w:author="Andy Kleinhesselink" w:date="2019-06-06T15:39:00Z">
              <w:rPr/>
            </w:rPrChange>
          </w:rPr>
          <w:delText>Neill, W. E. 1974. The Community Matrix and Interdependence of the Competition Coefficients. The American Naturalist 108:399–408.</w:delText>
        </w:r>
      </w:del>
    </w:p>
    <w:p w14:paraId="20F2EE25" w14:textId="4F604C05" w:rsidR="00073A3E" w:rsidRPr="00971067" w:rsidDel="00284378" w:rsidRDefault="00073A3E" w:rsidP="00971067">
      <w:pPr>
        <w:pStyle w:val="Bibliography"/>
        <w:rPr>
          <w:del w:id="1318" w:author="Andy Kleinhesselink" w:date="2019-06-05T17:44:00Z"/>
          <w:rPrChange w:id="1319" w:author="Andy Kleinhesselink" w:date="2019-06-06T15:39:00Z">
            <w:rPr>
              <w:del w:id="1320" w:author="Andy Kleinhesselink" w:date="2019-06-05T17:44:00Z"/>
            </w:rPr>
          </w:rPrChange>
        </w:rPr>
        <w:pPrChange w:id="1321" w:author="Andy Kleinhesselink" w:date="2019-06-06T15:39:00Z">
          <w:pPr>
            <w:pStyle w:val="Bibliography"/>
          </w:pPr>
        </w:pPrChange>
      </w:pPr>
      <w:del w:id="1322" w:author="Andy Kleinhesselink" w:date="2019-06-05T17:44:00Z">
        <w:r w:rsidRPr="00971067" w:rsidDel="00284378">
          <w:rPr>
            <w:rPrChange w:id="1323" w:author="Andy Kleinhesselink" w:date="2019-06-06T15:39:00Z">
              <w:rPr/>
            </w:rPrChange>
          </w:rPr>
          <w:delText>O’Dwyer, J. P. 2018. Whence Lotka-Volterra?: Conservation laws and integrable systems in ecology. Theoretical Ecology.</w:delText>
        </w:r>
      </w:del>
    </w:p>
    <w:p w14:paraId="22A6BD9C" w14:textId="3C51411F" w:rsidR="00073A3E" w:rsidRPr="00971067" w:rsidDel="00284378" w:rsidRDefault="00073A3E" w:rsidP="00971067">
      <w:pPr>
        <w:pStyle w:val="Bibliography"/>
        <w:rPr>
          <w:del w:id="1324" w:author="Andy Kleinhesselink" w:date="2019-06-05T17:44:00Z"/>
          <w:rPrChange w:id="1325" w:author="Andy Kleinhesselink" w:date="2019-06-06T15:39:00Z">
            <w:rPr>
              <w:del w:id="1326" w:author="Andy Kleinhesselink" w:date="2019-06-05T17:44:00Z"/>
            </w:rPr>
          </w:rPrChange>
        </w:rPr>
        <w:pPrChange w:id="1327" w:author="Andy Kleinhesselink" w:date="2019-06-06T15:39:00Z">
          <w:pPr>
            <w:pStyle w:val="Bibliography"/>
          </w:pPr>
        </w:pPrChange>
      </w:pPr>
      <w:del w:id="1328" w:author="Andy Kleinhesselink" w:date="2019-06-05T17:44:00Z">
        <w:r w:rsidRPr="00971067" w:rsidDel="00284378">
          <w:rPr>
            <w:rPrChange w:id="1329" w:author="Andy Kleinhesselink" w:date="2019-06-06T15:39:00Z">
              <w:rPr/>
            </w:rPrChange>
          </w:rPr>
          <w:delText>Pomerantz, M. J. 1981. Do “Higher Order Interactions” in Competition Systems Really Exist? The American Naturalist 117:583–591.</w:delText>
        </w:r>
      </w:del>
    </w:p>
    <w:p w14:paraId="71C4DE0A" w14:textId="5EA1FF0D" w:rsidR="00073A3E" w:rsidRPr="00971067" w:rsidDel="00284378" w:rsidRDefault="00073A3E" w:rsidP="00971067">
      <w:pPr>
        <w:pStyle w:val="Bibliography"/>
        <w:rPr>
          <w:del w:id="1330" w:author="Andy Kleinhesselink" w:date="2019-06-05T17:44:00Z"/>
          <w:rPrChange w:id="1331" w:author="Andy Kleinhesselink" w:date="2019-06-06T15:39:00Z">
            <w:rPr>
              <w:del w:id="1332" w:author="Andy Kleinhesselink" w:date="2019-06-05T17:44:00Z"/>
            </w:rPr>
          </w:rPrChange>
        </w:rPr>
        <w:pPrChange w:id="1333" w:author="Andy Kleinhesselink" w:date="2019-06-06T15:39:00Z">
          <w:pPr>
            <w:pStyle w:val="Bibliography"/>
          </w:pPr>
        </w:pPrChange>
      </w:pPr>
      <w:del w:id="1334" w:author="Andy Kleinhesselink" w:date="2019-06-05T17:44:00Z">
        <w:r w:rsidRPr="00971067" w:rsidDel="00284378">
          <w:rPr>
            <w:rPrChange w:id="1335" w:author="Andy Kleinhesselink" w:date="2019-06-06T15:39:00Z">
              <w:rPr/>
            </w:rPrChange>
          </w:rPr>
          <w:delText>R Core Team. 2015. R: A Language and Environment for Statistical Computing. R Foundation for Statistical Computing, Vienna, Austria.</w:delText>
        </w:r>
      </w:del>
    </w:p>
    <w:p w14:paraId="288713B4" w14:textId="07C276E9" w:rsidR="00073A3E" w:rsidRPr="00971067" w:rsidDel="00284378" w:rsidRDefault="00073A3E" w:rsidP="00971067">
      <w:pPr>
        <w:pStyle w:val="Bibliography"/>
        <w:rPr>
          <w:del w:id="1336" w:author="Andy Kleinhesselink" w:date="2019-06-05T17:44:00Z"/>
          <w:rPrChange w:id="1337" w:author="Andy Kleinhesselink" w:date="2019-06-06T15:39:00Z">
            <w:rPr>
              <w:del w:id="1338" w:author="Andy Kleinhesselink" w:date="2019-06-05T17:44:00Z"/>
            </w:rPr>
          </w:rPrChange>
        </w:rPr>
        <w:pPrChange w:id="1339" w:author="Andy Kleinhesselink" w:date="2019-06-06T15:39:00Z">
          <w:pPr>
            <w:pStyle w:val="Bibliography"/>
          </w:pPr>
        </w:pPrChange>
      </w:pPr>
      <w:del w:id="1340" w:author="Andy Kleinhesselink" w:date="2019-06-05T17:44:00Z">
        <w:r w:rsidRPr="00971067" w:rsidDel="00284378">
          <w:rPr>
            <w:rPrChange w:id="1341" w:author="Andy Kleinhesselink" w:date="2019-06-06T15:39:00Z">
              <w:rPr/>
            </w:rPrChange>
          </w:rPr>
          <w:delText>Tilman, D. 1977. Resource Competition between Plankton Algae: An Experimental and Theoretical Approach. Ecology 58:338–348.</w:delText>
        </w:r>
      </w:del>
    </w:p>
    <w:p w14:paraId="610BB3C9" w14:textId="3D3FFE39" w:rsidR="00073A3E" w:rsidRPr="00971067" w:rsidDel="00284378" w:rsidRDefault="00073A3E" w:rsidP="00971067">
      <w:pPr>
        <w:pStyle w:val="Bibliography"/>
        <w:rPr>
          <w:del w:id="1342" w:author="Andy Kleinhesselink" w:date="2019-06-05T17:44:00Z"/>
          <w:rPrChange w:id="1343" w:author="Andy Kleinhesselink" w:date="2019-06-06T15:39:00Z">
            <w:rPr>
              <w:del w:id="1344" w:author="Andy Kleinhesselink" w:date="2019-06-05T17:44:00Z"/>
            </w:rPr>
          </w:rPrChange>
        </w:rPr>
        <w:pPrChange w:id="1345" w:author="Andy Kleinhesselink" w:date="2019-06-06T15:39:00Z">
          <w:pPr>
            <w:pStyle w:val="Bibliography"/>
          </w:pPr>
        </w:pPrChange>
      </w:pPr>
      <w:del w:id="1346" w:author="Andy Kleinhesselink" w:date="2019-06-05T17:44:00Z">
        <w:r w:rsidRPr="00971067" w:rsidDel="00284378">
          <w:rPr>
            <w:rPrChange w:id="1347" w:author="Andy Kleinhesselink" w:date="2019-06-06T15:39:00Z">
              <w:rPr/>
            </w:rPrChange>
          </w:rPr>
          <w:delText>Vandermeer, J. H. 1969. The Competitive Structure of Communities: An Experimental Approach with Protozoa. Ecology 50:362–371.</w:delText>
        </w:r>
      </w:del>
    </w:p>
    <w:p w14:paraId="7B78105E" w14:textId="749FC90E" w:rsidR="0061034E" w:rsidRDefault="00F56B3F" w:rsidP="00971067">
      <w:pPr>
        <w:pStyle w:val="Bibliography"/>
        <w:pPrChange w:id="1348" w:author="Andy Kleinhesselink" w:date="2019-06-06T15:39:00Z">
          <w:pPr>
            <w:pStyle w:val="Bibliography"/>
          </w:pPr>
        </w:pPrChange>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125F7751" w:rsidR="00E84F09" w:rsidRPr="00FB51D5" w:rsidRDefault="00FB51D5" w:rsidP="00B570B6">
      <w:pPr>
        <w:pStyle w:val="Caption"/>
      </w:pPr>
      <w:bookmarkStart w:id="1349"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427DC4">
        <w:rPr>
          <w:noProof/>
        </w:rPr>
        <w:t>1</w:t>
      </w:r>
      <w:r w:rsidR="006A0465">
        <w:rPr>
          <w:b w:val="0"/>
          <w:bCs w:val="0"/>
          <w:noProof/>
        </w:rPr>
        <w:fldChar w:fldCharType="end"/>
      </w:r>
      <w:bookmarkEnd w:id="1349"/>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61034E">
        <w:t xml:space="preserve">. </w:t>
      </w:r>
      <w:r>
        <w:t xml:space="preserve">An HOI, </w:t>
      </w:r>
      <m:oMath>
        <m:sSub>
          <m:sSubPr>
            <m:ctrlPr>
              <w:rPr>
                <w:rFonts w:ascii="Cambria Math" w:hAnsi="Cambria Math"/>
                <w:i/>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rPr>
                </m:ctrlPr>
              </m:dPr>
              <m:e>
                <m:r>
                  <m:rPr>
                    <m:sty m:val="bi"/>
                  </m:rPr>
                  <w:rPr>
                    <w:rFonts w:ascii="Cambria Math" w:hAnsi="Cambria Math"/>
                  </w:rPr>
                  <m:t>23</m:t>
                </m:r>
              </m:e>
            </m:d>
          </m:sub>
        </m:sSub>
      </m:oMath>
      <w:r>
        <w:t xml:space="preserve">, is depicted as arrows </w:t>
      </w:r>
      <w:r w:rsidR="00B2514F">
        <w:t xml:space="preserve">from species two and three converging on one.  The effect of the HOI </w:t>
      </w:r>
      <w:r w:rsidR="00C06737">
        <w:t xml:space="preserve">means </w:t>
      </w:r>
      <w:r w:rsidR="00B2514F">
        <w:t xml:space="preserve">that net </w:t>
      </w:r>
      <w:r>
        <w:t>effect of two and three on species one is non-additive.</w:t>
      </w:r>
      <w:r w:rsidR="00E84F09">
        <w:br w:type="page"/>
      </w:r>
    </w:p>
    <w:p w14:paraId="36BD661C" w14:textId="77777777" w:rsidR="00FB51D5" w:rsidRDefault="00E84F09" w:rsidP="00FB51D5">
      <w:pPr>
        <w:pStyle w:val="figcaption"/>
        <w:keepNext/>
      </w:pPr>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p>
    <w:p w14:paraId="1B0306FB" w14:textId="2B53F4B8" w:rsidR="00CC0BA7" w:rsidRPr="00FB51D5" w:rsidRDefault="00FB51D5" w:rsidP="00FB51D5">
      <w:pPr>
        <w:pStyle w:val="figcaption"/>
      </w:pPr>
      <w:bookmarkStart w:id="1350"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427DC4">
        <w:rPr>
          <w:noProof/>
        </w:rPr>
        <w:t>2</w:t>
      </w:r>
      <w:r w:rsidR="006A0465">
        <w:rPr>
          <w:noProof/>
        </w:rPr>
        <w:fldChar w:fldCharType="end"/>
      </w:r>
      <w:bookmarkEnd w:id="1350"/>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 xml:space="preserve">The </w:t>
      </w:r>
      <w:proofErr w:type="spellStart"/>
      <w:r w:rsidR="0023375E">
        <w:t>mid</w:t>
      </w:r>
      <w:r w:rsidR="00C06737">
        <w:t xml:space="preserve"> </w:t>
      </w:r>
      <w:r w:rsidR="0023375E">
        <w:t>season</w:t>
      </w:r>
      <w:proofErr w:type="spellEnd"/>
      <w:r w:rsidR="0023375E">
        <w:t xml:space="preserve">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3F5FD49E" w:rsidR="0032749A" w:rsidRDefault="00FB51D5" w:rsidP="0012796D">
      <w:pPr>
        <w:pStyle w:val="Caption"/>
      </w:pPr>
      <w:bookmarkStart w:id="1351"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427DC4">
        <w:rPr>
          <w:noProof/>
        </w:rPr>
        <w:t>3</w:t>
      </w:r>
      <w:r w:rsidR="006A0465">
        <w:rPr>
          <w:noProof/>
        </w:rPr>
        <w:fldChar w:fldCharType="end"/>
      </w:r>
      <w:bookmarkEnd w:id="1351"/>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r w:rsidR="00C06737">
        <w:t xml:space="preserve">the </w:t>
      </w:r>
      <w:r w:rsidR="0032749A">
        <w:t>best fit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2E3A7490" w14:textId="42E36B96" w:rsidR="00AD2064" w:rsidRDefault="0032749A" w:rsidP="0012796D">
      <w:pPr>
        <w:pStyle w:val="Caption"/>
      </w:pPr>
      <w:bookmarkStart w:id="1352" w:name="_Ref524701722"/>
      <w:r>
        <w:t xml:space="preserve">Figure </w:t>
      </w:r>
      <w:r>
        <w:rPr>
          <w:noProof/>
        </w:rPr>
        <w:fldChar w:fldCharType="begin"/>
      </w:r>
      <w:r>
        <w:rPr>
          <w:noProof/>
        </w:rPr>
        <w:instrText xml:space="preserve"> SEQ Figure \* ARABIC </w:instrText>
      </w:r>
      <w:r>
        <w:rPr>
          <w:noProof/>
        </w:rPr>
        <w:fldChar w:fldCharType="separate"/>
      </w:r>
      <w:r w:rsidR="00427DC4">
        <w:rPr>
          <w:noProof/>
        </w:rPr>
        <w:t>4</w:t>
      </w:r>
      <w:r>
        <w:rPr>
          <w:noProof/>
        </w:rPr>
        <w:fldChar w:fldCharType="end"/>
      </w:r>
      <w:bookmarkEnd w:id="1352"/>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35CB49AC" w:rsidR="00AD2064" w:rsidRDefault="00AD2064" w:rsidP="00AD2064">
      <w:pPr>
        <w:pStyle w:val="Caption"/>
      </w:pPr>
      <w:bookmarkStart w:id="1353" w:name="_Ref524702022"/>
      <w:r>
        <w:t xml:space="preserve">Figure </w:t>
      </w:r>
      <w:r>
        <w:rPr>
          <w:noProof/>
        </w:rPr>
        <w:fldChar w:fldCharType="begin"/>
      </w:r>
      <w:r>
        <w:rPr>
          <w:noProof/>
        </w:rPr>
        <w:instrText xml:space="preserve"> SEQ Figure \* ARABIC </w:instrText>
      </w:r>
      <w:r>
        <w:rPr>
          <w:noProof/>
        </w:rPr>
        <w:fldChar w:fldCharType="separate"/>
      </w:r>
      <w:r w:rsidR="00427DC4">
        <w:rPr>
          <w:noProof/>
        </w:rPr>
        <w:t>5</w:t>
      </w:r>
      <w:r>
        <w:rPr>
          <w:noProof/>
        </w:rPr>
        <w:fldChar w:fldCharType="end"/>
      </w:r>
      <w:bookmarkEnd w:id="1353"/>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00C462A6">
            <wp:extent cx="5486397"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397" cy="3135084"/>
                    </a:xfrm>
                    <a:prstGeom prst="rect">
                      <a:avLst/>
                    </a:prstGeom>
                  </pic:spPr>
                </pic:pic>
              </a:graphicData>
            </a:graphic>
          </wp:inline>
        </w:drawing>
      </w:r>
    </w:p>
    <w:p w14:paraId="6D5FEF62" w14:textId="51569ADA" w:rsidR="00C57AA2" w:rsidRDefault="000E4052" w:rsidP="0012796D">
      <w:pPr>
        <w:pStyle w:val="Caption"/>
      </w:pPr>
      <w:bookmarkStart w:id="1354"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427DC4">
        <w:rPr>
          <w:noProof/>
        </w:rPr>
        <w:t>6</w:t>
      </w:r>
      <w:r>
        <w:rPr>
          <w:b w:val="0"/>
          <w:bCs w:val="0"/>
          <w:noProof/>
        </w:rPr>
        <w:fldChar w:fldCharType="end"/>
      </w:r>
      <w:bookmarkEnd w:id="1354"/>
      <w:r>
        <w:t xml:space="preserve">. Mechanistic explanation for higher-order interactions.  A) The resource uptake rates of the mid and late season species </w:t>
      </w:r>
      <w:r w:rsidR="00967DE0">
        <w:t xml:space="preserve">plotted over </w:t>
      </w:r>
      <w:r>
        <w:t xml:space="preserve">the course of </w:t>
      </w:r>
      <w:r w:rsidR="00BE496F">
        <w:t xml:space="preserve">a </w:t>
      </w:r>
      <w:r>
        <w:t>growing season, with</w:t>
      </w:r>
      <w:r w:rsidR="00967DE0">
        <w:t xml:space="preserve"> (open symbols)</w:t>
      </w:r>
      <w:r>
        <w:t xml:space="preserve"> and without </w:t>
      </w:r>
      <w:r w:rsidR="00967DE0">
        <w:t xml:space="preserve">(filled symbols) </w:t>
      </w:r>
      <w:r>
        <w:t xml:space="preserve">the early species. </w:t>
      </w:r>
      <w:r w:rsidR="00C06737">
        <w:t>V</w:t>
      </w:r>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with</w:t>
      </w:r>
      <w:r w:rsidR="00967DE0">
        <w:t xml:space="preserve"> (dashed)</w:t>
      </w:r>
      <w:r w:rsidR="00DE701D">
        <w:t xml:space="preserve"> and without</w:t>
      </w:r>
      <w:r w:rsidR="00967DE0">
        <w:t xml:space="preserve"> (solid)</w:t>
      </w:r>
      <w:r w:rsidR="00DE701D">
        <w:t xml:space="preserve"> the early species. </w:t>
      </w:r>
      <w:r w:rsidR="007427A4">
        <w:t>B</w:t>
      </w:r>
      <w:r>
        <w:t xml:space="preserve">) The </w:t>
      </w:r>
      <w:r w:rsidR="00C06737">
        <w:t>time-</w:t>
      </w:r>
      <w:r>
        <w:t>average</w:t>
      </w:r>
      <w:r w:rsidR="00C06737">
        <w:t>d</w:t>
      </w:r>
      <w:r>
        <w:t xml:space="preserve"> resource uptake rates of the mid and late season species </w:t>
      </w:r>
      <w:r w:rsidR="00350B62">
        <w:t>in the absence</w:t>
      </w:r>
      <w:r w:rsidR="00967DE0">
        <w:t xml:space="preserve"> </w:t>
      </w:r>
      <w:r w:rsidR="00350B62">
        <w:t>and presence</w:t>
      </w:r>
      <w:r w:rsidR="00967DE0">
        <w:t xml:space="preserve"> </w:t>
      </w:r>
      <w:r w:rsidR="00350B62">
        <w:t xml:space="preserve">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2DDE3B2F" w:rsidR="00283D04" w:rsidRDefault="00283D04" w:rsidP="002619E8">
      <w:pPr>
        <w:pStyle w:val="Caption"/>
        <w:keepNext/>
      </w:pPr>
      <w:bookmarkStart w:id="1355"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427DC4">
        <w:rPr>
          <w:noProof/>
        </w:rPr>
        <w:t>1</w:t>
      </w:r>
      <w:r w:rsidR="008B7445">
        <w:rPr>
          <w:noProof/>
        </w:rPr>
        <w:fldChar w:fldCharType="end"/>
      </w:r>
      <w:bookmarkEnd w:id="1355"/>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0FC88AF6" w:rsidR="00D42E14" w:rsidRDefault="00D42E14" w:rsidP="00024DEB">
      <w:pPr>
        <w:pStyle w:val="Caption"/>
      </w:pPr>
      <w:bookmarkStart w:id="1356"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427DC4">
        <w:rPr>
          <w:noProof/>
        </w:rPr>
        <w:t>1</w:t>
      </w:r>
      <w:r w:rsidR="009462AD">
        <w:rPr>
          <w:noProof/>
        </w:rPr>
        <w:fldChar w:fldCharType="end"/>
      </w:r>
      <w:bookmarkEnd w:id="1356"/>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proofErr w:type="spellStart"/>
      <w:r>
        <w:t>Beverton</w:t>
      </w:r>
      <w:proofErr w:type="spellEnd"/>
      <w:r>
        <w:t>-Holt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049C3E6E" w:rsidR="00D42E14" w:rsidRPr="00D42E14" w:rsidRDefault="00D42E14" w:rsidP="006B2FC8">
      <w:pPr>
        <w:pStyle w:val="Caption"/>
        <w:rPr>
          <w:rFonts w:eastAsia="Noto Sans CJK SC Regular" w:cs="FreeSans"/>
          <w:szCs w:val="28"/>
        </w:rPr>
      </w:pPr>
      <w:bookmarkStart w:id="1357"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427DC4">
        <w:rPr>
          <w:noProof/>
        </w:rPr>
        <w:t>2</w:t>
      </w:r>
      <w:r w:rsidR="009462AD">
        <w:rPr>
          <w:noProof/>
        </w:rPr>
        <w:fldChar w:fldCharType="end"/>
      </w:r>
      <w:bookmarkEnd w:id="1357"/>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00906145"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427DC4">
        <w:t xml:space="preserve">Figure </w:t>
      </w:r>
      <w:r w:rsidR="00427DC4">
        <w:rPr>
          <w:noProof/>
        </w:rPr>
        <w:t>2</w:t>
      </w:r>
      <w:r>
        <w:fldChar w:fldCharType="end"/>
      </w:r>
      <w:r>
        <w:t xml:space="preserve"> b).  In this first scenario there is </w:t>
      </w:r>
      <w:r w:rsidR="0025446F">
        <w:t xml:space="preserve">very little </w:t>
      </w:r>
      <w:r>
        <w:t>difference between species in their resource uptake curve</w:t>
      </w:r>
      <w:r w:rsidR="001643DC">
        <w:t>s</w:t>
      </w:r>
      <w:r w:rsidR="005D7F23">
        <w:t xml:space="preserve"> (see top of Figure A1)</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347AFCA0"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427DC4">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2582519F"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427DC4">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0F436E">
        <w:t>magnitude of higher order interactions</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20"/>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y Kleinhesselink" w:date="2019-04-30T15:07:00Z" w:initials="AK">
    <w:p w14:paraId="681C85D8" w14:textId="5A593FE6" w:rsidR="00AB43BF" w:rsidRDefault="00AB43BF">
      <w:pPr>
        <w:pStyle w:val="CommentText"/>
      </w:pPr>
      <w:r>
        <w:rPr>
          <w:rStyle w:val="CommentReference"/>
        </w:rPr>
        <w:annotationRef/>
      </w:r>
      <w:r>
        <w:rPr>
          <w:noProof/>
        </w:rPr>
        <w:t xml:space="preserve">coexistence? </w:t>
      </w:r>
    </w:p>
  </w:comment>
  <w:comment w:id="2" w:author="Andy Kleinhesselink" w:date="2019-04-30T15:08:00Z" w:initials="AK">
    <w:p w14:paraId="2253ADD5" w14:textId="1FC3B925" w:rsidR="00AB43BF" w:rsidRDefault="00AB43BF">
      <w:pPr>
        <w:pStyle w:val="CommentText"/>
      </w:pPr>
      <w:r>
        <w:rPr>
          <w:rStyle w:val="CommentReference"/>
        </w:rPr>
        <w:annotationRef/>
      </w:r>
      <w:r>
        <w:t xml:space="preserve">Need to re-write to </w:t>
      </w:r>
      <w:proofErr w:type="spellStart"/>
      <w:r>
        <w:t>de-emphasise</w:t>
      </w:r>
      <w:proofErr w:type="spellEnd"/>
      <w:r>
        <w:t xml:space="preserve"> our mechanistic “story” about what causes the effects.  </w:t>
      </w:r>
    </w:p>
  </w:comment>
  <w:comment w:id="20" w:author="Jonathan Levine" w:date="2019-05-17T15:28:00Z" w:initials="JML">
    <w:p w14:paraId="505F260C" w14:textId="5013193F" w:rsidR="00AB43BF" w:rsidRDefault="00AB43BF">
      <w:pPr>
        <w:pStyle w:val="CommentText"/>
      </w:pPr>
      <w:r>
        <w:rPr>
          <w:rStyle w:val="CommentReference"/>
        </w:rPr>
        <w:annotationRef/>
      </w:r>
      <w:r>
        <w:t>I like having the definition so up front but also worry that it is such a long section that the reader needs to know what we are doing thereafter before we get into this section.</w:t>
      </w:r>
    </w:p>
  </w:comment>
  <w:comment w:id="220" w:author="Jonathan Levine" w:date="2019-05-17T11:41:00Z" w:initials="JML">
    <w:p w14:paraId="0C71FA30" w14:textId="18ED9090" w:rsidR="00AB43BF" w:rsidRDefault="00AB43BF">
      <w:pPr>
        <w:pStyle w:val="CommentText"/>
      </w:pPr>
      <w:r>
        <w:rPr>
          <w:rStyle w:val="CommentReference"/>
        </w:rPr>
        <w:annotationRef/>
      </w:r>
      <w:r>
        <w:t>Is this what they said?</w:t>
      </w:r>
    </w:p>
  </w:comment>
  <w:comment w:id="788" w:author="Jonathan Levine" w:date="2019-05-17T15:47:00Z" w:initials="JML">
    <w:p w14:paraId="76DC4E3C" w14:textId="5B9B4C64" w:rsidR="00AB43BF" w:rsidRDefault="00AB43BF">
      <w:pPr>
        <w:pStyle w:val="CommentText"/>
      </w:pPr>
      <w:r>
        <w:rPr>
          <w:rStyle w:val="CommentReference"/>
        </w:rPr>
        <w:annotationRef/>
      </w:r>
      <w:r>
        <w:t>And what models forms include HOIs</w:t>
      </w:r>
    </w:p>
  </w:comment>
  <w:comment w:id="818" w:author="Andy Kleinhesselink" w:date="2019-06-06T15:05:00Z" w:initials="AK">
    <w:p w14:paraId="06B6DC0C" w14:textId="246944F0" w:rsidR="00AB43BF" w:rsidRDefault="00AB43BF">
      <w:pPr>
        <w:pStyle w:val="CommentText"/>
      </w:pPr>
      <w:r>
        <w:rPr>
          <w:rStyle w:val="CommentReference"/>
        </w:rPr>
        <w:annotationRef/>
      </w:r>
      <w:proofErr w:type="gramStart"/>
      <w:r>
        <w:t>Jonathan</w:t>
      </w:r>
      <w:proofErr w:type="gramEnd"/>
      <w:r>
        <w:t xml:space="preserve"> I tried to expand on your point about phenomenological models here.  Let me know what you think.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1C85D8" w15:done="0"/>
  <w15:commentEx w15:paraId="2253ADD5" w15:done="0"/>
  <w15:commentEx w15:paraId="505F260C" w15:done="0"/>
  <w15:commentEx w15:paraId="0C71FA30" w15:done="0"/>
  <w15:commentEx w15:paraId="76DC4E3C" w15:done="0"/>
  <w15:commentEx w15:paraId="06B6DC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1C85D8" w16cid:durableId="2072E337"/>
  <w16cid:commentId w16cid:paraId="2253ADD5" w16cid:durableId="2072E389"/>
  <w16cid:commentId w16cid:paraId="505F260C" w16cid:durableId="208951AA"/>
  <w16cid:commentId w16cid:paraId="0C71FA30" w16cid:durableId="20891C51"/>
  <w16cid:commentId w16cid:paraId="76DC4E3C" w16cid:durableId="20895624"/>
  <w16cid:commentId w16cid:paraId="06B6DC0C" w16cid:durableId="20A3AA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33914" w14:textId="77777777" w:rsidR="00954A8C" w:rsidRDefault="00954A8C">
      <w:pPr>
        <w:spacing w:after="0"/>
      </w:pPr>
      <w:r>
        <w:separator/>
      </w:r>
    </w:p>
  </w:endnote>
  <w:endnote w:type="continuationSeparator" w:id="0">
    <w:p w14:paraId="2E11B7B6" w14:textId="77777777" w:rsidR="00954A8C" w:rsidRDefault="00954A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AB43BF" w:rsidRDefault="00AB43BF">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BBB02" w14:textId="77777777" w:rsidR="00954A8C" w:rsidRDefault="00954A8C">
      <w:pPr>
        <w:spacing w:after="0"/>
      </w:pPr>
      <w:r>
        <w:separator/>
      </w:r>
    </w:p>
  </w:footnote>
  <w:footnote w:type="continuationSeparator" w:id="0">
    <w:p w14:paraId="571CBA39" w14:textId="77777777" w:rsidR="00954A8C" w:rsidRDefault="00954A8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34F1"/>
    <w:rsid w:val="00003A19"/>
    <w:rsid w:val="00004AFB"/>
    <w:rsid w:val="00004C68"/>
    <w:rsid w:val="00006510"/>
    <w:rsid w:val="00007A0F"/>
    <w:rsid w:val="00014913"/>
    <w:rsid w:val="00015F3C"/>
    <w:rsid w:val="00017E5B"/>
    <w:rsid w:val="00020DDC"/>
    <w:rsid w:val="00021DB6"/>
    <w:rsid w:val="00022209"/>
    <w:rsid w:val="00024622"/>
    <w:rsid w:val="00024DEB"/>
    <w:rsid w:val="00024E49"/>
    <w:rsid w:val="00025789"/>
    <w:rsid w:val="00026A4D"/>
    <w:rsid w:val="00030770"/>
    <w:rsid w:val="00031CB7"/>
    <w:rsid w:val="000324B7"/>
    <w:rsid w:val="0003256E"/>
    <w:rsid w:val="00033A04"/>
    <w:rsid w:val="00036314"/>
    <w:rsid w:val="00036F83"/>
    <w:rsid w:val="000407E9"/>
    <w:rsid w:val="000412FB"/>
    <w:rsid w:val="000423C1"/>
    <w:rsid w:val="00043157"/>
    <w:rsid w:val="00044E45"/>
    <w:rsid w:val="00045E08"/>
    <w:rsid w:val="00054720"/>
    <w:rsid w:val="00055C5B"/>
    <w:rsid w:val="00057742"/>
    <w:rsid w:val="00057A7A"/>
    <w:rsid w:val="000612C8"/>
    <w:rsid w:val="00062BEB"/>
    <w:rsid w:val="000633BD"/>
    <w:rsid w:val="000635CF"/>
    <w:rsid w:val="0006446A"/>
    <w:rsid w:val="00065F2A"/>
    <w:rsid w:val="0007109F"/>
    <w:rsid w:val="000725F8"/>
    <w:rsid w:val="00073A3E"/>
    <w:rsid w:val="00074156"/>
    <w:rsid w:val="00074C1D"/>
    <w:rsid w:val="000802AC"/>
    <w:rsid w:val="00080744"/>
    <w:rsid w:val="00080966"/>
    <w:rsid w:val="000847A1"/>
    <w:rsid w:val="00084FB3"/>
    <w:rsid w:val="00092171"/>
    <w:rsid w:val="00094883"/>
    <w:rsid w:val="00094F7A"/>
    <w:rsid w:val="00097935"/>
    <w:rsid w:val="000A00C8"/>
    <w:rsid w:val="000A0B3E"/>
    <w:rsid w:val="000A1F7F"/>
    <w:rsid w:val="000A409C"/>
    <w:rsid w:val="000A46AB"/>
    <w:rsid w:val="000A621F"/>
    <w:rsid w:val="000A6BBF"/>
    <w:rsid w:val="000B11A8"/>
    <w:rsid w:val="000B20AC"/>
    <w:rsid w:val="000B2C35"/>
    <w:rsid w:val="000B358F"/>
    <w:rsid w:val="000B35DE"/>
    <w:rsid w:val="000B3C97"/>
    <w:rsid w:val="000B6CF7"/>
    <w:rsid w:val="000B7372"/>
    <w:rsid w:val="000B74AE"/>
    <w:rsid w:val="000C13DF"/>
    <w:rsid w:val="000C1C9C"/>
    <w:rsid w:val="000C3A80"/>
    <w:rsid w:val="000C6857"/>
    <w:rsid w:val="000C6C09"/>
    <w:rsid w:val="000D1683"/>
    <w:rsid w:val="000D418D"/>
    <w:rsid w:val="000E2D60"/>
    <w:rsid w:val="000E4052"/>
    <w:rsid w:val="000E64D4"/>
    <w:rsid w:val="000E6A29"/>
    <w:rsid w:val="000E7EAC"/>
    <w:rsid w:val="000F09D9"/>
    <w:rsid w:val="000F436E"/>
    <w:rsid w:val="000F4757"/>
    <w:rsid w:val="000F73D1"/>
    <w:rsid w:val="00100D52"/>
    <w:rsid w:val="00100E32"/>
    <w:rsid w:val="00101025"/>
    <w:rsid w:val="00101A73"/>
    <w:rsid w:val="00104485"/>
    <w:rsid w:val="00104C42"/>
    <w:rsid w:val="00107C6B"/>
    <w:rsid w:val="0011036D"/>
    <w:rsid w:val="00115C56"/>
    <w:rsid w:val="001215D0"/>
    <w:rsid w:val="00122388"/>
    <w:rsid w:val="00123779"/>
    <w:rsid w:val="0012549B"/>
    <w:rsid w:val="001255D9"/>
    <w:rsid w:val="00125A2C"/>
    <w:rsid w:val="00125A8C"/>
    <w:rsid w:val="001277DE"/>
    <w:rsid w:val="0012796D"/>
    <w:rsid w:val="001321B8"/>
    <w:rsid w:val="00132B92"/>
    <w:rsid w:val="001346A4"/>
    <w:rsid w:val="0013521D"/>
    <w:rsid w:val="001356B1"/>
    <w:rsid w:val="00136E54"/>
    <w:rsid w:val="00140180"/>
    <w:rsid w:val="00141AE0"/>
    <w:rsid w:val="00142FC0"/>
    <w:rsid w:val="00145620"/>
    <w:rsid w:val="00145C41"/>
    <w:rsid w:val="001461C8"/>
    <w:rsid w:val="00147BF8"/>
    <w:rsid w:val="00150BAB"/>
    <w:rsid w:val="001511DB"/>
    <w:rsid w:val="001525D6"/>
    <w:rsid w:val="00154223"/>
    <w:rsid w:val="00154937"/>
    <w:rsid w:val="00154BF0"/>
    <w:rsid w:val="00155BFB"/>
    <w:rsid w:val="001562BC"/>
    <w:rsid w:val="001572D7"/>
    <w:rsid w:val="00162291"/>
    <w:rsid w:val="00163557"/>
    <w:rsid w:val="001643DC"/>
    <w:rsid w:val="00165B91"/>
    <w:rsid w:val="00165CD7"/>
    <w:rsid w:val="00166EE9"/>
    <w:rsid w:val="00167504"/>
    <w:rsid w:val="00170635"/>
    <w:rsid w:val="00170DA9"/>
    <w:rsid w:val="00171A6B"/>
    <w:rsid w:val="00171AAC"/>
    <w:rsid w:val="00171E83"/>
    <w:rsid w:val="001724B0"/>
    <w:rsid w:val="00172674"/>
    <w:rsid w:val="001756BB"/>
    <w:rsid w:val="00175B82"/>
    <w:rsid w:val="0017612D"/>
    <w:rsid w:val="00177105"/>
    <w:rsid w:val="00181318"/>
    <w:rsid w:val="001813E9"/>
    <w:rsid w:val="00183126"/>
    <w:rsid w:val="00184FA3"/>
    <w:rsid w:val="00185210"/>
    <w:rsid w:val="00185409"/>
    <w:rsid w:val="001858A4"/>
    <w:rsid w:val="00186428"/>
    <w:rsid w:val="00192A3D"/>
    <w:rsid w:val="00193660"/>
    <w:rsid w:val="00194369"/>
    <w:rsid w:val="00195151"/>
    <w:rsid w:val="00197041"/>
    <w:rsid w:val="001A1AFB"/>
    <w:rsid w:val="001A3B2C"/>
    <w:rsid w:val="001A66F7"/>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D3AB9"/>
    <w:rsid w:val="001D41DC"/>
    <w:rsid w:val="001E1A88"/>
    <w:rsid w:val="001E5AC6"/>
    <w:rsid w:val="001E65C5"/>
    <w:rsid w:val="001E683B"/>
    <w:rsid w:val="001E75E1"/>
    <w:rsid w:val="001E7750"/>
    <w:rsid w:val="001E7CE9"/>
    <w:rsid w:val="001E7E3D"/>
    <w:rsid w:val="001F2EFA"/>
    <w:rsid w:val="001F342D"/>
    <w:rsid w:val="001F3D0E"/>
    <w:rsid w:val="001F66FC"/>
    <w:rsid w:val="001F7933"/>
    <w:rsid w:val="002008BF"/>
    <w:rsid w:val="00201805"/>
    <w:rsid w:val="00203F4A"/>
    <w:rsid w:val="0020556F"/>
    <w:rsid w:val="002068F8"/>
    <w:rsid w:val="00206EC9"/>
    <w:rsid w:val="002070A9"/>
    <w:rsid w:val="002123C1"/>
    <w:rsid w:val="0021457E"/>
    <w:rsid w:val="00221456"/>
    <w:rsid w:val="00222153"/>
    <w:rsid w:val="00222A68"/>
    <w:rsid w:val="00223D28"/>
    <w:rsid w:val="0022450C"/>
    <w:rsid w:val="00225047"/>
    <w:rsid w:val="00227E4C"/>
    <w:rsid w:val="0023375E"/>
    <w:rsid w:val="00235288"/>
    <w:rsid w:val="00235A1D"/>
    <w:rsid w:val="00236F8E"/>
    <w:rsid w:val="00237247"/>
    <w:rsid w:val="00237B1A"/>
    <w:rsid w:val="00240FC7"/>
    <w:rsid w:val="00242093"/>
    <w:rsid w:val="002422AD"/>
    <w:rsid w:val="0024253F"/>
    <w:rsid w:val="00250DE2"/>
    <w:rsid w:val="00252518"/>
    <w:rsid w:val="0025446F"/>
    <w:rsid w:val="00255991"/>
    <w:rsid w:val="00255AF2"/>
    <w:rsid w:val="00256167"/>
    <w:rsid w:val="0025633A"/>
    <w:rsid w:val="0026092E"/>
    <w:rsid w:val="002619E8"/>
    <w:rsid w:val="00264E89"/>
    <w:rsid w:val="00273564"/>
    <w:rsid w:val="00281FB3"/>
    <w:rsid w:val="00282DA7"/>
    <w:rsid w:val="00282E26"/>
    <w:rsid w:val="00283064"/>
    <w:rsid w:val="00283422"/>
    <w:rsid w:val="00283D04"/>
    <w:rsid w:val="00284378"/>
    <w:rsid w:val="00286192"/>
    <w:rsid w:val="00286339"/>
    <w:rsid w:val="00286557"/>
    <w:rsid w:val="002865CB"/>
    <w:rsid w:val="00286FFE"/>
    <w:rsid w:val="002916DB"/>
    <w:rsid w:val="00291AB6"/>
    <w:rsid w:val="002931CC"/>
    <w:rsid w:val="002936E0"/>
    <w:rsid w:val="0029570D"/>
    <w:rsid w:val="002961A2"/>
    <w:rsid w:val="002A1B58"/>
    <w:rsid w:val="002A32D2"/>
    <w:rsid w:val="002A427A"/>
    <w:rsid w:val="002A42D8"/>
    <w:rsid w:val="002A58BE"/>
    <w:rsid w:val="002A7ABC"/>
    <w:rsid w:val="002B0D88"/>
    <w:rsid w:val="002B1DE1"/>
    <w:rsid w:val="002B617C"/>
    <w:rsid w:val="002B6912"/>
    <w:rsid w:val="002B7072"/>
    <w:rsid w:val="002C11CA"/>
    <w:rsid w:val="002C1318"/>
    <w:rsid w:val="002C1DF5"/>
    <w:rsid w:val="002C2C9C"/>
    <w:rsid w:val="002C5F28"/>
    <w:rsid w:val="002C7770"/>
    <w:rsid w:val="002D1422"/>
    <w:rsid w:val="002D29FF"/>
    <w:rsid w:val="002D2DE3"/>
    <w:rsid w:val="002D4A44"/>
    <w:rsid w:val="002D52ED"/>
    <w:rsid w:val="002D7549"/>
    <w:rsid w:val="002E165A"/>
    <w:rsid w:val="002E1A3F"/>
    <w:rsid w:val="002E2128"/>
    <w:rsid w:val="002E2E0F"/>
    <w:rsid w:val="002E3A23"/>
    <w:rsid w:val="002E55C4"/>
    <w:rsid w:val="002E79D2"/>
    <w:rsid w:val="002F0710"/>
    <w:rsid w:val="002F1415"/>
    <w:rsid w:val="002F170D"/>
    <w:rsid w:val="002F1A4B"/>
    <w:rsid w:val="002F1C5D"/>
    <w:rsid w:val="002F3CD7"/>
    <w:rsid w:val="002F4D0E"/>
    <w:rsid w:val="002F648D"/>
    <w:rsid w:val="002F6B01"/>
    <w:rsid w:val="002F762A"/>
    <w:rsid w:val="0030095D"/>
    <w:rsid w:val="003017BD"/>
    <w:rsid w:val="00302AFC"/>
    <w:rsid w:val="0030478D"/>
    <w:rsid w:val="003061EC"/>
    <w:rsid w:val="0031067C"/>
    <w:rsid w:val="00311108"/>
    <w:rsid w:val="003114BE"/>
    <w:rsid w:val="00317989"/>
    <w:rsid w:val="00320803"/>
    <w:rsid w:val="00320E1C"/>
    <w:rsid w:val="00322924"/>
    <w:rsid w:val="0032457D"/>
    <w:rsid w:val="0032539D"/>
    <w:rsid w:val="00327309"/>
    <w:rsid w:val="0032749A"/>
    <w:rsid w:val="00335CBC"/>
    <w:rsid w:val="0033719B"/>
    <w:rsid w:val="00341B79"/>
    <w:rsid w:val="003431F6"/>
    <w:rsid w:val="00345F27"/>
    <w:rsid w:val="00350B62"/>
    <w:rsid w:val="00352A94"/>
    <w:rsid w:val="0035430F"/>
    <w:rsid w:val="00356459"/>
    <w:rsid w:val="003566DC"/>
    <w:rsid w:val="00356FAF"/>
    <w:rsid w:val="003576FC"/>
    <w:rsid w:val="00357DD5"/>
    <w:rsid w:val="00357FDC"/>
    <w:rsid w:val="00362941"/>
    <w:rsid w:val="003666F9"/>
    <w:rsid w:val="00366918"/>
    <w:rsid w:val="00366E5F"/>
    <w:rsid w:val="00373175"/>
    <w:rsid w:val="00373187"/>
    <w:rsid w:val="003768E1"/>
    <w:rsid w:val="00377F99"/>
    <w:rsid w:val="0038105E"/>
    <w:rsid w:val="0038260F"/>
    <w:rsid w:val="00382D0E"/>
    <w:rsid w:val="003840B0"/>
    <w:rsid w:val="00384764"/>
    <w:rsid w:val="00386CB5"/>
    <w:rsid w:val="00386DC9"/>
    <w:rsid w:val="00390672"/>
    <w:rsid w:val="003913CF"/>
    <w:rsid w:val="003913E9"/>
    <w:rsid w:val="00392577"/>
    <w:rsid w:val="00392607"/>
    <w:rsid w:val="00392BBB"/>
    <w:rsid w:val="0039344F"/>
    <w:rsid w:val="00396562"/>
    <w:rsid w:val="0039661F"/>
    <w:rsid w:val="00396DBF"/>
    <w:rsid w:val="003A222A"/>
    <w:rsid w:val="003A3A29"/>
    <w:rsid w:val="003A5A60"/>
    <w:rsid w:val="003A78DE"/>
    <w:rsid w:val="003A7C5E"/>
    <w:rsid w:val="003B0303"/>
    <w:rsid w:val="003B126A"/>
    <w:rsid w:val="003B1848"/>
    <w:rsid w:val="003B229D"/>
    <w:rsid w:val="003B23BC"/>
    <w:rsid w:val="003B27CA"/>
    <w:rsid w:val="003B2D39"/>
    <w:rsid w:val="003B4FB4"/>
    <w:rsid w:val="003C16DF"/>
    <w:rsid w:val="003C1A0B"/>
    <w:rsid w:val="003C223F"/>
    <w:rsid w:val="003C2A63"/>
    <w:rsid w:val="003C2F6C"/>
    <w:rsid w:val="003C4452"/>
    <w:rsid w:val="003C462E"/>
    <w:rsid w:val="003C4E20"/>
    <w:rsid w:val="003C6D81"/>
    <w:rsid w:val="003C709A"/>
    <w:rsid w:val="003D032F"/>
    <w:rsid w:val="003D12E0"/>
    <w:rsid w:val="003D1B36"/>
    <w:rsid w:val="003D6101"/>
    <w:rsid w:val="003D6332"/>
    <w:rsid w:val="003D6553"/>
    <w:rsid w:val="003E382F"/>
    <w:rsid w:val="003E6BC1"/>
    <w:rsid w:val="003E6E06"/>
    <w:rsid w:val="003E7098"/>
    <w:rsid w:val="003F035E"/>
    <w:rsid w:val="003F17F3"/>
    <w:rsid w:val="003F3423"/>
    <w:rsid w:val="003F3B8C"/>
    <w:rsid w:val="003F3BC4"/>
    <w:rsid w:val="003F42A6"/>
    <w:rsid w:val="003F4CA5"/>
    <w:rsid w:val="003F5F9D"/>
    <w:rsid w:val="003F5F9F"/>
    <w:rsid w:val="003F7251"/>
    <w:rsid w:val="003F7DD7"/>
    <w:rsid w:val="00400658"/>
    <w:rsid w:val="004007F8"/>
    <w:rsid w:val="004009F0"/>
    <w:rsid w:val="0040246A"/>
    <w:rsid w:val="004047B8"/>
    <w:rsid w:val="0040751C"/>
    <w:rsid w:val="00416AA2"/>
    <w:rsid w:val="00416AC9"/>
    <w:rsid w:val="00420669"/>
    <w:rsid w:val="004223F2"/>
    <w:rsid w:val="00422E62"/>
    <w:rsid w:val="004241BA"/>
    <w:rsid w:val="00424597"/>
    <w:rsid w:val="0042484C"/>
    <w:rsid w:val="00427DC4"/>
    <w:rsid w:val="0043064D"/>
    <w:rsid w:val="00432C3E"/>
    <w:rsid w:val="004335CB"/>
    <w:rsid w:val="004346A6"/>
    <w:rsid w:val="00434E85"/>
    <w:rsid w:val="004407B3"/>
    <w:rsid w:val="0044174E"/>
    <w:rsid w:val="004420AA"/>
    <w:rsid w:val="004420E2"/>
    <w:rsid w:val="00443153"/>
    <w:rsid w:val="0044559B"/>
    <w:rsid w:val="004477C0"/>
    <w:rsid w:val="00450C52"/>
    <w:rsid w:val="00451F78"/>
    <w:rsid w:val="0045307B"/>
    <w:rsid w:val="004558C1"/>
    <w:rsid w:val="00455957"/>
    <w:rsid w:val="00457823"/>
    <w:rsid w:val="004623F9"/>
    <w:rsid w:val="00463A63"/>
    <w:rsid w:val="004643A4"/>
    <w:rsid w:val="0046702B"/>
    <w:rsid w:val="00467660"/>
    <w:rsid w:val="00467E5C"/>
    <w:rsid w:val="00472E69"/>
    <w:rsid w:val="0047332A"/>
    <w:rsid w:val="004753D0"/>
    <w:rsid w:val="00480AFB"/>
    <w:rsid w:val="00481470"/>
    <w:rsid w:val="00482F75"/>
    <w:rsid w:val="00482FE2"/>
    <w:rsid w:val="004872F2"/>
    <w:rsid w:val="00491490"/>
    <w:rsid w:val="00494698"/>
    <w:rsid w:val="00497EBD"/>
    <w:rsid w:val="004A666C"/>
    <w:rsid w:val="004A7CD3"/>
    <w:rsid w:val="004B030A"/>
    <w:rsid w:val="004B2868"/>
    <w:rsid w:val="004B29D8"/>
    <w:rsid w:val="004B2F46"/>
    <w:rsid w:val="004B70FE"/>
    <w:rsid w:val="004B7D03"/>
    <w:rsid w:val="004B7E48"/>
    <w:rsid w:val="004C15D1"/>
    <w:rsid w:val="004C1933"/>
    <w:rsid w:val="004C44FD"/>
    <w:rsid w:val="004C4E00"/>
    <w:rsid w:val="004C6A66"/>
    <w:rsid w:val="004C7A45"/>
    <w:rsid w:val="004D0A07"/>
    <w:rsid w:val="004D0C4B"/>
    <w:rsid w:val="004D211D"/>
    <w:rsid w:val="004D2A5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4F77EB"/>
    <w:rsid w:val="00500E60"/>
    <w:rsid w:val="0050150B"/>
    <w:rsid w:val="00502128"/>
    <w:rsid w:val="005027F6"/>
    <w:rsid w:val="00503D72"/>
    <w:rsid w:val="005052D7"/>
    <w:rsid w:val="00505C15"/>
    <w:rsid w:val="00506580"/>
    <w:rsid w:val="0051421D"/>
    <w:rsid w:val="005142CC"/>
    <w:rsid w:val="00514E6E"/>
    <w:rsid w:val="00515BFE"/>
    <w:rsid w:val="00515D8D"/>
    <w:rsid w:val="00516EBB"/>
    <w:rsid w:val="005172E2"/>
    <w:rsid w:val="005209EA"/>
    <w:rsid w:val="0052115B"/>
    <w:rsid w:val="005222BA"/>
    <w:rsid w:val="00523384"/>
    <w:rsid w:val="0052449B"/>
    <w:rsid w:val="00524B65"/>
    <w:rsid w:val="00525B6E"/>
    <w:rsid w:val="00525C05"/>
    <w:rsid w:val="00526E34"/>
    <w:rsid w:val="00527F85"/>
    <w:rsid w:val="005304A0"/>
    <w:rsid w:val="005305EF"/>
    <w:rsid w:val="005329FC"/>
    <w:rsid w:val="00532AC5"/>
    <w:rsid w:val="00533C9D"/>
    <w:rsid w:val="00534E1B"/>
    <w:rsid w:val="005372DC"/>
    <w:rsid w:val="00537A61"/>
    <w:rsid w:val="00540098"/>
    <w:rsid w:val="0054039D"/>
    <w:rsid w:val="00540AF2"/>
    <w:rsid w:val="00540DA5"/>
    <w:rsid w:val="00541FCE"/>
    <w:rsid w:val="00542765"/>
    <w:rsid w:val="00550352"/>
    <w:rsid w:val="005505BB"/>
    <w:rsid w:val="00550788"/>
    <w:rsid w:val="005525F3"/>
    <w:rsid w:val="00553202"/>
    <w:rsid w:val="0055416F"/>
    <w:rsid w:val="0055486E"/>
    <w:rsid w:val="00555918"/>
    <w:rsid w:val="005561EF"/>
    <w:rsid w:val="005566C0"/>
    <w:rsid w:val="00563CD4"/>
    <w:rsid w:val="00563FF5"/>
    <w:rsid w:val="00564485"/>
    <w:rsid w:val="00564AC0"/>
    <w:rsid w:val="0056606B"/>
    <w:rsid w:val="005667C2"/>
    <w:rsid w:val="00571A8C"/>
    <w:rsid w:val="005742A0"/>
    <w:rsid w:val="00581182"/>
    <w:rsid w:val="00582F89"/>
    <w:rsid w:val="00583522"/>
    <w:rsid w:val="00586936"/>
    <w:rsid w:val="005871E0"/>
    <w:rsid w:val="00587DB2"/>
    <w:rsid w:val="00593B78"/>
    <w:rsid w:val="00595679"/>
    <w:rsid w:val="00595B06"/>
    <w:rsid w:val="00595CA6"/>
    <w:rsid w:val="005967FA"/>
    <w:rsid w:val="00596808"/>
    <w:rsid w:val="005A2951"/>
    <w:rsid w:val="005A3275"/>
    <w:rsid w:val="005A3C4E"/>
    <w:rsid w:val="005A5626"/>
    <w:rsid w:val="005B1483"/>
    <w:rsid w:val="005B1C30"/>
    <w:rsid w:val="005B1E48"/>
    <w:rsid w:val="005B226B"/>
    <w:rsid w:val="005B5848"/>
    <w:rsid w:val="005B77EB"/>
    <w:rsid w:val="005C105D"/>
    <w:rsid w:val="005C1314"/>
    <w:rsid w:val="005C217E"/>
    <w:rsid w:val="005C60B9"/>
    <w:rsid w:val="005C7DF9"/>
    <w:rsid w:val="005D1919"/>
    <w:rsid w:val="005D4AF7"/>
    <w:rsid w:val="005D4B8B"/>
    <w:rsid w:val="005D6D8C"/>
    <w:rsid w:val="005D7F23"/>
    <w:rsid w:val="005E21C2"/>
    <w:rsid w:val="005E254B"/>
    <w:rsid w:val="005E2A79"/>
    <w:rsid w:val="005E388B"/>
    <w:rsid w:val="005E4B9D"/>
    <w:rsid w:val="005E7D95"/>
    <w:rsid w:val="005F2560"/>
    <w:rsid w:val="005F2766"/>
    <w:rsid w:val="005F5537"/>
    <w:rsid w:val="005F57F2"/>
    <w:rsid w:val="005F6E49"/>
    <w:rsid w:val="00600A7D"/>
    <w:rsid w:val="0060208F"/>
    <w:rsid w:val="006022B6"/>
    <w:rsid w:val="00604371"/>
    <w:rsid w:val="00604E05"/>
    <w:rsid w:val="00605492"/>
    <w:rsid w:val="0061034E"/>
    <w:rsid w:val="006103C8"/>
    <w:rsid w:val="006106FF"/>
    <w:rsid w:val="006108D0"/>
    <w:rsid w:val="006131C7"/>
    <w:rsid w:val="006133AE"/>
    <w:rsid w:val="00613786"/>
    <w:rsid w:val="00613E37"/>
    <w:rsid w:val="006142EE"/>
    <w:rsid w:val="00616BAF"/>
    <w:rsid w:val="00617141"/>
    <w:rsid w:val="00620A7E"/>
    <w:rsid w:val="00620DAA"/>
    <w:rsid w:val="0062107B"/>
    <w:rsid w:val="00621C62"/>
    <w:rsid w:val="006245D6"/>
    <w:rsid w:val="006249DF"/>
    <w:rsid w:val="00625925"/>
    <w:rsid w:val="006325D5"/>
    <w:rsid w:val="00632744"/>
    <w:rsid w:val="00632CC8"/>
    <w:rsid w:val="00632DC9"/>
    <w:rsid w:val="0063372E"/>
    <w:rsid w:val="00633D92"/>
    <w:rsid w:val="00634FB1"/>
    <w:rsid w:val="00635361"/>
    <w:rsid w:val="00635CBA"/>
    <w:rsid w:val="0063756B"/>
    <w:rsid w:val="0063785D"/>
    <w:rsid w:val="00640706"/>
    <w:rsid w:val="00641C2F"/>
    <w:rsid w:val="00642B7F"/>
    <w:rsid w:val="00642C85"/>
    <w:rsid w:val="00643FA1"/>
    <w:rsid w:val="00645793"/>
    <w:rsid w:val="00646496"/>
    <w:rsid w:val="006515F9"/>
    <w:rsid w:val="006564A4"/>
    <w:rsid w:val="006568A5"/>
    <w:rsid w:val="006602A8"/>
    <w:rsid w:val="00661B89"/>
    <w:rsid w:val="00661CB0"/>
    <w:rsid w:val="00661E05"/>
    <w:rsid w:val="006627FD"/>
    <w:rsid w:val="0066362B"/>
    <w:rsid w:val="00665670"/>
    <w:rsid w:val="00670695"/>
    <w:rsid w:val="00674D02"/>
    <w:rsid w:val="006776EE"/>
    <w:rsid w:val="006776FA"/>
    <w:rsid w:val="00680407"/>
    <w:rsid w:val="006814C9"/>
    <w:rsid w:val="006827ED"/>
    <w:rsid w:val="00684CEE"/>
    <w:rsid w:val="006852EC"/>
    <w:rsid w:val="00694199"/>
    <w:rsid w:val="0069477D"/>
    <w:rsid w:val="00695B8C"/>
    <w:rsid w:val="00696E1C"/>
    <w:rsid w:val="006A001D"/>
    <w:rsid w:val="006A0465"/>
    <w:rsid w:val="006A0D7B"/>
    <w:rsid w:val="006A0FD1"/>
    <w:rsid w:val="006A1A7F"/>
    <w:rsid w:val="006A1B59"/>
    <w:rsid w:val="006A2EBB"/>
    <w:rsid w:val="006A5B49"/>
    <w:rsid w:val="006B1AE6"/>
    <w:rsid w:val="006B2044"/>
    <w:rsid w:val="006B205F"/>
    <w:rsid w:val="006B266A"/>
    <w:rsid w:val="006B2FC8"/>
    <w:rsid w:val="006B4336"/>
    <w:rsid w:val="006B73DB"/>
    <w:rsid w:val="006B7C91"/>
    <w:rsid w:val="006C13E2"/>
    <w:rsid w:val="006C3333"/>
    <w:rsid w:val="006C39D4"/>
    <w:rsid w:val="006C7243"/>
    <w:rsid w:val="006D02EA"/>
    <w:rsid w:val="006D49B9"/>
    <w:rsid w:val="006D5FDA"/>
    <w:rsid w:val="006D7279"/>
    <w:rsid w:val="006E0AFD"/>
    <w:rsid w:val="006E2F3C"/>
    <w:rsid w:val="006E30B0"/>
    <w:rsid w:val="006E36D5"/>
    <w:rsid w:val="006E3B83"/>
    <w:rsid w:val="006E3BA5"/>
    <w:rsid w:val="006E4237"/>
    <w:rsid w:val="006E4B1F"/>
    <w:rsid w:val="006E60AC"/>
    <w:rsid w:val="006E7A89"/>
    <w:rsid w:val="006F04A5"/>
    <w:rsid w:val="006F32EC"/>
    <w:rsid w:val="006F5B8B"/>
    <w:rsid w:val="006F61D0"/>
    <w:rsid w:val="006F7BC5"/>
    <w:rsid w:val="007011F1"/>
    <w:rsid w:val="0070122A"/>
    <w:rsid w:val="00703611"/>
    <w:rsid w:val="007039BD"/>
    <w:rsid w:val="00707A12"/>
    <w:rsid w:val="00710116"/>
    <w:rsid w:val="00711D2F"/>
    <w:rsid w:val="00713FA4"/>
    <w:rsid w:val="00723001"/>
    <w:rsid w:val="0072311D"/>
    <w:rsid w:val="00725439"/>
    <w:rsid w:val="007254DA"/>
    <w:rsid w:val="00725DFA"/>
    <w:rsid w:val="00726A15"/>
    <w:rsid w:val="00731158"/>
    <w:rsid w:val="00733756"/>
    <w:rsid w:val="007342AB"/>
    <w:rsid w:val="00734B7F"/>
    <w:rsid w:val="00735A48"/>
    <w:rsid w:val="00735D12"/>
    <w:rsid w:val="0073612C"/>
    <w:rsid w:val="007366E5"/>
    <w:rsid w:val="00737633"/>
    <w:rsid w:val="00737CDF"/>
    <w:rsid w:val="007404D5"/>
    <w:rsid w:val="007427A4"/>
    <w:rsid w:val="0074363F"/>
    <w:rsid w:val="00744ABB"/>
    <w:rsid w:val="00745446"/>
    <w:rsid w:val="00746378"/>
    <w:rsid w:val="0075287A"/>
    <w:rsid w:val="007529E8"/>
    <w:rsid w:val="007543E5"/>
    <w:rsid w:val="007557F2"/>
    <w:rsid w:val="0075755E"/>
    <w:rsid w:val="00760127"/>
    <w:rsid w:val="0076057D"/>
    <w:rsid w:val="007613CD"/>
    <w:rsid w:val="00762A08"/>
    <w:rsid w:val="00762A58"/>
    <w:rsid w:val="00762F8F"/>
    <w:rsid w:val="00763F99"/>
    <w:rsid w:val="007651E8"/>
    <w:rsid w:val="007670DB"/>
    <w:rsid w:val="007722B8"/>
    <w:rsid w:val="00775E0E"/>
    <w:rsid w:val="00777505"/>
    <w:rsid w:val="00781391"/>
    <w:rsid w:val="00782BCD"/>
    <w:rsid w:val="007848CB"/>
    <w:rsid w:val="0078682F"/>
    <w:rsid w:val="00786CE8"/>
    <w:rsid w:val="00786DC7"/>
    <w:rsid w:val="007874D7"/>
    <w:rsid w:val="007919A3"/>
    <w:rsid w:val="00793336"/>
    <w:rsid w:val="00794189"/>
    <w:rsid w:val="0079467C"/>
    <w:rsid w:val="0079504F"/>
    <w:rsid w:val="00796F19"/>
    <w:rsid w:val="00797669"/>
    <w:rsid w:val="007A0F51"/>
    <w:rsid w:val="007A16C0"/>
    <w:rsid w:val="007A229F"/>
    <w:rsid w:val="007A2BB7"/>
    <w:rsid w:val="007A3AB9"/>
    <w:rsid w:val="007A4D6F"/>
    <w:rsid w:val="007A5076"/>
    <w:rsid w:val="007A53E0"/>
    <w:rsid w:val="007A5644"/>
    <w:rsid w:val="007A5FD9"/>
    <w:rsid w:val="007B06ED"/>
    <w:rsid w:val="007B137A"/>
    <w:rsid w:val="007B2B9A"/>
    <w:rsid w:val="007B3A2B"/>
    <w:rsid w:val="007B5C63"/>
    <w:rsid w:val="007C09B3"/>
    <w:rsid w:val="007C1073"/>
    <w:rsid w:val="007C13D7"/>
    <w:rsid w:val="007C14B2"/>
    <w:rsid w:val="007C1CEC"/>
    <w:rsid w:val="007C267B"/>
    <w:rsid w:val="007C5074"/>
    <w:rsid w:val="007C6ED7"/>
    <w:rsid w:val="007D0051"/>
    <w:rsid w:val="007D15EE"/>
    <w:rsid w:val="007D1796"/>
    <w:rsid w:val="007D23D7"/>
    <w:rsid w:val="007D41F0"/>
    <w:rsid w:val="007D4E37"/>
    <w:rsid w:val="007D58B1"/>
    <w:rsid w:val="007D5CD2"/>
    <w:rsid w:val="007D671F"/>
    <w:rsid w:val="007E11EC"/>
    <w:rsid w:val="007E34C1"/>
    <w:rsid w:val="007E6387"/>
    <w:rsid w:val="007F10AC"/>
    <w:rsid w:val="007F2A94"/>
    <w:rsid w:val="007F2B64"/>
    <w:rsid w:val="007F2BCE"/>
    <w:rsid w:val="007F340A"/>
    <w:rsid w:val="007F344C"/>
    <w:rsid w:val="007F5B3C"/>
    <w:rsid w:val="007F5F64"/>
    <w:rsid w:val="007F6090"/>
    <w:rsid w:val="007F6AFB"/>
    <w:rsid w:val="008017B3"/>
    <w:rsid w:val="00801FF0"/>
    <w:rsid w:val="008023DA"/>
    <w:rsid w:val="00810316"/>
    <w:rsid w:val="008111C7"/>
    <w:rsid w:val="00811537"/>
    <w:rsid w:val="00811892"/>
    <w:rsid w:val="008126A0"/>
    <w:rsid w:val="00813B7D"/>
    <w:rsid w:val="0081607A"/>
    <w:rsid w:val="008218DB"/>
    <w:rsid w:val="00821ADE"/>
    <w:rsid w:val="00821C24"/>
    <w:rsid w:val="00822135"/>
    <w:rsid w:val="008269E1"/>
    <w:rsid w:val="00830521"/>
    <w:rsid w:val="00831F1B"/>
    <w:rsid w:val="0083280F"/>
    <w:rsid w:val="008359A4"/>
    <w:rsid w:val="008365AD"/>
    <w:rsid w:val="008369E4"/>
    <w:rsid w:val="00836E48"/>
    <w:rsid w:val="00837079"/>
    <w:rsid w:val="00837BAD"/>
    <w:rsid w:val="00841145"/>
    <w:rsid w:val="008423F9"/>
    <w:rsid w:val="00843A27"/>
    <w:rsid w:val="00844A96"/>
    <w:rsid w:val="008467DC"/>
    <w:rsid w:val="00846BFF"/>
    <w:rsid w:val="00847F1E"/>
    <w:rsid w:val="008500DC"/>
    <w:rsid w:val="0085240E"/>
    <w:rsid w:val="00852C69"/>
    <w:rsid w:val="0085381B"/>
    <w:rsid w:val="00854D5C"/>
    <w:rsid w:val="00855A32"/>
    <w:rsid w:val="0086031F"/>
    <w:rsid w:val="00861762"/>
    <w:rsid w:val="008628EF"/>
    <w:rsid w:val="0086361A"/>
    <w:rsid w:val="008657C5"/>
    <w:rsid w:val="00871ECE"/>
    <w:rsid w:val="00872AC5"/>
    <w:rsid w:val="0087349C"/>
    <w:rsid w:val="00874D10"/>
    <w:rsid w:val="0087569B"/>
    <w:rsid w:val="00875FCF"/>
    <w:rsid w:val="0087700B"/>
    <w:rsid w:val="00877B92"/>
    <w:rsid w:val="008817B9"/>
    <w:rsid w:val="00881AA1"/>
    <w:rsid w:val="0088204B"/>
    <w:rsid w:val="008829A7"/>
    <w:rsid w:val="0088315A"/>
    <w:rsid w:val="0088524D"/>
    <w:rsid w:val="008910AD"/>
    <w:rsid w:val="00891C14"/>
    <w:rsid w:val="0089652F"/>
    <w:rsid w:val="00896B38"/>
    <w:rsid w:val="008A10A6"/>
    <w:rsid w:val="008A121F"/>
    <w:rsid w:val="008A128F"/>
    <w:rsid w:val="008A135E"/>
    <w:rsid w:val="008A671C"/>
    <w:rsid w:val="008A72E9"/>
    <w:rsid w:val="008B1071"/>
    <w:rsid w:val="008B18CA"/>
    <w:rsid w:val="008B1A03"/>
    <w:rsid w:val="008B2591"/>
    <w:rsid w:val="008B3053"/>
    <w:rsid w:val="008B7181"/>
    <w:rsid w:val="008B7445"/>
    <w:rsid w:val="008C1C38"/>
    <w:rsid w:val="008C24F8"/>
    <w:rsid w:val="008C27F1"/>
    <w:rsid w:val="008C2B8F"/>
    <w:rsid w:val="008C304A"/>
    <w:rsid w:val="008D0335"/>
    <w:rsid w:val="008D04AB"/>
    <w:rsid w:val="008D2BE6"/>
    <w:rsid w:val="008D4740"/>
    <w:rsid w:val="008D4991"/>
    <w:rsid w:val="008D4DE5"/>
    <w:rsid w:val="008D763A"/>
    <w:rsid w:val="008E1024"/>
    <w:rsid w:val="008E5207"/>
    <w:rsid w:val="008F10EC"/>
    <w:rsid w:val="008F7479"/>
    <w:rsid w:val="008F75DD"/>
    <w:rsid w:val="00900591"/>
    <w:rsid w:val="00902BFF"/>
    <w:rsid w:val="00903029"/>
    <w:rsid w:val="0090565B"/>
    <w:rsid w:val="0091020A"/>
    <w:rsid w:val="00910E0D"/>
    <w:rsid w:val="009112E8"/>
    <w:rsid w:val="00912917"/>
    <w:rsid w:val="009137D6"/>
    <w:rsid w:val="0091382C"/>
    <w:rsid w:val="009162AB"/>
    <w:rsid w:val="009173B3"/>
    <w:rsid w:val="00917F8B"/>
    <w:rsid w:val="009205B1"/>
    <w:rsid w:val="00920A5B"/>
    <w:rsid w:val="00923C48"/>
    <w:rsid w:val="00923E50"/>
    <w:rsid w:val="00927C9B"/>
    <w:rsid w:val="0093039B"/>
    <w:rsid w:val="00931DEF"/>
    <w:rsid w:val="00934706"/>
    <w:rsid w:val="00935C65"/>
    <w:rsid w:val="00937549"/>
    <w:rsid w:val="00937A28"/>
    <w:rsid w:val="00940EB4"/>
    <w:rsid w:val="009410B6"/>
    <w:rsid w:val="009462AD"/>
    <w:rsid w:val="00947035"/>
    <w:rsid w:val="009510D0"/>
    <w:rsid w:val="009514BB"/>
    <w:rsid w:val="00953C98"/>
    <w:rsid w:val="00954A8C"/>
    <w:rsid w:val="00954E6F"/>
    <w:rsid w:val="00960940"/>
    <w:rsid w:val="009613A1"/>
    <w:rsid w:val="009614A4"/>
    <w:rsid w:val="00965089"/>
    <w:rsid w:val="0096574B"/>
    <w:rsid w:val="00966331"/>
    <w:rsid w:val="00967DE0"/>
    <w:rsid w:val="00971067"/>
    <w:rsid w:val="00971BE1"/>
    <w:rsid w:val="00973FCF"/>
    <w:rsid w:val="00975D6D"/>
    <w:rsid w:val="009761CF"/>
    <w:rsid w:val="00980607"/>
    <w:rsid w:val="009823D3"/>
    <w:rsid w:val="00983C26"/>
    <w:rsid w:val="00985C8B"/>
    <w:rsid w:val="00986CA9"/>
    <w:rsid w:val="00987D59"/>
    <w:rsid w:val="00992219"/>
    <w:rsid w:val="00993042"/>
    <w:rsid w:val="00993CB8"/>
    <w:rsid w:val="00993F10"/>
    <w:rsid w:val="009965D1"/>
    <w:rsid w:val="00996637"/>
    <w:rsid w:val="009A0425"/>
    <w:rsid w:val="009A13BD"/>
    <w:rsid w:val="009A187B"/>
    <w:rsid w:val="009A1C14"/>
    <w:rsid w:val="009A2CBC"/>
    <w:rsid w:val="009A4C5C"/>
    <w:rsid w:val="009A73D0"/>
    <w:rsid w:val="009B4FCC"/>
    <w:rsid w:val="009B5EA1"/>
    <w:rsid w:val="009B6D1E"/>
    <w:rsid w:val="009B769C"/>
    <w:rsid w:val="009B7777"/>
    <w:rsid w:val="009B7DE8"/>
    <w:rsid w:val="009C022B"/>
    <w:rsid w:val="009C120E"/>
    <w:rsid w:val="009C1451"/>
    <w:rsid w:val="009C1F30"/>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A20"/>
    <w:rsid w:val="009E2B27"/>
    <w:rsid w:val="009E57BE"/>
    <w:rsid w:val="009E741B"/>
    <w:rsid w:val="009E7519"/>
    <w:rsid w:val="009E7914"/>
    <w:rsid w:val="009F135B"/>
    <w:rsid w:val="009F4B4A"/>
    <w:rsid w:val="009F544C"/>
    <w:rsid w:val="009F62AD"/>
    <w:rsid w:val="00A0199A"/>
    <w:rsid w:val="00A02DFA"/>
    <w:rsid w:val="00A03283"/>
    <w:rsid w:val="00A04340"/>
    <w:rsid w:val="00A05494"/>
    <w:rsid w:val="00A0621E"/>
    <w:rsid w:val="00A064D6"/>
    <w:rsid w:val="00A06B5E"/>
    <w:rsid w:val="00A079F8"/>
    <w:rsid w:val="00A13C00"/>
    <w:rsid w:val="00A1442F"/>
    <w:rsid w:val="00A159AD"/>
    <w:rsid w:val="00A17826"/>
    <w:rsid w:val="00A22074"/>
    <w:rsid w:val="00A27263"/>
    <w:rsid w:val="00A312F1"/>
    <w:rsid w:val="00A31B48"/>
    <w:rsid w:val="00A32F87"/>
    <w:rsid w:val="00A33854"/>
    <w:rsid w:val="00A33C70"/>
    <w:rsid w:val="00A3410F"/>
    <w:rsid w:val="00A41135"/>
    <w:rsid w:val="00A423E8"/>
    <w:rsid w:val="00A42D43"/>
    <w:rsid w:val="00A42F96"/>
    <w:rsid w:val="00A43229"/>
    <w:rsid w:val="00A43F37"/>
    <w:rsid w:val="00A453B7"/>
    <w:rsid w:val="00A459BB"/>
    <w:rsid w:val="00A45C04"/>
    <w:rsid w:val="00A4780A"/>
    <w:rsid w:val="00A47ED5"/>
    <w:rsid w:val="00A5132A"/>
    <w:rsid w:val="00A53231"/>
    <w:rsid w:val="00A608E5"/>
    <w:rsid w:val="00A62297"/>
    <w:rsid w:val="00A6374E"/>
    <w:rsid w:val="00A63A9D"/>
    <w:rsid w:val="00A63AE4"/>
    <w:rsid w:val="00A650E9"/>
    <w:rsid w:val="00A664B3"/>
    <w:rsid w:val="00A66607"/>
    <w:rsid w:val="00A666CB"/>
    <w:rsid w:val="00A66DFB"/>
    <w:rsid w:val="00A74AB9"/>
    <w:rsid w:val="00A74D2D"/>
    <w:rsid w:val="00A7676A"/>
    <w:rsid w:val="00A76F5F"/>
    <w:rsid w:val="00A77306"/>
    <w:rsid w:val="00A77CF8"/>
    <w:rsid w:val="00A80235"/>
    <w:rsid w:val="00A8294F"/>
    <w:rsid w:val="00A83F6C"/>
    <w:rsid w:val="00A84D2F"/>
    <w:rsid w:val="00A8558C"/>
    <w:rsid w:val="00A8591F"/>
    <w:rsid w:val="00A8774E"/>
    <w:rsid w:val="00A901E6"/>
    <w:rsid w:val="00A90D09"/>
    <w:rsid w:val="00A91CBB"/>
    <w:rsid w:val="00A95A5A"/>
    <w:rsid w:val="00A96836"/>
    <w:rsid w:val="00AA06FA"/>
    <w:rsid w:val="00AA1284"/>
    <w:rsid w:val="00AA2D5F"/>
    <w:rsid w:val="00AA4B2D"/>
    <w:rsid w:val="00AA4CCD"/>
    <w:rsid w:val="00AB155F"/>
    <w:rsid w:val="00AB38BB"/>
    <w:rsid w:val="00AB43BF"/>
    <w:rsid w:val="00AB49EB"/>
    <w:rsid w:val="00AB55F9"/>
    <w:rsid w:val="00AC09E9"/>
    <w:rsid w:val="00AC1798"/>
    <w:rsid w:val="00AC1D66"/>
    <w:rsid w:val="00AC4416"/>
    <w:rsid w:val="00AC5CF7"/>
    <w:rsid w:val="00AC6844"/>
    <w:rsid w:val="00AC7B19"/>
    <w:rsid w:val="00AC7C1E"/>
    <w:rsid w:val="00AD1314"/>
    <w:rsid w:val="00AD1F9E"/>
    <w:rsid w:val="00AD2064"/>
    <w:rsid w:val="00AD476F"/>
    <w:rsid w:val="00AE160A"/>
    <w:rsid w:val="00AE1B29"/>
    <w:rsid w:val="00AE1DE1"/>
    <w:rsid w:val="00AE2E61"/>
    <w:rsid w:val="00AE33E3"/>
    <w:rsid w:val="00AE54AF"/>
    <w:rsid w:val="00AE5DD5"/>
    <w:rsid w:val="00AE7000"/>
    <w:rsid w:val="00AE7712"/>
    <w:rsid w:val="00AE7910"/>
    <w:rsid w:val="00AF01A0"/>
    <w:rsid w:val="00AF0C3A"/>
    <w:rsid w:val="00AF2CFB"/>
    <w:rsid w:val="00AF2F13"/>
    <w:rsid w:val="00AF4FB3"/>
    <w:rsid w:val="00AF553E"/>
    <w:rsid w:val="00AF755B"/>
    <w:rsid w:val="00B00A38"/>
    <w:rsid w:val="00B01A38"/>
    <w:rsid w:val="00B042AE"/>
    <w:rsid w:val="00B04BD4"/>
    <w:rsid w:val="00B065CB"/>
    <w:rsid w:val="00B13F40"/>
    <w:rsid w:val="00B146B0"/>
    <w:rsid w:val="00B155E4"/>
    <w:rsid w:val="00B16C99"/>
    <w:rsid w:val="00B1739D"/>
    <w:rsid w:val="00B21FCF"/>
    <w:rsid w:val="00B2409A"/>
    <w:rsid w:val="00B24D7A"/>
    <w:rsid w:val="00B2514F"/>
    <w:rsid w:val="00B251E4"/>
    <w:rsid w:val="00B3111A"/>
    <w:rsid w:val="00B32B34"/>
    <w:rsid w:val="00B353DB"/>
    <w:rsid w:val="00B40093"/>
    <w:rsid w:val="00B42190"/>
    <w:rsid w:val="00B44645"/>
    <w:rsid w:val="00B454D3"/>
    <w:rsid w:val="00B45598"/>
    <w:rsid w:val="00B47D5A"/>
    <w:rsid w:val="00B507A2"/>
    <w:rsid w:val="00B51231"/>
    <w:rsid w:val="00B5503F"/>
    <w:rsid w:val="00B558EB"/>
    <w:rsid w:val="00B570B6"/>
    <w:rsid w:val="00B60DD1"/>
    <w:rsid w:val="00B63039"/>
    <w:rsid w:val="00B65672"/>
    <w:rsid w:val="00B65BD5"/>
    <w:rsid w:val="00B65D3B"/>
    <w:rsid w:val="00B66B5F"/>
    <w:rsid w:val="00B70DB3"/>
    <w:rsid w:val="00B72E69"/>
    <w:rsid w:val="00B7338B"/>
    <w:rsid w:val="00B74CF6"/>
    <w:rsid w:val="00B74CF7"/>
    <w:rsid w:val="00B75032"/>
    <w:rsid w:val="00B759A2"/>
    <w:rsid w:val="00B80F6C"/>
    <w:rsid w:val="00B81ADA"/>
    <w:rsid w:val="00B8271F"/>
    <w:rsid w:val="00B838FF"/>
    <w:rsid w:val="00B83C2C"/>
    <w:rsid w:val="00B84F3F"/>
    <w:rsid w:val="00B9028D"/>
    <w:rsid w:val="00B905F9"/>
    <w:rsid w:val="00B91309"/>
    <w:rsid w:val="00B92CBD"/>
    <w:rsid w:val="00B93196"/>
    <w:rsid w:val="00B94938"/>
    <w:rsid w:val="00B955B9"/>
    <w:rsid w:val="00B9629F"/>
    <w:rsid w:val="00B96BFA"/>
    <w:rsid w:val="00BA2597"/>
    <w:rsid w:val="00BA31DD"/>
    <w:rsid w:val="00BA4F59"/>
    <w:rsid w:val="00BA6556"/>
    <w:rsid w:val="00BA66EA"/>
    <w:rsid w:val="00BA799A"/>
    <w:rsid w:val="00BB1915"/>
    <w:rsid w:val="00BB2A54"/>
    <w:rsid w:val="00BB40C0"/>
    <w:rsid w:val="00BB586B"/>
    <w:rsid w:val="00BB63F9"/>
    <w:rsid w:val="00BC099B"/>
    <w:rsid w:val="00BC43C9"/>
    <w:rsid w:val="00BC4F5E"/>
    <w:rsid w:val="00BC59FC"/>
    <w:rsid w:val="00BC61C9"/>
    <w:rsid w:val="00BC6731"/>
    <w:rsid w:val="00BC6B38"/>
    <w:rsid w:val="00BC795B"/>
    <w:rsid w:val="00BD14F0"/>
    <w:rsid w:val="00BD2E83"/>
    <w:rsid w:val="00BD3DE5"/>
    <w:rsid w:val="00BD75EE"/>
    <w:rsid w:val="00BE06B2"/>
    <w:rsid w:val="00BE0FC8"/>
    <w:rsid w:val="00BE496F"/>
    <w:rsid w:val="00BE53CA"/>
    <w:rsid w:val="00BE6B93"/>
    <w:rsid w:val="00BF4418"/>
    <w:rsid w:val="00BF58F7"/>
    <w:rsid w:val="00BF5BB5"/>
    <w:rsid w:val="00BF6985"/>
    <w:rsid w:val="00BF7BAF"/>
    <w:rsid w:val="00C0352C"/>
    <w:rsid w:val="00C03FEF"/>
    <w:rsid w:val="00C05963"/>
    <w:rsid w:val="00C05EBC"/>
    <w:rsid w:val="00C06737"/>
    <w:rsid w:val="00C106A4"/>
    <w:rsid w:val="00C11090"/>
    <w:rsid w:val="00C121F6"/>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7F91"/>
    <w:rsid w:val="00C30202"/>
    <w:rsid w:val="00C32A0E"/>
    <w:rsid w:val="00C34E22"/>
    <w:rsid w:val="00C41A81"/>
    <w:rsid w:val="00C41DE4"/>
    <w:rsid w:val="00C433F7"/>
    <w:rsid w:val="00C45A90"/>
    <w:rsid w:val="00C5194E"/>
    <w:rsid w:val="00C51E7E"/>
    <w:rsid w:val="00C51F6E"/>
    <w:rsid w:val="00C5228E"/>
    <w:rsid w:val="00C54AE2"/>
    <w:rsid w:val="00C557AF"/>
    <w:rsid w:val="00C56739"/>
    <w:rsid w:val="00C57A43"/>
    <w:rsid w:val="00C57AA2"/>
    <w:rsid w:val="00C60F12"/>
    <w:rsid w:val="00C6584D"/>
    <w:rsid w:val="00C65956"/>
    <w:rsid w:val="00C675A4"/>
    <w:rsid w:val="00C709A8"/>
    <w:rsid w:val="00C725BD"/>
    <w:rsid w:val="00C729F4"/>
    <w:rsid w:val="00C72D40"/>
    <w:rsid w:val="00C74DF2"/>
    <w:rsid w:val="00C76257"/>
    <w:rsid w:val="00C8045B"/>
    <w:rsid w:val="00C8213B"/>
    <w:rsid w:val="00C848D5"/>
    <w:rsid w:val="00C8696F"/>
    <w:rsid w:val="00C875B7"/>
    <w:rsid w:val="00C92FC1"/>
    <w:rsid w:val="00C95F02"/>
    <w:rsid w:val="00C97E84"/>
    <w:rsid w:val="00CA248C"/>
    <w:rsid w:val="00CA4AC9"/>
    <w:rsid w:val="00CA53B0"/>
    <w:rsid w:val="00CA7985"/>
    <w:rsid w:val="00CB0097"/>
    <w:rsid w:val="00CB1A6E"/>
    <w:rsid w:val="00CB46D3"/>
    <w:rsid w:val="00CB5754"/>
    <w:rsid w:val="00CB5E7F"/>
    <w:rsid w:val="00CB67A6"/>
    <w:rsid w:val="00CB7013"/>
    <w:rsid w:val="00CB76E3"/>
    <w:rsid w:val="00CC0BA7"/>
    <w:rsid w:val="00CC2A77"/>
    <w:rsid w:val="00CC3F4A"/>
    <w:rsid w:val="00CC41D1"/>
    <w:rsid w:val="00CC55F7"/>
    <w:rsid w:val="00CC68E7"/>
    <w:rsid w:val="00CC72F4"/>
    <w:rsid w:val="00CD1156"/>
    <w:rsid w:val="00CD26E7"/>
    <w:rsid w:val="00CD50FD"/>
    <w:rsid w:val="00CD64D0"/>
    <w:rsid w:val="00CE2561"/>
    <w:rsid w:val="00CE4502"/>
    <w:rsid w:val="00CE658F"/>
    <w:rsid w:val="00CF0A14"/>
    <w:rsid w:val="00CF1DAE"/>
    <w:rsid w:val="00CF41F8"/>
    <w:rsid w:val="00D00F18"/>
    <w:rsid w:val="00D010D2"/>
    <w:rsid w:val="00D01C05"/>
    <w:rsid w:val="00D03A67"/>
    <w:rsid w:val="00D05273"/>
    <w:rsid w:val="00D0550B"/>
    <w:rsid w:val="00D059D6"/>
    <w:rsid w:val="00D107EE"/>
    <w:rsid w:val="00D127DE"/>
    <w:rsid w:val="00D14DA7"/>
    <w:rsid w:val="00D15FE5"/>
    <w:rsid w:val="00D160CA"/>
    <w:rsid w:val="00D1676D"/>
    <w:rsid w:val="00D1698B"/>
    <w:rsid w:val="00D24B1E"/>
    <w:rsid w:val="00D24FE6"/>
    <w:rsid w:val="00D27415"/>
    <w:rsid w:val="00D31091"/>
    <w:rsid w:val="00D33926"/>
    <w:rsid w:val="00D35815"/>
    <w:rsid w:val="00D35DB1"/>
    <w:rsid w:val="00D4167D"/>
    <w:rsid w:val="00D42049"/>
    <w:rsid w:val="00D42B30"/>
    <w:rsid w:val="00D42E14"/>
    <w:rsid w:val="00D434C5"/>
    <w:rsid w:val="00D44603"/>
    <w:rsid w:val="00D4499F"/>
    <w:rsid w:val="00D4616C"/>
    <w:rsid w:val="00D467ED"/>
    <w:rsid w:val="00D512C8"/>
    <w:rsid w:val="00D52D05"/>
    <w:rsid w:val="00D56A49"/>
    <w:rsid w:val="00D5720F"/>
    <w:rsid w:val="00D600C0"/>
    <w:rsid w:val="00D65A29"/>
    <w:rsid w:val="00D66064"/>
    <w:rsid w:val="00D668CE"/>
    <w:rsid w:val="00D702AB"/>
    <w:rsid w:val="00D709AF"/>
    <w:rsid w:val="00D71481"/>
    <w:rsid w:val="00D72D86"/>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47F5"/>
    <w:rsid w:val="00D96BFE"/>
    <w:rsid w:val="00D976D1"/>
    <w:rsid w:val="00DA1F0D"/>
    <w:rsid w:val="00DA3D20"/>
    <w:rsid w:val="00DA4927"/>
    <w:rsid w:val="00DA4C84"/>
    <w:rsid w:val="00DA54F4"/>
    <w:rsid w:val="00DA6F0F"/>
    <w:rsid w:val="00DB13F4"/>
    <w:rsid w:val="00DB194D"/>
    <w:rsid w:val="00DB2857"/>
    <w:rsid w:val="00DB2A68"/>
    <w:rsid w:val="00DB3FFC"/>
    <w:rsid w:val="00DB5576"/>
    <w:rsid w:val="00DB6F66"/>
    <w:rsid w:val="00DB7382"/>
    <w:rsid w:val="00DC1659"/>
    <w:rsid w:val="00DC17A2"/>
    <w:rsid w:val="00DC3BA9"/>
    <w:rsid w:val="00DC47EC"/>
    <w:rsid w:val="00DC6F10"/>
    <w:rsid w:val="00DC7337"/>
    <w:rsid w:val="00DD23C1"/>
    <w:rsid w:val="00DD2AFC"/>
    <w:rsid w:val="00DE07DD"/>
    <w:rsid w:val="00DE2068"/>
    <w:rsid w:val="00DE2761"/>
    <w:rsid w:val="00DE4A69"/>
    <w:rsid w:val="00DE6242"/>
    <w:rsid w:val="00DE701D"/>
    <w:rsid w:val="00DF17A1"/>
    <w:rsid w:val="00DF254F"/>
    <w:rsid w:val="00DF5BA1"/>
    <w:rsid w:val="00E00222"/>
    <w:rsid w:val="00E00978"/>
    <w:rsid w:val="00E00A99"/>
    <w:rsid w:val="00E017BB"/>
    <w:rsid w:val="00E02964"/>
    <w:rsid w:val="00E04413"/>
    <w:rsid w:val="00E1153D"/>
    <w:rsid w:val="00E144E6"/>
    <w:rsid w:val="00E16C8A"/>
    <w:rsid w:val="00E22254"/>
    <w:rsid w:val="00E26220"/>
    <w:rsid w:val="00E26D21"/>
    <w:rsid w:val="00E27AD3"/>
    <w:rsid w:val="00E3690F"/>
    <w:rsid w:val="00E36A05"/>
    <w:rsid w:val="00E3718A"/>
    <w:rsid w:val="00E44327"/>
    <w:rsid w:val="00E474BD"/>
    <w:rsid w:val="00E519FF"/>
    <w:rsid w:val="00E52683"/>
    <w:rsid w:val="00E52776"/>
    <w:rsid w:val="00E52AD1"/>
    <w:rsid w:val="00E53D49"/>
    <w:rsid w:val="00E55C86"/>
    <w:rsid w:val="00E5609A"/>
    <w:rsid w:val="00E56775"/>
    <w:rsid w:val="00E57340"/>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9016C"/>
    <w:rsid w:val="00E908D7"/>
    <w:rsid w:val="00E92F57"/>
    <w:rsid w:val="00E93DCC"/>
    <w:rsid w:val="00E9515D"/>
    <w:rsid w:val="00E9784F"/>
    <w:rsid w:val="00E97CEA"/>
    <w:rsid w:val="00E97E5C"/>
    <w:rsid w:val="00EA0496"/>
    <w:rsid w:val="00EA1F0C"/>
    <w:rsid w:val="00EA4F3F"/>
    <w:rsid w:val="00EA5C0F"/>
    <w:rsid w:val="00EB14CC"/>
    <w:rsid w:val="00EB17CC"/>
    <w:rsid w:val="00EB21F1"/>
    <w:rsid w:val="00EB2CD0"/>
    <w:rsid w:val="00EB3314"/>
    <w:rsid w:val="00EB3C71"/>
    <w:rsid w:val="00EB57D7"/>
    <w:rsid w:val="00EB5AF5"/>
    <w:rsid w:val="00EB69C7"/>
    <w:rsid w:val="00EB74D5"/>
    <w:rsid w:val="00EB7ED4"/>
    <w:rsid w:val="00EC01A1"/>
    <w:rsid w:val="00EC2FB8"/>
    <w:rsid w:val="00EC342F"/>
    <w:rsid w:val="00EC41A3"/>
    <w:rsid w:val="00EC59BC"/>
    <w:rsid w:val="00EC61D1"/>
    <w:rsid w:val="00EC66DE"/>
    <w:rsid w:val="00EC7CC1"/>
    <w:rsid w:val="00ED3771"/>
    <w:rsid w:val="00ED6805"/>
    <w:rsid w:val="00ED70D3"/>
    <w:rsid w:val="00EE2045"/>
    <w:rsid w:val="00EE3A65"/>
    <w:rsid w:val="00EE6309"/>
    <w:rsid w:val="00EE79BD"/>
    <w:rsid w:val="00EF1582"/>
    <w:rsid w:val="00EF227C"/>
    <w:rsid w:val="00EF249D"/>
    <w:rsid w:val="00EF2842"/>
    <w:rsid w:val="00EF2C78"/>
    <w:rsid w:val="00EF4366"/>
    <w:rsid w:val="00EF469C"/>
    <w:rsid w:val="00EF5DD2"/>
    <w:rsid w:val="00F021CE"/>
    <w:rsid w:val="00F034BB"/>
    <w:rsid w:val="00F0623F"/>
    <w:rsid w:val="00F10851"/>
    <w:rsid w:val="00F109A0"/>
    <w:rsid w:val="00F12855"/>
    <w:rsid w:val="00F1355F"/>
    <w:rsid w:val="00F140E9"/>
    <w:rsid w:val="00F26B4A"/>
    <w:rsid w:val="00F26F51"/>
    <w:rsid w:val="00F31533"/>
    <w:rsid w:val="00F31A83"/>
    <w:rsid w:val="00F31E08"/>
    <w:rsid w:val="00F32232"/>
    <w:rsid w:val="00F339E1"/>
    <w:rsid w:val="00F34795"/>
    <w:rsid w:val="00F352C9"/>
    <w:rsid w:val="00F36AE4"/>
    <w:rsid w:val="00F372AE"/>
    <w:rsid w:val="00F37904"/>
    <w:rsid w:val="00F41415"/>
    <w:rsid w:val="00F42797"/>
    <w:rsid w:val="00F43812"/>
    <w:rsid w:val="00F45049"/>
    <w:rsid w:val="00F45FB8"/>
    <w:rsid w:val="00F503F5"/>
    <w:rsid w:val="00F52A67"/>
    <w:rsid w:val="00F5470C"/>
    <w:rsid w:val="00F56B3F"/>
    <w:rsid w:val="00F56F9F"/>
    <w:rsid w:val="00F575F2"/>
    <w:rsid w:val="00F60713"/>
    <w:rsid w:val="00F61DD9"/>
    <w:rsid w:val="00F6700D"/>
    <w:rsid w:val="00F676E7"/>
    <w:rsid w:val="00F67798"/>
    <w:rsid w:val="00F742B8"/>
    <w:rsid w:val="00F75326"/>
    <w:rsid w:val="00F75903"/>
    <w:rsid w:val="00F77140"/>
    <w:rsid w:val="00F77A1E"/>
    <w:rsid w:val="00F80F5F"/>
    <w:rsid w:val="00F82748"/>
    <w:rsid w:val="00F8634A"/>
    <w:rsid w:val="00F87E61"/>
    <w:rsid w:val="00F90404"/>
    <w:rsid w:val="00F92067"/>
    <w:rsid w:val="00F9294C"/>
    <w:rsid w:val="00F92F4D"/>
    <w:rsid w:val="00F95078"/>
    <w:rsid w:val="00F95D7B"/>
    <w:rsid w:val="00F96ACA"/>
    <w:rsid w:val="00F9758A"/>
    <w:rsid w:val="00FA019E"/>
    <w:rsid w:val="00FA2031"/>
    <w:rsid w:val="00FA2245"/>
    <w:rsid w:val="00FA25B6"/>
    <w:rsid w:val="00FA398A"/>
    <w:rsid w:val="00FA49A0"/>
    <w:rsid w:val="00FA4B01"/>
    <w:rsid w:val="00FA4C3C"/>
    <w:rsid w:val="00FA7251"/>
    <w:rsid w:val="00FA7562"/>
    <w:rsid w:val="00FA7B0B"/>
    <w:rsid w:val="00FB18B5"/>
    <w:rsid w:val="00FB2B55"/>
    <w:rsid w:val="00FB51D5"/>
    <w:rsid w:val="00FB5815"/>
    <w:rsid w:val="00FB6393"/>
    <w:rsid w:val="00FC281D"/>
    <w:rsid w:val="00FC527B"/>
    <w:rsid w:val="00FC5EC2"/>
    <w:rsid w:val="00FC6003"/>
    <w:rsid w:val="00FC6F31"/>
    <w:rsid w:val="00FC7D3C"/>
    <w:rsid w:val="00FD0816"/>
    <w:rsid w:val="00FD337E"/>
    <w:rsid w:val="00FD5022"/>
    <w:rsid w:val="00FD5FFE"/>
    <w:rsid w:val="00FE0701"/>
    <w:rsid w:val="00FE071D"/>
    <w:rsid w:val="00FE22F4"/>
    <w:rsid w:val="00FE289E"/>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9E867-A638-2244-A0EB-8CC6122E3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40</Pages>
  <Words>25167</Words>
  <Characters>143453</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24</cp:revision>
  <cp:lastPrinted>2019-05-17T13:22:00Z</cp:lastPrinted>
  <dcterms:created xsi:type="dcterms:W3CDTF">2019-05-30T03:16:00Z</dcterms:created>
  <dcterms:modified xsi:type="dcterms:W3CDTF">2019-06-06T22:41:00Z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zotero-version="5.0.66"&gt;&lt;session id="XkBMGxqa"/&gt;&lt;style id="http://www.zotero.org/styles/ecology" hasBibliography="1" bibliographyStyleHasBeenSet="1"/&gt;&lt;prefs&gt;&lt;pref name="fieldType" value="Field"/&gt;&lt;/prefs&gt;&lt;/data&gt;</vt:lpwstr>
  </property>
</Properties>
</file>