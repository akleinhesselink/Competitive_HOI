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Del="00FA4C3C" w:rsidRDefault="00B93196">
      <w:pPr>
        <w:pStyle w:val="TitlePage"/>
        <w:jc w:val="center"/>
        <w:rPr>
          <w:del w:id="1" w:author="Andy Kleinhesselink" w:date="2018-12-10T13:47:00Z"/>
        </w:rPr>
      </w:pPr>
    </w:p>
    <w:p w14:paraId="173CFB2C" w14:textId="77777777" w:rsidR="00B93196" w:rsidRDefault="00B93196" w:rsidP="00FA4C3C">
      <w:pPr>
        <w:pStyle w:val="TitlePage"/>
        <w:pPrChange w:id="2" w:author="Andy Kleinhesselink" w:date="2018-12-10T13:47:00Z">
          <w:pPr>
            <w:pStyle w:val="TitlePage"/>
            <w:jc w:val="center"/>
          </w:pPr>
        </w:pPrChange>
      </w:pPr>
    </w:p>
    <w:p w14:paraId="197C75AB" w14:textId="77777777" w:rsidR="00B93196" w:rsidDel="0072311D" w:rsidRDefault="00B93196">
      <w:pPr>
        <w:pStyle w:val="TitlePage"/>
        <w:jc w:val="center"/>
        <w:rPr>
          <w:del w:id="3" w:author="Andy Kleinhesselink" w:date="2018-12-10T13:45:00Z"/>
        </w:rPr>
      </w:pPr>
    </w:p>
    <w:p w14:paraId="56BADAD1" w14:textId="77777777" w:rsidR="00B93196" w:rsidDel="0072311D" w:rsidRDefault="00B93196">
      <w:pPr>
        <w:pStyle w:val="TitlePage"/>
        <w:jc w:val="center"/>
        <w:rPr>
          <w:del w:id="4" w:author="Andy Kleinhesselink" w:date="2018-12-10T13:45:00Z"/>
        </w:rPr>
      </w:pPr>
    </w:p>
    <w:p w14:paraId="59695885" w14:textId="77777777" w:rsidR="00B93196" w:rsidDel="0072311D" w:rsidRDefault="00B93196">
      <w:pPr>
        <w:pStyle w:val="TitlePage"/>
        <w:jc w:val="center"/>
        <w:rPr>
          <w:del w:id="5" w:author="Andy Kleinhesselink" w:date="2018-12-10T13:44:00Z"/>
        </w:rPr>
      </w:pPr>
    </w:p>
    <w:p w14:paraId="3975C2EE" w14:textId="77777777" w:rsidR="00B93196" w:rsidRDefault="00B93196" w:rsidP="0072311D">
      <w:pPr>
        <w:pStyle w:val="TitlePage"/>
        <w:pPrChange w:id="6" w:author="Andy Kleinhesselink" w:date="2018-12-10T13:44:00Z">
          <w:pPr>
            <w:pStyle w:val="TitlePage"/>
            <w:jc w:val="center"/>
          </w:pPr>
        </w:pPrChange>
      </w:pPr>
    </w:p>
    <w:p w14:paraId="75C3EB6A" w14:textId="78F7CBFA" w:rsidR="00B93196" w:rsidRPr="00FA4C3C" w:rsidRDefault="00390672">
      <w:pPr>
        <w:pStyle w:val="TitlePage"/>
        <w:rPr>
          <w:ins w:id="7" w:author="Andy Kleinhesselink" w:date="2018-12-10T13:47:00Z"/>
          <w:i/>
        </w:rPr>
      </w:pPr>
      <w:r>
        <w:t xml:space="preserve">Running </w:t>
      </w:r>
      <w:r w:rsidR="00252518">
        <w:t>Head</w:t>
      </w:r>
      <w:r>
        <w:t xml:space="preserve">:  </w:t>
      </w:r>
      <w:r w:rsidRPr="00FA4C3C">
        <w:rPr>
          <w:i/>
        </w:rPr>
        <w:t>Higher Order Interactions</w:t>
      </w:r>
    </w:p>
    <w:p w14:paraId="57557A23" w14:textId="53607C01" w:rsidR="00FA4C3C" w:rsidRPr="00FA4C3C" w:rsidDel="00FA4C3C" w:rsidRDefault="00FA4C3C" w:rsidP="00FA4C3C">
      <w:pPr>
        <w:pStyle w:val="TitlePage"/>
        <w:rPr>
          <w:del w:id="8" w:author="Andy Kleinhesselink" w:date="2018-12-10T13:47:00Z"/>
          <w:i/>
        </w:rPr>
        <w:pPrChange w:id="9" w:author="Andy Kleinhesselink" w:date="2018-12-10T13:47:00Z">
          <w:pPr>
            <w:spacing w:after="202"/>
            <w:ind w:firstLine="0"/>
            <w:contextualSpacing/>
          </w:pPr>
        </w:pPrChange>
      </w:pPr>
      <w:moveToRangeStart w:id="10" w:author="Andy Kleinhesselink" w:date="2018-12-10T13:47:00Z" w:name="move532212965"/>
      <w:moveTo w:id="11" w:author="Andy Kleinhesselink" w:date="2018-12-10T13:47:00Z">
        <w:r w:rsidRPr="00FA4C3C">
          <w:rPr>
            <w:b/>
            <w:rPrChange w:id="12" w:author="Andy Kleinhesselink" w:date="2018-12-10T13:48:00Z">
              <w:rPr>
                <w:i/>
                <w:iCs/>
              </w:rPr>
            </w:rPrChange>
          </w:rPr>
          <w:t>Key words:</w:t>
        </w:r>
        <w:r w:rsidRPr="00FA4C3C">
          <w:rPr>
            <w:i/>
          </w:rPr>
          <w:t xml:space="preserve"> </w:t>
        </w:r>
      </w:moveTo>
      <w:ins w:id="13" w:author="Andy Kleinhesselink" w:date="2018-12-10T13:49:00Z">
        <w:r>
          <w:rPr>
            <w:i/>
          </w:rPr>
          <w:t xml:space="preserve">resource </w:t>
        </w:r>
      </w:ins>
      <w:moveTo w:id="14" w:author="Andy Kleinhesselink" w:date="2018-12-10T13:47:00Z">
        <w:r w:rsidRPr="00FA4C3C">
          <w:rPr>
            <w:i/>
          </w:rPr>
          <w:t xml:space="preserve">competition, </w:t>
        </w:r>
        <w:del w:id="15" w:author="Andy Kleinhesselink" w:date="2018-12-10T13:48:00Z">
          <w:r w:rsidRPr="00FA4C3C" w:rsidDel="00FA4C3C">
            <w:rPr>
              <w:i/>
            </w:rPr>
            <w:delText>coexistence theory</w:delText>
          </w:r>
        </w:del>
      </w:moveTo>
      <w:ins w:id="16" w:author="Andy Kleinhesselink" w:date="2018-12-10T13:48:00Z">
        <w:r>
          <w:rPr>
            <w:i/>
          </w:rPr>
          <w:t>interaction modification,</w:t>
        </w:r>
      </w:ins>
      <w:moveTo w:id="17" w:author="Andy Kleinhesselink" w:date="2018-12-10T13:47:00Z">
        <w:del w:id="18" w:author="Andy Kleinhesselink" w:date="2018-12-10T13:49:00Z">
          <w:r w:rsidRPr="00FA4C3C" w:rsidDel="00FA4C3C">
            <w:rPr>
              <w:i/>
            </w:rPr>
            <w:delText>,</w:delText>
          </w:r>
        </w:del>
        <w:r w:rsidRPr="00FA4C3C">
          <w:rPr>
            <w:i/>
          </w:rPr>
          <w:t xml:space="preserve"> phenology, annual plants</w:t>
        </w:r>
      </w:moveTo>
    </w:p>
    <w:p w14:paraId="2AF89D9B" w14:textId="77777777" w:rsidR="00FA4C3C" w:rsidRPr="00FA4C3C" w:rsidRDefault="00FA4C3C" w:rsidP="00FA4C3C">
      <w:pPr>
        <w:pStyle w:val="TitlePage"/>
        <w:rPr>
          <w:ins w:id="19" w:author="Andy Kleinhesselink" w:date="2018-12-10T13:47:00Z"/>
          <w:moveTo w:id="20" w:author="Andy Kleinhesselink" w:date="2018-12-10T13:47:00Z"/>
          <w:rPrChange w:id="21" w:author="Andy Kleinhesselink" w:date="2018-12-10T13:47:00Z">
            <w:rPr>
              <w:ins w:id="22" w:author="Andy Kleinhesselink" w:date="2018-12-10T13:47:00Z"/>
              <w:moveTo w:id="23" w:author="Andy Kleinhesselink" w:date="2018-12-10T13:47:00Z"/>
              <w:rFonts w:eastAsia="Noto Sans CJK SC Regular" w:cs="FreeSans"/>
              <w:b/>
              <w:szCs w:val="28"/>
            </w:rPr>
          </w:rPrChange>
        </w:rPr>
        <w:pPrChange w:id="24" w:author="Andy Kleinhesselink" w:date="2018-12-10T13:47:00Z">
          <w:pPr>
            <w:spacing w:after="202"/>
            <w:ind w:firstLine="0"/>
            <w:contextualSpacing/>
          </w:pPr>
        </w:pPrChange>
      </w:pPr>
    </w:p>
    <w:moveToRangeEnd w:id="10"/>
    <w:p w14:paraId="5559210B" w14:textId="77777777" w:rsidR="00FA4C3C" w:rsidDel="00FA4C3C" w:rsidRDefault="00FA4C3C" w:rsidP="00FA4C3C">
      <w:pPr>
        <w:pStyle w:val="TitlePage"/>
        <w:rPr>
          <w:del w:id="25" w:author="Andy Kleinhesselink" w:date="2018-12-10T13:47:00Z"/>
        </w:rPr>
        <w:pPrChange w:id="26" w:author="Andy Kleinhesselink" w:date="2018-12-10T13:47:00Z">
          <w:pPr>
            <w:pStyle w:val="TitlePage"/>
          </w:pPr>
        </w:pPrChange>
      </w:pPr>
    </w:p>
    <w:p w14:paraId="4C54C79C" w14:textId="6115A61F" w:rsidR="0072311D" w:rsidRDefault="0072311D" w:rsidP="00FA4C3C">
      <w:pPr>
        <w:pStyle w:val="TitlePage"/>
        <w:rPr>
          <w:ins w:id="27" w:author="Andy Kleinhesselink" w:date="2018-12-10T13:43:00Z"/>
        </w:rPr>
      </w:pPr>
      <w:proofErr w:type="spellStart"/>
      <w:ins w:id="28" w:author="Andy Kleinhesselink" w:date="2018-12-10T13:44:00Z">
        <w:r>
          <w:t>Submission</w:t>
        </w:r>
        <w:proofErr w:type="spellEnd"/>
        <w:r>
          <w:t xml:space="preserve"> Type: Article </w:t>
        </w:r>
      </w:ins>
    </w:p>
    <w:p w14:paraId="7207C357" w14:textId="2EDDD8DE" w:rsidR="0072311D" w:rsidRDefault="0076057D">
      <w:pPr>
        <w:pStyle w:val="TitlePage"/>
      </w:pPr>
      <w:r>
        <w:t xml:space="preserve">Main Text Word Count: </w:t>
      </w:r>
      <w:del w:id="29" w:author="Andy Kleinhesselink" w:date="2018-12-10T13:45:00Z">
        <w:r w:rsidDel="0072311D">
          <w:delText>~</w:delText>
        </w:r>
      </w:del>
      <w:r>
        <w:t>5,</w:t>
      </w:r>
      <w:ins w:id="30" w:author="Andy Kleinhesselink" w:date="2018-12-10T13:45:00Z">
        <w:r w:rsidR="0072311D">
          <w:t>376</w:t>
        </w:r>
      </w:ins>
      <w:del w:id="31" w:author="Andy Kleinhesselink" w:date="2018-12-10T13:45:00Z">
        <w:r w:rsidR="00C06737" w:rsidDel="0072311D">
          <w:delText>700</w:delText>
        </w:r>
      </w:del>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063F71C4" w14:textId="77777777" w:rsidR="0072311D" w:rsidRDefault="0076057D">
      <w:pPr>
        <w:pStyle w:val="TitlePage"/>
        <w:rPr>
          <w:ins w:id="32" w:author="Andy Kleinhesselink" w:date="2018-12-10T13:45:00Z"/>
        </w:rPr>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bookmarkStart w:id="33" w:name="_GoBack"/>
      <w:bookmarkEnd w:id="33"/>
    </w:p>
    <w:p w14:paraId="782B423B" w14:textId="551D54FD" w:rsidR="00B93196" w:rsidRDefault="00FA4C3C">
      <w:pPr>
        <w:pStyle w:val="TitlePage"/>
      </w:pPr>
      <w:ins w:id="34" w:author="Andy Kleinhesselink" w:date="2018-12-10T13:47:00Z">
        <w:r>
          <w:t xml:space="preserve">Parts:  </w:t>
        </w:r>
      </w:ins>
      <w:ins w:id="35" w:author="Andy Kleinhesselink" w:date="2018-12-10T13:46:00Z">
        <w:r w:rsidR="0072311D">
          <w:t>Main text, Sup</w:t>
        </w:r>
      </w:ins>
      <w:ins w:id="36" w:author="Andy Kleinhesselink" w:date="2018-12-10T13:52:00Z">
        <w:r>
          <w:t>porting Information</w:t>
        </w:r>
      </w:ins>
      <w:ins w:id="37" w:author="Andy Kleinhesselink" w:date="2018-12-10T13:46:00Z">
        <w:r w:rsidR="0072311D">
          <w:t xml:space="preserve"> Figures and Tables, Appendix A, Computer Code</w:t>
        </w:r>
      </w:ins>
      <w:ins w:id="38" w:author="Andy Kleinhesselink" w:date="2018-12-10T13:52:00Z">
        <w:r>
          <w:t xml:space="preserve"> (zip file)</w:t>
        </w:r>
      </w:ins>
      <w:r w:rsidR="00390672">
        <w:br w:type="page"/>
      </w:r>
    </w:p>
    <w:p w14:paraId="2E98D409" w14:textId="77777777" w:rsidR="00B93196" w:rsidRDefault="00390672">
      <w:pPr>
        <w:pStyle w:val="Heading"/>
      </w:pPr>
      <w:bookmarkStart w:id="39" w:name="abstract"/>
      <w:bookmarkEnd w:id="39"/>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4A51BEBC" w:rsidR="0061034E" w:rsidDel="0072311D" w:rsidRDefault="00390672" w:rsidP="00973FCF">
      <w:pPr>
        <w:spacing w:after="202"/>
        <w:ind w:firstLine="0"/>
        <w:contextualSpacing/>
        <w:rPr>
          <w:moveFrom w:id="40" w:author="Andy Kleinhesselink" w:date="2018-12-10T13:47:00Z"/>
          <w:rFonts w:eastAsia="Noto Sans CJK SC Regular" w:cs="FreeSans"/>
          <w:b/>
          <w:szCs w:val="28"/>
        </w:rPr>
      </w:pPr>
      <w:moveFromRangeStart w:id="41" w:author="Andy Kleinhesselink" w:date="2018-12-10T13:47:00Z" w:name="move532212965"/>
      <w:moveFrom w:id="42" w:author="Andy Kleinhesselink" w:date="2018-12-10T13:47:00Z">
        <w:r w:rsidDel="0072311D">
          <w:rPr>
            <w:i/>
            <w:iCs/>
          </w:rPr>
          <w:t>Key words: competition, coexistence theory</w:t>
        </w:r>
        <w:r w:rsidR="00735D12" w:rsidDel="0072311D">
          <w:rPr>
            <w:i/>
            <w:iCs/>
          </w:rPr>
          <w:t>, phenology, annual plants</w:t>
        </w:r>
        <w:bookmarkStart w:id="43" w:name="introduction"/>
        <w:bookmarkEnd w:id="43"/>
      </w:moveFrom>
    </w:p>
    <w:moveFromRangeEnd w:id="41"/>
    <w:p w14:paraId="6C16E916" w14:textId="77777777" w:rsidR="00FA4C3C" w:rsidRDefault="00FA4C3C">
      <w:pPr>
        <w:spacing w:line="276" w:lineRule="auto"/>
        <w:ind w:firstLine="0"/>
        <w:jc w:val="both"/>
        <w:rPr>
          <w:ins w:id="44" w:author="Andy Kleinhesselink" w:date="2018-12-10T13:47:00Z"/>
          <w:rFonts w:eastAsia="Noto Sans CJK SC Regular" w:cs="FreeSans"/>
          <w:b/>
          <w:szCs w:val="28"/>
        </w:rPr>
      </w:pPr>
      <w:ins w:id="45" w:author="Andy Kleinhesselink" w:date="2018-12-10T13:47:00Z">
        <w:r>
          <w:br w:type="page"/>
        </w:r>
      </w:ins>
    </w:p>
    <w:p w14:paraId="2DFCF149" w14:textId="56D95ECE" w:rsidR="00B93196" w:rsidRDefault="00390672">
      <w:pPr>
        <w:pStyle w:val="Heading"/>
      </w:pPr>
      <w:r>
        <w:lastRenderedPageBreak/>
        <w:t>Introduction</w:t>
      </w:r>
    </w:p>
    <w:p w14:paraId="5BC13903" w14:textId="6BDEF54F"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BE477A8"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8D4740">
        <w:t xml:space="preserve">is also a </w:t>
      </w:r>
      <w:r w:rsidR="00EC01A1">
        <w:t>challenge</w:t>
      </w:r>
      <w:r w:rsidR="008D4740">
        <w:t xml:space="preserve"> for</w:t>
      </w:r>
      <w:r w:rsidR="00EC01A1">
        <w:t xml:space="preserve"> definitions of </w:t>
      </w:r>
      <w:r w:rsidR="00DF5BA1">
        <w:t xml:space="preserve">species </w:t>
      </w:r>
      <w:r w:rsidR="00EC01A1">
        <w:t xml:space="preserve">coexistence and </w:t>
      </w:r>
      <w:r w:rsidR="009E7519">
        <w:t xml:space="preserve">the </w:t>
      </w:r>
      <w:r w:rsidR="00EC01A1">
        <w:t xml:space="preserve">niche that rest on </w:t>
      </w:r>
      <w:r w:rsidR="008D4740">
        <w:t xml:space="preserve">fixed </w:t>
      </w:r>
      <w:r w:rsidR="00EC01A1">
        <w:t>intraspecific</w:t>
      </w:r>
      <w:r w:rsidR="009E7519">
        <w:t xml:space="preserve"> and</w:t>
      </w:r>
      <w:r w:rsidR="00EC01A1">
        <w:t xml:space="preserve"> interspecific </w:t>
      </w:r>
      <w:r w:rsidR="009E7519">
        <w:t>interaction</w:t>
      </w:r>
      <w:r w:rsidR="008D4740">
        <w:t xml:space="preserve"> </w:t>
      </w:r>
      <w:r w:rsidR="009E7519">
        <w:t>strength</w:t>
      </w:r>
      <w:r w:rsidR="008D4740">
        <w:t>s</w:t>
      </w:r>
      <w:r w:rsidR="009E7519">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0EAFFA02" w:rsidR="006A1B59" w:rsidRDefault="00616BAF" w:rsidP="003431F6">
      <w:pPr>
        <w:spacing w:after="202"/>
        <w:contextualSpacing/>
      </w:pPr>
      <w:r>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lastRenderedPageBreak/>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w:t>
      </w:r>
      <w:r w:rsidR="008D4740">
        <w:t xml:space="preserve"> between </w:t>
      </w:r>
      <w:r w:rsidR="00620DAA">
        <w:t>two or more species</w:t>
      </w:r>
      <w:r w:rsidR="004D0C4B">
        <w:t xml:space="preserve"> </w:t>
      </w:r>
      <w:r w:rsidR="00B47D5A">
        <w:t>(</w:t>
      </w:r>
      <w:r w:rsidR="004D0C4B">
        <w:t xml:space="preserve">see also </w:t>
      </w:r>
      <w:proofErr w:type="spellStart"/>
      <w:r w:rsidR="00B47D5A">
        <w:t>Letten</w:t>
      </w:r>
      <w:proofErr w:type="spellEnd"/>
      <w:r w:rsidR="00B47D5A">
        <w:t xml:space="preserve">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p>
    <w:p w14:paraId="54009F6F" w14:textId="1016E46A" w:rsidR="00661E05" w:rsidRDefault="00661E05" w:rsidP="00973FCF">
      <w:pPr>
        <w:spacing w:after="202"/>
        <w:contextualSpacing/>
      </w:pPr>
      <w:r>
        <w:t>In addition</w:t>
      </w:r>
      <w:r w:rsidR="00092171">
        <w:t xml:space="preserve"> to the challenges of defining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 xml:space="preserve">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w:t>
      </w:r>
      <w:r>
        <w:lastRenderedPageBreak/>
        <w:t xml:space="preserve">mechanistic models </w:t>
      </w:r>
      <w:r w:rsidR="008D4740">
        <w:t xml:space="preserve">of resource competition </w:t>
      </w:r>
      <w:r>
        <w:t>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38B00033"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xml:space="preserve">.  To illustrate our definition and to </w:t>
      </w:r>
      <w:r w:rsidR="008D4740">
        <w:t>investigate</w:t>
      </w:r>
      <w:r w:rsidR="008D4740" w:rsidRPr="00373175">
        <w:t xml:space="preserve"> </w:t>
      </w:r>
      <w:r w:rsidR="000A0B3E" w:rsidRPr="00373175">
        <w:t>the mechanism</w:t>
      </w:r>
      <w:r w:rsidR="008D4740">
        <w:t>s</w:t>
      </w:r>
      <w:r w:rsidR="000A0B3E" w:rsidRPr="00373175">
        <w:t xml:space="preserve"> that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46" w:name="defining-higher-order-interactions"/>
      <w:bookmarkEnd w:id="46"/>
      <w:r>
        <w:lastRenderedPageBreak/>
        <w:t>What counts as a</w:t>
      </w:r>
      <w:r w:rsidR="0045307B">
        <w:t xml:space="preserve"> higher order </w:t>
      </w:r>
      <w:r>
        <w:t>interaction?</w:t>
      </w:r>
    </w:p>
    <w:p w14:paraId="430530D7" w14:textId="7B88CBA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530477EC" w:rsidR="0045307B" w:rsidRDefault="00101A73" w:rsidP="00373187">
      <w:pPr>
        <w:spacing w:after="202"/>
        <w:contextualSpacing/>
      </w:pPr>
      <w:r>
        <w:t>T</w:t>
      </w:r>
      <w:r w:rsidR="00141AE0">
        <w:t>he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r w:rsidR="00E57D3F">
        <w:t xml:space="preserve">. </w:t>
      </w:r>
      <w:r w:rsidR="007A5644">
        <w:t xml:space="preserve">Nevertheless, phenomenological </w:t>
      </w:r>
      <w:r w:rsidR="00E57D3F">
        <w:t>models</w:t>
      </w:r>
      <w:r w:rsidR="007A5644">
        <w:t xml:space="preserve"> do</w:t>
      </w:r>
      <w:r w:rsidR="00E57D3F">
        <w:t xml:space="preserve"> require choosing a 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6BD43212"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63372E">
        <w:t xml:space="preserve"> phenomenologically</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w:t>
      </w:r>
      <w:r w:rsidR="00A3410F">
        <w:lastRenderedPageBreak/>
        <w:t xml:space="preserve">done in the </w:t>
      </w:r>
      <w:r w:rsidR="006103C8">
        <w:t>classical</w:t>
      </w:r>
      <w:r w:rsidR="00FC6F31">
        <w:t xml:space="preserve"> Lotka-Volterra model, that </w:t>
      </w:r>
      <w:r w:rsidR="0063372E">
        <w:t xml:space="preserve">per capita </w:t>
      </w:r>
      <w:r w:rsidR="00FC6F31">
        <w:t xml:space="preserve">interactions between species </w:t>
      </w:r>
      <w:r w:rsidR="00101A73">
        <w:t>are</w:t>
      </w:r>
      <w:r w:rsidR="00373175">
        <w:t xml:space="preserve"> independent of </w:t>
      </w:r>
      <w:r w:rsidR="0063372E">
        <w:t>density</w:t>
      </w:r>
      <w:r w:rsidR="00FC6F31">
        <w:t>, then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6321EA1D"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w:t>
      </w:r>
      <w:r w:rsidR="0063372E">
        <w:t xml:space="preserve">or </w:t>
      </w:r>
      <w:r w:rsidR="00C433F7">
        <w:t xml:space="preserve">interspecific competitor </w:t>
      </w:r>
      <w:r w:rsidR="00044E45">
        <w:t xml:space="preserve">density in their 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and maps clearly onto what a mathematician thinks of as “higher order” term</w:t>
      </w:r>
      <w:r w:rsidR="0063372E">
        <w:t>s</w:t>
      </w:r>
      <w:r w:rsidR="00101A73">
        <w:t xml:space="preserve">,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753720E1" w:rsidR="001A6A75" w:rsidRPr="006B2FC8" w:rsidRDefault="00283064" w:rsidP="00516EBB">
      <w:pPr>
        <w:spacing w:after="202"/>
        <w:contextualSpacing/>
      </w:pPr>
      <w:r w:rsidRPr="006B2FC8">
        <w:lastRenderedPageBreak/>
        <w:t xml:space="preserve">A similar </w:t>
      </w:r>
      <w:r w:rsidR="0055486E" w:rsidRPr="006B2FC8">
        <w:t xml:space="preserve">set of issues </w:t>
      </w:r>
      <w:r w:rsidRPr="006B2FC8">
        <w:t xml:space="preserve">was pointed out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3372E">
        <w:t>y</w:t>
      </w:r>
      <w:r w:rsidR="00CA248C" w:rsidRPr="006B2FC8">
        <w:t xml:space="preserve"> the </w:t>
      </w:r>
      <w:r w:rsidR="0063372E">
        <w:t xml:space="preserve">per capita </w:t>
      </w:r>
      <w:r w:rsidR="00CA248C" w:rsidRPr="006B2FC8">
        <w:t>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50CDC453"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single species competition</w:t>
      </w:r>
      <w:r w:rsidR="00C03FEF" w:rsidRPr="006B2FC8">
        <w:t xml:space="preserve">. </w:t>
      </w:r>
      <w:r w:rsidR="00D512C8" w:rsidRPr="006B2FC8">
        <w:t xml:space="preserve"> </w:t>
      </w:r>
      <w:r w:rsidR="0063372E">
        <w:t>T</w:t>
      </w:r>
      <w:r w:rsidR="002E165A">
        <w:t xml:space="preserve">his </w:t>
      </w:r>
      <w:r w:rsidR="0063372E">
        <w:t xml:space="preserve">also </w:t>
      </w:r>
      <w:r w:rsidR="002E165A">
        <w:t xml:space="preserve">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w:t>
      </w:r>
      <w:r w:rsidR="0063372E">
        <w:t xml:space="preserve">may not </w:t>
      </w:r>
      <w:r w:rsidR="00D512C8" w:rsidRPr="006B2FC8">
        <w:t xml:space="preserve">be neatly decomposed into </w:t>
      </w:r>
      <w:r w:rsidR="00F60713" w:rsidRPr="006B2FC8">
        <w:t xml:space="preserve">separate </w:t>
      </w:r>
      <w:r w:rsidR="0022450C" w:rsidRPr="006B2FC8">
        <w:t xml:space="preserve">competitive effects of each species on each other species.  </w:t>
      </w:r>
      <w:r w:rsidR="00503D72">
        <w:t>These e</w:t>
      </w:r>
      <w:r w:rsidR="00503D72" w:rsidRPr="006B2FC8">
        <w:t xml:space="preserve">mergent </w:t>
      </w:r>
      <w:r w:rsidR="00C03FEF" w:rsidRPr="006B2FC8">
        <w:t xml:space="preserve">properties </w:t>
      </w:r>
      <w:r w:rsidR="0022450C" w:rsidRPr="006B2FC8">
        <w:t xml:space="preserve">at the community level </w:t>
      </w:r>
      <w:r w:rsidR="0063372E">
        <w:t>can</w:t>
      </w:r>
      <w:r w:rsidR="0022450C" w:rsidRPr="006B2FC8">
        <w:t xml:space="preserve">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145C41"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7DA6815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r w:rsidR="00177105">
        <w:t>intrinsic</w:t>
      </w:r>
      <w:r w:rsidR="00177105" w:rsidRPr="006B2FC8">
        <w:t xml:space="preserve"> </w:t>
      </w:r>
      <w:r w:rsidR="00CE2561" w:rsidRPr="006B2FC8">
        <w:t>per capita</w:t>
      </w:r>
      <w:r w:rsidR="00C0352C" w:rsidRPr="006B2FC8">
        <w:t xml:space="preserve"> population growth rate</w:t>
      </w:r>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w:t>
      </w:r>
      <w:r w:rsidR="0063372E">
        <w:t>density of competitors</w:t>
      </w:r>
      <w:r w:rsidR="00497EBD">
        <w:t xml:space="preserve"> </w:t>
      </w:r>
      <w:r w:rsidR="0096574B">
        <w:t>does not mean that</w:t>
      </w:r>
      <w:r w:rsidR="00621C62">
        <w:t xml:space="preserve"> ten individuals of </w:t>
      </w:r>
      <w:r w:rsidR="00F5470C">
        <w:t xml:space="preserve">one </w:t>
      </w:r>
      <w:r w:rsidR="00497EBD">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4F652867"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 xml:space="preserve">on per </w:t>
      </w:r>
      <w:r w:rsidR="00F42797" w:rsidRPr="006B2FC8">
        <w:lastRenderedPageBreak/>
        <w:t>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proofErr w:type="spellStart"/>
      <w:r w:rsidR="00B454D3" w:rsidRPr="006B2FC8">
        <w:t>s</w:t>
      </w:r>
      <w:proofErr w:type="spellEnd"/>
      <w:r w:rsidR="00B454D3" w:rsidRPr="006B2FC8">
        <w:t xml:space="preserve">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proofErr w:type="spellStart"/>
      <w:r w:rsidR="00B454D3" w:rsidRPr="006B2FC8">
        <w:t>species</w:t>
      </w:r>
      <w:proofErr w:type="spellEnd"/>
      <w:r w:rsidR="00B454D3" w:rsidRPr="006B2FC8">
        <w:t xml:space="preserve">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HOIs include</w:t>
      </w:r>
      <w:r w:rsidR="00FD0816">
        <w:t>s</w:t>
      </w:r>
      <w:r w:rsidR="00910E0D" w:rsidRPr="006B2FC8">
        <w:t xml:space="preserve"> cases where intraspe</w:t>
      </w:r>
      <w:r w:rsidR="00793336" w:rsidRPr="006B2FC8">
        <w:t>cific competition is modified by the density of another species</w:t>
      </w:r>
      <w:r w:rsidR="00FD0816">
        <w:t xml:space="preserve"> </w:t>
      </w:r>
      <w:r w:rsidR="00FD0816" w:rsidRPr="006B2FC8">
        <w:fldChar w:fldCharType="begin"/>
      </w:r>
      <w:r w:rsidR="00FD081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FD0816" w:rsidRPr="006B2FC8">
        <w:fldChar w:fldCharType="separate"/>
      </w:r>
      <w:r w:rsidR="00FD0816" w:rsidRPr="006B2FC8">
        <w:rPr>
          <w:noProof/>
        </w:rPr>
        <w:t>(</w:t>
      </w:r>
      <w:r w:rsidR="00FD0816">
        <w:rPr>
          <w:noProof/>
        </w:rPr>
        <w:t xml:space="preserve">see also, </w:t>
      </w:r>
      <w:r w:rsidR="00FD0816" w:rsidRPr="006B2FC8">
        <w:rPr>
          <w:noProof/>
        </w:rPr>
        <w:t>Billick and Case 1994, Mayfield and Stouffer 2017)</w:t>
      </w:r>
      <w:r w:rsidR="00FD0816" w:rsidRPr="006B2FC8">
        <w:fldChar w:fldCharType="end"/>
      </w:r>
      <w:r w:rsidR="00793336" w:rsidRPr="006B2FC8">
        <w:t xml:space="preserve">.  This means that HOIs </w:t>
      </w:r>
      <w:r w:rsidR="003A3A29" w:rsidRPr="006B2FC8">
        <w:t xml:space="preserve">as defined here </w:t>
      </w:r>
      <w:r w:rsidR="00793336" w:rsidRPr="006B2FC8">
        <w:t xml:space="preserve">can </w:t>
      </w:r>
      <w:r w:rsidR="00FD0816">
        <w:t>occur even when only two species interact</w:t>
      </w:r>
      <w:r w:rsidR="00793336" w:rsidRPr="006B2FC8">
        <w:t xml:space="preserve"> </w:t>
      </w:r>
      <w:r w:rsidR="00FD0816">
        <w:t xml:space="preserve">. </w:t>
      </w:r>
    </w:p>
    <w:p w14:paraId="54DAEBDC" w14:textId="5DC2A52E" w:rsidR="00B93196" w:rsidRDefault="007254DA">
      <w:pPr>
        <w:pStyle w:val="Heading"/>
      </w:pPr>
      <w:bookmarkStart w:id="47" w:name="hois-arrising-from-cycles-of-pairwise-co"/>
      <w:bookmarkStart w:id="48" w:name="hois-in-a-mechanistic-resource-competiti"/>
      <w:bookmarkEnd w:id="47"/>
      <w:bookmarkEnd w:id="48"/>
      <w:r>
        <w:t xml:space="preserve">HOIs </w:t>
      </w:r>
      <w:r w:rsidR="00390672">
        <w:t>in a mechanistic resource competition model</w:t>
      </w:r>
    </w:p>
    <w:p w14:paraId="60EC86AD" w14:textId="76CBE7A8"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49" w:name="resource-mechanistic-model"/>
      <w:bookmarkEnd w:id="49"/>
    </w:p>
    <w:p w14:paraId="4A3CD663" w14:textId="59E6C500" w:rsidR="00B93196" w:rsidRDefault="00390672" w:rsidP="00871ECE">
      <w:pPr>
        <w:spacing w:after="202"/>
        <w:contextualSpacing/>
      </w:pPr>
      <w:r>
        <w:lastRenderedPageBreak/>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winter and gradually declines through the spring while temperature and evaporative demand increase.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145C4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F60B96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145C4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and resource uptake to</w:t>
      </w:r>
      <w:r w:rsidR="00503D72">
        <w:t xml:space="preserve"> </w:t>
      </w:r>
      <w:r w:rsidR="007F5B3C">
        <w:t>zero when resources fall to this point</w:t>
      </w:r>
      <w:r w:rsidR="00390672">
        <w:t>.</w:t>
      </w:r>
    </w:p>
    <w:p w14:paraId="5273D6F1" w14:textId="39F058D4"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73F7CFFE"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w:t>
      </w:r>
      <w:r w:rsidR="00EB3314">
        <w:lastRenderedPageBreak/>
        <w:t>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9F4EF9D"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r w:rsidR="00D96BFE">
        <w:t xml:space="preserve">likely </w:t>
      </w:r>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7F676B32"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w:t>
      </w:r>
      <w:r w:rsidR="00503D72">
        <w:lastRenderedPageBreak/>
        <w:t xml:space="preserve">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63A63">
        <w:t>Table S</w:t>
      </w:r>
      <w:r w:rsidR="00463A63">
        <w:t xml:space="preserve"> </w:t>
      </w:r>
      <w:r w:rsidR="00463A63">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50" w:name="response-surface-experiment"/>
      <w:bookmarkEnd w:id="50"/>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51" w:name="phenomenological-annual-plant-model"/>
      <w:bookmarkEnd w:id="51"/>
      <w:r>
        <w:t>Phenomenological annual plant model</w:t>
      </w:r>
    </w:p>
    <w:p w14:paraId="2D23B9F2" w14:textId="571F6C9B"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145C41"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lastRenderedPageBreak/>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145C41"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w:t>
      </w:r>
      <w:r w:rsidR="004F6781">
        <w:lastRenderedPageBreak/>
        <w:t xml:space="preserve">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52" w:name="model-fits"/>
      <w:bookmarkEnd w:id="52"/>
      <w:r>
        <w:t>Evidence for HOIs</w:t>
      </w:r>
    </w:p>
    <w:p w14:paraId="4A4722B6" w14:textId="3481E26A"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xml:space="preserve">) but these were different in direction and magnitude than those </w:t>
      </w:r>
      <w:r w:rsidR="00A459BB">
        <w:lastRenderedPageBreak/>
        <w:t>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7AFE3FD2"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w:t>
      </w:r>
      <w:r w:rsidR="009C120E">
        <w:lastRenderedPageBreak/>
        <w:t xml:space="preserve">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48FAD90D"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A65B02C"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xml:space="preserve">.  Abrams argued that HOIs should occur </w:t>
      </w:r>
      <w:r w:rsidR="00FF74FC">
        <w:lastRenderedPageBreak/>
        <w:t>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6F373840"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lastRenderedPageBreak/>
        <w:t>Are HOIs Common in Nature</w:t>
      </w:r>
      <w:r w:rsidR="00746378">
        <w:t xml:space="preserve">? </w:t>
      </w:r>
    </w:p>
    <w:p w14:paraId="2DC292C6" w14:textId="02F4F646"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 xml:space="preserve">fluctuates </w:t>
      </w:r>
      <w:r w:rsidR="009D55FA">
        <w:lastRenderedPageBreak/>
        <w:t>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9DA6CDD"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lastRenderedPageBreak/>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53" w:name="discussion"/>
      <w:bookmarkStart w:id="54" w:name="conclusionssummary"/>
      <w:bookmarkEnd w:id="53"/>
      <w:bookmarkEnd w:id="54"/>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w:t>
      </w:r>
      <w:r w:rsidR="002F762A">
        <w:lastRenderedPageBreak/>
        <w:t xml:space="preserve">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55" w:name="acknowledgments"/>
      <w:bookmarkEnd w:id="55"/>
      <w:r>
        <w:t>Acknowledgments</w:t>
      </w:r>
    </w:p>
    <w:p w14:paraId="5C29317E" w14:textId="794A4087" w:rsidR="001C1125" w:rsidRDefault="001C1125">
      <w:pPr>
        <w:spacing w:line="276" w:lineRule="auto"/>
        <w:ind w:firstLine="0"/>
        <w:jc w:val="both"/>
        <w:rPr>
          <w:rFonts w:eastAsia="Noto Sans CJK SC Regular" w:cs="FreeSans"/>
          <w:b/>
          <w:szCs w:val="28"/>
        </w:rPr>
      </w:pPr>
      <w:bookmarkStart w:id="56" w:name="references"/>
      <w:bookmarkEnd w:id="56"/>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Aronson, J., J. Kigel, A. Shmida, and J. Klein. 1992. Adaptive phenology of desert and Mediterranean populations of annual plants grown with and without water stress. Oecologia 89:17–26.</w:t>
      </w:r>
    </w:p>
    <w:p w14:paraId="7B7D165E" w14:textId="77777777" w:rsidR="00B47D5A" w:rsidRPr="008B7445" w:rsidRDefault="00B47D5A" w:rsidP="008B7445">
      <w:pPr>
        <w:pStyle w:val="Bibliography"/>
      </w:pPr>
      <w:r w:rsidRPr="008B7445">
        <w:t>Bennett, J. A., K. Riibak, R. Tamme, R. J. Lewis, and M. Pärtel.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Parepa, T. Münkemüller, W. Thuiller, A. T. R. Acosta, M. van Kleunen, S. Dullinger, F. Essl, I. Dullinger, D. Moser, G. Klonner, O. Bossdorf, </w:t>
      </w:r>
      <w:r w:rsidRPr="008B7445">
        <w:lastRenderedPageBreak/>
        <w:t>and M. Carboni.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r w:rsidRPr="008B7445">
        <w:t>Dybzinski,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Grilli, J., G. Barabás, M. J. Michalska-Smith, and S. Allesina. 2017. Higher-order interactions stabilize dynamics in competitive network models. Nature 548:210–213.</w:t>
      </w:r>
    </w:p>
    <w:p w14:paraId="78E43A3B" w14:textId="77777777" w:rsidR="00B47D5A" w:rsidRPr="008B7445" w:rsidRDefault="00B47D5A" w:rsidP="008B7445">
      <w:pPr>
        <w:pStyle w:val="Bibliography"/>
      </w:pPr>
      <w:r w:rsidRPr="008B7445">
        <w:t>Hassell, M. P., and H. N. Comins.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r w:rsidRPr="008B7445">
        <w:t>Letten, A. D., P.-J. Ke, and T. Fukami. 2017. Linking modern coexistence theory and contemporary niche theory. Ecological Monographs 87:161–177.</w:t>
      </w:r>
    </w:p>
    <w:p w14:paraId="4228C517" w14:textId="77777777" w:rsidR="00B47D5A" w:rsidRPr="008B7445" w:rsidRDefault="00B47D5A" w:rsidP="008B7445">
      <w:pPr>
        <w:pStyle w:val="Bibliography"/>
      </w:pPr>
      <w:r w:rsidRPr="008B7445">
        <w:t>Letten, A. D., and D. B. Stouffer. 2019. The mechanistic basis for higher-order interactions and non-additivity in competitive communities. Ecology Letters In Press.</w:t>
      </w:r>
    </w:p>
    <w:p w14:paraId="311DD1A8" w14:textId="77777777" w:rsidR="00B47D5A" w:rsidRPr="008B7445" w:rsidRDefault="00B47D5A" w:rsidP="008B7445">
      <w:pPr>
        <w:pStyle w:val="Bibliography"/>
      </w:pPr>
      <w:r w:rsidRPr="008B7445">
        <w:t>Levine, J. M., J. Bascompte, P. B. Adler, and S. Allesina.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r w:rsidRPr="008B7445">
        <w:t>Meszéna, G., M. Gyllenberg, L. Pásztor,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Miller, E. T., and C. A. Klausmeier.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r w:rsidRPr="008B7445">
        <w:t>O’Dwyer, J. P. 2018. Whence Lotka-Volterra?: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r w:rsidRPr="008B7445">
        <w:t>Vandermeer,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57"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57"/>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40574164" w:rsidR="00CC0BA7" w:rsidRPr="00FB51D5" w:rsidRDefault="00FB51D5" w:rsidP="00FB51D5">
      <w:pPr>
        <w:pStyle w:val="figcaption"/>
      </w:pPr>
      <w:bookmarkStart w:id="58"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58"/>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11E4FFDB" w:rsidR="0032749A" w:rsidRDefault="00FB51D5" w:rsidP="0012796D">
      <w:pPr>
        <w:pStyle w:val="Caption"/>
      </w:pPr>
      <w:bookmarkStart w:id="59"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59"/>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60"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60"/>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61"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61"/>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24008C58" w:rsidR="00C57AA2" w:rsidRDefault="000E4052" w:rsidP="0012796D">
      <w:pPr>
        <w:pStyle w:val="Caption"/>
      </w:pPr>
      <w:bookmarkStart w:id="62"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62"/>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1143073C" w:rsidR="00283D04" w:rsidRDefault="00283D04" w:rsidP="002619E8">
      <w:pPr>
        <w:pStyle w:val="Caption"/>
        <w:keepNext/>
      </w:pPr>
      <w:bookmarkStart w:id="63"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bookmarkEnd w:id="63"/>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6D408942" w:rsidR="00D42E14" w:rsidRDefault="00D42E14" w:rsidP="00024DEB">
      <w:pPr>
        <w:pStyle w:val="Caption"/>
      </w:pPr>
      <w:bookmarkStart w:id="64"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64"/>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03B4C8D1" w:rsidR="00D42E14" w:rsidRPr="00D42E14" w:rsidRDefault="00D42E14" w:rsidP="006B2FC8">
      <w:pPr>
        <w:pStyle w:val="Caption"/>
        <w:rPr>
          <w:rFonts w:eastAsia="Noto Sans CJK SC Regular" w:cs="FreeSans"/>
          <w:szCs w:val="28"/>
        </w:rPr>
      </w:pPr>
      <w:bookmarkStart w:id="65"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65"/>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240387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440D0C56"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headerReference w:type="default" r:id="rId17"/>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37FE6" w14:textId="77777777" w:rsidR="00EF45AE" w:rsidRDefault="00EF45AE">
      <w:pPr>
        <w:spacing w:after="0"/>
      </w:pPr>
      <w:r>
        <w:separator/>
      </w:r>
    </w:p>
  </w:endnote>
  <w:endnote w:type="continuationSeparator" w:id="0">
    <w:p w14:paraId="71F44A06" w14:textId="77777777" w:rsidR="00EF45AE" w:rsidRDefault="00EF45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00000003" w:usb1="00000000" w:usb2="00000000" w:usb3="00000000" w:csb0="00000001"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00000003" w:usb1="00000000" w:usb2="00000000" w:usb3="00000000" w:csb0="00000001"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45C41" w:rsidRDefault="00145C41">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3511C" w14:textId="77777777" w:rsidR="00EF45AE" w:rsidRDefault="00EF45AE">
      <w:pPr>
        <w:spacing w:after="0"/>
      </w:pPr>
      <w:r>
        <w:separator/>
      </w:r>
    </w:p>
  </w:footnote>
  <w:footnote w:type="continuationSeparator" w:id="0">
    <w:p w14:paraId="08D54D9C" w14:textId="77777777" w:rsidR="00EF45AE" w:rsidRDefault="00EF45A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C7639" w14:textId="77777777" w:rsidR="00FA4C3C" w:rsidRDefault="00FA4C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36E"/>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5C41"/>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EFA"/>
    <w:rsid w:val="001F342D"/>
    <w:rsid w:val="001F3D0E"/>
    <w:rsid w:val="001F66FC"/>
    <w:rsid w:val="001F7933"/>
    <w:rsid w:val="002008BF"/>
    <w:rsid w:val="00201805"/>
    <w:rsid w:val="00203F4A"/>
    <w:rsid w:val="0020556F"/>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F"/>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3D72"/>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2AC5"/>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D7F23"/>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72E"/>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3DB"/>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311D"/>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2BCE"/>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8DB"/>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4740"/>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0A5B"/>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67DE0"/>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4A4"/>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5AE"/>
    <w:rsid w:val="00EF469C"/>
    <w:rsid w:val="00EF5DD2"/>
    <w:rsid w:val="00F021CE"/>
    <w:rsid w:val="00F034BB"/>
    <w:rsid w:val="00F0623F"/>
    <w:rsid w:val="00F10851"/>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019E"/>
    <w:rsid w:val="00FA2031"/>
    <w:rsid w:val="00FA2245"/>
    <w:rsid w:val="00FA25B6"/>
    <w:rsid w:val="00FA398A"/>
    <w:rsid w:val="00FA49A0"/>
    <w:rsid w:val="00FA4B01"/>
    <w:rsid w:val="00FA4C3C"/>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20436-941D-0848-AC92-9A7217FCA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38</Pages>
  <Words>21224</Words>
  <Characters>120977</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46</cp:revision>
  <cp:lastPrinted>2018-12-10T21:51:00Z</cp:lastPrinted>
  <dcterms:created xsi:type="dcterms:W3CDTF">2018-12-07T10:43:00Z</dcterms:created>
  <dcterms:modified xsi:type="dcterms:W3CDTF">2018-12-10T21:52:00Z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