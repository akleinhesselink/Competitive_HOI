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053A01F4" w14:textId="77777777" w:rsidR="00B93196" w:rsidRDefault="00B93196">
      <w:pPr>
        <w:pStyle w:val="TitlePage"/>
      </w:pPr>
      <w:commentRangeStart w:id="0"/>
    </w:p>
    <w:p w14:paraId="1D69938F" w14:textId="46EDE585" w:rsidR="00B93196" w:rsidRDefault="00745446">
      <w:pPr>
        <w:pStyle w:val="TitlePage"/>
        <w:jc w:val="center"/>
      </w:pPr>
      <w:commentRangeStart w:id="1"/>
      <w:r>
        <w:rPr>
          <w:b/>
          <w:bCs/>
        </w:rPr>
        <w:t>D</w:t>
      </w:r>
      <w:r w:rsidR="00A02DFA">
        <w:rPr>
          <w:b/>
          <w:bCs/>
        </w:rPr>
        <w:t xml:space="preserve">efining and Detecting </w:t>
      </w:r>
      <w:r w:rsidR="00390672">
        <w:rPr>
          <w:b/>
          <w:bCs/>
        </w:rPr>
        <w:t xml:space="preserve">Higher Order </w:t>
      </w:r>
      <w:r w:rsidR="002F1415">
        <w:rPr>
          <w:b/>
          <w:bCs/>
        </w:rPr>
        <w:t xml:space="preserve">Competitive </w:t>
      </w:r>
      <w:r w:rsidR="00390672">
        <w:rPr>
          <w:b/>
          <w:bCs/>
        </w:rPr>
        <w:t>Interactions</w:t>
      </w:r>
      <w:commentRangeEnd w:id="1"/>
      <w:r w:rsidR="00BA4F59">
        <w:rPr>
          <w:rStyle w:val="CommentReference"/>
        </w:rPr>
        <w:commentReference w:id="1"/>
      </w:r>
      <w:commentRangeEnd w:id="0"/>
      <w:r w:rsidR="004643A4">
        <w:rPr>
          <w:rStyle w:val="CommentReference"/>
        </w:rPr>
        <w:commentReference w:id="0"/>
      </w:r>
    </w:p>
    <w:p w14:paraId="764E84FA" w14:textId="77777777" w:rsidR="00B93196" w:rsidRDefault="00B93196">
      <w:pPr>
        <w:pStyle w:val="TitlePage"/>
        <w:jc w:val="center"/>
      </w:pPr>
      <w:bookmarkStart w:id="2" w:name="_GoBack"/>
      <w:bookmarkEnd w:id="2"/>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commentRangeStart w:id="3"/>
      <w:commentRangeEnd w:id="3"/>
      <w:r w:rsidR="00620DAA">
        <w:rPr>
          <w:rStyle w:val="CommentReference"/>
        </w:rPr>
        <w:commentReference w:id="3"/>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7C10124C" w:rsidR="00B93196" w:rsidRDefault="00390672">
      <w:pPr>
        <w:pStyle w:val="TitlePage"/>
      </w:pPr>
      <w:r>
        <w:t>Running Title:  Higher Order Interactions</w:t>
      </w:r>
    </w:p>
    <w:p w14:paraId="0F9ADF94" w14:textId="708064D2" w:rsidR="0076057D" w:rsidRDefault="0076057D">
      <w:pPr>
        <w:pStyle w:val="TitlePage"/>
      </w:pPr>
      <w:r>
        <w:t>Main Text Word Count: ~5,500</w:t>
      </w:r>
    </w:p>
    <w:p w14:paraId="351F6574" w14:textId="7FC968DD"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ins w:id="4" w:author="Andy Kleinhesselink" w:date="2018-11-23T11:24:00Z">
        <w:r w:rsidR="00CC2A77">
          <w:rPr>
            <w:noProof/>
          </w:rPr>
          <w:t>7327</w:t>
        </w:r>
      </w:ins>
      <w:del w:id="5" w:author="Andy Kleinhesselink" w:date="2018-11-23T11:24:00Z">
        <w:r w:rsidR="005A3275" w:rsidDel="00CC2A77">
          <w:rPr>
            <w:noProof/>
          </w:rPr>
          <w:delText>7140</w:delText>
        </w:r>
      </w:del>
      <w:r w:rsidR="009462AD">
        <w:rPr>
          <w:noProof/>
        </w:rPr>
        <w:fldChar w:fldCharType="end"/>
      </w:r>
      <w:r w:rsidR="005A3275">
        <w:t xml:space="preserve"> (including appendix</w:t>
      </w:r>
      <w:r>
        <w:t xml:space="preserve"> and literature cited</w:t>
      </w:r>
      <w:r w:rsidR="005A3275">
        <w:t>)</w:t>
      </w:r>
    </w:p>
    <w:p w14:paraId="782B423B" w14:textId="6CC8E4C3"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ins w:id="6" w:author="Andy Kleinhesselink" w:date="2018-11-23T11:24:00Z">
        <w:r w:rsidR="00CC2A77">
          <w:rPr>
            <w:noProof/>
          </w:rPr>
          <w:t>37</w:t>
        </w:r>
      </w:ins>
      <w:del w:id="7" w:author="Andy Kleinhesselink" w:date="2018-11-23T11:24:00Z">
        <w:r w:rsidR="005A3275" w:rsidDel="00CC2A77">
          <w:rPr>
            <w:noProof/>
          </w:rPr>
          <w:delText>36</w:delText>
        </w:r>
      </w:del>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8" w:name="abstract"/>
      <w:bookmarkEnd w:id="8"/>
      <w:r>
        <w:lastRenderedPageBreak/>
        <w:t>Abstract</w:t>
      </w:r>
    </w:p>
    <w:p w14:paraId="380B27D3" w14:textId="2D1CCF49" w:rsidR="00B93196" w:rsidRDefault="0030478D">
      <w:pPr>
        <w:spacing w:after="202"/>
        <w:contextualSpacing/>
      </w:pPr>
      <w:r>
        <w:t>A</w:t>
      </w:r>
      <w:r w:rsidR="00390672">
        <w:t xml:space="preserve">lmost every species </w:t>
      </w:r>
      <w:r w:rsidR="00AB49EB">
        <w:t xml:space="preserve">on earth </w:t>
      </w:r>
      <w:r w:rsidR="00390672">
        <w:t xml:space="preserve">interacts with more than one </w:t>
      </w:r>
      <w:r w:rsidR="00163557">
        <w:t>competitor. When</w:t>
      </w:r>
      <w:r w:rsidR="00386CB5">
        <w:t xml:space="preserve"> species </w:t>
      </w:r>
      <w:r w:rsidR="00AB49EB">
        <w:t xml:space="preserve">simultaneously </w:t>
      </w:r>
      <w:r w:rsidR="00386CB5">
        <w:t>interact with two or more competitor</w:t>
      </w:r>
      <w:r w:rsidR="00192A3D">
        <w:t xml:space="preserve"> species</w:t>
      </w:r>
      <w:r w:rsidR="00386CB5">
        <w:t xml:space="preserve">, </w:t>
      </w:r>
      <w:r w:rsidR="00390672">
        <w:t>higher order interactions (HOIs) c</w:t>
      </w:r>
      <w:r w:rsidR="00735D12">
        <w:t>an</w:t>
      </w:r>
      <w:r w:rsidR="00390672">
        <w:t xml:space="preserve"> </w:t>
      </w:r>
      <w:r w:rsidR="00F0623F">
        <w:t xml:space="preserve">emerge and </w:t>
      </w:r>
      <w:r w:rsidR="00390672">
        <w:t xml:space="preserve">invalidate the application of classical theories of species competition. </w:t>
      </w:r>
      <w:r w:rsidR="003C16DF">
        <w:t>I</w:t>
      </w:r>
      <w:r w:rsidR="00192A3D">
        <w:t xml:space="preserve">n order to extend pairwise ecological theory to multi-species communities </w:t>
      </w:r>
      <w:r w:rsidR="00F0623F">
        <w:t xml:space="preserve">it </w:t>
      </w:r>
      <w:r w:rsidR="003C16DF">
        <w:t>is critical to understand how often and by what mechanisms HOIs arise</w:t>
      </w:r>
      <w:r w:rsidR="00390672">
        <w:t xml:space="preserve">. In this paper we </w:t>
      </w:r>
      <w:r w:rsidR="00514E6E">
        <w:t>discuss the</w:t>
      </w:r>
      <w:r w:rsidR="00960940">
        <w:t xml:space="preserve"> difficulties inherent in </w:t>
      </w:r>
      <w:r w:rsidR="00514E6E">
        <w:t xml:space="preserve">defining </w:t>
      </w:r>
      <w:r w:rsidR="00960940">
        <w:t xml:space="preserve">HOIs and </w:t>
      </w:r>
      <w:r w:rsidR="00514E6E">
        <w:t xml:space="preserve">propose a definition for HOIs that </w:t>
      </w:r>
      <w:r w:rsidR="00632DC9">
        <w:t xml:space="preserve">distinguishes them from </w:t>
      </w:r>
      <w:r w:rsidR="00514E6E">
        <w:t>non-linear density dependence</w:t>
      </w:r>
      <w:r w:rsidR="00632DC9">
        <w:t xml:space="preserve"> and emphasizes their consequences for predicting multispecies competition</w:t>
      </w:r>
      <w:r w:rsidR="00514E6E">
        <w:t xml:space="preserve">. We then </w:t>
      </w:r>
      <w:r w:rsidR="00632DC9">
        <w:t>use a simple mechanistic resource competition simulation to</w:t>
      </w:r>
      <w:r w:rsidR="00514E6E">
        <w:t xml:space="preserve"> </w:t>
      </w:r>
      <w:r w:rsidR="00632DC9">
        <w:t xml:space="preserve">illustrate how </w:t>
      </w:r>
      <w:r w:rsidR="00514E6E">
        <w:t xml:space="preserve">HOIs can be detected </w:t>
      </w:r>
      <w:r w:rsidR="00632DC9">
        <w:t xml:space="preserve">using phenomenological models </w:t>
      </w:r>
      <w:r w:rsidR="00514E6E">
        <w:t xml:space="preserve">and discuss the mechanistic basis for HOIs. </w:t>
      </w:r>
      <w:r w:rsidR="00F0623F">
        <w:t xml:space="preserve">In our example, we </w:t>
      </w:r>
      <w:r w:rsidR="00632DC9">
        <w:t>simulate</w:t>
      </w:r>
      <w:r w:rsidR="001E683B">
        <w:t xml:space="preserve"> resource competition between three annual plant species</w:t>
      </w:r>
      <w:r w:rsidR="00B00A38">
        <w:t xml:space="preserve"> </w:t>
      </w:r>
      <w:r w:rsidR="001F3D0E">
        <w:t>differing in the</w:t>
      </w:r>
      <w:r w:rsidR="00632DC9">
        <w:t xml:space="preserve">ir phenology and their </w:t>
      </w:r>
      <w:r w:rsidR="00F0623F">
        <w:t xml:space="preserve">functional </w:t>
      </w:r>
      <w:r w:rsidR="00632DC9">
        <w:t>response to resource depletion</w:t>
      </w:r>
      <w:r w:rsidR="001E683B">
        <w:t xml:space="preserve">. We then fit a phenomenological competition model to </w:t>
      </w:r>
      <w:r w:rsidR="00F0623F">
        <w:t xml:space="preserve">the outcome of </w:t>
      </w:r>
      <w:r w:rsidR="00632DC9">
        <w:t xml:space="preserve">simulated </w:t>
      </w:r>
      <w:r w:rsidR="00F0623F">
        <w:t xml:space="preserve">competition </w:t>
      </w:r>
      <w:r w:rsidR="00632DC9">
        <w:t>and evaluate whether the effects of multispecies competition are equal to the sum of single species effects</w:t>
      </w:r>
      <w:r w:rsidR="00B00A38">
        <w:t xml:space="preserve">.  </w:t>
      </w:r>
      <w:r w:rsidR="00C32A0E">
        <w:t xml:space="preserve">We find that </w:t>
      </w:r>
      <w:r w:rsidR="00632DC9">
        <w:t xml:space="preserve">the strength of </w:t>
      </w:r>
      <w:r w:rsidR="001E683B">
        <w:t>HOIs</w:t>
      </w:r>
      <w:r w:rsidR="00632DC9">
        <w:t xml:space="preserve"> vary with phenology in our </w:t>
      </w:r>
      <w:r w:rsidR="00F0623F">
        <w:t>simulation:</w:t>
      </w:r>
      <w:r w:rsidR="00632DC9">
        <w:t xml:space="preserve"> </w:t>
      </w:r>
      <w:r w:rsidR="00F0623F">
        <w:t>s</w:t>
      </w:r>
      <w:r w:rsidR="00632DC9">
        <w:t>pecies that grow later in the season experience stronger HOIs because the competitive environment they experience is strongly affected by species growing earlier in the season</w:t>
      </w:r>
      <w:r w:rsidR="00C32A0E">
        <w:t xml:space="preserve">. </w:t>
      </w:r>
      <w:r w:rsidR="00390672">
        <w:t xml:space="preserve">We conclude that HOIs </w:t>
      </w:r>
      <w:r w:rsidR="003C16DF">
        <w:t>are</w:t>
      </w:r>
      <w:r w:rsidR="00390672">
        <w:t xml:space="preserve"> likely to arise</w:t>
      </w:r>
      <w:r w:rsidR="001E683B">
        <w:t xml:space="preserve"> </w:t>
      </w:r>
      <w:r w:rsidR="00632DC9">
        <w:t>in systems where resource availability</w:t>
      </w:r>
      <w:r w:rsidR="00192A3D">
        <w:t xml:space="preserve"> </w:t>
      </w:r>
      <w:r w:rsidR="00F0623F">
        <w:t>declines rapidly</w:t>
      </w:r>
      <w:r w:rsidR="00192A3D">
        <w:t xml:space="preserve"> and individual </w:t>
      </w:r>
      <w:r w:rsidR="00F0623F">
        <w:t xml:space="preserve">size </w:t>
      </w:r>
      <w:r w:rsidR="00192A3D">
        <w:t>increases</w:t>
      </w:r>
      <w:r w:rsidR="00F0623F">
        <w:t xml:space="preserve"> rapidly</w:t>
      </w:r>
      <w:r w:rsidR="00632DC9">
        <w:t xml:space="preserve"> 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9" w:name="introduction"/>
      <w:bookmarkEnd w:id="9"/>
    </w:p>
    <w:p w14:paraId="2DFCF149" w14:textId="77777777" w:rsidR="00B93196" w:rsidRDefault="00390672">
      <w:pPr>
        <w:pStyle w:val="Heading"/>
      </w:pPr>
      <w:r>
        <w:lastRenderedPageBreak/>
        <w:t>Introduction</w:t>
      </w:r>
    </w:p>
    <w:p w14:paraId="5BC13903" w14:textId="581C5D26" w:rsidR="00B93196" w:rsidRDefault="00AE5DD5">
      <w:pPr>
        <w:spacing w:after="202"/>
        <w:contextualSpacing/>
      </w:pPr>
      <w:r>
        <w:t xml:space="preserve">Over </w:t>
      </w:r>
      <w:commentRangeStart w:id="10"/>
      <w:r w:rsidR="004643A4">
        <w:t>a lifetime</w:t>
      </w:r>
      <w:commentRangeEnd w:id="10"/>
      <w:r w:rsidR="004643A4">
        <w:rPr>
          <w:rStyle w:val="CommentReference"/>
        </w:rPr>
        <w:commentReference w:id="10"/>
      </w:r>
      <w:r>
        <w:t>, most</w:t>
      </w:r>
      <w:r w:rsidR="00390672">
        <w:t xml:space="preserve"> </w:t>
      </w:r>
      <w:r>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most classical models in community ecology summarize species </w:t>
      </w:r>
      <w:commentRangeStart w:id="11"/>
      <w:r w:rsidR="00390672">
        <w:t xml:space="preserve">interactions </w:t>
      </w:r>
      <w:r w:rsidR="004643A4">
        <w:t>in a pairwise fashion</w:t>
      </w:r>
      <w:commentRangeEnd w:id="11"/>
      <w:r w:rsidR="004643A4">
        <w:rPr>
          <w:rStyle w:val="CommentReference"/>
        </w:rPr>
        <w:commentReference w:id="11"/>
      </w:r>
      <w:r w:rsidR="004643A4">
        <w:t xml:space="preserve">,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3F5CA02D" w:rsidR="00BD75EE" w:rsidRDefault="00390672">
      <w:pPr>
        <w:spacing w:after="202"/>
        <w:contextualSpacing/>
      </w:pPr>
      <w:r>
        <w:t xml:space="preserve">The </w:t>
      </w:r>
      <w:r w:rsidR="00024622">
        <w:t>potential for</w:t>
      </w:r>
      <w:r>
        <w:t xml:space="preserve"> higher order interactions (HOIs) between species challenge</w:t>
      </w:r>
      <w:commentRangeStart w:id="12"/>
      <w:r>
        <w:t>s th</w:t>
      </w:r>
      <w:r w:rsidR="00620DAA">
        <w:t>e</w:t>
      </w:r>
      <w:r>
        <w:t xml:space="preserve"> core assumption </w:t>
      </w:r>
      <w:commentRangeEnd w:id="12"/>
      <w:r w:rsidR="00620DAA">
        <w:t xml:space="preserve">of additive pairwise interactions </w:t>
      </w:r>
      <w:r w:rsidR="004643A4">
        <w:rPr>
          <w:rStyle w:val="CommentReference"/>
        </w:rPr>
        <w:commentReference w:id="12"/>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DF5BA1">
        <w:t xml:space="preserve">also </w:t>
      </w:r>
      <w:r w:rsidR="00EC01A1">
        <w:t xml:space="preserve">challenges classical definitions of </w:t>
      </w:r>
      <w:r w:rsidR="00DF5BA1">
        <w:t xml:space="preserve">species </w:t>
      </w:r>
      <w:r w:rsidR="00EC01A1">
        <w:t xml:space="preserve">coexistence and </w:t>
      </w:r>
      <w:r w:rsidR="009E7519">
        <w:t xml:space="preserve">the </w:t>
      </w:r>
      <w:r w:rsidR="00EC01A1">
        <w:t xml:space="preserve">niche that rest on </w:t>
      </w:r>
      <w:r w:rsidR="009E7519">
        <w:t xml:space="preserve">the assumption that </w:t>
      </w:r>
      <w:r w:rsidR="00EC01A1">
        <w:t>intraspecific</w:t>
      </w:r>
      <w:r w:rsidR="009E7519">
        <w:t xml:space="preserve"> and</w:t>
      </w:r>
      <w:r w:rsidR="00EC01A1">
        <w:t xml:space="preserve"> interspecific </w:t>
      </w:r>
      <w:r w:rsidR="009E7519">
        <w:t xml:space="preserve">interactions are </w:t>
      </w:r>
      <w:r w:rsidR="00DF5BA1">
        <w:t xml:space="preserve">of a </w:t>
      </w:r>
      <w:r w:rsidR="009E7519">
        <w:t xml:space="preserve">fixed strength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778D7915" w:rsidR="006A1B59" w:rsidRDefault="00616BAF" w:rsidP="003431F6">
      <w:pPr>
        <w:spacing w:after="202"/>
        <w:contextualSpacing/>
      </w:pPr>
      <w:r>
        <w:lastRenderedPageBreak/>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E75F7D">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 xml:space="preserve">discussions defined an HOI only within the context of a standard Lotka-Volterra competition model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w:t>
      </w:r>
      <w:commentRangeStart w:id="13"/>
      <w:r w:rsidR="003566DC">
        <w:t>because</w:t>
      </w:r>
      <w:r w:rsidR="00620DAA">
        <w:t xml:space="preserve"> it implied that HOIs were present in any model with non-linear density dependence</w:t>
      </w:r>
      <w:commentRangeEnd w:id="13"/>
      <w:r w:rsidR="003566DC">
        <w:rPr>
          <w:rStyle w:val="CommentReference"/>
        </w:rPr>
        <w:commentReference w:id="13"/>
      </w:r>
      <w:r w:rsidR="00DA1F0D">
        <w:t xml:space="preserve">.  A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 xml:space="preserve">specific interaction terms in their definition of HOI, </w:t>
      </w:r>
      <w:r w:rsidR="00852C69">
        <w:t xml:space="preserve">which deviates from the </w:t>
      </w:r>
      <w:r w:rsidR="004B7E48">
        <w:t xml:space="preserve">original </w:t>
      </w:r>
      <w:r w:rsidR="004F1562">
        <w:t>emphasis on</w:t>
      </w:r>
      <w:r w:rsidR="00620DAA">
        <w:t xml:space="preserve"> interactions between two or more species</w:t>
      </w:r>
      <w:r w:rsidR="00DA1F0D">
        <w:t xml:space="preserve">. </w:t>
      </w:r>
      <w:r w:rsidR="00593B78">
        <w:t xml:space="preserve"> In another recent paper, Grilli et al. </w:t>
      </w:r>
      <w:r w:rsidR="004B7D03">
        <w:fldChar w:fldCharType="begin"/>
      </w:r>
      <w:r w:rsidR="00596808">
        <w:instrText xml:space="preserve"> ADDIN ZOTERO_ITEM CSL_CITATION {"citationID":"HerHuAyU","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4B7D03">
        <w:fldChar w:fldCharType="separate"/>
      </w:r>
      <w:r w:rsidR="00596808">
        <w:rPr>
          <w:noProof/>
        </w:rPr>
        <w:t>(2017)</w:t>
      </w:r>
      <w:r w:rsidR="004B7D03">
        <w:fldChar w:fldCharType="end"/>
      </w:r>
      <w:r w:rsidR="004B7D03">
        <w:t xml:space="preserve"> </w:t>
      </w:r>
      <w:r w:rsidR="00852C69">
        <w:t xml:space="preserve">demonstrate the implications </w:t>
      </w:r>
      <w:r w:rsidR="004B7D03">
        <w:t>HOI</w:t>
      </w:r>
      <w:r w:rsidR="00852C69">
        <w:t>s could have</w:t>
      </w:r>
      <w:r w:rsidR="004B7D03">
        <w:t xml:space="preserve"> for </w:t>
      </w:r>
      <w:r w:rsidR="00852C69">
        <w:t>multispecies</w:t>
      </w:r>
      <w:r w:rsidR="004B7D03">
        <w:t xml:space="preserve"> coexistence, but their example </w:t>
      </w:r>
      <w:r w:rsidR="00550788">
        <w:t>of HOIs are</w:t>
      </w:r>
      <w:r w:rsidR="003566DC">
        <w:t>,</w:t>
      </w:r>
      <w:r w:rsidR="00550788">
        <w:t xml:space="preserve"> strictly speaking</w:t>
      </w:r>
      <w:r w:rsidR="003566DC">
        <w:t>,</w:t>
      </w:r>
      <w:r w:rsidR="00550788">
        <w:t xml:space="preserve"> not interaction modifications</w:t>
      </w:r>
      <w:r w:rsidR="003566DC">
        <w:t xml:space="preserve">, and more </w:t>
      </w:r>
      <w:r w:rsidR="00033A04">
        <w:t xml:space="preserve">accurately </w:t>
      </w:r>
      <w:r w:rsidR="003566DC">
        <w:t xml:space="preserve">fit </w:t>
      </w:r>
      <w:r w:rsidR="00033A04">
        <w:t xml:space="preserve">within the definition of </w:t>
      </w:r>
      <w:r w:rsidR="004B7D03">
        <w:t xml:space="preserve">indirect </w:t>
      </w:r>
      <w:r w:rsidR="00846BFF">
        <w:t>interaction chains</w:t>
      </w:r>
      <w:r w:rsidR="004B7D03">
        <w:t xml:space="preserve"> </w:t>
      </w:r>
      <w:r w:rsidR="004B7D03">
        <w:fldChar w:fldCharType="begin"/>
      </w:r>
      <w:r w:rsidR="004B7D03">
        <w:instrText xml:space="preserve"> ADDIN ZOTERO_ITEM CSL_CITATION {"citationID":"xNHZHZjZ","properties":{"formattedCitation":"(Levine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B7D03">
        <w:fldChar w:fldCharType="separate"/>
      </w:r>
      <w:r w:rsidR="004B7D03">
        <w:rPr>
          <w:noProof/>
        </w:rPr>
        <w:t>(Levine et al. 2017)</w:t>
      </w:r>
      <w:r w:rsidR="004B7D03">
        <w:fldChar w:fldCharType="end"/>
      </w:r>
      <w:r w:rsidR="004B7D03">
        <w:t>.</w:t>
      </w:r>
      <w:r w:rsidR="00550788">
        <w:t xml:space="preserve"> </w:t>
      </w:r>
      <w:r w:rsidR="00852C69">
        <w:t>The renewed interest in HOIs</w:t>
      </w:r>
      <w:r w:rsidR="00033A04">
        <w:t xml:space="preserve"> and their potential</w:t>
      </w:r>
      <w:r w:rsidR="003566DC">
        <w:t xml:space="preserve"> to</w:t>
      </w:r>
      <w:r w:rsidR="00033A04">
        <w:t xml:space="preserve"> profound</w:t>
      </w:r>
      <w:r w:rsidR="003566DC">
        <w:t>ly</w:t>
      </w:r>
      <w:r w:rsidR="00033A04">
        <w:t xml:space="preserve"> </w:t>
      </w:r>
      <w:r w:rsidR="003566DC">
        <w:t xml:space="preserve">shape </w:t>
      </w:r>
      <w:r w:rsidR="00092171">
        <w:t xml:space="preserve">the </w:t>
      </w:r>
      <w:r w:rsidR="003566DC">
        <w:t>diversity</w:t>
      </w:r>
      <w:r w:rsidR="00092171">
        <w:t xml:space="preserve"> and dynamics of </w:t>
      </w:r>
      <w:r w:rsidR="00033A04">
        <w:t xml:space="preserve">multispecies communities </w:t>
      </w:r>
      <w:r w:rsidR="00852C69">
        <w:t xml:space="preserve">demand a </w:t>
      </w:r>
      <w:r w:rsidR="00033A04">
        <w:t xml:space="preserve">clear </w:t>
      </w:r>
      <w:r w:rsidR="003431F6">
        <w:t>definition</w:t>
      </w:r>
      <w:r w:rsidR="00092171">
        <w:t>, as</w:t>
      </w:r>
      <w:r w:rsidR="003431F6">
        <w:t xml:space="preserve"> </w:t>
      </w:r>
      <w:r w:rsidR="00092171">
        <w:t>well as careful consideration of</w:t>
      </w:r>
      <w:r w:rsidR="003431F6">
        <w:t xml:space="preserve"> how HOIs </w:t>
      </w:r>
      <w:r w:rsidR="00092171">
        <w:t xml:space="preserve">can </w:t>
      </w:r>
      <w:r w:rsidR="003431F6">
        <w:t xml:space="preserve">be detected </w:t>
      </w:r>
      <w:r w:rsidR="00092171">
        <w:t>with the</w:t>
      </w:r>
      <w:r w:rsidR="003431F6">
        <w:t xml:space="preserve"> kind of empirical data ecologists </w:t>
      </w:r>
      <w:r w:rsidR="00092171">
        <w:t xml:space="preserve">typically </w:t>
      </w:r>
      <w:r w:rsidR="003431F6">
        <w:t>collect.</w:t>
      </w:r>
    </w:p>
    <w:p w14:paraId="54009F6F" w14:textId="3EE02ADD" w:rsidR="00661E05" w:rsidRDefault="00661E05" w:rsidP="00973FCF">
      <w:pPr>
        <w:spacing w:after="202"/>
        <w:contextualSpacing/>
      </w:pPr>
      <w:r>
        <w:t>In addition</w:t>
      </w:r>
      <w:r w:rsidR="00092171">
        <w:t xml:space="preserve"> to the challenges of defining and detecting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lastRenderedPageBreak/>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w:t>
      </w:r>
      <w:commentRangeStart w:id="14"/>
      <w:r>
        <w:t>However, the question of whether perfect knowledge of pairwise interactions is sufficient to predict the dynamics of more complex systems is fundamentally phenomenological and thus can only be investigated in the context of phenomenological interactions.</w:t>
      </w:r>
      <w:commentRangeEnd w:id="14"/>
      <w:r w:rsidR="00092171">
        <w:rPr>
          <w:rStyle w:val="CommentReference"/>
        </w:rPr>
        <w:commentReference w:id="14"/>
      </w:r>
      <w:r>
        <w:t xml:space="preserve">  Second, if mechanistic models 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empirical understanding</w:t>
      </w:r>
      <w:r w:rsidR="00E22254">
        <w:t xml:space="preserve"> of competition—</w:t>
      </w:r>
      <w:commentRangeStart w:id="15"/>
      <w:r w:rsidR="00E22254">
        <w:t>the logistical challenge of studying multispecies competition notwithstanding</w:t>
      </w:r>
      <w:commentRangeEnd w:id="15"/>
      <w:r w:rsidR="00092171">
        <w:rPr>
          <w:rStyle w:val="CommentReference"/>
        </w:rPr>
        <w:commentReference w:id="15"/>
      </w:r>
      <w:r>
        <w:t xml:space="preserve">.  </w:t>
      </w:r>
      <w:commentRangeStart w:id="16"/>
      <w:r>
        <w:t>An investigation of the mechanistic basis of HOIs would help ecologists predict when</w:t>
      </w:r>
      <w:commentRangeEnd w:id="16"/>
      <w:r w:rsidR="00092171">
        <w:rPr>
          <w:rStyle w:val="CommentReference"/>
        </w:rPr>
        <w:commentReference w:id="16"/>
      </w:r>
      <w:r>
        <w:t xml:space="preserve"> and where HOIs are most likely to emerge—and may help explain why phenomenological models without HOIs have been successfully applied in many communities.  </w:t>
      </w:r>
    </w:p>
    <w:p w14:paraId="59CB5162" w14:textId="56CC1103" w:rsidR="000D418D" w:rsidRDefault="00DA4C84" w:rsidP="00734B7F">
      <w:pPr>
        <w:spacing w:after="202"/>
        <w:contextualSpacing/>
      </w:pPr>
      <w:commentRangeStart w:id="17"/>
      <w:r w:rsidRPr="00373175">
        <w:t xml:space="preserve">In this paper we </w:t>
      </w:r>
      <w:r w:rsidR="000A0B3E" w:rsidRPr="00373175">
        <w:t xml:space="preserve">discuss </w:t>
      </w:r>
      <w:commentRangeEnd w:id="17"/>
      <w:r w:rsidR="00145620">
        <w:rPr>
          <w:rStyle w:val="CommentReference"/>
        </w:rPr>
        <w:commentReference w:id="17"/>
      </w:r>
      <w:r w:rsidR="000A0B3E" w:rsidRPr="00373175">
        <w:t xml:space="preserve">the difficulties in defining </w:t>
      </w:r>
      <w:r w:rsidRPr="00373175">
        <w:t>HOIs</w:t>
      </w:r>
      <w:r w:rsidR="000A0B3E" w:rsidRPr="00373175">
        <w:t>, the pitfalls in</w:t>
      </w:r>
      <w:r w:rsidR="00150BAB" w:rsidRPr="00373175">
        <w:t xml:space="preserve">herent </w:t>
      </w:r>
      <w:r w:rsidR="000A0B3E" w:rsidRPr="00373175">
        <w:t>detect</w:t>
      </w:r>
      <w:r w:rsidR="00150BAB" w:rsidRPr="00373175">
        <w:t>ing</w:t>
      </w:r>
      <w:r w:rsidR="000A0B3E" w:rsidRPr="00373175">
        <w:t xml:space="preserve"> HOIs </w:t>
      </w:r>
      <w:r w:rsidR="00E22254">
        <w:t>with phenomenological models, and the potential mechanisms that generate HOIs</w:t>
      </w:r>
      <w:r w:rsidR="000A0B3E" w:rsidRPr="00373175">
        <w:t>.  To illustrate our definition and to highlight the mechanism that can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w:t>
      </w:r>
      <w:r w:rsidR="00386DC9">
        <w:lastRenderedPageBreak/>
        <w:t>simple mechanistic 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worked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18" w:name="defining-higher-order-interactions"/>
      <w:bookmarkEnd w:id="18"/>
      <w:r>
        <w:t>What counts as a</w:t>
      </w:r>
      <w:r w:rsidR="0045307B">
        <w:t xml:space="preserve"> higher order </w:t>
      </w:r>
      <w:r>
        <w:t>interaction?</w:t>
      </w:r>
    </w:p>
    <w:p w14:paraId="430530D7" w14:textId="3F031A5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Thus</w:t>
      </w:r>
      <w:r w:rsidR="00EC66DE">
        <w:t xml:space="preserve">, </w:t>
      </w:r>
      <w:r w:rsidR="00390672">
        <w:t xml:space="preserve">resource competition </w:t>
      </w:r>
      <w:r w:rsidR="00141AE0">
        <w:t xml:space="preserve">is </w:t>
      </w:r>
      <w:r w:rsidR="00390672">
        <w:t xml:space="preserve">an indirect effect </w:t>
      </w:r>
      <w:r w:rsidR="009B6D1E">
        <w:t xml:space="preserve">of </w:t>
      </w:r>
      <w:r w:rsidR="00390672">
        <w:t>individuals</w:t>
      </w:r>
      <w:r w:rsidR="009B6D1E">
        <w:t xml:space="preserve"> on one another</w:t>
      </w:r>
      <w:r w:rsidR="00390672">
        <w:t xml:space="preserve"> mediated by </w:t>
      </w:r>
      <w:r w:rsidR="0003256E">
        <w:t xml:space="preserve">shared </w:t>
      </w:r>
      <w:r w:rsidR="00390672">
        <w:t>resource</w:t>
      </w:r>
      <w:r w:rsidR="0003256E">
        <w:t>s</w:t>
      </w:r>
      <w:r w:rsidR="00163557">
        <w:t>.</w:t>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794B7A8A" w:rsidR="0045307B" w:rsidRDefault="00101A73" w:rsidP="00373187">
      <w:pPr>
        <w:spacing w:after="202"/>
        <w:contextualSpacing/>
      </w:pPr>
      <w:r>
        <w:t>T</w:t>
      </w:r>
      <w:r w:rsidR="00141AE0">
        <w:t>he great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commentRangeStart w:id="19"/>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commentRangeEnd w:id="19"/>
      <w:r w:rsidR="002C2C9C">
        <w:rPr>
          <w:rStyle w:val="CommentReference"/>
        </w:rPr>
        <w:commentReference w:id="19"/>
      </w:r>
      <w:r w:rsidR="00D709AF">
        <w:t>)</w:t>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w:t>
      </w:r>
      <w:r w:rsidR="00E9784F">
        <w:lastRenderedPageBreak/>
        <w:t>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w:t>
      </w:r>
      <w:commentRangeStart w:id="20"/>
      <w:r w:rsidR="00E9784F">
        <w:t xml:space="preserve">the how </w:t>
      </w:r>
      <w:commentRangeEnd w:id="20"/>
      <w:r w:rsidR="002C2C9C">
        <w:rPr>
          <w:rStyle w:val="CommentReference"/>
        </w:rPr>
        <w:commentReference w:id="20"/>
      </w:r>
      <w:r w:rsidR="00E9784F">
        <w:t xml:space="preserve">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41C4CF33" w:rsidR="00286FFE" w:rsidRDefault="007A5644" w:rsidP="00F80F5F">
      <w:pPr>
        <w:spacing w:after="202"/>
        <w:contextualSpacing/>
      </w:pPr>
      <w:r>
        <w:t>A</w:t>
      </w:r>
      <w:r w:rsidR="00F80F5F">
        <w:t xml:space="preserve"> useful definition for HOIs, </w:t>
      </w:r>
      <w:commentRangeStart w:id="21"/>
      <w:r>
        <w:t xml:space="preserve">should start from a recognition of </w:t>
      </w:r>
      <w:r w:rsidR="00A3410F">
        <w:t xml:space="preserve">the important implication </w:t>
      </w:r>
      <w:r w:rsidR="00F80F5F">
        <w:t>HOIs</w:t>
      </w:r>
      <w:r w:rsidR="00014913">
        <w:t xml:space="preserve"> have for community dynamics</w:t>
      </w:r>
      <w:commentRangeEnd w:id="21"/>
      <w:r w:rsidR="002C2C9C">
        <w:rPr>
          <w:rStyle w:val="CommentReference"/>
        </w:rPr>
        <w:commentReference w:id="21"/>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w:t>
      </w:r>
      <w:commentRangeStart w:id="22"/>
      <w:r w:rsidR="00B24D7A">
        <w:t xml:space="preserve">mysterious, </w:t>
      </w:r>
      <w:commentRangeEnd w:id="22"/>
      <w:r w:rsidR="002C2C9C">
        <w:rPr>
          <w:rStyle w:val="CommentReference"/>
        </w:rPr>
        <w:commentReference w:id="22"/>
      </w:r>
      <w:r w:rsidR="00B24D7A">
        <w:t xml:space="preserve">HOIs </w:t>
      </w:r>
      <w:r w:rsidR="0086361A">
        <w:t xml:space="preserve">can </w:t>
      </w:r>
      <w:r w:rsidR="00FC6F31">
        <w:t>arise from a simple modification of standard competition models: if we assume</w:t>
      </w:r>
      <w:r w:rsidR="00A3410F">
        <w:t>,</w:t>
      </w:r>
      <w:r w:rsidR="00FC6F31">
        <w:t xml:space="preserve"> as i</w:t>
      </w:r>
      <w:r w:rsidR="00A3410F">
        <w:t xml:space="preserve">s done in the </w:t>
      </w:r>
      <w:r w:rsidR="006103C8">
        <w:t>classical</w:t>
      </w:r>
      <w:r w:rsidR="00FC6F31">
        <w:t xml:space="preserve"> Lotka-Volterra model, that interactions between species </w:t>
      </w:r>
      <w:r w:rsidR="00101A73">
        <w:t>are</w:t>
      </w:r>
      <w:r w:rsidR="00373175">
        <w:t xml:space="preserve"> independent of the broader competitive environment</w:t>
      </w:r>
      <w:r w:rsidR="00FC6F31">
        <w:t>, then this means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938A6F8" w14:textId="450908C1" w:rsidR="00373175" w:rsidRDefault="0086361A" w:rsidP="00373175">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commentRangeStart w:id="23"/>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w:t>
      </w:r>
      <w:commentRangeEnd w:id="23"/>
      <w:r w:rsidR="002C2C9C">
        <w:rPr>
          <w:rStyle w:val="CommentReference"/>
        </w:rPr>
        <w:commentReference w:id="23"/>
      </w:r>
      <w:r w:rsidR="00373175">
        <w:t>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p>
    <w:p w14:paraId="02626C12" w14:textId="68378FA4" w:rsidR="00600A7D" w:rsidRDefault="00D86989" w:rsidP="00054720">
      <w:pPr>
        <w:spacing w:after="202"/>
        <w:contextualSpacing/>
      </w:pPr>
      <w:r>
        <w:t xml:space="preserve">Another area where there is inconsistency in definitions has important practical implications for statistically detecting HOIs.  </w:t>
      </w:r>
      <w:commentRangeStart w:id="24"/>
      <w:r w:rsidR="00044E45">
        <w:t xml:space="preserve">In a study of annual plant competition, </w:t>
      </w:r>
      <w:r w:rsidR="00044E45">
        <w:lastRenderedPageBreak/>
        <w:t xml:space="preserve">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terms of species density in their demographic model that improve the statistical fit to the data. </w:t>
      </w:r>
      <w:commentRangeEnd w:id="24"/>
      <w:r w:rsidR="002C2C9C">
        <w:rPr>
          <w:rStyle w:val="CommentReference"/>
        </w:rPr>
        <w:commentReference w:id="24"/>
      </w:r>
      <w:r w:rsidR="00044E45">
        <w:t xml:space="preserve"> </w:t>
      </w:r>
      <w:r>
        <w:t>T</w:t>
      </w:r>
      <w:r w:rsidR="0056606B">
        <w:t>h</w:t>
      </w:r>
      <w:r>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 xml:space="preserve">and maps clearly onto what a mathematician thinks of as a “higher order” term, </w:t>
      </w:r>
      <w:r w:rsidR="00E908D7">
        <w:t xml:space="preserve">these HOIs have different </w:t>
      </w:r>
      <w:r w:rsidR="00903029">
        <w:t>implications for community dynamics</w:t>
      </w:r>
      <w:r w:rsidR="00E908D7">
        <w:t xml:space="preserve"> than the definition we emphasize</w:t>
      </w:r>
      <w:r w:rsidR="00C875B7">
        <w:t xml:space="preserve">. </w:t>
      </w:r>
      <w:commentRangeStart w:id="25"/>
      <w:r w:rsidR="00903029">
        <w:t xml:space="preserve">For instance, </w:t>
      </w:r>
      <w:r w:rsidR="0086361A">
        <w:t>including</w:t>
      </w:r>
      <w:r w:rsidR="00DE2068">
        <w:t xml:space="preserve"> quadratic density terms </w:t>
      </w:r>
      <w:r w:rsidR="0086361A">
        <w:t>within the definition of</w:t>
      </w:r>
      <w:r w:rsidR="00DE2068">
        <w:t xml:space="preserve"> HOIs </w:t>
      </w:r>
      <w:r w:rsidR="00044E45">
        <w:t xml:space="preserve">may seem </w:t>
      </w:r>
      <w:r w:rsidR="00DE2068">
        <w:t xml:space="preserve">inconsistent with </w:t>
      </w:r>
      <w:r w:rsidR="00E908D7">
        <w:t xml:space="preserve">idea that </w:t>
      </w:r>
      <w:r w:rsidR="00DE2068">
        <w:t xml:space="preserve">HOIs </w:t>
      </w:r>
      <w:r w:rsidR="00E908D7">
        <w:t>result from</w:t>
      </w:r>
      <w:r w:rsidR="00DE2068">
        <w:t xml:space="preserve"> interaction modification</w:t>
      </w:r>
      <w:r>
        <w:t xml:space="preserve"> between species.  More specifically they imply that a species modifies its own competitive effect.</w:t>
      </w:r>
      <w:r w:rsidR="00C875B7">
        <w:t xml:space="preserve"> </w:t>
      </w:r>
      <w:commentRangeEnd w:id="25"/>
      <w:r w:rsidR="002C2C9C">
        <w:rPr>
          <w:rStyle w:val="CommentReference"/>
        </w:rPr>
        <w:commentReference w:id="25"/>
      </w:r>
    </w:p>
    <w:p w14:paraId="7A1A44C6" w14:textId="245E3F47" w:rsidR="001A6A75" w:rsidRPr="006B2FC8" w:rsidRDefault="00283064" w:rsidP="00516EBB">
      <w:pPr>
        <w:spacing w:after="202"/>
        <w:contextualSpacing/>
      </w:pPr>
      <w:commentRangeStart w:id="26"/>
      <w:r w:rsidRPr="006B2FC8">
        <w:t xml:space="preserve">A similar </w:t>
      </w:r>
      <w:r w:rsidR="0055486E" w:rsidRPr="006B2FC8">
        <w:t xml:space="preserve">set of issues </w:t>
      </w:r>
      <w:commentRangeEnd w:id="26"/>
      <w:r w:rsidR="002C2C9C">
        <w:rPr>
          <w:rStyle w:val="CommentReference"/>
        </w:rPr>
        <w:commentReference w:id="26"/>
      </w:r>
      <w:r w:rsidRPr="006B2FC8">
        <w:t xml:space="preserve">was pointed out early on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Beverton-Holt,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E36D5" w:rsidRPr="006B2FC8">
        <w:t>ies</w:t>
      </w:r>
      <w:r w:rsidR="00CA248C" w:rsidRPr="006B2FC8">
        <w:t xml:space="preserve"> the 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0EEFAB83" w:rsidR="009C4CDF" w:rsidRPr="006B2FC8" w:rsidRDefault="00D86989" w:rsidP="0055486E">
      <w:pPr>
        <w:spacing w:after="202"/>
        <w:contextualSpacing/>
      </w:pPr>
      <w:commentRangeStart w:id="27"/>
      <w:r>
        <w:t xml:space="preserve">Higher order interactions have profound implications for multispecies communities.  HOIs lead to </w:t>
      </w:r>
      <w:r w:rsidR="00D71481" w:rsidRPr="006B2FC8">
        <w:t xml:space="preserve"> </w:t>
      </w:r>
      <w:r w:rsidR="00C03FEF" w:rsidRPr="006B2FC8">
        <w:t>emergent properties in multispecies communities</w:t>
      </w:r>
      <w:r>
        <w:t xml:space="preserve"> that cannot </w:t>
      </w:r>
      <w:r>
        <w:lastRenderedPageBreak/>
        <w:t xml:space="preserve">be predicted from </w:t>
      </w:r>
      <w:r w:rsidR="002E165A">
        <w:t xml:space="preserve">models of </w:t>
      </w:r>
      <w:r>
        <w:t>single species competition</w:t>
      </w:r>
      <w:r w:rsidR="00C03FEF" w:rsidRPr="006B2FC8">
        <w:t xml:space="preserve">. </w:t>
      </w:r>
      <w:r w:rsidR="00D512C8" w:rsidRPr="006B2FC8">
        <w:t xml:space="preserve"> </w:t>
      </w:r>
      <w:r w:rsidR="002E165A">
        <w:t xml:space="preserve">And equivalently, this 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us</w:t>
      </w:r>
      <w:r w:rsidR="00D512C8" w:rsidRPr="006B2FC8">
        <w:t xml:space="preserve"> cannot be neatly decomposed into </w:t>
      </w:r>
      <w:r w:rsidR="00F60713" w:rsidRPr="006B2FC8">
        <w:t xml:space="preserve">separate </w:t>
      </w:r>
      <w:r w:rsidR="0022450C" w:rsidRPr="006B2FC8">
        <w:t xml:space="preserve">competitive effects of each species on each other species.  </w:t>
      </w:r>
      <w:commentRangeEnd w:id="27"/>
      <w:r w:rsidR="005B1483">
        <w:rPr>
          <w:rStyle w:val="CommentReference"/>
        </w:rPr>
        <w:commentReference w:id="27"/>
      </w:r>
      <w:r w:rsidR="0022450C" w:rsidRPr="006B2FC8">
        <w:t>E</w:t>
      </w:r>
      <w:r w:rsidR="00C03FEF" w:rsidRPr="006B2FC8">
        <w:t xml:space="preserve">mergent properties </w:t>
      </w:r>
      <w:r w:rsidR="0022450C" w:rsidRPr="006B2FC8">
        <w:t xml:space="preserve">at the community level, or non-independence of competitive effects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Following from this 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8B3053"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11AB4A9C"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CC2A77">
              <w:rPr>
                <w:noProof/>
              </w:rPr>
              <w:t>1</w:t>
            </w:r>
            <w:r w:rsidR="00AC7C1E" w:rsidRPr="006B2FC8">
              <w:rPr>
                <w:noProof/>
              </w:rPr>
              <w:fldChar w:fldCharType="end"/>
            </w:r>
            <w:r w:rsidRPr="006B2FC8">
              <w:t>)</w:t>
            </w:r>
          </w:p>
        </w:tc>
      </w:tr>
    </w:tbl>
    <w:p w14:paraId="5565AAC2" w14:textId="43FBE7B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on the left</w:t>
      </w:r>
      <w:r w:rsidR="00A901E6" w:rsidRPr="006B2FC8">
        <w:t>-</w:t>
      </w:r>
      <w:r w:rsidR="005B5848" w:rsidRPr="006B2FC8">
        <w:t xml:space="preserve">hand side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CE2561" w:rsidRPr="006B2FC8">
        <w:t xml:space="preserve">, is </w:t>
      </w:r>
      <w:r w:rsidR="00C0352C" w:rsidRPr="006B2FC8">
        <w:t>a species specific parameter defining the</w:t>
      </w:r>
      <w:r w:rsidR="00CE2561" w:rsidRPr="006B2FC8">
        <w:t xml:space="preserve"> average per capita</w:t>
      </w:r>
      <w:r w:rsidR="00C0352C" w:rsidRPr="006B2FC8">
        <w:t xml:space="preserve"> population growth rate</w:t>
      </w:r>
      <w:r w:rsidR="00CE2561" w:rsidRPr="006B2FC8">
        <w:t xml:space="preserve"> in the absence of competitors,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p>
    <w:p w14:paraId="40CA0111" w14:textId="10AD8CA0" w:rsidR="004A7CD3" w:rsidRPr="006B2FC8" w:rsidRDefault="002E165A" w:rsidP="004F3621">
      <w:pPr>
        <w:spacing w:after="202"/>
        <w:contextualSpacing/>
      </w:pPr>
      <w:r>
        <w:lastRenderedPageBreak/>
        <w:t xml:space="preserve">Our definition of an HOI focuses 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only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Ricker and Beverton-Holt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on per 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r w:rsidR="00B454D3" w:rsidRPr="006B2FC8">
        <w:t xml:space="preserve">s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r w:rsidR="00B454D3" w:rsidRPr="006B2FC8">
        <w:t xml:space="preserve">species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AC1798" w:rsidRPr="006B2FC8">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AC1798" w:rsidRPr="006B2FC8">
        <w:t xml:space="preserve"> depends only on </w:t>
      </w:r>
      <w:r w:rsidR="00AC1798" w:rsidRPr="006B2FC8">
        <w:rPr>
          <w:i/>
        </w:rPr>
        <w:t>n</w:t>
      </w:r>
      <w:r w:rsidR="00AC1798" w:rsidRPr="006B2FC8">
        <w:rPr>
          <w:i/>
          <w:vertAlign w:val="subscript"/>
        </w:rPr>
        <w:t>j</w:t>
      </w:r>
      <w:r w:rsidR="00AC1798" w:rsidRPr="006B2FC8">
        <w:t>)</w:t>
      </w:r>
      <w:r w:rsidR="00D059D6" w:rsidRPr="006B2FC8">
        <w:t xml:space="preserve">.  </w:t>
      </w:r>
      <w:r w:rsidR="003A3A29" w:rsidRPr="006B2FC8">
        <w:t>O</w:t>
      </w:r>
      <w:r w:rsidR="00910E0D" w:rsidRPr="006B2FC8">
        <w:t xml:space="preserve">ur </w:t>
      </w:r>
      <w:r w:rsidR="0062107B" w:rsidRPr="006B2FC8">
        <w:t xml:space="preserve">definition of </w:t>
      </w:r>
      <w:r w:rsidR="00910E0D" w:rsidRPr="006B2FC8">
        <w:t>HOIs does include cases where intraspe</w:t>
      </w:r>
      <w:r w:rsidR="00793336" w:rsidRPr="006B2FC8">
        <w:t xml:space="preserve">cific competition is modified by the density of another species.  This means that HOIs </w:t>
      </w:r>
      <w:r w:rsidR="003A3A29" w:rsidRPr="006B2FC8">
        <w:t xml:space="preserve">as defined here </w:t>
      </w:r>
      <w:r w:rsidR="00793336" w:rsidRPr="006B2FC8">
        <w:t xml:space="preserve">can occur even in interactions between two species </w:t>
      </w:r>
      <w:r w:rsidR="00793336" w:rsidRPr="006B2FC8">
        <w:fldChar w:fldCharType="begin"/>
      </w:r>
      <w:r w:rsidR="0079333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793336" w:rsidRPr="006B2FC8">
        <w:fldChar w:fldCharType="separate"/>
      </w:r>
      <w:r w:rsidR="00793336" w:rsidRPr="006B2FC8">
        <w:rPr>
          <w:noProof/>
        </w:rPr>
        <w:t>(Billick and Case 1994, Mayfield and Stouffer 2017)</w:t>
      </w:r>
      <w:r w:rsidR="00793336" w:rsidRPr="006B2FC8">
        <w:fldChar w:fldCharType="end"/>
      </w:r>
      <w:r w:rsidR="00516EBB" w:rsidRPr="006B2FC8">
        <w:t xml:space="preserve">. </w:t>
      </w:r>
    </w:p>
    <w:p w14:paraId="54DAEBDC" w14:textId="5DC2A52E" w:rsidR="00B93196" w:rsidRDefault="007254DA">
      <w:pPr>
        <w:pStyle w:val="Heading"/>
      </w:pPr>
      <w:bookmarkStart w:id="28" w:name="hois-arrising-from-cycles-of-pairwise-co"/>
      <w:bookmarkStart w:id="29" w:name="hois-in-a-mechanistic-resource-competiti"/>
      <w:bookmarkEnd w:id="28"/>
      <w:bookmarkEnd w:id="29"/>
      <w:r>
        <w:t xml:space="preserve">HOIs </w:t>
      </w:r>
      <w:r w:rsidR="00390672">
        <w:t>in a mechanistic resource competition model</w:t>
      </w:r>
    </w:p>
    <w:p w14:paraId="60EC86AD" w14:textId="696446AA"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and understand the mechanisms generating HOIs</w:t>
      </w:r>
      <w:r w:rsidR="00491490">
        <w:t xml:space="preserve"> </w:t>
      </w:r>
      <w:r w:rsidR="009E57BE">
        <w:t>in empirical data on species interactions</w:t>
      </w:r>
      <w:r w:rsidR="00491490">
        <w:t>, we</w:t>
      </w:r>
      <w:r>
        <w:t xml:space="preserve"> simulate competition among annual </w:t>
      </w:r>
      <w:r>
        <w:lastRenderedPageBreak/>
        <w:t xml:space="preserve">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develop.</w:t>
      </w:r>
      <w:bookmarkStart w:id="30" w:name="resource-mechanistic-model"/>
      <w:bookmarkEnd w:id="30"/>
    </w:p>
    <w:p w14:paraId="4A3CD663" w14:textId="107C16CC" w:rsidR="00B93196" w:rsidRDefault="00390672" w:rsidP="00871ECE">
      <w:pPr>
        <w:spacing w:after="202"/>
        <w:contextualSpacing/>
      </w:pPr>
      <w:r>
        <w:t xml:space="preserve">Our mechanistic model is inspired by </w:t>
      </w:r>
      <w:commentRangeStart w:id="31"/>
      <w:commentRangeStart w:id="32"/>
      <w:commentRangeEnd w:id="31"/>
      <w:r w:rsidR="00BC6731">
        <w:rPr>
          <w:rStyle w:val="CommentReference"/>
        </w:rPr>
        <w:commentReference w:id="31"/>
      </w:r>
      <w:r>
        <w:t xml:space="preserve">annual </w:t>
      </w:r>
      <w:commentRangeEnd w:id="32"/>
      <w:r w:rsidR="005B1483">
        <w:rPr>
          <w:rStyle w:val="CommentReference"/>
        </w:rPr>
        <w:commentReference w:id="32"/>
      </w:r>
      <w:r>
        <w:t>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w:t>
      </w:r>
      <w:r w:rsidR="00282E26">
        <w:t>gene</w:t>
      </w:r>
      <w:r w:rsidR="00D93ED5">
        <w:t>r</w:t>
      </w:r>
      <w:r w:rsidR="00282E26">
        <w:t xml:space="preserve">ally </w:t>
      </w:r>
      <w:r>
        <w:t xml:space="preserve">starts in the </w:t>
      </w:r>
      <w:r w:rsidR="00282E26">
        <w:t xml:space="preserve">early </w:t>
      </w:r>
      <w:r>
        <w:t>winter and gradually declines through the spring while temperature and evaporative demand increase. Plants germinate in the winter and</w:t>
      </w:r>
      <w:r w:rsidR="00C2312B">
        <w:t xml:space="preserve"> grow until they</w:t>
      </w:r>
      <w:r>
        <w:t xml:space="preserve"> begin to flower in spring. By summer, most plants have completed flowering and produce seeds and die.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  </w:t>
      </w:r>
      <w:r>
        <w:t xml:space="preserve">As spring progresses, plants grow larger </w:t>
      </w:r>
      <w:r w:rsidR="00E53D49">
        <w:t xml:space="preserve">and use up </w:t>
      </w:r>
      <w:r w:rsidR="009514BB">
        <w:t>the pool of stored soil resources</w:t>
      </w:r>
      <w:r w:rsidR="00E53D49">
        <w:t xml:space="preserve">.  Because growth is resource dependent in our model, plant growth slows and eventually net growth is negative as resources are depleted. We make the assumption that when net plant growth stops, the optimal behavior of the plants is to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2349522F" w:rsidR="00455957" w:rsidRDefault="008B3053"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610AB60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CC2A77">
              <w:rPr>
                <w:noProof/>
              </w:rPr>
              <w:t>2</w:t>
            </w:r>
            <w:r w:rsidR="00AC7C1E">
              <w:rPr>
                <w:noProof/>
              </w:rPr>
              <w:fldChar w:fldCharType="end"/>
            </w:r>
            <w:r>
              <w:t>)</w:t>
            </w:r>
          </w:p>
        </w:tc>
      </w:tr>
    </w:tbl>
    <w:p w14:paraId="3DB42D78" w14:textId="09491F2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S</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w:t>
      </w:r>
      <w:r>
        <w:lastRenderedPageBreak/>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9C4676" w:rsidRPr="009C4676">
        <w:rPr>
          <w:i/>
        </w:rPr>
        <w:t>s</w:t>
      </w:r>
      <w:r w:rsidR="009C4676">
        <w:t xml:space="preserve"> 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r w:rsidR="009C4676" w:rsidRPr="009C4676">
        <w:rPr>
          <w:i/>
        </w:rPr>
        <w:t>i</w:t>
      </w:r>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S</m:t>
        </m:r>
      </m:oMath>
      <w:r>
        <w:t xml:space="preserve"> to zero</w:t>
      </w:r>
      <w:r w:rsidR="00D93ED5">
        <w:t>—</w:t>
      </w:r>
      <w:r w:rsidR="00B838FF">
        <w:t>resource availability starts out high and is gradually depleted (</w:t>
      </w:r>
      <w:r w:rsidR="00B838FF">
        <w:fldChar w:fldCharType="begin"/>
      </w:r>
      <w:r w:rsidR="00B838FF">
        <w:instrText xml:space="preserve"> REF _Ref514237815 \h </w:instrText>
      </w:r>
      <w:r w:rsidR="00B838FF">
        <w:fldChar w:fldCharType="separate"/>
      </w:r>
      <w:r w:rsidR="00CC2A77">
        <w:t xml:space="preserve">Figure </w:t>
      </w:r>
      <w:r w:rsidR="00CC2A77">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8B3053"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7BA751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CC2A77">
              <w:rPr>
                <w:noProof/>
              </w:rPr>
              <w:t>3</w:t>
            </w:r>
            <w:r w:rsidR="00AC7C1E">
              <w:rPr>
                <w:noProof/>
              </w:rPr>
              <w:fldChar w:fldCharType="end"/>
            </w:r>
            <w:r>
              <w:t>)</w:t>
            </w:r>
          </w:p>
        </w:tc>
      </w:tr>
    </w:tbl>
    <w:p w14:paraId="5C4B5E77" w14:textId="238E6517"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conversion factor, </w:t>
      </w:r>
      <m:oMath>
        <m:r>
          <w:rPr>
            <w:rFonts w:ascii="Cambria Math" w:hAnsi="Cambria Math"/>
          </w:rPr>
          <m:t>m</m:t>
        </m:r>
      </m:oMath>
      <w:r w:rsidR="00390672">
        <w:t xml:space="preserve"> is a per biomass respiration and tissue loss rate, and as in the first equation,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is </w:t>
      </w:r>
      <w:r w:rsidR="00E84F09">
        <w:t>a function giving</w:t>
      </w:r>
      <w:r w:rsidR="00390672">
        <w:t xml:space="preserve"> 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biomass gained is equal to biomass lost to respiration and maintenance. </w:t>
      </w:r>
      <w:r w:rsidR="00E64622">
        <w:t>T</w:t>
      </w:r>
      <w:r w:rsidR="00390672">
        <w:t xml:space="preserve">he optimal behavior of the plant at this point is to stop growing and convert </w:t>
      </w:r>
      <w:r w:rsidR="009514BB">
        <w:t>all bi</w:t>
      </w:r>
      <w:r w:rsidR="0051421D">
        <w:t>om</w:t>
      </w:r>
      <w:r w:rsidR="009514BB">
        <w:t>ass</w:t>
      </w:r>
      <w:r w:rsidR="00390672">
        <w:t xml:space="preserve"> to seed mass. We impose this behavior on the model by</w:t>
      </w:r>
      <w:r w:rsidR="007F5B3C">
        <w:t xml:space="preserve"> setting growth to zero when resources fall to this point</w:t>
      </w:r>
      <w:r w:rsidR="00390672">
        <w:t>.</w:t>
      </w:r>
    </w:p>
    <w:p w14:paraId="5273D6F1" w14:textId="776B93CE" w:rsidR="00B93196" w:rsidRDefault="00390672">
      <w:pPr>
        <w:spacing w:after="202"/>
        <w:contextualSpacing/>
      </w:pPr>
      <w:r>
        <w:t>Different species are likely to have different rates of resource uptake</w:t>
      </w:r>
      <w:r w:rsidR="00B838FF">
        <w:t xml:space="preserve"> and growth</w:t>
      </w:r>
      <w:r>
        <w:t>.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CC2A77">
        <w:t xml:space="preserve">Figure </w:t>
      </w:r>
      <w:r w:rsidR="00CC2A77">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CC2A77">
        <w:t xml:space="preserve">Figure </w:t>
      </w:r>
      <w:r w:rsidR="00CC2A77">
        <w:rPr>
          <w:noProof/>
        </w:rPr>
        <w:t>2</w:t>
      </w:r>
      <w:r w:rsidR="00B838FF">
        <w:fldChar w:fldCharType="end"/>
      </w:r>
      <w:r w:rsidR="00B838FF">
        <w:t>b)</w:t>
      </w:r>
      <w:r>
        <w:t xml:space="preserve">. In contrast, </w:t>
      </w:r>
      <w:r>
        <w:lastRenderedPageBreak/>
        <w:t>species that grow slower early in the growing season are able to persist later into the season when resource availability is low</w:t>
      </w:r>
      <w:r w:rsidR="00E8164E">
        <w:t xml:space="preserve">.  </w:t>
      </w:r>
    </w:p>
    <w:p w14:paraId="4109C1FA" w14:textId="3EC5BBB2" w:rsidR="00B93196" w:rsidRDefault="00E8164E">
      <w:pPr>
        <w:spacing w:after="202"/>
        <w:contextualSpacing/>
      </w:pPr>
      <w:r>
        <w:t>T</w:t>
      </w:r>
      <w:r w:rsidR="00390672">
        <w:t xml:space="preserve">his trade-off </w:t>
      </w:r>
      <w:r w:rsidR="004F6781">
        <w:t xml:space="preserve">betweeen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8B3053"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56AE9B0E"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CC2A77">
              <w:rPr>
                <w:noProof/>
              </w:rPr>
              <w:t>4</w:t>
            </w:r>
            <w:r w:rsidR="00AC7C1E">
              <w:rPr>
                <w:noProof/>
              </w:rPr>
              <w:fldChar w:fldCharType="end"/>
            </w:r>
            <w:r>
              <w:t>)</w:t>
            </w:r>
          </w:p>
        </w:tc>
      </w:tr>
    </w:tbl>
    <w:p w14:paraId="2CFB29CA" w14:textId="3B6D77B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EB3314">
        <w:t xml:space="preserve">In our simulations the 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the species with slowest maximum resource uptake rate has the lowest half-saturation constant. </w:t>
      </w:r>
      <w:r w:rsidR="00390672">
        <w:t>The resource upta</w:t>
      </w:r>
      <w:r w:rsidR="00696E1C">
        <w:t xml:space="preserve">ke curves result in </w:t>
      </w:r>
      <w:r w:rsidR="00EB3314">
        <w:t xml:space="preserve">species-specific </w:t>
      </w:r>
      <w:r w:rsidR="00696E1C">
        <w:t xml:space="preserve">growth and phenology for </w:t>
      </w:r>
      <w:r w:rsidR="00FD5022">
        <w:t>the three species we model here</w:t>
      </w:r>
      <w:r w:rsidR="00B838FF">
        <w:t xml:space="preserve">, </w:t>
      </w:r>
      <w:r w:rsidR="00844A96">
        <w:t xml:space="preserve">and term </w:t>
      </w:r>
      <w:r w:rsidR="00B838FF">
        <w:t>‘early’, ‘mid’ and ‘late’ (</w:t>
      </w:r>
      <w:r w:rsidR="00B838FF">
        <w:fldChar w:fldCharType="begin"/>
      </w:r>
      <w:r w:rsidR="00B838FF">
        <w:instrText xml:space="preserve"> REF _Ref514237815 \h </w:instrText>
      </w:r>
      <w:r w:rsidR="00B838FF">
        <w:fldChar w:fldCharType="separate"/>
      </w:r>
      <w:r w:rsidR="00CC2A77">
        <w:t xml:space="preserve">Figure </w:t>
      </w:r>
      <w:r w:rsidR="00CC2A77">
        <w:rPr>
          <w:noProof/>
        </w:rPr>
        <w:t>2</w:t>
      </w:r>
      <w:r w:rsidR="00B838FF">
        <w:fldChar w:fldCharType="end"/>
      </w:r>
      <w:r w:rsidR="00B838FF">
        <w:t>)</w:t>
      </w:r>
      <w:r w:rsidR="003F7DD7">
        <w:t xml:space="preserve">. </w:t>
      </w:r>
      <w:r w:rsidR="00635361">
        <w:t xml:space="preserve">The differences in the timing of growth of species in this model recreates important functional differences between species observed empirically in this system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394669E" w:rsidR="00696E1C" w:rsidRDefault="00390672" w:rsidP="00455957">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 xml:space="preserve">within a single generation. By contrast, </w:t>
      </w:r>
      <w:r w:rsidR="00C106A4">
        <w:t xml:space="preserve">for fitting the phenomenological competition models, </w:t>
      </w:r>
      <w:r>
        <w:t xml:space="preserve">we track </w:t>
      </w:r>
      <w:r w:rsidR="00C05EBC">
        <w:t xml:space="preserve">the </w:t>
      </w:r>
      <w:r>
        <w:t xml:space="preserve">total population size of each generation at a discrete annual time </w:t>
      </w:r>
      <m:oMath>
        <m:r>
          <w:rPr>
            <w:rFonts w:ascii="Cambria Math" w:hAnsi="Cambria Math"/>
          </w:rPr>
          <m:t>t</m:t>
        </m:r>
      </m:oMath>
      <w:r>
        <w:t xml:space="preserve">. To calculate the total population size of each species </w:t>
      </w:r>
      <w:r w:rsidR="00C106A4">
        <w:t>in year</w:t>
      </w:r>
      <w:r>
        <w:t xml:space="preserve"> </w:t>
      </w:r>
      <m:oMath>
        <m:r>
          <w:rPr>
            <w:rFonts w:ascii="Cambria Math" w:hAnsi="Cambria Math"/>
          </w:rPr>
          <m:t>t+1</m:t>
        </m:r>
      </m:oMath>
      <w:r>
        <w:t xml:space="preserve"> we take each species’ maximum vegetative biomass during the growing season, multiply that by a conversion factor </w:t>
      </w:r>
      <m:oMath>
        <m:r>
          <w:rPr>
            <w:rFonts w:ascii="Cambria Math" w:hAnsi="Cambria Math"/>
          </w:rPr>
          <m:t>c</m:t>
        </m:r>
      </m:oMath>
      <w:r>
        <w:t xml:space="preserve"> to get </w:t>
      </w:r>
      <w:r w:rsidR="00B838FF">
        <w:t>total number of s</w:t>
      </w:r>
      <w:r>
        <w:t>eed</w:t>
      </w:r>
      <w:r w:rsidR="00B838FF">
        <w:t>s</w:t>
      </w:r>
      <w:r>
        <w:t xml:space="preserve"> </w:t>
      </w:r>
      <w:r w:rsidR="00B838FF">
        <w:t>produced</w:t>
      </w:r>
      <w:r>
        <w:t>.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78D42C" w:rsidR="00455957" w:rsidRDefault="008B3053"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5F3E1C8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CC2A77">
              <w:rPr>
                <w:noProof/>
              </w:rPr>
              <w:t>5</w:t>
            </w:r>
            <w:r w:rsidR="00AC7C1E">
              <w:rPr>
                <w:noProof/>
              </w:rPr>
              <w:fldChar w:fldCharType="end"/>
            </w:r>
            <w:r>
              <w:t>)</w:t>
            </w:r>
          </w:p>
        </w:tc>
      </w:tr>
    </w:tbl>
    <w:p w14:paraId="3F5DF659" w14:textId="46F7E39D" w:rsidR="00515D8D" w:rsidRDefault="00390672" w:rsidP="00973FCF">
      <w:pPr>
        <w:spacing w:after="202"/>
        <w:ind w:firstLine="0"/>
        <w:contextualSpacing/>
      </w:pPr>
      <w:r>
        <w:lastRenderedPageBreak/>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seeds produced</w:t>
      </w:r>
      <w:r w:rsidR="006E4B1F">
        <w:t xml:space="preserve"> at the end of the growing season</w:t>
      </w:r>
      <w:r w:rsidR="00140180">
        <w:t>, and therefore available to start the next years population growth</w:t>
      </w:r>
      <w:r>
        <w:t xml:space="preserve">. </w:t>
      </w:r>
      <w:r w:rsidR="00F31E08">
        <w:t>W</w:t>
      </w:r>
      <w:r>
        <w:t>e assume that there is no seed mortality between years and all seeds germinate.</w:t>
      </w:r>
      <w:r w:rsidR="001C1125">
        <w:t xml:space="preserve"> </w:t>
      </w:r>
      <w:r>
        <w:t xml:space="preserve">We simulate these dynamics using the ordinary differential equation solvers package </w:t>
      </w:r>
      <w:r w:rsidR="006E4B1F" w:rsidRPr="006E4B1F">
        <w:rPr>
          <w:rFonts w:ascii="Lucida Console" w:hAnsi="Lucida Console" w:cs="Arial"/>
        </w:rPr>
        <w:t>desolve</w:t>
      </w:r>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Simulation parameters and code to run the simulations are given in the supporting information.</w:t>
      </w:r>
      <w:r w:rsidR="00515D8D">
        <w:t xml:space="preserve">  </w:t>
      </w:r>
    </w:p>
    <w:p w14:paraId="6721D678" w14:textId="61C6333B" w:rsidR="00B93196" w:rsidRDefault="00515D8D" w:rsidP="00CE658F">
      <w:pPr>
        <w:spacing w:after="202"/>
        <w:contextualSpacing/>
      </w:pPr>
      <w:bookmarkStart w:id="33" w:name="response-surface-experiment"/>
      <w:bookmarkEnd w:id="33"/>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F95D7B">
        <w:t xml:space="preserve">when faced with </w:t>
      </w:r>
      <w:r w:rsidR="00542765">
        <w:t>a range of densities</w:t>
      </w:r>
      <w:r w:rsidR="00F95D7B">
        <w:t xml:space="preserve"> of one or two other competitors</w:t>
      </w:r>
      <w:r w:rsidR="00542765">
        <w:t xml:space="preserve">, and from these simulated data we fit a </w:t>
      </w:r>
      <w:r w:rsidR="007C13D7">
        <w:t xml:space="preserve">phenomenological competition </w:t>
      </w:r>
      <w:r w:rsidR="00542765">
        <w:t>model</w:t>
      </w:r>
      <w:r w:rsidR="007C13D7">
        <w:t xml:space="preserve">.  </w:t>
      </w:r>
      <w:r w:rsidR="00A33854">
        <w:t xml:space="preserve">In the </w:t>
      </w:r>
      <w:r w:rsidR="00542765">
        <w:t xml:space="preserve">simulated experiment </w:t>
      </w:r>
      <w:r w:rsidR="00390672">
        <w:t xml:space="preserve">each of the three species </w:t>
      </w:r>
      <w:r w:rsidR="00542765">
        <w:t xml:space="preserve">are </w:t>
      </w:r>
      <w:r w:rsidR="00390672">
        <w:t xml:space="preserve">grown against </w:t>
      </w:r>
      <w:r w:rsidR="00542765">
        <w:t>increasing densities of either one interspecific competitor species or two interspecific competitor species at once</w:t>
      </w:r>
      <w:r w:rsidR="00390672">
        <w:t>.</w:t>
      </w:r>
      <w:r w:rsidR="00366E5F">
        <w:t xml:space="preserve"> </w:t>
      </w:r>
      <w:r w:rsidR="005E7D95">
        <w:t xml:space="preserve">For each </w:t>
      </w:r>
      <w:r w:rsidR="00542765">
        <w:t>simulation</w:t>
      </w:r>
      <w:r w:rsidR="005E7D95">
        <w:t>, w</w:t>
      </w:r>
      <w:r w:rsidR="00390672">
        <w:t>e calculate</w:t>
      </w:r>
      <w:r w:rsidR="005E7D95">
        <w:t>d</w:t>
      </w:r>
      <w:r w:rsidR="00390672">
        <w:t xml:space="preserve"> the per capita reproductive output of the focal species and fit </w:t>
      </w:r>
      <w:r w:rsidR="002A58BE">
        <w:t xml:space="preserve">the </w:t>
      </w:r>
      <w:r w:rsidR="00390672">
        <w:t xml:space="preserve">phenomenological competition models </w:t>
      </w:r>
      <w:r w:rsidR="002A58BE">
        <w:t xml:space="preserve">described in the next section </w:t>
      </w:r>
      <w:r w:rsidR="00390672">
        <w:t xml:space="preserve">to our simulated </w:t>
      </w:r>
      <w:r w:rsidR="002A58BE">
        <w:t xml:space="preserve">experimental </w:t>
      </w:r>
      <w:r w:rsidR="00390672">
        <w:t xml:space="preserve">data. </w:t>
      </w:r>
    </w:p>
    <w:p w14:paraId="182DB920" w14:textId="77777777" w:rsidR="00B93196" w:rsidRDefault="00390672">
      <w:pPr>
        <w:pStyle w:val="Heading2"/>
      </w:pPr>
      <w:bookmarkStart w:id="34" w:name="phenomenological-annual-plant-model"/>
      <w:bookmarkEnd w:id="34"/>
      <w:r>
        <w:t>Phenomenological annual plant model</w:t>
      </w:r>
    </w:p>
    <w:p w14:paraId="2D23B9F2" w14:textId="5125F73F" w:rsidR="00B93196" w:rsidRDefault="00390672">
      <w:pPr>
        <w:spacing w:after="202"/>
        <w:contextualSpacing/>
      </w:pPr>
      <w:r>
        <w:t>We model annual plant competition in terms of the decline in per capita reproductive output 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rsidR="004F678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8B3053"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7AC27C1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CC2A77">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8B3053"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09060DD9"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CC2A77">
              <w:rPr>
                <w:noProof/>
              </w:rPr>
              <w:t>7</w:t>
            </w:r>
            <w:r>
              <w:rPr>
                <w:noProof/>
              </w:rPr>
              <w:fldChar w:fldCharType="end"/>
            </w:r>
            <w:r>
              <w:t>)</w:t>
            </w:r>
          </w:p>
        </w:tc>
      </w:tr>
    </w:tbl>
    <w:p w14:paraId="58F74739" w14:textId="0B27DA18" w:rsidR="00B93196" w:rsidRDefault="002B6912" w:rsidP="00CC0BA7">
      <w:pPr>
        <w:spacing w:after="202"/>
        <w:ind w:firstLine="0"/>
        <w:contextualSpacing/>
      </w:pPr>
      <w:r>
        <w:t xml:space="preserve">This allows species to have per capita effects that depend on density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r w:rsidR="00CC0BA7" w:rsidRPr="00CC0BA7">
        <w:rPr>
          <w:rFonts w:ascii="Lucida Console" w:hAnsi="Lucida Console"/>
        </w:rPr>
        <w:t>nls</w:t>
      </w:r>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A4780A">
        <w:t xml:space="preserve">fixed </w:t>
      </w:r>
      <w:r w:rsidR="00390672">
        <w:t xml:space="preserve">this as a </w:t>
      </w:r>
      <w:r w:rsidR="00A4780A">
        <w:t>constant</w:t>
      </w:r>
      <w:r w:rsidR="00CC0BA7">
        <w:t xml:space="preserve"> when fitting the models</w:t>
      </w:r>
      <w:r w:rsidR="00390672">
        <w:t>.</w:t>
      </w:r>
      <w:r w:rsidR="002A42D8">
        <w:t xml:space="preserve"> </w:t>
      </w:r>
    </w:p>
    <w:p w14:paraId="1C0D5464" w14:textId="388B116A"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 xml:space="preserve">at a time.  Once we had shown that phenomenological models fit these </w:t>
      </w:r>
      <w:r w:rsidR="00DC6F10">
        <w:t>pairwise dynamics</w:t>
      </w:r>
      <w:r w:rsidR="00BE0FC8">
        <w:t xml:space="preserve"> </w:t>
      </w:r>
      <w:r>
        <w:t>adequately we used the</w:t>
      </w:r>
      <w:r w:rsidR="00DB194D">
        <w:t xml:space="preserve"> </w:t>
      </w:r>
      <w:r w:rsidR="00C729F4">
        <w:t>models</w:t>
      </w:r>
      <w:r>
        <w:t xml:space="preserve"> to predict species fecundity in the case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w:t>
      </w:r>
      <w:r w:rsidR="00A4780A">
        <w:lastRenderedPageBreak/>
        <w:t xml:space="preserve">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 xml:space="preserve">Specifically, important HOI are detected when the average deviation in the multispecies case is greater than the deviation in the single species cases.  We can quantify this </w:t>
      </w:r>
      <w:r w:rsidR="000034F1">
        <w:t xml:space="preserve">by comparing the root-mean-squared error from two competitor simulations to the root-mean-squared error in single competitor simulations.  We can also look at the average deviation in the two competitor simulations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35" w:name="model-fits"/>
      <w:bookmarkEnd w:id="35"/>
      <w:r>
        <w:t>Evidence for HOIs</w:t>
      </w:r>
    </w:p>
    <w:p w14:paraId="4A4722B6" w14:textId="3CED0C14"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2F170D">
        <w:fldChar w:fldCharType="begin"/>
      </w:r>
      <w:r w:rsidR="002F170D">
        <w:instrText xml:space="preserve"> REF _Ref514237754 \h </w:instrText>
      </w:r>
      <w:r w:rsidR="002F170D">
        <w:fldChar w:fldCharType="separate"/>
      </w:r>
      <w:r w:rsidR="00CC2A77">
        <w:t xml:space="preserve">Figure </w:t>
      </w:r>
      <w:r w:rsidR="00CC2A77">
        <w:rPr>
          <w:noProof/>
        </w:rPr>
        <w:t>3</w:t>
      </w:r>
      <w:r w:rsidR="002F170D">
        <w:fldChar w:fldCharType="end"/>
      </w:r>
      <w:r w:rsidR="003576FC">
        <w:t xml:space="preserve">; </w:t>
      </w:r>
      <w:r w:rsidR="003576FC">
        <w:fldChar w:fldCharType="begin"/>
      </w:r>
      <w:r w:rsidR="003576FC">
        <w:instrText xml:space="preserve"> REF _Ref529380736 \h </w:instrText>
      </w:r>
      <w:r w:rsidR="003576FC">
        <w:fldChar w:fldCharType="separate"/>
      </w:r>
      <w:r w:rsidR="00CC2A77">
        <w:t xml:space="preserve">Figure S </w:t>
      </w:r>
      <w:r w:rsidR="00CC2A77">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the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CC2A77">
        <w:t xml:space="preserve">Figure </w:t>
      </w:r>
      <w:r w:rsidR="00CC2A77">
        <w:rPr>
          <w:noProof/>
        </w:rPr>
        <w:t>4</w:t>
      </w:r>
      <w:r w:rsidR="002F170D">
        <w:fldChar w:fldCharType="end"/>
      </w:r>
      <w:r w:rsidR="002F170D">
        <w:t>)</w:t>
      </w:r>
      <w:r w:rsidR="00D27415">
        <w:t>.</w:t>
      </w:r>
      <w:r w:rsidR="00B251E4">
        <w:t xml:space="preserve"> </w:t>
      </w:r>
      <w:r w:rsidR="00172674">
        <w:t xml:space="preserve"> </w:t>
      </w:r>
      <w:r w:rsidR="00B251E4">
        <w:t>For</w:t>
      </w:r>
      <w:r w:rsidR="002F170D">
        <w:t xml:space="preserve"> the early species</w:t>
      </w:r>
      <w:r w:rsidR="00B72E69">
        <w:t>,</w:t>
      </w:r>
      <w:r w:rsidR="00B251E4">
        <w:t xml:space="preserve"> the </w:t>
      </w:r>
      <w:r w:rsidR="009B7DE8">
        <w:t xml:space="preserve">observed </w:t>
      </w:r>
      <w:r w:rsidR="00C729F4">
        <w:t>strength of competition from 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CC2A77">
        <w:t xml:space="preserve">Figure </w:t>
      </w:r>
      <w:r w:rsidR="00CC2A77">
        <w:rPr>
          <w:noProof/>
        </w:rPr>
        <w:t>5</w:t>
      </w:r>
      <w:r w:rsidR="002F170D">
        <w:fldChar w:fldCharType="end"/>
      </w:r>
      <w:r w:rsidR="00605492">
        <w:t xml:space="preserve">).  For </w:t>
      </w:r>
      <w:r w:rsidR="002F170D">
        <w:t>the mid and late season species</w:t>
      </w:r>
      <w:r w:rsidR="00605492">
        <w:t>,</w:t>
      </w:r>
      <w:r w:rsidR="002F170D">
        <w:t xml:space="preserve"> the observed </w:t>
      </w:r>
      <w:r w:rsidR="00C729F4">
        <w:t>strength of competition did not equal the sum of the single species effects</w:t>
      </w:r>
      <w:r w:rsidR="002F170D">
        <w:t xml:space="preserve"> </w:t>
      </w:r>
      <w:r w:rsidR="00B251E4">
        <w:t>(</w:t>
      </w:r>
      <w:r w:rsidR="002F170D">
        <w:fldChar w:fldCharType="begin"/>
      </w:r>
      <w:r w:rsidR="002F170D">
        <w:instrText xml:space="preserve"> REF _Ref524702022 \h </w:instrText>
      </w:r>
      <w:r w:rsidR="002F170D">
        <w:fldChar w:fldCharType="separate"/>
      </w:r>
      <w:r w:rsidR="00CC2A77">
        <w:t xml:space="preserve">Figure </w:t>
      </w:r>
      <w:r w:rsidR="00CC2A77">
        <w:rPr>
          <w:noProof/>
        </w:rPr>
        <w:t>5</w:t>
      </w:r>
      <w:r w:rsidR="002F170D">
        <w:fldChar w:fldCharType="end"/>
      </w:r>
      <w:r w:rsidR="00172674">
        <w:t xml:space="preserve"> b, c</w:t>
      </w:r>
      <w:r w:rsidR="00B251E4">
        <w:t xml:space="preserve">).  </w:t>
      </w:r>
      <w:r w:rsidR="002F170D">
        <w:t xml:space="preserve">Specifically, </w:t>
      </w:r>
      <w:r w:rsidR="000034F1">
        <w:t xml:space="preserve">our model </w:t>
      </w:r>
      <w:r w:rsidR="002F170D">
        <w:t>underpredict</w:t>
      </w:r>
      <w:r w:rsidR="000034F1">
        <w:t>ed</w:t>
      </w:r>
      <w:r w:rsidR="002F170D">
        <w:t xml:space="preserve"> the </w:t>
      </w:r>
      <w:r w:rsidR="00172674">
        <w:t xml:space="preserve">total </w:t>
      </w:r>
      <w:r w:rsidR="002F170D">
        <w:t xml:space="preserve">strength of competition </w:t>
      </w:r>
      <w:r w:rsidR="0044559B">
        <w:lastRenderedPageBreak/>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CC2A77">
        <w:t xml:space="preserve">Figure </w:t>
      </w:r>
      <w:r w:rsidR="00CC2A77">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CC2A77">
        <w:t xml:space="preserve">Figure </w:t>
      </w:r>
      <w:r w:rsidR="00CC2A77">
        <w:rPr>
          <w:noProof/>
        </w:rPr>
        <w:t>5</w:t>
      </w:r>
      <w:r w:rsidR="002F170D">
        <w:fldChar w:fldCharType="end"/>
      </w:r>
      <w:r w:rsidR="002F170D">
        <w:t xml:space="preserve"> c). </w:t>
      </w:r>
      <w:r w:rsidR="006564A4">
        <w:t xml:space="preserve"> </w:t>
      </w:r>
      <w:r w:rsidR="001A3B2C">
        <w:t>Using the first phenomenological model, equation 6, which was less accurate in fitting single species, we also found evidence of HOIs (</w:t>
      </w:r>
      <w:r w:rsidR="001A3B2C">
        <w:fldChar w:fldCharType="begin"/>
      </w:r>
      <w:r w:rsidR="001A3B2C">
        <w:instrText xml:space="preserve"> REF _Ref530735503 \h </w:instrText>
      </w:r>
      <w:r w:rsidR="001A3B2C">
        <w:fldChar w:fldCharType="separate"/>
      </w:r>
      <w:r w:rsidR="00CC2A77">
        <w:t xml:space="preserve">Figure S </w:t>
      </w:r>
      <w:r w:rsidR="00CC2A77">
        <w:rPr>
          <w:noProof/>
        </w:rPr>
        <w:t>2</w:t>
      </w:r>
      <w:r w:rsidR="001A3B2C">
        <w:fldChar w:fldCharType="end"/>
      </w:r>
      <w:r w:rsidR="001A3B2C">
        <w:t xml:space="preserve">) but these were different in direction and magnitude than those detected with equation 7.  </w:t>
      </w:r>
      <w:r w:rsidR="001E65C5">
        <w:t xml:space="preserve">In short, our phenomenological model accurately described single competition but </w:t>
      </w:r>
      <w:r w:rsidR="001A3B2C">
        <w:t>did not predict the</w:t>
      </w:r>
      <w:r w:rsidR="00172674">
        <w:t xml:space="preserve"> effect of competition</w:t>
      </w:r>
      <w:r w:rsidR="001A3B2C">
        <w:t xml:space="preserve"> from two species at once</w:t>
      </w:r>
      <w:r w:rsidR="001E65C5">
        <w:t xml:space="preserve">.  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4CED96D4"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CC2A77">
        <w:t xml:space="preserve">Figure </w:t>
      </w:r>
      <w:r w:rsidR="00CC2A77">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 xml:space="preserve">also affect the net interaction between </w:t>
      </w:r>
      <w:r w:rsidR="00E27AD3">
        <w:t xml:space="preserve">their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when resource </w:t>
      </w:r>
      <w:r w:rsidR="00BE0FC8">
        <w:t>concentrations are high</w:t>
      </w:r>
      <w:r w:rsidR="0044559B">
        <w:t xml:space="preserve"> and it has</w:t>
      </w:r>
      <w:r w:rsidR="005E388B">
        <w:t xml:space="preserve"> a strong impact on early season</w:t>
      </w:r>
      <w:r w:rsidR="00BE0FC8">
        <w:t xml:space="preserve"> resource</w:t>
      </w:r>
      <w:r w:rsidR="0044559B">
        <w:t xml:space="preserve"> availability</w:t>
      </w:r>
      <w:r w:rsidR="005E388B">
        <w:t xml:space="preserve">.  This shifts the resource uptake rates of </w:t>
      </w:r>
      <w:r w:rsidR="00356459">
        <w:t xml:space="preserve">the mid and late season species left </w:t>
      </w:r>
      <w:r w:rsidR="005E388B">
        <w:lastRenderedPageBreak/>
        <w:t xml:space="preserve">along their resource uptake curves. </w:t>
      </w:r>
      <w:r w:rsidR="007D4E37">
        <w:fldChar w:fldCharType="begin"/>
      </w:r>
      <w:r w:rsidR="007D4E37">
        <w:instrText xml:space="preserve"> REF _Ref527030555 \h </w:instrText>
      </w:r>
      <w:r w:rsidR="007D4E37">
        <w:fldChar w:fldCharType="separate"/>
      </w:r>
      <w:r w:rsidR="00CC2A77">
        <w:t xml:space="preserve">Figure </w:t>
      </w:r>
      <w:r w:rsidR="00CC2A77">
        <w:rPr>
          <w:noProof/>
        </w:rPr>
        <w:t>6</w:t>
      </w:r>
      <w:r w:rsidR="007D4E37">
        <w:fldChar w:fldCharType="end"/>
      </w:r>
      <w:r w:rsidR="007D4E37">
        <w:t xml:space="preserve">a shows how the timeseries of resource uptake rates of the mid and late season species shift earlier in response to the change in resource availability caused by the early season species.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356459">
        <w:t>the 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(gray vertical lines </w:t>
      </w:r>
      <w:r w:rsidR="009C120E">
        <w:fldChar w:fldCharType="begin"/>
      </w:r>
      <w:r w:rsidR="009C120E">
        <w:instrText xml:space="preserve"> REF _Ref527030555 \h </w:instrText>
      </w:r>
      <w:r w:rsidR="009C120E">
        <w:fldChar w:fldCharType="separate"/>
      </w:r>
      <w:r w:rsidR="00CC2A77">
        <w:t xml:space="preserve">Figure </w:t>
      </w:r>
      <w:r w:rsidR="00CC2A77">
        <w:rPr>
          <w:noProof/>
        </w:rPr>
        <w:t>6</w:t>
      </w:r>
      <w:r w:rsidR="009C120E">
        <w:fldChar w:fldCharType="end"/>
      </w:r>
      <w:r w:rsidR="009C120E">
        <w:t xml:space="preserve"> a)</w:t>
      </w:r>
      <w:r w:rsidR="007D4E37">
        <w:t xml:space="preserve">.  Taking the time averaged resource uptake rates of each species </w:t>
      </w:r>
      <w:r w:rsidR="00980607">
        <w:t>over this period</w:t>
      </w:r>
      <w:r w:rsidR="009C120E">
        <w:t xml:space="preserve"> </w:t>
      </w:r>
      <w:r w:rsidR="007D4E37">
        <w:t>shows th</w:t>
      </w:r>
      <w:r w:rsidR="00980607">
        <w:t>e</w:t>
      </w:r>
      <w:r w:rsidR="007D4E37">
        <w:t xml:space="preserve"> effect more clearly</w:t>
      </w:r>
      <w:r w:rsidR="00980607">
        <w:t xml:space="preserve">: </w:t>
      </w:r>
      <w:r w:rsidR="009C120E">
        <w:t xml:space="preserve">the average resource uptake rate of the mid-season species declines much more than that </w:t>
      </w:r>
      <w:r w:rsidR="00980607">
        <w:t>of the late season species in response to the early season species</w:t>
      </w:r>
      <w:r w:rsidR="003576FC">
        <w:t xml:space="preserve"> (</w:t>
      </w:r>
      <w:r w:rsidR="003576FC">
        <w:fldChar w:fldCharType="begin"/>
      </w:r>
      <w:r w:rsidR="003576FC">
        <w:instrText xml:space="preserve"> REF _Ref527030555 \h </w:instrText>
      </w:r>
      <w:r w:rsidR="003576FC">
        <w:fldChar w:fldCharType="separate"/>
      </w:r>
      <w:r w:rsidR="00CC2A77">
        <w:t xml:space="preserve">Figure </w:t>
      </w:r>
      <w:r w:rsidR="00CC2A77">
        <w:rPr>
          <w:noProof/>
        </w:rPr>
        <w:t>6</w:t>
      </w:r>
      <w:r w:rsidR="003576FC">
        <w:fldChar w:fldCharType="end"/>
      </w:r>
      <w:r w:rsidR="003576FC">
        <w:t xml:space="preserve"> b)</w:t>
      </w:r>
      <w:r w:rsidR="00980607">
        <w:t xml:space="preserve">. </w:t>
      </w:r>
    </w:p>
    <w:p w14:paraId="0471A4CD" w14:textId="7BCEA5B8" w:rsidR="00BE0FC8" w:rsidRDefault="008023DA" w:rsidP="00BE0FC8">
      <w:pPr>
        <w:spacing w:after="202"/>
        <w:contextualSpacing/>
      </w:pPr>
      <w:r>
        <w:t>D</w:t>
      </w:r>
      <w:r w:rsidR="007D4E37">
        <w:t xml:space="preserve">ifferences in how much the species resource uptake rates change explain the </w:t>
      </w:r>
      <w:r w:rsidR="005C105D">
        <w:t xml:space="preserve">direction of the </w:t>
      </w:r>
      <w:r w:rsidR="007D4E37">
        <w:t>HOI effect of the early and mid</w:t>
      </w:r>
      <w:r w:rsidR="005C105D">
        <w:t>-</w:t>
      </w:r>
      <w:r w:rsidR="007D4E37">
        <w:t>season species on the late season species</w:t>
      </w:r>
      <w:r w:rsidR="005C105D">
        <w:t>:</w:t>
      </w:r>
      <w:r w:rsidR="007D4E37">
        <w:t xml:space="preserve">  </w:t>
      </w:r>
      <w:r w:rsidR="005C105D">
        <w:t>i</w:t>
      </w:r>
      <w:r w:rsidR="007D4E37">
        <w:t xml:space="preserve">n the presence of the early season species, the </w:t>
      </w:r>
      <w:r w:rsidR="000A409C">
        <w:t xml:space="preserve">late </w:t>
      </w:r>
      <w:r w:rsidR="007D4E37">
        <w:t xml:space="preserve">season species gets a </w:t>
      </w:r>
      <w:r w:rsidR="000A409C">
        <w:t>larger</w:t>
      </w:r>
      <w:r w:rsidR="007D4E37">
        <w:t xml:space="preserve"> share of the resource pool it </w:t>
      </w:r>
      <w:r w:rsidR="005C105D">
        <w:t>competes</w:t>
      </w:r>
      <w:r w:rsidR="007D4E37">
        <w:t xml:space="preserve"> </w:t>
      </w:r>
      <w:r w:rsidR="005C105D">
        <w:t xml:space="preserve">for </w:t>
      </w:r>
      <w:r w:rsidR="007D4E37">
        <w:t>with</w:t>
      </w:r>
      <w:r w:rsidR="000A409C">
        <w:t xml:space="preserve"> the mid-season species</w:t>
      </w:r>
      <w:r w:rsidR="005C105D">
        <w:t>, and the joint effect of competition is less than additive</w:t>
      </w:r>
      <w:r w:rsidR="007D4E37">
        <w:t xml:space="preserve"> </w:t>
      </w:r>
      <w:r w:rsidR="00BE0FC8">
        <w:t>(</w:t>
      </w:r>
      <w:r w:rsidR="0044559B">
        <w:fldChar w:fldCharType="begin"/>
      </w:r>
      <w:r w:rsidR="0044559B">
        <w:instrText xml:space="preserve"> REF _Ref524701722 \h </w:instrText>
      </w:r>
      <w:r w:rsidR="0044559B">
        <w:fldChar w:fldCharType="separate"/>
      </w:r>
      <w:r w:rsidR="00CC2A77">
        <w:t xml:space="preserve">Figure </w:t>
      </w:r>
      <w:r w:rsidR="00CC2A77">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CC2A77">
        <w:t xml:space="preserve">Figure </w:t>
      </w:r>
      <w:r w:rsidR="00CC2A77">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CC2A77">
        <w:t xml:space="preserve">Figure </w:t>
      </w:r>
      <w:r w:rsidR="00CC2A77">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CC2A77">
        <w:t xml:space="preserve">Figure </w:t>
      </w:r>
      <w:r w:rsidR="00CC2A77">
        <w:rPr>
          <w:noProof/>
        </w:rPr>
        <w:t>5</w:t>
      </w:r>
      <w:r w:rsidR="0044559B">
        <w:fldChar w:fldCharType="end"/>
      </w:r>
      <w:r w:rsidR="0044559B">
        <w:t xml:space="preserve"> b)</w:t>
      </w:r>
      <w:r w:rsidR="00713FA4">
        <w:t xml:space="preserve">. </w:t>
      </w:r>
    </w:p>
    <w:p w14:paraId="01C53F7A" w14:textId="3CEB3D2F"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CC2A77">
        <w:t xml:space="preserve">Figure </w:t>
      </w:r>
      <w:r w:rsidR="00CC2A77">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w:t>
      </w:r>
      <w:r w:rsidR="00502128">
        <w:lastRenderedPageBreak/>
        <w:t xml:space="preserve">strengthening the effect of competition on the early species. However, </w:t>
      </w:r>
      <w:r w:rsidR="003576FC">
        <w:t xml:space="preserve">this effect is very weak because </w:t>
      </w:r>
      <w:r w:rsidR="00502128">
        <w:t xml:space="preserve">the late season species grows much slower early in the season than either of </w:t>
      </w:r>
      <w:r w:rsidR="003576FC">
        <w:t xml:space="preserve">its competitor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CC2A77">
        <w:t xml:space="preserve">Figure </w:t>
      </w:r>
      <w:r w:rsidR="00CC2A77">
        <w:rPr>
          <w:noProof/>
        </w:rPr>
        <w:t>2</w:t>
      </w:r>
      <w:r w:rsidR="00250DE2">
        <w:fldChar w:fldCharType="end"/>
      </w:r>
      <w:r w:rsidR="00250DE2">
        <w:t xml:space="preserve">).  </w:t>
      </w:r>
    </w:p>
    <w:p w14:paraId="0E378B44" w14:textId="02AD3D3B"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are 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CC2A77">
        <w:t xml:space="preserve">Figure </w:t>
      </w:r>
      <w:r w:rsidR="00CC2A77">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78615EEE" w:rsidR="00B93196" w:rsidRDefault="00E44327" w:rsidP="006B7C91">
      <w:pPr>
        <w:pStyle w:val="mystyle"/>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CC2A77">
        <w:t xml:space="preserve">Figure </w:t>
      </w:r>
      <w:r w:rsidR="00CC2A77">
        <w:rPr>
          <w:noProof/>
        </w:rPr>
        <w:t>2</w:t>
      </w:r>
      <w:r w:rsidR="00FA49A0">
        <w:fldChar w:fldCharType="end"/>
      </w:r>
      <w:r w:rsidR="00FA49A0">
        <w:t xml:space="preserve"> a)</w:t>
      </w:r>
      <w:r>
        <w:t xml:space="preserve">. </w:t>
      </w:r>
      <w:r w:rsidR="008023DA">
        <w:t>D</w:t>
      </w:r>
      <w:r w:rsidR="00C20EA8">
        <w:t>eriving</w:t>
      </w:r>
      <w:r w:rsidR="00C45A90">
        <w:t xml:space="preserve"> 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 xml:space="preserve">éna et </w:t>
      </w:r>
      <w:r w:rsidR="008023DA" w:rsidRPr="005D4B8B">
        <w:rPr>
          <w:rFonts w:cs="Times New Roman"/>
        </w:rPr>
        <w:lastRenderedPageBreak/>
        <w:t>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great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t>Are HOIs Common in Nature</w:t>
      </w:r>
      <w:r w:rsidR="00746378">
        <w:t xml:space="preserve">? </w:t>
      </w:r>
    </w:p>
    <w:p w14:paraId="2DC292C6" w14:textId="52832F86" w:rsidR="00540DA5" w:rsidRDefault="00A0621E" w:rsidP="006B7C91">
      <w:pPr>
        <w:pStyle w:val="mystyle"/>
      </w:pPr>
      <w:r>
        <w:t xml:space="preserve">One way to view HOIs in this system is to consider it a </w:t>
      </w:r>
      <w:r w:rsidR="00FB2B55">
        <w:t xml:space="preserve">specific </w:t>
      </w:r>
      <w:r w:rsidR="003F7251">
        <w:t>instance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over time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 activity of competitors.</w:t>
      </w:r>
      <w:r>
        <w:t xml:space="preserve">  More generally, we believe</w:t>
      </w:r>
      <w:r w:rsidR="00797669">
        <w:t xml:space="preserve"> a general recipe for HOIs will be 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w:t>
      </w:r>
      <w:r w:rsidR="00540DA5">
        <w:lastRenderedPageBreak/>
        <w:t xml:space="preserve">sensitivity to competition.  </w:t>
      </w:r>
      <w:r w:rsidR="00175B82">
        <w:t>So,</w:t>
      </w:r>
      <w:r w:rsidR="00540DA5">
        <w:t xml:space="preserve"> are HOIs inevitable? </w:t>
      </w:r>
      <w:r w:rsidR="005D1919">
        <w:t>And i</w:t>
      </w:r>
      <w:r w:rsidR="00540DA5">
        <w:t xml:space="preserve">f so why are 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4546F79E" w:rsidR="009E120C" w:rsidRDefault="00540DA5" w:rsidP="006B7C91">
      <w:pPr>
        <w:pStyle w:val="mystyle"/>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 xml:space="preserve">Additional simulations show that the </w:t>
      </w:r>
      <w:r w:rsidR="009E120C">
        <w:t>weaker</w:t>
      </w:r>
      <w:r w:rsidR="008A72E9">
        <w:t xml:space="preserve"> the trade-off between resource uptake rate</w:t>
      </w:r>
      <w:r w:rsidR="009E120C">
        <w:t>s</w:t>
      </w:r>
      <w:r w:rsidR="008A72E9">
        <w:t xml:space="preserve"> at high </w:t>
      </w:r>
      <w:r w:rsidR="002931CC">
        <w:t xml:space="preserve">versus </w:t>
      </w:r>
      <w:r w:rsidR="008A72E9">
        <w:t>low resource availability</w:t>
      </w:r>
      <w:r w:rsidR="005D6D8C">
        <w:t>—or the more similar species resource uptake curves are to one another—</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such strong trade-offs may be rare.  </w:t>
      </w:r>
    </w:p>
    <w:p w14:paraId="53B8EDA9" w14:textId="140F40AA" w:rsidR="00540DA5" w:rsidRDefault="009E120C" w:rsidP="006B7C91">
      <w:pPr>
        <w:pStyle w:val="mystyle"/>
      </w:pPr>
      <w:r>
        <w:t xml:space="preserve">The large changes in resource availability and plant biomass in our simulation also </w:t>
      </w:r>
      <w:r w:rsidR="005871E0">
        <w:t>contribute to</w:t>
      </w:r>
      <w:r>
        <w:t xml:space="preserve"> the strength of HOIs.  Because resource availability </w:t>
      </w:r>
      <w:r w:rsidR="009D55FA">
        <w:t>fluctuates widely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quickly draw resources down to a dynamic equilibrium close to the environmental resource supply rate.  Thus, even if species have different non-linear responses to resource </w:t>
      </w:r>
      <w:commentRangeStart w:id="36"/>
      <w:r w:rsidR="009D55FA">
        <w:t xml:space="preserve">concentration the fact that resource concentration is relatively fixed eliminates the possibility of strong higher order interactions. Because of their resource dynamics, seasonally forced systems, such as annual plant communities in a Mediterranean climate,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commentRangeEnd w:id="36"/>
      <w:r w:rsidR="002F762A">
        <w:rPr>
          <w:rStyle w:val="CommentReference"/>
        </w:rPr>
        <w:commentReference w:id="36"/>
      </w:r>
      <w:r w:rsidR="00541FCE">
        <w:t xml:space="preserve"> </w:t>
      </w:r>
    </w:p>
    <w:p w14:paraId="030BEDF4" w14:textId="12A9C376" w:rsidR="00B507A2" w:rsidRDefault="00B507A2" w:rsidP="00973FCF">
      <w:pPr>
        <w:pBdr>
          <w:bottom w:val="single" w:sz="6" w:space="1" w:color="auto"/>
        </w:pBdr>
        <w:spacing w:after="202"/>
        <w:contextualSpacing/>
      </w:pPr>
      <w:r>
        <w:lastRenderedPageBreak/>
        <w:t xml:space="preserve">Our definition of HOIs does lead to some </w:t>
      </w:r>
      <w:r w:rsidR="0043064D">
        <w:t>peculiar</w:t>
      </w:r>
      <w:r>
        <w:t xml:space="preserve"> properties where species contribution to </w:t>
      </w:r>
      <m:oMath>
        <m:r>
          <w:rPr>
            <w:rFonts w:ascii="Cambria Math" w:hAnsi="Cambria Math"/>
          </w:rPr>
          <m:t>C</m:t>
        </m:r>
      </m:oMath>
      <w:r>
        <w:t xml:space="preserve"> change non-linearly with density.  In our simulation for example, we found a model with non-linear terms for each species’ effect best fit the data for the mid and late-season species.  These terms are required to fit the single species data because</w:t>
      </w:r>
      <w:r w:rsidR="00165B91">
        <w:t xml:space="preserve"> the densities of each competitor have different non-linear effects (</w:t>
      </w:r>
      <w:r w:rsidR="001C1125">
        <w:fldChar w:fldCharType="begin"/>
      </w:r>
      <w:r w:rsidR="001C1125">
        <w:instrText xml:space="preserve"> REF _Ref514237754 \h </w:instrText>
      </w:r>
      <w:r w:rsidR="001C1125">
        <w:fldChar w:fldCharType="separate"/>
      </w:r>
      <w:r w:rsidR="00CC2A77">
        <w:t xml:space="preserve">Figure </w:t>
      </w:r>
      <w:r w:rsidR="00CC2A77">
        <w:rPr>
          <w:noProof/>
        </w:rPr>
        <w:t>3</w:t>
      </w:r>
      <w:r w:rsidR="001C1125">
        <w:fldChar w:fldCharType="end"/>
      </w:r>
      <w:r w:rsidR="00165B91" w:rsidRPr="0043064D">
        <w:t xml:space="preserve">). </w:t>
      </w:r>
      <w:r w:rsidRPr="0043064D">
        <w:t xml:space="preserve">To see </w:t>
      </w:r>
      <w:r w:rsidR="00165B91" w:rsidRPr="0043064D">
        <w:t>how this creates issues for defining HOIs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linear or non-linear function of species density.  However, since we have assumed that individuals of one and two are identical we know that their true effect on three must in fact be equal to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If </w:t>
      </w:r>
      <m:oMath>
        <m:r>
          <w:rPr>
            <w:rFonts w:ascii="Cambria Math" w:hAnsi="Cambria Math"/>
          </w:rPr>
          <m:t>g</m:t>
        </m:r>
      </m:oMath>
      <w:r w:rsidRPr="0043064D">
        <w:t xml:space="preserve"> is a non-linear function then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Hence the sum of the separate species effects will not be equal to the true effect, even when we do not assume any explicit interaction modification. </w:t>
      </w:r>
      <w:r>
        <w:rPr>
          <w:highlight w:val="yellow"/>
        </w:rPr>
        <w:t xml:space="preserve"> </w:t>
      </w:r>
      <w:commentRangeStart w:id="37"/>
      <w:r w:rsidRPr="001572D7">
        <w:rPr>
          <w:highlight w:val="yellow"/>
        </w:rPr>
        <w:t xml:space="preserve">This problem hints that any system in which competition depends non-linearly on the effects of density, even single species density, </w:t>
      </w:r>
      <w:r>
        <w:rPr>
          <w:highlight w:val="yellow"/>
        </w:rPr>
        <w:t xml:space="preserve">will </w:t>
      </w:r>
      <w:r w:rsidRPr="001572D7">
        <w:rPr>
          <w:highlight w:val="yellow"/>
        </w:rPr>
        <w:t>produce HOIs.</w:t>
      </w:r>
      <w:r w:rsidR="00165B91">
        <w:rPr>
          <w:highlight w:val="yellow"/>
        </w:rPr>
        <w:t xml:space="preserve">  </w:t>
      </w:r>
      <w:r w:rsidRPr="001572D7">
        <w:rPr>
          <w:highlight w:val="yellow"/>
        </w:rPr>
        <w:t xml:space="preserve">  </w:t>
      </w:r>
      <w:commentRangeEnd w:id="37"/>
      <w:r>
        <w:rPr>
          <w:rStyle w:val="CommentReference"/>
        </w:rPr>
        <w:commentReference w:id="37"/>
      </w:r>
      <w:r w:rsidR="00165B91">
        <w:rPr>
          <w:rStyle w:val="CommentReference"/>
        </w:rPr>
        <w:t xml:space="preserve"> </w:t>
      </w:r>
    </w:p>
    <w:p w14:paraId="7A1EC0CC" w14:textId="77777777" w:rsidR="00B93196" w:rsidRDefault="00390672">
      <w:pPr>
        <w:pStyle w:val="Heading"/>
      </w:pPr>
      <w:bookmarkStart w:id="38" w:name="discussion"/>
      <w:bookmarkStart w:id="39" w:name="conclusionssummary"/>
      <w:bookmarkEnd w:id="38"/>
      <w:bookmarkEnd w:id="39"/>
      <w:r>
        <w:t>Conclusion</w:t>
      </w:r>
    </w:p>
    <w:p w14:paraId="08D741D5" w14:textId="50F181C2"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relatively simple competitive dynamics. </w:t>
      </w:r>
      <w:r w:rsidR="006A1A7F">
        <w:t xml:space="preserve">We propose that the most robust method to detect HOIs is to compare the observed strength of multispecies </w:t>
      </w:r>
      <w:r w:rsidR="006A1A7F">
        <w:lastRenderedPageBreak/>
        <w:t xml:space="preserve">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simple mechanistic model of species competition for a single resource. </w:t>
      </w:r>
      <w:r w:rsidR="006A1A7F">
        <w:t xml:space="preserve">Defining HOIs in this way requires that the focal species’ response to single species competition is accurately modeled first. </w:t>
      </w:r>
      <w:r w:rsidR="00541FCE">
        <w:t>Our analysis also reveals a potential difficulty in formulating a truly general way of measuring HOIs—it may be that HOIs are only defined in cases where per capita interspecific competition is constant</w:t>
      </w:r>
      <w:r w:rsidR="00F8634A">
        <w:t xml:space="preserve">. </w:t>
      </w:r>
      <w:r w:rsidR="002F762A">
        <w:t xml:space="preserve">While we believe that HOIs should be common in nature this does not mean that they will be strong or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40" w:name="acknowledgments"/>
      <w:bookmarkEnd w:id="40"/>
      <w:r>
        <w:t>Acknowledgments</w:t>
      </w:r>
    </w:p>
    <w:p w14:paraId="5C29317E" w14:textId="77777777" w:rsidR="001C1125" w:rsidRDefault="001C1125">
      <w:pPr>
        <w:spacing w:line="276" w:lineRule="auto"/>
        <w:ind w:firstLine="0"/>
        <w:jc w:val="both"/>
        <w:rPr>
          <w:rFonts w:eastAsia="Noto Sans CJK SC Regular" w:cs="FreeSans"/>
          <w:b/>
          <w:szCs w:val="28"/>
        </w:rPr>
      </w:pPr>
      <w:bookmarkStart w:id="41" w:name="references"/>
      <w:bookmarkEnd w:id="41"/>
      <w:r>
        <w:br w:type="page"/>
      </w:r>
    </w:p>
    <w:p w14:paraId="73D91D9C" w14:textId="32F42B2D" w:rsidR="00B93196" w:rsidRDefault="00390672">
      <w:pPr>
        <w:pStyle w:val="Heading"/>
      </w:pPr>
      <w:r>
        <w:lastRenderedPageBreak/>
        <w:t>References</w:t>
      </w:r>
    </w:p>
    <w:p w14:paraId="7F11BD7C" w14:textId="77777777" w:rsidR="000034F1" w:rsidRPr="000034F1" w:rsidRDefault="007B137A" w:rsidP="00F109A0">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0034F1" w:rsidRPr="000034F1">
        <w:t>Abrams, P. A. 1983. Arguments in Favor of Higher Order Interactions. The American Naturalist 121:887–891.</w:t>
      </w:r>
    </w:p>
    <w:p w14:paraId="669F3D46" w14:textId="77777777" w:rsidR="000034F1" w:rsidRPr="000034F1" w:rsidRDefault="000034F1" w:rsidP="00F109A0">
      <w:pPr>
        <w:pStyle w:val="Bibliography"/>
      </w:pPr>
      <w:r w:rsidRPr="000034F1">
        <w:t>Adler, F. R., and W. F. Morris. 1994. A General Test for Interaction Modification. Ecology 75:1552–1559.</w:t>
      </w:r>
    </w:p>
    <w:p w14:paraId="05FE90C2" w14:textId="77777777" w:rsidR="000034F1" w:rsidRPr="000034F1" w:rsidRDefault="000034F1" w:rsidP="00F109A0">
      <w:pPr>
        <w:pStyle w:val="Bibliography"/>
      </w:pPr>
      <w:r w:rsidRPr="000034F1">
        <w:t>Aronson, J., J. Kigel, A. Shmida, and J. Klein. 1992. Adaptive phenology of desert and Mediterranean populations of annual plants grown with and without water stress. Oecologia 89:17–26.</w:t>
      </w:r>
    </w:p>
    <w:p w14:paraId="12040C4A" w14:textId="77777777" w:rsidR="000034F1" w:rsidRPr="000034F1" w:rsidRDefault="000034F1" w:rsidP="00F109A0">
      <w:pPr>
        <w:pStyle w:val="Bibliography"/>
      </w:pPr>
      <w:r w:rsidRPr="000034F1">
        <w:t>Bennett, J. A., K. Riibak, R. Tamme, R. J. Lewis, and M. Pärtel. 2016. The reciprocal relationship between competition and intraspecific trait variation. Journal of Ecology 104:1410–1420.</w:t>
      </w:r>
    </w:p>
    <w:p w14:paraId="405833FF" w14:textId="77777777" w:rsidR="000034F1" w:rsidRPr="000034F1" w:rsidRDefault="000034F1" w:rsidP="00F109A0">
      <w:pPr>
        <w:pStyle w:val="Bibliography"/>
      </w:pPr>
      <w:r w:rsidRPr="000034F1">
        <w:t>Billick, I., and T. J. Case. 1994. Higher Order Interactions in Ecological Communities: What Are They and How Can They be Detected? Ecology 75:1530–1543.</w:t>
      </w:r>
    </w:p>
    <w:p w14:paraId="12CF918F" w14:textId="77777777" w:rsidR="000034F1" w:rsidRPr="000034F1" w:rsidRDefault="000034F1" w:rsidP="00F109A0">
      <w:pPr>
        <w:pStyle w:val="Bibliography"/>
      </w:pPr>
      <w:r w:rsidRPr="000034F1">
        <w:t>Case, T. J., and E. A. Bender. 1981. Testing for Higher Order Interactions. The American Naturalist 118:920–929.</w:t>
      </w:r>
    </w:p>
    <w:p w14:paraId="400FDF36" w14:textId="77777777" w:rsidR="000034F1" w:rsidRPr="000034F1" w:rsidRDefault="000034F1" w:rsidP="00F109A0">
      <w:pPr>
        <w:pStyle w:val="Bibliography"/>
      </w:pPr>
      <w:r w:rsidRPr="000034F1">
        <w:t>Chesson, P. 2000. Mechanisms of Maintenance of Species Diversity. Annual Review of Ecology and Systematics 31:343–366.</w:t>
      </w:r>
    </w:p>
    <w:p w14:paraId="3BF2E04D" w14:textId="77777777" w:rsidR="000034F1" w:rsidRPr="000034F1" w:rsidRDefault="000034F1" w:rsidP="00F109A0">
      <w:pPr>
        <w:pStyle w:val="Bibliography"/>
      </w:pPr>
      <w:r w:rsidRPr="000034F1">
        <w:t>Cohen, D. 1976. The Optimal Timing of Reproduction. The American Naturalist 110:801–807.</w:t>
      </w:r>
    </w:p>
    <w:p w14:paraId="6F93C0F6" w14:textId="77777777" w:rsidR="000034F1" w:rsidRPr="000034F1" w:rsidRDefault="000034F1" w:rsidP="00F109A0">
      <w:pPr>
        <w:pStyle w:val="Bibliography"/>
      </w:pPr>
      <w:r w:rsidRPr="000034F1">
        <w:t xml:space="preserve">Conti, L., S. Block, M. Parepa, T. Münkemüller, W. Thuiller, A. T. R. Acosta, M. van Kleunen, S. Dullinger, F. Essl, I. Dullinger, D. Moser, G. Klonner, O. Bossdorf, </w:t>
      </w:r>
      <w:r w:rsidRPr="000034F1">
        <w:lastRenderedPageBreak/>
        <w:t>and M. Carboni. 2018. Functional trait differences and trait plasticity mediate biotic resistance to potential plant invaders. Journal of Ecology 106:1607–1620.</w:t>
      </w:r>
    </w:p>
    <w:p w14:paraId="125E9927" w14:textId="77777777" w:rsidR="000034F1" w:rsidRPr="000034F1" w:rsidRDefault="000034F1" w:rsidP="00F109A0">
      <w:pPr>
        <w:pStyle w:val="Bibliography"/>
      </w:pPr>
      <w:r w:rsidRPr="000034F1">
        <w:t>Dybzinski, R., and D. Tilman. 2007. Resource Use Patterns Predict Long</w:t>
      </w:r>
      <w:r w:rsidRPr="00F109A0">
        <w:rPr>
          <w:rFonts w:ascii="Cambria Math" w:hAnsi="Cambria Math" w:cs="Cambria Math"/>
        </w:rPr>
        <w:t>‐</w:t>
      </w:r>
      <w:r w:rsidRPr="000034F1">
        <w:t>Term Outcomes of Plant Competition for Nutrients and Light. The American Naturalist 170:305–318.</w:t>
      </w:r>
    </w:p>
    <w:p w14:paraId="52262357" w14:textId="77777777" w:rsidR="000034F1" w:rsidRPr="000034F1" w:rsidRDefault="000034F1" w:rsidP="00F109A0">
      <w:pPr>
        <w:pStyle w:val="Bibliography"/>
      </w:pPr>
      <w:r w:rsidRPr="000034F1">
        <w:t>Godoy, O., and J. M. Levine. 2013. Phenology effects on invasion success: insights from coupling field experiments to coexistence theory. Ecology 95:726–736.</w:t>
      </w:r>
    </w:p>
    <w:p w14:paraId="1C26A6F6" w14:textId="77777777" w:rsidR="000034F1" w:rsidRPr="000034F1" w:rsidRDefault="000034F1" w:rsidP="00F109A0">
      <w:pPr>
        <w:pStyle w:val="Bibliography"/>
      </w:pPr>
      <w:r w:rsidRPr="000034F1">
        <w:t>Grilli, J., G. Barabás, M. J. Michalska-Smith, and S. Allesina. 2017. Higher-order interactions stabilize dynamics in competitive network models. Nature 548:210–213.</w:t>
      </w:r>
    </w:p>
    <w:p w14:paraId="11DFE37E" w14:textId="77777777" w:rsidR="000034F1" w:rsidRPr="000034F1" w:rsidRDefault="000034F1" w:rsidP="00F109A0">
      <w:pPr>
        <w:pStyle w:val="Bibliography"/>
      </w:pPr>
      <w:r w:rsidRPr="000034F1">
        <w:t>Hassell, M. P., and H. N. Comins. 1976. Discrete time models for two-species competition. Theoretical Population Biology 9:202–221.</w:t>
      </w:r>
    </w:p>
    <w:p w14:paraId="55270E1F" w14:textId="77777777" w:rsidR="000034F1" w:rsidRPr="000034F1" w:rsidRDefault="000034F1" w:rsidP="00F109A0">
      <w:pPr>
        <w:pStyle w:val="Bibliography"/>
      </w:pPr>
      <w:r w:rsidRPr="000034F1">
        <w:t>Kraft, N. J. B., O. Godoy, and J. M. Levine. 2015. Plant functional traits and the multidimensional nature of species coexistence. Proceedings of the National Academy of Sciences of the United States of America 112:797–802.</w:t>
      </w:r>
    </w:p>
    <w:p w14:paraId="5655A1B0" w14:textId="77777777" w:rsidR="000034F1" w:rsidRPr="000034F1" w:rsidRDefault="000034F1" w:rsidP="00F109A0">
      <w:pPr>
        <w:pStyle w:val="Bibliography"/>
      </w:pPr>
      <w:r w:rsidRPr="000034F1">
        <w:t>Letten, A. D., P.-J. Ke, and T. Fukami. 2017. Linking modern coexistence theory and contemporary niche theory. Ecological Monographs 87:161–177.</w:t>
      </w:r>
    </w:p>
    <w:p w14:paraId="2E28C264" w14:textId="77777777" w:rsidR="000034F1" w:rsidRPr="000034F1" w:rsidRDefault="000034F1" w:rsidP="00F109A0">
      <w:pPr>
        <w:pStyle w:val="Bibliography"/>
      </w:pPr>
      <w:r w:rsidRPr="000034F1">
        <w:t>Levine, J. M., J. Bascompte, P. B. Adler, and S. Allesina. 2017. Beyond pairwise mechanisms of species coexistence in complex communities. Nature 546:56–64.</w:t>
      </w:r>
    </w:p>
    <w:p w14:paraId="6CB64DEB" w14:textId="77777777" w:rsidR="000034F1" w:rsidRPr="000034F1" w:rsidRDefault="000034F1" w:rsidP="00F109A0">
      <w:pPr>
        <w:pStyle w:val="Bibliography"/>
      </w:pPr>
      <w:r w:rsidRPr="000034F1">
        <w:t>Mayfield, M. M., and D. B. Stouffer. 2017. Higher-order interactions capture unexplained complexity in diverse communities. Nature Ecology &amp; Evolution 1:0062.</w:t>
      </w:r>
    </w:p>
    <w:p w14:paraId="28D8172D" w14:textId="77777777" w:rsidR="000034F1" w:rsidRPr="000034F1" w:rsidRDefault="000034F1" w:rsidP="00F109A0">
      <w:pPr>
        <w:pStyle w:val="Bibliography"/>
      </w:pPr>
      <w:r w:rsidRPr="000034F1">
        <w:lastRenderedPageBreak/>
        <w:t>Meszéna, G., M. Gyllenberg, L. Pásztor, and J. A. J. Metz. 2006. Competitive exclusion and limiting similarity: A unified theory. Theoretical Population Biology 69:68–87.</w:t>
      </w:r>
    </w:p>
    <w:p w14:paraId="04FDD4EB" w14:textId="77777777" w:rsidR="000034F1" w:rsidRPr="000034F1" w:rsidRDefault="000034F1" w:rsidP="00F109A0">
      <w:pPr>
        <w:pStyle w:val="Bibliography"/>
      </w:pPr>
      <w:r w:rsidRPr="000034F1">
        <w:t>Miller, E. T., and C. A. Klausmeier. 2017. Evolutionary stability of coexistence due to the storage effect in a two-season model. Theoretical Ecology 10:91–103.</w:t>
      </w:r>
    </w:p>
    <w:p w14:paraId="18DDFE5C" w14:textId="77777777" w:rsidR="000034F1" w:rsidRPr="000034F1" w:rsidRDefault="000034F1" w:rsidP="00F109A0">
      <w:pPr>
        <w:pStyle w:val="Bibliography"/>
      </w:pPr>
      <w:r w:rsidRPr="000034F1">
        <w:t>Neill, W. E. 1974. The Community Matrix and Interdependence of the Competition Coefficients. The American Naturalist 108:399–408.</w:t>
      </w:r>
    </w:p>
    <w:p w14:paraId="1773D1BC" w14:textId="77777777" w:rsidR="000034F1" w:rsidRPr="000034F1" w:rsidRDefault="000034F1" w:rsidP="00F109A0">
      <w:pPr>
        <w:pStyle w:val="Bibliography"/>
      </w:pPr>
      <w:r w:rsidRPr="000034F1">
        <w:t>O’Dwyer, J. P. 2018. Whence Lotka-Volterra?: Conservation laws and integrable systems in ecology. Theoretical Ecology.</w:t>
      </w:r>
    </w:p>
    <w:p w14:paraId="5141E99F" w14:textId="77777777" w:rsidR="000034F1" w:rsidRPr="000034F1" w:rsidRDefault="000034F1" w:rsidP="00F109A0">
      <w:pPr>
        <w:pStyle w:val="Bibliography"/>
      </w:pPr>
      <w:r w:rsidRPr="000034F1">
        <w:t>Pomerantz, M. J. 1981. Do “Higher Order Interactions” in Competition Systems Really Exist? The American Naturalist 117:583–591.</w:t>
      </w:r>
    </w:p>
    <w:p w14:paraId="68AC47CF" w14:textId="77777777" w:rsidR="000034F1" w:rsidRPr="000034F1" w:rsidRDefault="000034F1" w:rsidP="00F109A0">
      <w:pPr>
        <w:pStyle w:val="Bibliography"/>
      </w:pPr>
      <w:r w:rsidRPr="000034F1">
        <w:t>R Core Team. 2015. R: A Language and Environment for Statistical Computing. R Foundation for Statistical Computing, Vienna, Austria.</w:t>
      </w:r>
    </w:p>
    <w:p w14:paraId="344BC23E" w14:textId="77777777" w:rsidR="000034F1" w:rsidRPr="000034F1" w:rsidRDefault="000034F1" w:rsidP="00F109A0">
      <w:pPr>
        <w:pStyle w:val="Bibliography"/>
      </w:pPr>
      <w:r w:rsidRPr="000034F1">
        <w:t>Tilman, D. 1977. Resource Competition between Plankton Algae: An Experimental and Theoretical Approach. Ecology 58:338–348.</w:t>
      </w:r>
    </w:p>
    <w:p w14:paraId="59678988" w14:textId="77777777" w:rsidR="000034F1" w:rsidRPr="000034F1" w:rsidRDefault="000034F1" w:rsidP="00F109A0">
      <w:pPr>
        <w:pStyle w:val="Bibliography"/>
      </w:pPr>
      <w:r w:rsidRPr="000034F1">
        <w:t>Vandermeer, J. H. 1969. The Competitive Structure of Communities: An Experimental Approach with Protozoa. Ecology 50:362–371.</w:t>
      </w:r>
    </w:p>
    <w:p w14:paraId="7B78105E" w14:textId="15A6DF07" w:rsidR="0061034E" w:rsidRDefault="00F56B3F" w:rsidP="000034F1">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59F76C2E" w:rsidR="00E84F09" w:rsidRPr="00FB51D5" w:rsidRDefault="00FB51D5" w:rsidP="00B570B6">
      <w:pPr>
        <w:pStyle w:val="Caption"/>
      </w:pPr>
      <w:bookmarkStart w:id="4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CC2A77">
        <w:rPr>
          <w:noProof/>
        </w:rPr>
        <w:t>1</w:t>
      </w:r>
      <w:r w:rsidR="006A0465">
        <w:rPr>
          <w:b w:val="0"/>
          <w:bCs w:val="0"/>
          <w:noProof/>
        </w:rPr>
        <w:fldChar w:fldCharType="end"/>
      </w:r>
      <w:bookmarkEnd w:id="42"/>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α</w:t>
      </w:r>
      <w:r w:rsidRPr="006B266A">
        <w:rPr>
          <w:vertAlign w:val="subscript"/>
        </w:rPr>
        <w:t>12</w:t>
      </w:r>
      <w:r w:rsidRPr="0061034E">
        <w:t xml:space="preserve">. </w:t>
      </w:r>
      <w:r>
        <w:t xml:space="preserve">An HOI, </w:t>
      </w:r>
      <w:r>
        <w:sym w:font="Symbol" w:char="F062"/>
      </w:r>
      <w:r>
        <w:rPr>
          <w:vertAlign w:val="subscript"/>
        </w:rPr>
        <w:t>1(23)</w:t>
      </w:r>
      <w:r>
        <w:t xml:space="preserve">, is depicted as arrows </w:t>
      </w:r>
      <w:r w:rsidR="00B2514F">
        <w:t xml:space="preserve">from species two and three converging on one.  The added effect of the HOI indicates that net </w:t>
      </w:r>
      <w:r>
        <w:t>effect of two and three on species one is non-additive.</w:t>
      </w:r>
      <w:r w:rsidR="00E84F09">
        <w:br w:type="page"/>
      </w:r>
    </w:p>
    <w:p w14:paraId="36BD661C" w14:textId="77777777" w:rsidR="00FB51D5" w:rsidRDefault="00E84F09" w:rsidP="00FB51D5">
      <w:pPr>
        <w:pStyle w:val="figcaption"/>
        <w:keepNext/>
      </w:pPr>
      <w:commentRangeStart w:id="43"/>
      <w:r>
        <w:rPr>
          <w:noProof/>
        </w:rPr>
        <w:lastRenderedPageBreak/>
        <w:drawing>
          <wp:inline distT="0" distB="0" distL="0" distR="0" wp14:anchorId="7F891BF9" wp14:editId="043439B7">
            <wp:extent cx="4741333" cy="355600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6000"/>
                    </a:xfrm>
                    <a:prstGeom prst="rect">
                      <a:avLst/>
                    </a:prstGeom>
                  </pic:spPr>
                </pic:pic>
              </a:graphicData>
            </a:graphic>
          </wp:inline>
        </w:drawing>
      </w:r>
      <w:commentRangeEnd w:id="43"/>
      <w:r w:rsidR="002F762A">
        <w:rPr>
          <w:rStyle w:val="CommentReference"/>
          <w:b w:val="0"/>
        </w:rPr>
        <w:commentReference w:id="43"/>
      </w:r>
    </w:p>
    <w:p w14:paraId="1B0306FB" w14:textId="3912EEE5" w:rsidR="00CC0BA7" w:rsidRPr="00FB51D5" w:rsidRDefault="00FB51D5" w:rsidP="00FB51D5">
      <w:pPr>
        <w:pStyle w:val="figcaption"/>
      </w:pPr>
      <w:bookmarkStart w:id="44" w:name="_Ref514237815"/>
      <w:commentRangeStart w:id="4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CC2A77">
        <w:rPr>
          <w:noProof/>
        </w:rPr>
        <w:t>2</w:t>
      </w:r>
      <w:r w:rsidR="006A0465">
        <w:rPr>
          <w:noProof/>
        </w:rPr>
        <w:fldChar w:fldCharType="end"/>
      </w:r>
      <w:bookmarkEnd w:id="44"/>
      <w:r>
        <w:t xml:space="preserve">. Example time series </w:t>
      </w:r>
      <w:commentRangeEnd w:id="45"/>
      <w:r w:rsidR="00947035">
        <w:rPr>
          <w:rStyle w:val="CommentReference"/>
          <w:b w:val="0"/>
        </w:rPr>
        <w:commentReference w:id="45"/>
      </w:r>
      <w:r>
        <w:t xml:space="preserve">showing </w:t>
      </w:r>
      <w:r w:rsidR="00A42F96">
        <w:t xml:space="preserve">a) the </w:t>
      </w:r>
      <w:r>
        <w:t xml:space="preserve">drawdown of the resource during the </w:t>
      </w:r>
      <w:commentRangeStart w:id="46"/>
      <w:r>
        <w:t xml:space="preserve">course of the </w:t>
      </w:r>
      <w:r w:rsidR="00A42F96">
        <w:t>simulated growing season</w:t>
      </w:r>
      <w:commentRangeEnd w:id="46"/>
      <w:r w:rsidR="005B1483">
        <w:rPr>
          <w:rStyle w:val="CommentReference"/>
          <w:b w:val="0"/>
        </w:rPr>
        <w:commentReference w:id="46"/>
      </w:r>
      <w:r>
        <w:t xml:space="preserve">, </w:t>
      </w:r>
      <w:r w:rsidR="00A42F96">
        <w:t>b) the</w:t>
      </w:r>
      <w:r>
        <w:t xml:space="preserve"> growth of each of species</w:t>
      </w:r>
      <w:r w:rsidR="00A42F96">
        <w:t xml:space="preserve"> shown with colored lines and c)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The middle season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59B7681">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74923640" w:rsidR="0032749A" w:rsidRDefault="00FB51D5" w:rsidP="0012796D">
      <w:pPr>
        <w:pStyle w:val="Caption"/>
      </w:pPr>
      <w:bookmarkStart w:id="47" w:name="_Ref514237754"/>
      <w:commentRangeStart w:id="48"/>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CC2A77">
        <w:rPr>
          <w:noProof/>
        </w:rPr>
        <w:t>3</w:t>
      </w:r>
      <w:r w:rsidR="006A0465">
        <w:rPr>
          <w:noProof/>
        </w:rPr>
        <w:fldChar w:fldCharType="end"/>
      </w:r>
      <w:bookmarkEnd w:id="47"/>
      <w:r>
        <w:t xml:space="preserve">. </w:t>
      </w:r>
      <w:r w:rsidR="00CC0BA7">
        <w:t xml:space="preserve">Simulated </w:t>
      </w:r>
      <w:commentRangeEnd w:id="48"/>
      <w:r w:rsidR="005B1483">
        <w:rPr>
          <w:rStyle w:val="CommentReference"/>
          <w:rFonts w:cstheme="minorBidi"/>
          <w:b w:val="0"/>
          <w:bCs w:val="0"/>
        </w:rPr>
        <w:commentReference w:id="48"/>
      </w:r>
      <w:r w:rsidR="00CC0BA7">
        <w:t xml:space="preserve">per capita seed production of </w:t>
      </w:r>
      <w:r w:rsidR="0023375E">
        <w:t>the a) early, b) middle and c)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solid line shows best fit line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commentRangeStart w:id="49"/>
      <w:r>
        <w:rPr>
          <w:noProof/>
        </w:rPr>
        <w:lastRenderedPageBreak/>
        <w:drawing>
          <wp:inline distT="0" distB="0" distL="0" distR="0" wp14:anchorId="4DEE5222" wp14:editId="2B8A5392">
            <wp:extent cx="5280660" cy="3017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commentRangeEnd w:id="49"/>
      <w:r w:rsidR="00F109A0">
        <w:rPr>
          <w:rStyle w:val="CommentReference"/>
          <w:rFonts w:cstheme="minorBidi"/>
          <w:b w:val="0"/>
          <w:bCs w:val="0"/>
        </w:rPr>
        <w:commentReference w:id="49"/>
      </w:r>
    </w:p>
    <w:p w14:paraId="2E3A7490" w14:textId="5D01C2AC" w:rsidR="00AD2064" w:rsidRDefault="0032749A" w:rsidP="0012796D">
      <w:pPr>
        <w:pStyle w:val="Caption"/>
      </w:pPr>
      <w:bookmarkStart w:id="50" w:name="_Ref524701722"/>
      <w:commentRangeStart w:id="51"/>
      <w:r>
        <w:t xml:space="preserve">Figure </w:t>
      </w:r>
      <w:r>
        <w:rPr>
          <w:noProof/>
        </w:rPr>
        <w:fldChar w:fldCharType="begin"/>
      </w:r>
      <w:r>
        <w:rPr>
          <w:noProof/>
        </w:rPr>
        <w:instrText xml:space="preserve"> SEQ Figure \* ARABIC </w:instrText>
      </w:r>
      <w:r>
        <w:rPr>
          <w:noProof/>
        </w:rPr>
        <w:fldChar w:fldCharType="separate"/>
      </w:r>
      <w:r w:rsidR="00CC2A77">
        <w:rPr>
          <w:noProof/>
        </w:rPr>
        <w:t>4</w:t>
      </w:r>
      <w:r>
        <w:rPr>
          <w:noProof/>
        </w:rPr>
        <w:fldChar w:fldCharType="end"/>
      </w:r>
      <w:bookmarkEnd w:id="50"/>
      <w:r>
        <w:t xml:space="preserve">. </w:t>
      </w:r>
      <w:r w:rsidR="0023375E">
        <w:t xml:space="preserve">Simulated </w:t>
      </w:r>
      <w:commentRangeEnd w:id="51"/>
      <w:r w:rsidR="005B1483">
        <w:rPr>
          <w:rStyle w:val="CommentReference"/>
          <w:rFonts w:cstheme="minorBidi"/>
          <w:b w:val="0"/>
          <w:bCs w:val="0"/>
        </w:rPr>
        <w:commentReference w:id="51"/>
      </w:r>
      <w:r w:rsidR="0023375E">
        <w:t>per capita seed production of the a) early, b) mid and c) late season species in response to increasing competition from two species at once.</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64448DCA">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3AF603EB" w:rsidR="00AD2064" w:rsidRDefault="00AD2064" w:rsidP="00AD2064">
      <w:pPr>
        <w:pStyle w:val="Caption"/>
      </w:pPr>
      <w:bookmarkStart w:id="52" w:name="_Ref524702022"/>
      <w:commentRangeStart w:id="53"/>
      <w:r>
        <w:t xml:space="preserve">Figure </w:t>
      </w:r>
      <w:r>
        <w:rPr>
          <w:noProof/>
        </w:rPr>
        <w:fldChar w:fldCharType="begin"/>
      </w:r>
      <w:r>
        <w:rPr>
          <w:noProof/>
        </w:rPr>
        <w:instrText xml:space="preserve"> SEQ Figure \* ARABIC </w:instrText>
      </w:r>
      <w:r>
        <w:rPr>
          <w:noProof/>
        </w:rPr>
        <w:fldChar w:fldCharType="separate"/>
      </w:r>
      <w:r w:rsidR="00CC2A77">
        <w:rPr>
          <w:noProof/>
        </w:rPr>
        <w:t>5</w:t>
      </w:r>
      <w:r>
        <w:rPr>
          <w:noProof/>
        </w:rPr>
        <w:fldChar w:fldCharType="end"/>
      </w:r>
      <w:bookmarkEnd w:id="52"/>
      <w:r>
        <w:t xml:space="preserve">. </w:t>
      </w:r>
      <w:r w:rsidR="008F7479">
        <w:t xml:space="preserve">Deviation from </w:t>
      </w:r>
      <w:commentRangeEnd w:id="53"/>
      <w:r w:rsidR="005B1483">
        <w:rPr>
          <w:rStyle w:val="CommentReference"/>
          <w:rFonts w:cstheme="minorBidi"/>
          <w:b w:val="0"/>
          <w:bCs w:val="0"/>
        </w:rPr>
        <w:commentReference w:id="53"/>
      </w:r>
      <w:r w:rsidR="008F7479">
        <w:t>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37048C9A">
            <wp:extent cx="5486398" cy="313508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8" cy="3135085"/>
                    </a:xfrm>
                    <a:prstGeom prst="rect">
                      <a:avLst/>
                    </a:prstGeom>
                  </pic:spPr>
                </pic:pic>
              </a:graphicData>
            </a:graphic>
          </wp:inline>
        </w:drawing>
      </w:r>
    </w:p>
    <w:p w14:paraId="6D5FEF62" w14:textId="53F3CDFF" w:rsidR="00C57AA2" w:rsidRDefault="000E4052" w:rsidP="0012796D">
      <w:pPr>
        <w:pStyle w:val="Caption"/>
      </w:pPr>
      <w:bookmarkStart w:id="54"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CC2A77">
        <w:rPr>
          <w:noProof/>
        </w:rPr>
        <w:t>6</w:t>
      </w:r>
      <w:r>
        <w:rPr>
          <w:b w:val="0"/>
          <w:bCs w:val="0"/>
          <w:noProof/>
        </w:rPr>
        <w:fldChar w:fldCharType="end"/>
      </w:r>
      <w:bookmarkEnd w:id="54"/>
      <w:r>
        <w:t xml:space="preserve">. Mechanistic explanation for higher-order interactions.  A) The resource uptake rates of the mid and late season species over the course of </w:t>
      </w:r>
      <w:r w:rsidR="00BE496F">
        <w:t xml:space="preserve">a </w:t>
      </w:r>
      <w:r>
        <w:t xml:space="preserve">growing season, with and without the early species. </w:t>
      </w:r>
      <w:r w:rsidR="00DE701D">
        <w:t>Gray vertical lines show the da</w:t>
      </w:r>
      <w:r w:rsidR="001643DC">
        <w:t>y</w:t>
      </w:r>
      <w:r w:rsidR="00DE701D">
        <w:t xml:space="preserve"> </w:t>
      </w:r>
      <w:r w:rsidR="00350B62">
        <w:t>at which the mid-season species</w:t>
      </w:r>
      <w:r w:rsidR="00DE701D">
        <w:t xml:space="preserve"> </w:t>
      </w:r>
      <w:r w:rsidR="00350B62">
        <w:t xml:space="preserve">stops growing </w:t>
      </w:r>
      <w:r w:rsidR="00DE701D">
        <w:t xml:space="preserve">with and without the early species. </w:t>
      </w:r>
      <w:r w:rsidR="007427A4">
        <w:t>B</w:t>
      </w:r>
      <w:r>
        <w:t xml:space="preserve">) The average resource uptake rates of the mid and late season species </w:t>
      </w:r>
      <w:r w:rsidR="00350B62">
        <w:t xml:space="preserve">in the absence and presence of the </w:t>
      </w:r>
      <w:r w:rsidR="007427A4">
        <w:t xml:space="preserve">early season </w:t>
      </w:r>
      <w:r w:rsidR="00350B62">
        <w:t>species</w:t>
      </w:r>
      <w:r>
        <w:t xml:space="preserve">.   </w:t>
      </w:r>
      <w:r w:rsidR="009761CF">
        <w:br w:type="page"/>
      </w:r>
    </w:p>
    <w:p w14:paraId="38B767A2" w14:textId="77777777" w:rsidR="00D42E14" w:rsidRDefault="00D42E14" w:rsidP="00D42E14">
      <w:pPr>
        <w:pStyle w:val="Heading"/>
      </w:pPr>
      <w:r>
        <w:lastRenderedPageBreak/>
        <w:t xml:space="preserve">Supporting Information – Additional Figures </w:t>
      </w:r>
    </w:p>
    <w:p w14:paraId="0D57AB37" w14:textId="77777777" w:rsidR="00D42E14" w:rsidRDefault="00D42E14" w:rsidP="00D42E14">
      <w:pPr>
        <w:pStyle w:val="Heading"/>
      </w:pPr>
      <w:r>
        <w:rPr>
          <w:noProof/>
        </w:rPr>
        <w:drawing>
          <wp:inline distT="0" distB="0" distL="0" distR="0" wp14:anchorId="4BD4E41B" wp14:editId="68801274">
            <wp:extent cx="5486241" cy="31349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241" cy="3134995"/>
                    </a:xfrm>
                    <a:prstGeom prst="rect">
                      <a:avLst/>
                    </a:prstGeom>
                  </pic:spPr>
                </pic:pic>
              </a:graphicData>
            </a:graphic>
          </wp:inline>
        </w:drawing>
      </w:r>
    </w:p>
    <w:p w14:paraId="0FA75C88" w14:textId="19224798" w:rsidR="00D42E14" w:rsidRDefault="00D42E14" w:rsidP="00D42E14">
      <w:pPr>
        <w:pStyle w:val="Caption"/>
      </w:pPr>
      <w:bookmarkStart w:id="55" w:name="_Ref529380736"/>
      <w:commentRangeStart w:id="5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CC2A77">
        <w:rPr>
          <w:noProof/>
        </w:rPr>
        <w:t>1</w:t>
      </w:r>
      <w:r w:rsidR="009462AD">
        <w:rPr>
          <w:noProof/>
        </w:rPr>
        <w:fldChar w:fldCharType="end"/>
      </w:r>
      <w:bookmarkEnd w:id="55"/>
      <w:r>
        <w:t xml:space="preserve"> Simulated </w:t>
      </w:r>
      <w:commentRangeEnd w:id="56"/>
      <w:r w:rsidR="00BB1915">
        <w:rPr>
          <w:rStyle w:val="CommentReference"/>
          <w:rFonts w:cstheme="minorBidi"/>
          <w:b w:val="0"/>
          <w:bCs w:val="0"/>
        </w:rPr>
        <w:commentReference w:id="56"/>
      </w:r>
      <w:r>
        <w:t xml:space="preserve">per capita seed production of the A) early, B) middle and C) late season species in response to increasing inter-specific density on the x-axis. Points show the simulated response from the mechanistic model.  Lines show best fit from the basic Beverton-Holt phenomenological model (“model 1”; </w:t>
      </w:r>
      <w:r w:rsidR="001525D6">
        <w:t>equation</w:t>
      </w:r>
      <w:r>
        <w:t xml:space="preserve"> </w:t>
      </w:r>
      <w:r w:rsidR="002B1DE1">
        <w:t>6</w:t>
      </w:r>
      <w:r>
        <w:t xml:space="preserve">) and the modified model with varying exponents for each species’ effect (“model 2”; </w:t>
      </w:r>
      <w:r w:rsidR="001525D6">
        <w:t>equation</w:t>
      </w:r>
      <w:r>
        <w:t xml:space="preserve"> </w:t>
      </w:r>
      <w:r w:rsidR="006B2FC8">
        <w:t>7</w:t>
      </w:r>
      <w:r>
        <w:t xml:space="preserve">). </w:t>
      </w:r>
    </w:p>
    <w:p w14:paraId="07204437" w14:textId="77777777" w:rsidR="00D42E14" w:rsidRDefault="00D42E14">
      <w:pPr>
        <w:spacing w:line="276" w:lineRule="auto"/>
        <w:ind w:firstLine="0"/>
        <w:jc w:val="both"/>
        <w:rPr>
          <w:rFonts w:cs="Cambria (Body CS)"/>
          <w:b/>
          <w:bCs/>
          <w:szCs w:val="18"/>
        </w:rPr>
      </w:pPr>
      <w:r>
        <w:br w:type="page"/>
      </w:r>
    </w:p>
    <w:p w14:paraId="4315AA10" w14:textId="77777777" w:rsidR="00D42E14" w:rsidRDefault="00D42E14" w:rsidP="006B2FC8">
      <w:pPr>
        <w:pStyle w:val="Caption"/>
        <w:keepNext/>
      </w:pPr>
      <w:r>
        <w:rPr>
          <w:noProof/>
        </w:rPr>
        <w:lastRenderedPageBreak/>
        <w:drawing>
          <wp:inline distT="0" distB="0" distL="0" distR="0" wp14:anchorId="7EC973BB" wp14:editId="25134F3E">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129F211" w14:textId="72CA589B" w:rsidR="00D42E14" w:rsidRDefault="00D42E14" w:rsidP="00D42E14">
      <w:pPr>
        <w:pStyle w:val="Caption"/>
      </w:pPr>
      <w:bookmarkStart w:id="57" w:name="_Ref530735503"/>
      <w:commentRangeStart w:id="58"/>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CC2A77">
        <w:rPr>
          <w:noProof/>
        </w:rPr>
        <w:t>2</w:t>
      </w:r>
      <w:r w:rsidR="009462AD">
        <w:rPr>
          <w:noProof/>
        </w:rPr>
        <w:fldChar w:fldCharType="end"/>
      </w:r>
      <w:bookmarkEnd w:id="57"/>
      <w:r>
        <w:t xml:space="preserve"> Deviation </w:t>
      </w:r>
      <w:commentRangeEnd w:id="58"/>
      <w:r w:rsidR="00BB1915">
        <w:rPr>
          <w:rStyle w:val="CommentReference"/>
          <w:rFonts w:cstheme="minorBidi"/>
          <w:b w:val="0"/>
          <w:bCs w:val="0"/>
        </w:rPr>
        <w:commentReference w:id="58"/>
      </w:r>
      <w:r>
        <w:t xml:space="preserve">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Beverton-Holt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069E696D" w14:textId="50114F22" w:rsidR="00D42E14" w:rsidRDefault="00D42E14" w:rsidP="00D42E14">
      <w:pPr>
        <w:pStyle w:val="Caption"/>
      </w:pPr>
      <w:r>
        <w:t xml:space="preserve"> </w:t>
      </w:r>
    </w:p>
    <w:p w14:paraId="3EBC0FF2" w14:textId="371BC622" w:rsidR="00D42E14" w:rsidRPr="00D42E14" w:rsidRDefault="00D42E14" w:rsidP="006B2FC8">
      <w:pPr>
        <w:pStyle w:val="Caption"/>
        <w:rPr>
          <w:rFonts w:eastAsia="Noto Sans CJK SC Regular" w:cs="FreeSans"/>
          <w:szCs w:val="28"/>
        </w:rPr>
      </w:pP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023FD7F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CC2A77">
        <w:t xml:space="preserve">Figure </w:t>
      </w:r>
      <w:r w:rsidR="00CC2A77">
        <w:rPr>
          <w:noProof/>
        </w:rPr>
        <w:t>2</w:t>
      </w:r>
      <w:r>
        <w:fldChar w:fldCharType="end"/>
      </w:r>
      <w:r>
        <w:t xml:space="preserve"> b).  In this first scenario there is </w:t>
      </w:r>
      <w:r w:rsidR="0025446F">
        <w:t xml:space="preserve">very little </w:t>
      </w:r>
      <w:r>
        <w:t>difference between species in their resource uptake curve</w:t>
      </w:r>
      <w:r w:rsidR="001643DC">
        <w:t>s</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0942C3CA"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CC2A77">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&#13;&#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071ED835" w14:textId="77777777" w:rsidR="0025446F" w:rsidRPr="00E36A05" w:rsidRDefault="0025446F" w:rsidP="00B83C2C">
      <w:pPr>
        <w:pStyle w:val="BodyText"/>
        <w:ind w:firstLine="0"/>
      </w:pPr>
    </w:p>
    <w:p w14:paraId="78C32139" w14:textId="520B6C3F" w:rsidR="006D7279" w:rsidRDefault="006D7279" w:rsidP="006D7279">
      <w:pPr>
        <w:pStyle w:val="BodyText"/>
        <w:ind w:firstLine="0"/>
      </w:pPr>
    </w:p>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5FBA922">
            <wp:extent cx="4321628" cy="4067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628" cy="4067415"/>
                    </a:xfrm>
                    <a:prstGeom prst="rect">
                      <a:avLst/>
                    </a:prstGeom>
                  </pic:spPr>
                </pic:pic>
              </a:graphicData>
            </a:graphic>
          </wp:inline>
        </w:drawing>
      </w:r>
    </w:p>
    <w:p w14:paraId="211EFFFC" w14:textId="00E5F8A7"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CC2A77">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527F85">
        <w:t>deviations from additivity of two species competition</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20"/>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8-11-07T19:27:00Z" w:initials="AK">
    <w:p w14:paraId="3CC8F83C" w14:textId="35FAE9C0" w:rsidR="008B3053" w:rsidRDefault="008B3053" w:rsidP="00BA4F59">
      <w:pPr>
        <w:pStyle w:val="CommentText"/>
        <w:ind w:firstLine="0"/>
      </w:pPr>
      <w:r>
        <w:rPr>
          <w:rStyle w:val="CommentReference"/>
        </w:rPr>
        <w:annotationRef/>
      </w:r>
      <w:r>
        <w:t xml:space="preserve">I’m bad at titles.  This captures it well but maybe is too dull.  I’m open to suggestions. </w:t>
      </w:r>
    </w:p>
  </w:comment>
  <w:comment w:id="0" w:author="Nathan Kraft" w:date="2018-11-13T09:01:00Z" w:initials="NK">
    <w:p w14:paraId="10CFA8ED" w14:textId="787B34DE" w:rsidR="008B3053" w:rsidRDefault="008B3053">
      <w:pPr>
        <w:pStyle w:val="CommentText"/>
      </w:pPr>
      <w:r>
        <w:rPr>
          <w:rStyle w:val="CommentReference"/>
        </w:rPr>
        <w:annotationRef/>
      </w:r>
      <w:r>
        <w:t>I don’t worry about flashy or short usually, I just try to be descriptive. One option is put in something about the significance. I also think the definition part does not need to be in the title- its implicit in answering the bigger question about detection amd importance- for example a small tweak gets you to:</w:t>
      </w:r>
    </w:p>
    <w:p w14:paraId="7D6541C3" w14:textId="77777777" w:rsidR="008B3053" w:rsidRDefault="008B3053">
      <w:pPr>
        <w:pStyle w:val="CommentText"/>
      </w:pPr>
    </w:p>
    <w:p w14:paraId="3FD6ED25" w14:textId="77777777" w:rsidR="008B3053" w:rsidRDefault="008B3053">
      <w:pPr>
        <w:pStyle w:val="CommentText"/>
      </w:pPr>
      <w:r>
        <w:t>Higher order interactions among competitors: how common are they, and what are the consequences for species coexistence?</w:t>
      </w:r>
    </w:p>
    <w:p w14:paraId="498EF812" w14:textId="77777777" w:rsidR="008B3053" w:rsidRDefault="008B3053">
      <w:pPr>
        <w:pStyle w:val="CommentText"/>
      </w:pPr>
    </w:p>
    <w:p w14:paraId="7E0D953B" w14:textId="2BE85AF6" w:rsidR="008B3053" w:rsidRDefault="008B3053">
      <w:pPr>
        <w:pStyle w:val="CommentText"/>
      </w:pPr>
      <w:r>
        <w:t>Or similar- this is just a first shot</w:t>
      </w:r>
    </w:p>
  </w:comment>
  <w:comment w:id="3" w:author="Nathan Kraft" w:date="2018-11-13T09:01:00Z" w:initials="NK">
    <w:p w14:paraId="5F4D5E9D" w14:textId="77777777" w:rsidR="008B3053" w:rsidRDefault="008B3053" w:rsidP="00620DAA">
      <w:pPr>
        <w:pStyle w:val="CommentText"/>
      </w:pPr>
      <w:r>
        <w:rPr>
          <w:rStyle w:val="CommentReference"/>
        </w:rPr>
        <w:annotationRef/>
      </w:r>
      <w:r>
        <w:t>Switch order</w:t>
      </w:r>
    </w:p>
  </w:comment>
  <w:comment w:id="10" w:author="Nathan Kraft" w:date="2018-11-13T09:07:00Z" w:initials="NK">
    <w:p w14:paraId="3E0B25A6" w14:textId="4D29DFA4" w:rsidR="008B3053" w:rsidRDefault="008B3053">
      <w:pPr>
        <w:pStyle w:val="CommentText"/>
      </w:pPr>
      <w:r>
        <w:rPr>
          <w:rStyle w:val="CommentReference"/>
        </w:rPr>
        <w:annotationRef/>
      </w:r>
      <w:r>
        <w:t xml:space="preserve">For some reason I think there is a focus on not using possessives for generic species in science writing (“their lifetime”)- might be wrong on this, but my inclination is to try to rephrase without this construction. </w:t>
      </w:r>
    </w:p>
  </w:comment>
  <w:comment w:id="11" w:author="Nathan Kraft" w:date="2018-11-13T09:08:00Z" w:initials="NK">
    <w:p w14:paraId="585C0C5A" w14:textId="7575C80D" w:rsidR="008B3053" w:rsidRDefault="008B3053">
      <w:pPr>
        <w:pStyle w:val="CommentText"/>
      </w:pPr>
      <w:r>
        <w:rPr>
          <w:rStyle w:val="CommentReference"/>
        </w:rPr>
        <w:annotationRef/>
      </w:r>
      <w:r>
        <w:t xml:space="preserve">Is this still correct? If so I think it is clearer for an opening sentence. </w:t>
      </w:r>
    </w:p>
  </w:comment>
  <w:comment w:id="12" w:author="Nathan Kraft" w:date="2018-11-13T09:10:00Z" w:initials="NK">
    <w:p w14:paraId="4C56D619" w14:textId="599BEF1C" w:rsidR="008B3053" w:rsidRDefault="008B3053">
      <w:pPr>
        <w:pStyle w:val="CommentText"/>
      </w:pPr>
      <w:r>
        <w:rPr>
          <w:rStyle w:val="CommentReference"/>
        </w:rPr>
        <w:annotationRef/>
      </w:r>
      <w:r>
        <w:t>I think this phrasing is more direct if it is still correct- only issue is that you usually do not want to refer back to an idea form a previous paragraph without rephrasing it. I might just remove the paragraph break and keep this shorter sentence- what do you think?</w:t>
      </w:r>
    </w:p>
  </w:comment>
  <w:comment w:id="13" w:author="Nathan Kraft" w:date="2018-11-13T09:24:00Z" w:initials="NK">
    <w:p w14:paraId="2029381B" w14:textId="0FA40534" w:rsidR="008B3053" w:rsidRDefault="008B3053">
      <w:pPr>
        <w:pStyle w:val="CommentText"/>
      </w:pPr>
      <w:r>
        <w:rPr>
          <w:rStyle w:val="CommentReference"/>
        </w:rPr>
        <w:annotationRef/>
      </w:r>
      <w:r>
        <w:t xml:space="preserve">Can you give a one phrase statement here? If not don’t bother. </w:t>
      </w:r>
    </w:p>
  </w:comment>
  <w:comment w:id="14" w:author="Nathan Kraft" w:date="2018-11-13T09:41:00Z" w:initials="NK">
    <w:p w14:paraId="40561989" w14:textId="520E6587" w:rsidR="008B3053" w:rsidRDefault="008B3053">
      <w:pPr>
        <w:pStyle w:val="CommentText"/>
      </w:pPr>
      <w:r>
        <w:rPr>
          <w:rStyle w:val="CommentReference"/>
        </w:rPr>
        <w:annotationRef/>
      </w:r>
      <w:r>
        <w:t>The construction of this sentence is unclear to me as you are flipping perspective so fast- its reads like you are arguing against a point that you just barely developed in the previous sentence. I think this needs to be re-phrased or you need another sentence about HOIs as an artifact before you attack that idea. Its good to argue both sides of an issue in a paper like this, but you need to pace yourself or the readers will get whiplash and have a hard time following your thread.</w:t>
      </w:r>
    </w:p>
  </w:comment>
  <w:comment w:id="15" w:author="Nathan Kraft" w:date="2018-11-13T09:44:00Z" w:initials="NK">
    <w:p w14:paraId="457696B9" w14:textId="4CF09478" w:rsidR="008B3053" w:rsidRDefault="008B3053">
      <w:pPr>
        <w:pStyle w:val="CommentText"/>
      </w:pPr>
      <w:r>
        <w:rPr>
          <w:rStyle w:val="CommentReference"/>
        </w:rPr>
        <w:annotationRef/>
      </w:r>
      <w:r>
        <w:t xml:space="preserve">Do you need this idea? It complicates the reading of an already fast moving paragraph- suggest deleting or breaking this up as a separate idea/ sentence. </w:t>
      </w:r>
    </w:p>
  </w:comment>
  <w:comment w:id="16" w:author="Nathan Kraft" w:date="2018-11-13T09:45:00Z" w:initials="NK">
    <w:p w14:paraId="682751BC" w14:textId="77777777" w:rsidR="008B3053" w:rsidRDefault="008B3053">
      <w:pPr>
        <w:pStyle w:val="CommentText"/>
      </w:pPr>
      <w:r>
        <w:rPr>
          <w:rStyle w:val="CommentReference"/>
        </w:rPr>
        <w:annotationRef/>
      </w:r>
      <w:r>
        <w:t>You have a tendency to phrase needs around specific products rather than the knowledge that those products will produce- I think it is clearer and more compelling to argue for the need for knowledge rather than the exercise, of which there may be multiple ways to get to the same knowledge. Here I think we need an understanding of the mechanistic basis of HOIs, we don’t need an investigation other than as a means to the understanding. Does that make sense? Same idea as my edits to lines 63-65 above.</w:t>
      </w:r>
    </w:p>
    <w:p w14:paraId="4779E74D" w14:textId="77777777" w:rsidR="008B3053" w:rsidRDefault="008B3053">
      <w:pPr>
        <w:pStyle w:val="CommentText"/>
      </w:pPr>
    </w:p>
    <w:p w14:paraId="1140F16E" w14:textId="2697B463" w:rsidR="008B3053" w:rsidRDefault="008B3053">
      <w:pPr>
        <w:pStyle w:val="CommentText"/>
      </w:pPr>
      <w:r>
        <w:t xml:space="preserve">This is subtle stuff here, but I think it helps to sell the paper- even if reviewers do not agree with the means you have chosen here, it is likely that they will agree with the needs your articulate. Phrasing the intro around those needs helps to get more readers and reviewers on board even if they don’t like the means you choose to pursue those needs- it helps win over skeptical reviewers. </w:t>
      </w:r>
    </w:p>
  </w:comment>
  <w:comment w:id="17" w:author="Nathan Kraft" w:date="2018-11-13T09:51:00Z" w:initials="NK">
    <w:p w14:paraId="181222D1" w14:textId="77777777" w:rsidR="008B3053" w:rsidRDefault="008B3053" w:rsidP="00145620">
      <w:pPr>
        <w:pStyle w:val="CommentText"/>
      </w:pPr>
      <w:r>
        <w:rPr>
          <w:rStyle w:val="CommentReference"/>
        </w:rPr>
        <w:annotationRef/>
      </w:r>
      <w:r>
        <w:t xml:space="preserve">Start with a more general statement of the goals here, something like: </w:t>
      </w:r>
    </w:p>
    <w:p w14:paraId="2A0685E7" w14:textId="77777777" w:rsidR="008B3053" w:rsidRDefault="008B3053" w:rsidP="00145620">
      <w:pPr>
        <w:pStyle w:val="CommentText"/>
      </w:pPr>
    </w:p>
    <w:p w14:paraId="508DCE53" w14:textId="772D709A" w:rsidR="008B3053" w:rsidRDefault="008B3053" w:rsidP="00145620">
      <w:pPr>
        <w:pStyle w:val="CommentText"/>
      </w:pPr>
      <w:r>
        <w:t xml:space="preserve">“HOIs have the potential to profoundly alter our understanding of the structure of multi-species communities, however progress in this area is limited by inconsistent definitions, difficulties in detecting HOIs in empirical data, and a lack of understanding about the mechanisms that produce HOIs. To advance our understanding of HOIs, in this paper we first discuss issues in the definition of HOIs. To aid progress in this area, we propose a general definition of HOIs and then construct a simple, mechanistic resource competition model to illustrate the definition. We then use this model to simulate empirical data and explore the challenges in detecting HOIs from field data. Our simulations demonstrate that that HOIs may be common even in relatively simple cases of competition. Importantly,  (I like the rest of what you have from here).” </w:t>
      </w:r>
    </w:p>
  </w:comment>
  <w:comment w:id="19" w:author="Nathan Kraft" w:date="2018-11-13T09:58:00Z" w:initials="NK">
    <w:p w14:paraId="360B3466" w14:textId="022166FF" w:rsidR="008B3053" w:rsidRDefault="008B3053">
      <w:pPr>
        <w:pStyle w:val="CommentText"/>
      </w:pPr>
      <w:r>
        <w:rPr>
          <w:rStyle w:val="CommentReference"/>
        </w:rPr>
        <w:annotationRef/>
      </w:r>
      <w:r>
        <w:t xml:space="preserve">Eventually you’ll need to edit this to only have one set of parentheses here- likely in your citation manager. </w:t>
      </w:r>
    </w:p>
  </w:comment>
  <w:comment w:id="20" w:author="Nathan Kraft" w:date="2018-11-13T10:00:00Z" w:initials="NK">
    <w:p w14:paraId="498E4C96" w14:textId="6AF14990" w:rsidR="008B3053" w:rsidRDefault="008B3053">
      <w:pPr>
        <w:pStyle w:val="CommentText"/>
      </w:pPr>
      <w:r>
        <w:rPr>
          <w:rStyle w:val="CommentReference"/>
        </w:rPr>
        <w:annotationRef/>
      </w:r>
      <w:r>
        <w:t>rephrase</w:t>
      </w:r>
    </w:p>
  </w:comment>
  <w:comment w:id="21" w:author="Nathan Kraft" w:date="2018-11-13T10:00:00Z" w:initials="NK">
    <w:p w14:paraId="5D30ACFE" w14:textId="5A125709" w:rsidR="008B3053" w:rsidRDefault="008B3053">
      <w:pPr>
        <w:pStyle w:val="CommentText"/>
      </w:pPr>
      <w:r>
        <w:rPr>
          <w:rStyle w:val="CommentReference"/>
        </w:rPr>
        <w:annotationRef/>
      </w:r>
      <w:r>
        <w:t xml:space="preserve">This would be strengthened if you could rephrase without first person- using the first person is fine stylistically in ecology these days, but phrasing this in an impersonal way elevates the importance above our preferences, even just slightly, and I think its important to do this for central issues in a paper that are not just musings in the discussion section. Here I’d focus on something like “what are likely to be the most consequential implications of HOIs for community dynamics” or similar. </w:t>
      </w:r>
    </w:p>
  </w:comment>
  <w:comment w:id="22" w:author="Nathan Kraft" w:date="2018-11-13T10:03:00Z" w:initials="NK">
    <w:p w14:paraId="28DB18FF" w14:textId="2419458F" w:rsidR="008B3053" w:rsidRDefault="008B3053">
      <w:pPr>
        <w:pStyle w:val="CommentText"/>
      </w:pPr>
      <w:r>
        <w:rPr>
          <w:rStyle w:val="CommentReference"/>
        </w:rPr>
        <w:annotationRef/>
      </w:r>
      <w:r>
        <w:t>Too informal? “complex”? “obscure”?</w:t>
      </w:r>
    </w:p>
  </w:comment>
  <w:comment w:id="23" w:author="Nathan Kraft" w:date="2018-11-13T10:04:00Z" w:initials="NK">
    <w:p w14:paraId="1D456940" w14:textId="12F66B36" w:rsidR="008B3053" w:rsidRDefault="008B3053">
      <w:pPr>
        <w:pStyle w:val="CommentText"/>
      </w:pPr>
      <w:r>
        <w:rPr>
          <w:rStyle w:val="CommentReference"/>
        </w:rPr>
        <w:annotationRef/>
      </w:r>
      <w:r>
        <w:t>(()</w:t>
      </w:r>
    </w:p>
  </w:comment>
  <w:comment w:id="24" w:author="Nathan Kraft" w:date="2018-11-13T10:04:00Z" w:initials="NK">
    <w:p w14:paraId="0E48572B" w14:textId="617C83A9" w:rsidR="008B3053" w:rsidRDefault="008B3053">
      <w:pPr>
        <w:pStyle w:val="CommentText"/>
      </w:pPr>
      <w:r>
        <w:rPr>
          <w:rStyle w:val="CommentReference"/>
        </w:rPr>
        <w:annotationRef/>
      </w:r>
      <w:r>
        <w:t xml:space="preserve">Transition is not great- sentence reads as “here is another empirical example”- better to focus on the conceptual links from previous para to this one. </w:t>
      </w:r>
    </w:p>
  </w:comment>
  <w:comment w:id="25" w:author="Nathan Kraft" w:date="2018-11-13T10:05:00Z" w:initials="NK">
    <w:p w14:paraId="20A9216D" w14:textId="14294E84" w:rsidR="008B3053" w:rsidRDefault="008B3053">
      <w:pPr>
        <w:pStyle w:val="CommentText"/>
      </w:pPr>
      <w:r>
        <w:rPr>
          <w:rStyle w:val="CommentReference"/>
        </w:rPr>
        <w:annotationRef/>
      </w:r>
      <w:r>
        <w:t xml:space="preserve">This might need two simple sentences with a bit more explanation of the ‘ie’ part- not as clear here as you need it to be. </w:t>
      </w:r>
    </w:p>
  </w:comment>
  <w:comment w:id="26" w:author="Nathan Kraft" w:date="2018-11-13T10:06:00Z" w:initials="NK">
    <w:p w14:paraId="63080EE7" w14:textId="25AB6754" w:rsidR="008B3053" w:rsidRDefault="008B3053">
      <w:pPr>
        <w:pStyle w:val="CommentText"/>
      </w:pPr>
      <w:r>
        <w:rPr>
          <w:rStyle w:val="CommentReference"/>
        </w:rPr>
        <w:annotationRef/>
      </w:r>
      <w:r>
        <w:t xml:space="preserve">Better to refer specifically to the issues if you can- this construction relies on readers understanding the prior paras, which might be hard given the nature of the discussions here. </w:t>
      </w:r>
    </w:p>
  </w:comment>
  <w:comment w:id="27" w:author="Nathan Kraft" w:date="2018-11-13T10:07:00Z" w:initials="NK">
    <w:p w14:paraId="63C8503D" w14:textId="27DC4945" w:rsidR="008B3053" w:rsidRDefault="008B3053">
      <w:pPr>
        <w:pStyle w:val="CommentText"/>
      </w:pPr>
      <w:r>
        <w:rPr>
          <w:rStyle w:val="CommentReference"/>
        </w:rPr>
        <w:annotationRef/>
      </w:r>
      <w:r>
        <w:t>This needs to be written in a more linear fashion given how important it is to the understanding of the issues in the paper- fewer commas, don’t start a sentence with “Or”</w:t>
      </w:r>
    </w:p>
  </w:comment>
  <w:comment w:id="31" w:author="Andy Kleinhesselink" w:date="2018-10-03T11:58:00Z" w:initials="AK">
    <w:p w14:paraId="1BCC260D" w14:textId="77777777" w:rsidR="008B3053" w:rsidRDefault="008B3053">
      <w:pPr>
        <w:pStyle w:val="CommentText"/>
      </w:pPr>
      <w:r>
        <w:rPr>
          <w:rStyle w:val="CommentReference"/>
        </w:rPr>
        <w:annotationRef/>
      </w:r>
    </w:p>
    <w:p w14:paraId="65AB0722" w14:textId="2A26AA7A" w:rsidR="008B3053" w:rsidRDefault="008B3053" w:rsidP="00BC6731">
      <w:pPr>
        <w:pStyle w:val="CommentText"/>
        <w:ind w:firstLine="0"/>
      </w:pPr>
      <w:r>
        <w:t xml:space="preserve">Would “Mediterranean” be more general/appealing? </w:t>
      </w:r>
    </w:p>
  </w:comment>
  <w:comment w:id="32" w:author="Nathan Kraft" w:date="2018-11-13T10:08:00Z" w:initials="NK">
    <w:p w14:paraId="6CDA6580" w14:textId="3DDCE2DF" w:rsidR="008B3053" w:rsidRDefault="008B3053">
      <w:pPr>
        <w:pStyle w:val="CommentText"/>
      </w:pPr>
      <w:r>
        <w:rPr>
          <w:rStyle w:val="CommentReference"/>
        </w:rPr>
        <w:annotationRef/>
      </w:r>
      <w:r>
        <w:t>Yes- who cares about geopolitical units?</w:t>
      </w:r>
    </w:p>
  </w:comment>
  <w:comment w:id="36" w:author="Andy Kleinhesselink" w:date="2018-09-14T17:19:00Z" w:initials="AK">
    <w:p w14:paraId="32050376" w14:textId="73840525" w:rsidR="008B3053" w:rsidRDefault="008B3053">
      <w:pPr>
        <w:pStyle w:val="CommentText"/>
      </w:pPr>
      <w:r>
        <w:rPr>
          <w:rStyle w:val="CommentReference"/>
        </w:rPr>
        <w:annotationRef/>
      </w:r>
      <w:r>
        <w:t xml:space="preserve">The flipside to this point is that plant biomass also fluctuates greatly during the season.  It goes from seed to adult plant.  This means there is a lot of room for non-linearities to compound and cause non-additive effects (hand-wavy..).  In any case, I think perennial plant communities with a diversity of size classes all interacting at once would be less likely to show these kinds of dynamics. Another reason HOIs would be less common.  An exception might be successional communities. </w:t>
      </w:r>
    </w:p>
    <w:p w14:paraId="7617645E" w14:textId="77777777" w:rsidR="008B3053" w:rsidRDefault="008B3053">
      <w:pPr>
        <w:pStyle w:val="CommentText"/>
      </w:pPr>
    </w:p>
    <w:p w14:paraId="3CDE97FC" w14:textId="2A06354B" w:rsidR="008B3053" w:rsidRDefault="008B3053">
      <w:pPr>
        <w:pStyle w:val="CommentText"/>
      </w:pPr>
      <w:r>
        <w:t>JML- this is actually a nice point.  What you are saying is that a lot happens over the annual timescale for an annual plant, and not so much for a perennial plant.  I think this is good logic.  The extension would mean that we might expect more higher order interactions among perennials if we modeled on a 20 year time step.  Not only do I think this is worth adding, but I also think that this is the place to bring up the paragraph I suggest removing above, stating that one solution to HOIs is to change the time step of your analysis.</w:t>
      </w:r>
    </w:p>
  </w:comment>
  <w:comment w:id="37" w:author="Jonathan Levine" w:date="2018-11-05T15:33:00Z" w:initials="JML">
    <w:p w14:paraId="72E08449" w14:textId="77777777" w:rsidR="008B3053" w:rsidRDefault="008B3053" w:rsidP="00B507A2">
      <w:pPr>
        <w:pStyle w:val="CommentText"/>
      </w:pPr>
      <w:r>
        <w:rPr>
          <w:rStyle w:val="CommentReference"/>
        </w:rPr>
        <w:annotationRef/>
      </w:r>
      <w:r>
        <w:t>This is a very nice point that I am not sure what to do about.  One could argue that these are HOIs in the sense that each species has a different effect on the focal depending on whether the other species is there.  This between species HOI is different than nonlinear effects of C on per capita growth because the latter is within species effects.  So simple naming a functionally identical species something different turns what would be a nonlinear relationship between per capita growth and C, to a nonlinear relationship between C and N.  I think this is actually okay then!  But we need to talk.</w:t>
      </w:r>
    </w:p>
  </w:comment>
  <w:comment w:id="43" w:author="Andy Kleinhesselink" w:date="2018-09-14T17:25:00Z" w:initials="AK">
    <w:p w14:paraId="01570BBF" w14:textId="14B43EEC" w:rsidR="008B3053" w:rsidRDefault="008B3053">
      <w:pPr>
        <w:pStyle w:val="CommentText"/>
      </w:pPr>
      <w:r>
        <w:rPr>
          <w:rStyle w:val="CommentReference"/>
        </w:rPr>
        <w:annotationRef/>
      </w:r>
      <w:r>
        <w:t xml:space="preserve">I could add cute drawings of plants to this if you guys think that would improve the appeal. </w:t>
      </w:r>
    </w:p>
  </w:comment>
  <w:comment w:id="45" w:author="Nathan Kraft" w:date="2018-10-29T10:58:00Z" w:initials="NK">
    <w:p w14:paraId="6B31B705" w14:textId="4637C802" w:rsidR="008B3053" w:rsidRDefault="008B3053">
      <w:pPr>
        <w:pStyle w:val="CommentText"/>
      </w:pPr>
      <w:r>
        <w:rPr>
          <w:rStyle w:val="CommentReference"/>
        </w:rPr>
        <w:annotationRef/>
      </w:r>
      <w:r>
        <w:t xml:space="preserve">We can use Joann’s line drawings if it might help. </w:t>
      </w:r>
    </w:p>
  </w:comment>
  <w:comment w:id="46" w:author="Nathan Kraft" w:date="2018-11-13T10:11:00Z" w:initials="NK">
    <w:p w14:paraId="231ABC5D" w14:textId="6DA5CDF3" w:rsidR="008B3053" w:rsidRDefault="008B3053">
      <w:pPr>
        <w:pStyle w:val="CommentText"/>
      </w:pPr>
      <w:r>
        <w:rPr>
          <w:rStyle w:val="CommentReference"/>
        </w:rPr>
        <w:annotationRef/>
      </w:r>
      <w:r>
        <w:t xml:space="preserve">I don’t think you </w:t>
      </w:r>
      <w:r w:rsidRPr="005B1483">
        <w:rPr>
          <w:b/>
          <w:color w:val="C0504D" w:themeColor="accent2"/>
        </w:rPr>
        <w:t>need</w:t>
      </w:r>
      <w:r>
        <w:t xml:space="preserve"> line drawings but you are welcome to them if you want to jazz this up. I suggest using different lty’s for the lines so this will read in B&amp;W as well. </w:t>
      </w:r>
    </w:p>
  </w:comment>
  <w:comment w:id="48" w:author="Nathan Kraft" w:date="2018-11-13T10:12:00Z" w:initials="NK">
    <w:p w14:paraId="69DEB115" w14:textId="2A62810B" w:rsidR="008B3053" w:rsidRDefault="008B3053">
      <w:pPr>
        <w:pStyle w:val="CommentText"/>
      </w:pPr>
      <w:r>
        <w:rPr>
          <w:rStyle w:val="CommentReference"/>
        </w:rPr>
        <w:annotationRef/>
      </w:r>
      <w:r>
        <w:t>Much better, but I think you can still up the cex for the axis labels and tick labels, as well as the size of the plot points. Also- I suggest using diffent pch’s (circles, triangles, squares, etc) for the different species so this will read in B&amp;W</w:t>
      </w:r>
    </w:p>
  </w:comment>
  <w:comment w:id="49" w:author="Andy Kleinhesselink" w:date="2018-11-23T11:17:00Z" w:initials="AK">
    <w:p w14:paraId="7AE0762F" w14:textId="4FCCB0EC" w:rsidR="008B3053" w:rsidRDefault="008B3053">
      <w:pPr>
        <w:pStyle w:val="CommentText"/>
      </w:pPr>
      <w:r>
        <w:rPr>
          <w:rStyle w:val="CommentReference"/>
        </w:rPr>
        <w:annotationRef/>
      </w:r>
      <w:r>
        <w:t xml:space="preserve">This is probably a difficult figure for the reader to understand quickly.  Each panel is a little different and the lines and symbols don’t mean quite the same thing they do in the previous figure.  However this is the most direct way to show the predicted and observed data and compare the predictions to the observed points.  Note sure how to improve it. </w:t>
      </w:r>
    </w:p>
  </w:comment>
  <w:comment w:id="51" w:author="Nathan Kraft" w:date="2018-11-13T10:14:00Z" w:initials="NK">
    <w:p w14:paraId="5E2F741C" w14:textId="6C8E3D44" w:rsidR="008B3053" w:rsidRDefault="008B3053">
      <w:pPr>
        <w:pStyle w:val="CommentText"/>
      </w:pPr>
      <w:r>
        <w:rPr>
          <w:rStyle w:val="CommentReference"/>
        </w:rPr>
        <w:annotationRef/>
      </w:r>
      <w:r>
        <w:t>Same comments about readability as above in fig 3</w:t>
      </w:r>
    </w:p>
  </w:comment>
  <w:comment w:id="53" w:author="Nathan Kraft" w:date="2018-11-13T10:15:00Z" w:initials="NK">
    <w:p w14:paraId="372AC72B" w14:textId="42BC5A3B" w:rsidR="008B3053" w:rsidRDefault="008B3053">
      <w:pPr>
        <w:pStyle w:val="CommentText"/>
      </w:pPr>
      <w:r>
        <w:rPr>
          <w:rStyle w:val="CommentReference"/>
        </w:rPr>
        <w:annotationRef/>
      </w:r>
      <w:r>
        <w:t>Increase tick label sizes, add an abline at h=0 to make directionality clearer- especially in panel b?</w:t>
      </w:r>
    </w:p>
  </w:comment>
  <w:comment w:id="56" w:author="Nathan Kraft" w:date="2018-11-13T10:18:00Z" w:initials="NK">
    <w:p w14:paraId="1C67A041" w14:textId="45B95A31" w:rsidR="008B3053" w:rsidRDefault="008B3053">
      <w:pPr>
        <w:pStyle w:val="CommentText"/>
      </w:pPr>
      <w:r>
        <w:rPr>
          <w:rStyle w:val="CommentReference"/>
        </w:rPr>
        <w:annotationRef/>
      </w:r>
      <w:r>
        <w:t>Same comments as fig. 3 RE readability</w:t>
      </w:r>
    </w:p>
  </w:comment>
  <w:comment w:id="58" w:author="Nathan Kraft" w:date="2018-11-13T10:18:00Z" w:initials="NK">
    <w:p w14:paraId="066B472F" w14:textId="4AFC4923" w:rsidR="008B3053" w:rsidRDefault="008B3053">
      <w:pPr>
        <w:pStyle w:val="CommentText"/>
      </w:pPr>
      <w:r>
        <w:rPr>
          <w:rStyle w:val="CommentReference"/>
        </w:rPr>
        <w:annotationRef/>
      </w:r>
      <w:r>
        <w:t xml:space="preserve">Add a horizontal line at 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C8F83C" w15:done="0"/>
  <w15:commentEx w15:paraId="7E0D953B" w15:done="0"/>
  <w15:commentEx w15:paraId="5F4D5E9D" w15:done="0"/>
  <w15:commentEx w15:paraId="3E0B25A6" w15:done="0"/>
  <w15:commentEx w15:paraId="585C0C5A" w15:done="0"/>
  <w15:commentEx w15:paraId="4C56D619" w15:done="0"/>
  <w15:commentEx w15:paraId="2029381B" w15:done="0"/>
  <w15:commentEx w15:paraId="40561989" w15:done="0"/>
  <w15:commentEx w15:paraId="457696B9" w15:done="0"/>
  <w15:commentEx w15:paraId="1140F16E" w15:done="0"/>
  <w15:commentEx w15:paraId="508DCE53" w15:done="0"/>
  <w15:commentEx w15:paraId="360B3466" w15:done="0"/>
  <w15:commentEx w15:paraId="498E4C96" w15:done="0"/>
  <w15:commentEx w15:paraId="5D30ACFE" w15:done="0"/>
  <w15:commentEx w15:paraId="28DB18FF" w15:done="0"/>
  <w15:commentEx w15:paraId="1D456940" w15:done="0"/>
  <w15:commentEx w15:paraId="0E48572B" w15:done="0"/>
  <w15:commentEx w15:paraId="20A9216D" w15:done="0"/>
  <w15:commentEx w15:paraId="63080EE7" w15:done="0"/>
  <w15:commentEx w15:paraId="63C8503D" w15:done="0"/>
  <w15:commentEx w15:paraId="65AB0722" w15:done="0"/>
  <w15:commentEx w15:paraId="6CDA6580" w15:done="0"/>
  <w15:commentEx w15:paraId="3CDE97FC" w15:done="0"/>
  <w15:commentEx w15:paraId="72E08449" w15:done="0"/>
  <w15:commentEx w15:paraId="01570BBF" w15:done="0"/>
  <w15:commentEx w15:paraId="6B31B705" w15:done="0"/>
  <w15:commentEx w15:paraId="231ABC5D" w15:done="0"/>
  <w15:commentEx w15:paraId="69DEB115" w15:done="0"/>
  <w15:commentEx w15:paraId="7AE0762F" w15:done="0"/>
  <w15:commentEx w15:paraId="5E2F741C" w15:done="0"/>
  <w15:commentEx w15:paraId="372AC72B" w15:done="0"/>
  <w15:commentEx w15:paraId="1C67A041" w15:done="0"/>
  <w15:commentEx w15:paraId="066B47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C8F83C" w16cid:durableId="1F8DBB30"/>
  <w16cid:commentId w16cid:paraId="7E0D953B" w16cid:durableId="1F951173"/>
  <w16cid:commentId w16cid:paraId="5F4D5E9D" w16cid:durableId="1F9531F3"/>
  <w16cid:commentId w16cid:paraId="3E0B25A6" w16cid:durableId="1F9512B8"/>
  <w16cid:commentId w16cid:paraId="585C0C5A" w16cid:durableId="1F951321"/>
  <w16cid:commentId w16cid:paraId="4C56D619" w16cid:durableId="1F951386"/>
  <w16cid:commentId w16cid:paraId="2029381B" w16cid:durableId="1F9516D2"/>
  <w16cid:commentId w16cid:paraId="40561989" w16cid:durableId="1F951AD9"/>
  <w16cid:commentId w16cid:paraId="457696B9" w16cid:durableId="1F951B81"/>
  <w16cid:commentId w16cid:paraId="1140F16E" w16cid:durableId="1F951BB6"/>
  <w16cid:commentId w16cid:paraId="508DCE53" w16cid:durableId="1F951D36"/>
  <w16cid:commentId w16cid:paraId="360B3466" w16cid:durableId="1F951ECE"/>
  <w16cid:commentId w16cid:paraId="498E4C96" w16cid:durableId="1F951F24"/>
  <w16cid:commentId w16cid:paraId="5D30ACFE" w16cid:durableId="1F951F43"/>
  <w16cid:commentId w16cid:paraId="28DB18FF" w16cid:durableId="1F951FE4"/>
  <w16cid:commentId w16cid:paraId="1D456940" w16cid:durableId="1F95201F"/>
  <w16cid:commentId w16cid:paraId="0E48572B" w16cid:durableId="1F952045"/>
  <w16cid:commentId w16cid:paraId="20A9216D" w16cid:durableId="1F95207D"/>
  <w16cid:commentId w16cid:paraId="63080EE7" w16cid:durableId="1F9520B5"/>
  <w16cid:commentId w16cid:paraId="63C8503D" w16cid:durableId="1F9520F6"/>
  <w16cid:commentId w16cid:paraId="65AB0722" w16cid:durableId="1F955A1B"/>
  <w16cid:commentId w16cid:paraId="6CDA6580" w16cid:durableId="1F952139"/>
  <w16cid:commentId w16cid:paraId="3CDE97FC" w16cid:durableId="1F5F257E"/>
  <w16cid:commentId w16cid:paraId="72E08449" w16cid:durableId="1F8AA34C"/>
  <w16cid:commentId w16cid:paraId="01570BBF" w16cid:durableId="1F466D7E"/>
  <w16cid:commentId w16cid:paraId="6B31B705" w16cid:durableId="1F816647"/>
  <w16cid:commentId w16cid:paraId="231ABC5D" w16cid:durableId="1F9521D6"/>
  <w16cid:commentId w16cid:paraId="69DEB115" w16cid:durableId="1F952203"/>
  <w16cid:commentId w16cid:paraId="7AE0762F" w16cid:durableId="1FA2603A"/>
  <w16cid:commentId w16cid:paraId="5E2F741C" w16cid:durableId="1F95228D"/>
  <w16cid:commentId w16cid:paraId="372AC72B" w16cid:durableId="1F9522B5"/>
  <w16cid:commentId w16cid:paraId="1C67A041" w16cid:durableId="1F95236E"/>
  <w16cid:commentId w16cid:paraId="066B472F" w16cid:durableId="1F952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F0D51" w14:textId="77777777" w:rsidR="00F742B8" w:rsidRDefault="00F742B8">
      <w:pPr>
        <w:spacing w:after="0"/>
      </w:pPr>
      <w:r>
        <w:separator/>
      </w:r>
    </w:p>
  </w:endnote>
  <w:endnote w:type="continuationSeparator" w:id="0">
    <w:p w14:paraId="3B502AF0" w14:textId="77777777" w:rsidR="00F742B8" w:rsidRDefault="00F742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8B3053" w:rsidRDefault="008B3053">
    <w:pPr>
      <w:pStyle w:val="Foote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75403" w14:textId="77777777" w:rsidR="00F742B8" w:rsidRDefault="00F742B8">
      <w:pPr>
        <w:spacing w:after="0"/>
      </w:pPr>
      <w:r>
        <w:separator/>
      </w:r>
    </w:p>
  </w:footnote>
  <w:footnote w:type="continuationSeparator" w:id="0">
    <w:p w14:paraId="294970C6" w14:textId="77777777" w:rsidR="00F742B8" w:rsidRDefault="00F742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 Kraft">
    <w15:presenceInfo w15:providerId="Windows Live" w15:userId="b40faae2b5a01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6510"/>
    <w:rsid w:val="00007A0F"/>
    <w:rsid w:val="00014913"/>
    <w:rsid w:val="00017E5B"/>
    <w:rsid w:val="00020DDC"/>
    <w:rsid w:val="00021DB6"/>
    <w:rsid w:val="00022209"/>
    <w:rsid w:val="00024622"/>
    <w:rsid w:val="00025789"/>
    <w:rsid w:val="00030770"/>
    <w:rsid w:val="00031CB7"/>
    <w:rsid w:val="000324B7"/>
    <w:rsid w:val="0003256E"/>
    <w:rsid w:val="00033A04"/>
    <w:rsid w:val="00036F83"/>
    <w:rsid w:val="000407E9"/>
    <w:rsid w:val="000412FB"/>
    <w:rsid w:val="000423C1"/>
    <w:rsid w:val="00044E45"/>
    <w:rsid w:val="00054720"/>
    <w:rsid w:val="00057742"/>
    <w:rsid w:val="00057A7A"/>
    <w:rsid w:val="000612C8"/>
    <w:rsid w:val="000633BD"/>
    <w:rsid w:val="000635CF"/>
    <w:rsid w:val="0007109F"/>
    <w:rsid w:val="000725F8"/>
    <w:rsid w:val="00074156"/>
    <w:rsid w:val="00074C1D"/>
    <w:rsid w:val="000802AC"/>
    <w:rsid w:val="00080744"/>
    <w:rsid w:val="00092171"/>
    <w:rsid w:val="00094883"/>
    <w:rsid w:val="00097935"/>
    <w:rsid w:val="000A00C8"/>
    <w:rsid w:val="000A0B3E"/>
    <w:rsid w:val="000A409C"/>
    <w:rsid w:val="000A46AB"/>
    <w:rsid w:val="000A621F"/>
    <w:rsid w:val="000A6BBF"/>
    <w:rsid w:val="000B2C35"/>
    <w:rsid w:val="000B358F"/>
    <w:rsid w:val="000B35DE"/>
    <w:rsid w:val="000B3C97"/>
    <w:rsid w:val="000B6CF7"/>
    <w:rsid w:val="000B74AE"/>
    <w:rsid w:val="000C13DF"/>
    <w:rsid w:val="000C6C09"/>
    <w:rsid w:val="000D1683"/>
    <w:rsid w:val="000D418D"/>
    <w:rsid w:val="000E2D60"/>
    <w:rsid w:val="000E4052"/>
    <w:rsid w:val="000E7EAC"/>
    <w:rsid w:val="000F09D9"/>
    <w:rsid w:val="000F73D1"/>
    <w:rsid w:val="00101A73"/>
    <w:rsid w:val="00104C42"/>
    <w:rsid w:val="00107C6B"/>
    <w:rsid w:val="00115C56"/>
    <w:rsid w:val="0012549B"/>
    <w:rsid w:val="00125A2C"/>
    <w:rsid w:val="001277DE"/>
    <w:rsid w:val="0012796D"/>
    <w:rsid w:val="00132B92"/>
    <w:rsid w:val="001346A4"/>
    <w:rsid w:val="0013521D"/>
    <w:rsid w:val="001356B1"/>
    <w:rsid w:val="00136E54"/>
    <w:rsid w:val="00140180"/>
    <w:rsid w:val="00141AE0"/>
    <w:rsid w:val="00142FC0"/>
    <w:rsid w:val="00145620"/>
    <w:rsid w:val="001461C8"/>
    <w:rsid w:val="00147BF8"/>
    <w:rsid w:val="00150BAB"/>
    <w:rsid w:val="001525D6"/>
    <w:rsid w:val="00154223"/>
    <w:rsid w:val="00154BF0"/>
    <w:rsid w:val="00155BFB"/>
    <w:rsid w:val="001572D7"/>
    <w:rsid w:val="00162291"/>
    <w:rsid w:val="00163557"/>
    <w:rsid w:val="001643DC"/>
    <w:rsid w:val="00165B91"/>
    <w:rsid w:val="00165CD7"/>
    <w:rsid w:val="00167504"/>
    <w:rsid w:val="00171A6B"/>
    <w:rsid w:val="00171AAC"/>
    <w:rsid w:val="00171E83"/>
    <w:rsid w:val="001724B0"/>
    <w:rsid w:val="00172674"/>
    <w:rsid w:val="00175B82"/>
    <w:rsid w:val="00181318"/>
    <w:rsid w:val="001813E9"/>
    <w:rsid w:val="00183126"/>
    <w:rsid w:val="00185210"/>
    <w:rsid w:val="001858A4"/>
    <w:rsid w:val="00186428"/>
    <w:rsid w:val="00192A3D"/>
    <w:rsid w:val="00193660"/>
    <w:rsid w:val="00195151"/>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E1A88"/>
    <w:rsid w:val="001E5AC6"/>
    <w:rsid w:val="001E65C5"/>
    <w:rsid w:val="001E683B"/>
    <w:rsid w:val="001E7750"/>
    <w:rsid w:val="001E7CE9"/>
    <w:rsid w:val="001E7E3D"/>
    <w:rsid w:val="001F342D"/>
    <w:rsid w:val="001F3D0E"/>
    <w:rsid w:val="001F66FC"/>
    <w:rsid w:val="002008BF"/>
    <w:rsid w:val="00201805"/>
    <w:rsid w:val="002068F8"/>
    <w:rsid w:val="00206EC9"/>
    <w:rsid w:val="002070A9"/>
    <w:rsid w:val="00222153"/>
    <w:rsid w:val="0022450C"/>
    <w:rsid w:val="00225047"/>
    <w:rsid w:val="0023375E"/>
    <w:rsid w:val="00235288"/>
    <w:rsid w:val="00235A1D"/>
    <w:rsid w:val="00236F8E"/>
    <w:rsid w:val="00237247"/>
    <w:rsid w:val="00242093"/>
    <w:rsid w:val="002422AD"/>
    <w:rsid w:val="0024253F"/>
    <w:rsid w:val="00250DE2"/>
    <w:rsid w:val="0025446F"/>
    <w:rsid w:val="00255991"/>
    <w:rsid w:val="00256167"/>
    <w:rsid w:val="0026092E"/>
    <w:rsid w:val="00264E89"/>
    <w:rsid w:val="00282E26"/>
    <w:rsid w:val="00283064"/>
    <w:rsid w:val="00283422"/>
    <w:rsid w:val="002865CB"/>
    <w:rsid w:val="00286FFE"/>
    <w:rsid w:val="002916DB"/>
    <w:rsid w:val="00291AB6"/>
    <w:rsid w:val="002931CC"/>
    <w:rsid w:val="0029570D"/>
    <w:rsid w:val="002961A2"/>
    <w:rsid w:val="002A1B58"/>
    <w:rsid w:val="002A32D2"/>
    <w:rsid w:val="002A42D8"/>
    <w:rsid w:val="002A58BE"/>
    <w:rsid w:val="002A7ABC"/>
    <w:rsid w:val="002B0D88"/>
    <w:rsid w:val="002B1DE1"/>
    <w:rsid w:val="002B6912"/>
    <w:rsid w:val="002C11CA"/>
    <w:rsid w:val="002C1318"/>
    <w:rsid w:val="002C1DF5"/>
    <w:rsid w:val="002C2C9C"/>
    <w:rsid w:val="002C5F28"/>
    <w:rsid w:val="002C7770"/>
    <w:rsid w:val="002D1422"/>
    <w:rsid w:val="002D29FF"/>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478D"/>
    <w:rsid w:val="003061EC"/>
    <w:rsid w:val="00311108"/>
    <w:rsid w:val="003114BE"/>
    <w:rsid w:val="00317989"/>
    <w:rsid w:val="00320803"/>
    <w:rsid w:val="0032457D"/>
    <w:rsid w:val="0032539D"/>
    <w:rsid w:val="00327309"/>
    <w:rsid w:val="0032749A"/>
    <w:rsid w:val="00335CBC"/>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260F"/>
    <w:rsid w:val="003840B0"/>
    <w:rsid w:val="00386CB5"/>
    <w:rsid w:val="00386DC9"/>
    <w:rsid w:val="00390672"/>
    <w:rsid w:val="003913E9"/>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C16DF"/>
    <w:rsid w:val="003C1A0B"/>
    <w:rsid w:val="003C223F"/>
    <w:rsid w:val="003C2F6C"/>
    <w:rsid w:val="003C4452"/>
    <w:rsid w:val="003C462E"/>
    <w:rsid w:val="003C4E20"/>
    <w:rsid w:val="003D12E0"/>
    <w:rsid w:val="003D1B36"/>
    <w:rsid w:val="003D6101"/>
    <w:rsid w:val="003D6332"/>
    <w:rsid w:val="003E382F"/>
    <w:rsid w:val="003E6BC1"/>
    <w:rsid w:val="003E6E06"/>
    <w:rsid w:val="003F035E"/>
    <w:rsid w:val="003F17F3"/>
    <w:rsid w:val="003F3423"/>
    <w:rsid w:val="003F3B8C"/>
    <w:rsid w:val="003F3BC4"/>
    <w:rsid w:val="003F4CA5"/>
    <w:rsid w:val="003F7251"/>
    <w:rsid w:val="003F7DD7"/>
    <w:rsid w:val="00400658"/>
    <w:rsid w:val="004007F8"/>
    <w:rsid w:val="0040751C"/>
    <w:rsid w:val="00416AA2"/>
    <w:rsid w:val="00416AC9"/>
    <w:rsid w:val="004223F2"/>
    <w:rsid w:val="0043064D"/>
    <w:rsid w:val="00432C3E"/>
    <w:rsid w:val="004335CB"/>
    <w:rsid w:val="004346A6"/>
    <w:rsid w:val="00434E85"/>
    <w:rsid w:val="0044174E"/>
    <w:rsid w:val="004420AA"/>
    <w:rsid w:val="00443153"/>
    <w:rsid w:val="0044559B"/>
    <w:rsid w:val="00451F78"/>
    <w:rsid w:val="0045307B"/>
    <w:rsid w:val="004558C1"/>
    <w:rsid w:val="00455957"/>
    <w:rsid w:val="004623F9"/>
    <w:rsid w:val="004643A4"/>
    <w:rsid w:val="00467660"/>
    <w:rsid w:val="00472E69"/>
    <w:rsid w:val="004753D0"/>
    <w:rsid w:val="00480AFB"/>
    <w:rsid w:val="00482F75"/>
    <w:rsid w:val="00482FE2"/>
    <w:rsid w:val="004872F2"/>
    <w:rsid w:val="00491490"/>
    <w:rsid w:val="004A7CD3"/>
    <w:rsid w:val="004B030A"/>
    <w:rsid w:val="004B2868"/>
    <w:rsid w:val="004B29D8"/>
    <w:rsid w:val="004B2F46"/>
    <w:rsid w:val="004B70FE"/>
    <w:rsid w:val="004B7D03"/>
    <w:rsid w:val="004B7E48"/>
    <w:rsid w:val="004C44FD"/>
    <w:rsid w:val="004C4E00"/>
    <w:rsid w:val="004C6A66"/>
    <w:rsid w:val="004C7A45"/>
    <w:rsid w:val="004D0A07"/>
    <w:rsid w:val="004D2A59"/>
    <w:rsid w:val="004D74CD"/>
    <w:rsid w:val="004D7E34"/>
    <w:rsid w:val="004E3A4F"/>
    <w:rsid w:val="004E3F0A"/>
    <w:rsid w:val="004F1562"/>
    <w:rsid w:val="004F3621"/>
    <w:rsid w:val="004F3815"/>
    <w:rsid w:val="004F6781"/>
    <w:rsid w:val="004F70C6"/>
    <w:rsid w:val="00500E60"/>
    <w:rsid w:val="0050150B"/>
    <w:rsid w:val="00502128"/>
    <w:rsid w:val="005052D7"/>
    <w:rsid w:val="00506580"/>
    <w:rsid w:val="0051421D"/>
    <w:rsid w:val="005142CC"/>
    <w:rsid w:val="00514E6E"/>
    <w:rsid w:val="00515D8D"/>
    <w:rsid w:val="00516EBB"/>
    <w:rsid w:val="005209EA"/>
    <w:rsid w:val="0052115B"/>
    <w:rsid w:val="005222BA"/>
    <w:rsid w:val="0052449B"/>
    <w:rsid w:val="00524B65"/>
    <w:rsid w:val="00525B6E"/>
    <w:rsid w:val="00525C05"/>
    <w:rsid w:val="00527F85"/>
    <w:rsid w:val="005304A0"/>
    <w:rsid w:val="005305EF"/>
    <w:rsid w:val="005329FC"/>
    <w:rsid w:val="00534E1B"/>
    <w:rsid w:val="005372DC"/>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71A8C"/>
    <w:rsid w:val="00582F89"/>
    <w:rsid w:val="00583522"/>
    <w:rsid w:val="00586936"/>
    <w:rsid w:val="005871E0"/>
    <w:rsid w:val="00587DB2"/>
    <w:rsid w:val="00593B78"/>
    <w:rsid w:val="00595679"/>
    <w:rsid w:val="00595B06"/>
    <w:rsid w:val="00595CA6"/>
    <w:rsid w:val="005967FA"/>
    <w:rsid w:val="00596808"/>
    <w:rsid w:val="005A2951"/>
    <w:rsid w:val="005A3275"/>
    <w:rsid w:val="005A5626"/>
    <w:rsid w:val="005B1483"/>
    <w:rsid w:val="005B1E48"/>
    <w:rsid w:val="005B5848"/>
    <w:rsid w:val="005B77EB"/>
    <w:rsid w:val="005C105D"/>
    <w:rsid w:val="005C217E"/>
    <w:rsid w:val="005C60B9"/>
    <w:rsid w:val="005C7DF9"/>
    <w:rsid w:val="005D1919"/>
    <w:rsid w:val="005D4B8B"/>
    <w:rsid w:val="005D6D8C"/>
    <w:rsid w:val="005E21C2"/>
    <w:rsid w:val="005E254B"/>
    <w:rsid w:val="005E2A79"/>
    <w:rsid w:val="005E388B"/>
    <w:rsid w:val="005E7D95"/>
    <w:rsid w:val="005F2560"/>
    <w:rsid w:val="005F5537"/>
    <w:rsid w:val="005F57F2"/>
    <w:rsid w:val="00600A7D"/>
    <w:rsid w:val="00604E05"/>
    <w:rsid w:val="00605492"/>
    <w:rsid w:val="0061034E"/>
    <w:rsid w:val="006103C8"/>
    <w:rsid w:val="006108D0"/>
    <w:rsid w:val="006131C7"/>
    <w:rsid w:val="006133AE"/>
    <w:rsid w:val="00613786"/>
    <w:rsid w:val="00613E37"/>
    <w:rsid w:val="006142EE"/>
    <w:rsid w:val="00616BAF"/>
    <w:rsid w:val="00617141"/>
    <w:rsid w:val="00620A7E"/>
    <w:rsid w:val="00620DAA"/>
    <w:rsid w:val="0062107B"/>
    <w:rsid w:val="006245D6"/>
    <w:rsid w:val="006249DF"/>
    <w:rsid w:val="006325D5"/>
    <w:rsid w:val="00632DC9"/>
    <w:rsid w:val="00633D92"/>
    <w:rsid w:val="00635361"/>
    <w:rsid w:val="0063756B"/>
    <w:rsid w:val="0063785D"/>
    <w:rsid w:val="00641C2F"/>
    <w:rsid w:val="00642B7F"/>
    <w:rsid w:val="00642C85"/>
    <w:rsid w:val="00643FA1"/>
    <w:rsid w:val="00645793"/>
    <w:rsid w:val="006515F9"/>
    <w:rsid w:val="006564A4"/>
    <w:rsid w:val="00661CB0"/>
    <w:rsid w:val="00661E05"/>
    <w:rsid w:val="00674D02"/>
    <w:rsid w:val="006776FA"/>
    <w:rsid w:val="00680407"/>
    <w:rsid w:val="006814C9"/>
    <w:rsid w:val="006827ED"/>
    <w:rsid w:val="006852EC"/>
    <w:rsid w:val="00694199"/>
    <w:rsid w:val="0069477D"/>
    <w:rsid w:val="00696E1C"/>
    <w:rsid w:val="006A001D"/>
    <w:rsid w:val="006A0465"/>
    <w:rsid w:val="006A0FD1"/>
    <w:rsid w:val="006A1A7F"/>
    <w:rsid w:val="006A1B59"/>
    <w:rsid w:val="006A2EBB"/>
    <w:rsid w:val="006B1AE6"/>
    <w:rsid w:val="006B266A"/>
    <w:rsid w:val="006B2FC8"/>
    <w:rsid w:val="006B4336"/>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7A89"/>
    <w:rsid w:val="006F04A5"/>
    <w:rsid w:val="006F5B8B"/>
    <w:rsid w:val="006F61D0"/>
    <w:rsid w:val="006F7BC5"/>
    <w:rsid w:val="007011F1"/>
    <w:rsid w:val="0070122A"/>
    <w:rsid w:val="007039BD"/>
    <w:rsid w:val="00707A12"/>
    <w:rsid w:val="00710116"/>
    <w:rsid w:val="00713FA4"/>
    <w:rsid w:val="00723001"/>
    <w:rsid w:val="007254DA"/>
    <w:rsid w:val="00725DFA"/>
    <w:rsid w:val="00731158"/>
    <w:rsid w:val="007342AB"/>
    <w:rsid w:val="00734B7F"/>
    <w:rsid w:val="00735A48"/>
    <w:rsid w:val="00735D12"/>
    <w:rsid w:val="0073612C"/>
    <w:rsid w:val="007366E5"/>
    <w:rsid w:val="00737633"/>
    <w:rsid w:val="00737CDF"/>
    <w:rsid w:val="007427A4"/>
    <w:rsid w:val="00745446"/>
    <w:rsid w:val="00746378"/>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CE8"/>
    <w:rsid w:val="00786DC7"/>
    <w:rsid w:val="00793336"/>
    <w:rsid w:val="00794189"/>
    <w:rsid w:val="0079504F"/>
    <w:rsid w:val="00796F19"/>
    <w:rsid w:val="00797669"/>
    <w:rsid w:val="007A0F51"/>
    <w:rsid w:val="007A16C0"/>
    <w:rsid w:val="007A229F"/>
    <w:rsid w:val="007A2BB7"/>
    <w:rsid w:val="007A4D6F"/>
    <w:rsid w:val="007A5076"/>
    <w:rsid w:val="007A53E0"/>
    <w:rsid w:val="007A5644"/>
    <w:rsid w:val="007A5FD9"/>
    <w:rsid w:val="007B06ED"/>
    <w:rsid w:val="007B137A"/>
    <w:rsid w:val="007B2B9A"/>
    <w:rsid w:val="007B3A2B"/>
    <w:rsid w:val="007B5C63"/>
    <w:rsid w:val="007C09B3"/>
    <w:rsid w:val="007C1073"/>
    <w:rsid w:val="007C13D7"/>
    <w:rsid w:val="007C5074"/>
    <w:rsid w:val="007C6ED7"/>
    <w:rsid w:val="007D0051"/>
    <w:rsid w:val="007D15EE"/>
    <w:rsid w:val="007D23D7"/>
    <w:rsid w:val="007D41F0"/>
    <w:rsid w:val="007D4E37"/>
    <w:rsid w:val="007D5CD2"/>
    <w:rsid w:val="007D671F"/>
    <w:rsid w:val="007E34C1"/>
    <w:rsid w:val="007E6387"/>
    <w:rsid w:val="007F10AC"/>
    <w:rsid w:val="007F2B64"/>
    <w:rsid w:val="007F344C"/>
    <w:rsid w:val="007F5B3C"/>
    <w:rsid w:val="007F5F64"/>
    <w:rsid w:val="007F6090"/>
    <w:rsid w:val="007F6AFB"/>
    <w:rsid w:val="008017B3"/>
    <w:rsid w:val="00801FF0"/>
    <w:rsid w:val="008023DA"/>
    <w:rsid w:val="00810316"/>
    <w:rsid w:val="00811537"/>
    <w:rsid w:val="00811892"/>
    <w:rsid w:val="008126A0"/>
    <w:rsid w:val="0081607A"/>
    <w:rsid w:val="00821ADE"/>
    <w:rsid w:val="008269E1"/>
    <w:rsid w:val="00830521"/>
    <w:rsid w:val="00831F1B"/>
    <w:rsid w:val="0083280F"/>
    <w:rsid w:val="008359A4"/>
    <w:rsid w:val="00837BAD"/>
    <w:rsid w:val="00841145"/>
    <w:rsid w:val="008423F9"/>
    <w:rsid w:val="00843A27"/>
    <w:rsid w:val="00844A96"/>
    <w:rsid w:val="00846BFF"/>
    <w:rsid w:val="00847F1E"/>
    <w:rsid w:val="008500DC"/>
    <w:rsid w:val="0085240E"/>
    <w:rsid w:val="00852C69"/>
    <w:rsid w:val="0085381B"/>
    <w:rsid w:val="00854D5C"/>
    <w:rsid w:val="00855A32"/>
    <w:rsid w:val="00861762"/>
    <w:rsid w:val="0086361A"/>
    <w:rsid w:val="00871ECE"/>
    <w:rsid w:val="00872AC5"/>
    <w:rsid w:val="00874D10"/>
    <w:rsid w:val="0087569B"/>
    <w:rsid w:val="0087700B"/>
    <w:rsid w:val="00877B92"/>
    <w:rsid w:val="008817B9"/>
    <w:rsid w:val="008829A7"/>
    <w:rsid w:val="0088315A"/>
    <w:rsid w:val="0088524D"/>
    <w:rsid w:val="0089652F"/>
    <w:rsid w:val="00896B38"/>
    <w:rsid w:val="008A10A6"/>
    <w:rsid w:val="008A121F"/>
    <w:rsid w:val="008A128F"/>
    <w:rsid w:val="008A135E"/>
    <w:rsid w:val="008A671C"/>
    <w:rsid w:val="008A72E9"/>
    <w:rsid w:val="008B1071"/>
    <w:rsid w:val="008B18CA"/>
    <w:rsid w:val="008B1A03"/>
    <w:rsid w:val="008B3053"/>
    <w:rsid w:val="008C1C38"/>
    <w:rsid w:val="008C27F1"/>
    <w:rsid w:val="008C304A"/>
    <w:rsid w:val="008D0335"/>
    <w:rsid w:val="008D04AB"/>
    <w:rsid w:val="008D2BE6"/>
    <w:rsid w:val="008D763A"/>
    <w:rsid w:val="008E1024"/>
    <w:rsid w:val="008F10EC"/>
    <w:rsid w:val="008F7479"/>
    <w:rsid w:val="008F75DD"/>
    <w:rsid w:val="00900591"/>
    <w:rsid w:val="00902BFF"/>
    <w:rsid w:val="00903029"/>
    <w:rsid w:val="0090565B"/>
    <w:rsid w:val="0091020A"/>
    <w:rsid w:val="00910E0D"/>
    <w:rsid w:val="00912917"/>
    <w:rsid w:val="009173B3"/>
    <w:rsid w:val="00917F8B"/>
    <w:rsid w:val="009205B1"/>
    <w:rsid w:val="00923E50"/>
    <w:rsid w:val="00927C9B"/>
    <w:rsid w:val="0093039B"/>
    <w:rsid w:val="00937A28"/>
    <w:rsid w:val="00940EB4"/>
    <w:rsid w:val="009462AD"/>
    <w:rsid w:val="00947035"/>
    <w:rsid w:val="009510D0"/>
    <w:rsid w:val="009514BB"/>
    <w:rsid w:val="00953C98"/>
    <w:rsid w:val="00954E6F"/>
    <w:rsid w:val="00960940"/>
    <w:rsid w:val="009613A1"/>
    <w:rsid w:val="009614A4"/>
    <w:rsid w:val="00973FCF"/>
    <w:rsid w:val="009761CF"/>
    <w:rsid w:val="00980607"/>
    <w:rsid w:val="009823D3"/>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1442F"/>
    <w:rsid w:val="00A159AD"/>
    <w:rsid w:val="00A17826"/>
    <w:rsid w:val="00A22074"/>
    <w:rsid w:val="00A27263"/>
    <w:rsid w:val="00A32F87"/>
    <w:rsid w:val="00A33854"/>
    <w:rsid w:val="00A33C70"/>
    <w:rsid w:val="00A3410F"/>
    <w:rsid w:val="00A42F96"/>
    <w:rsid w:val="00A43229"/>
    <w:rsid w:val="00A453B7"/>
    <w:rsid w:val="00A4780A"/>
    <w:rsid w:val="00A47ED5"/>
    <w:rsid w:val="00A53231"/>
    <w:rsid w:val="00A608E5"/>
    <w:rsid w:val="00A62297"/>
    <w:rsid w:val="00A6374E"/>
    <w:rsid w:val="00A63A9D"/>
    <w:rsid w:val="00A650E9"/>
    <w:rsid w:val="00A664B3"/>
    <w:rsid w:val="00A66607"/>
    <w:rsid w:val="00A66DFB"/>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F9E"/>
    <w:rsid w:val="00AD2064"/>
    <w:rsid w:val="00AD476F"/>
    <w:rsid w:val="00AE160A"/>
    <w:rsid w:val="00AE1B29"/>
    <w:rsid w:val="00AE2E61"/>
    <w:rsid w:val="00AE54AF"/>
    <w:rsid w:val="00AE5DD5"/>
    <w:rsid w:val="00AE7910"/>
    <w:rsid w:val="00AF01A0"/>
    <w:rsid w:val="00AF0C3A"/>
    <w:rsid w:val="00AF2CFB"/>
    <w:rsid w:val="00AF2F13"/>
    <w:rsid w:val="00AF4FB3"/>
    <w:rsid w:val="00AF553E"/>
    <w:rsid w:val="00AF755B"/>
    <w:rsid w:val="00B00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507A2"/>
    <w:rsid w:val="00B51231"/>
    <w:rsid w:val="00B5503F"/>
    <w:rsid w:val="00B558EB"/>
    <w:rsid w:val="00B570B6"/>
    <w:rsid w:val="00B63039"/>
    <w:rsid w:val="00B65672"/>
    <w:rsid w:val="00B65D3B"/>
    <w:rsid w:val="00B72E69"/>
    <w:rsid w:val="00B7338B"/>
    <w:rsid w:val="00B74CF6"/>
    <w:rsid w:val="00B74CF7"/>
    <w:rsid w:val="00B75032"/>
    <w:rsid w:val="00B759A2"/>
    <w:rsid w:val="00B80F6C"/>
    <w:rsid w:val="00B81ADA"/>
    <w:rsid w:val="00B8271F"/>
    <w:rsid w:val="00B838FF"/>
    <w:rsid w:val="00B83C2C"/>
    <w:rsid w:val="00B84F3F"/>
    <w:rsid w:val="00B9028D"/>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F4418"/>
    <w:rsid w:val="00BF58F7"/>
    <w:rsid w:val="00BF6985"/>
    <w:rsid w:val="00BF7BAF"/>
    <w:rsid w:val="00C0352C"/>
    <w:rsid w:val="00C03FEF"/>
    <w:rsid w:val="00C05963"/>
    <w:rsid w:val="00C05EBC"/>
    <w:rsid w:val="00C106A4"/>
    <w:rsid w:val="00C11090"/>
    <w:rsid w:val="00C130C3"/>
    <w:rsid w:val="00C15AA1"/>
    <w:rsid w:val="00C15DC8"/>
    <w:rsid w:val="00C17369"/>
    <w:rsid w:val="00C17375"/>
    <w:rsid w:val="00C2079B"/>
    <w:rsid w:val="00C20EA8"/>
    <w:rsid w:val="00C2312B"/>
    <w:rsid w:val="00C25D83"/>
    <w:rsid w:val="00C26E59"/>
    <w:rsid w:val="00C27F91"/>
    <w:rsid w:val="00C32A0E"/>
    <w:rsid w:val="00C45A90"/>
    <w:rsid w:val="00C5194E"/>
    <w:rsid w:val="00C51E7E"/>
    <w:rsid w:val="00C5228E"/>
    <w:rsid w:val="00C54AE2"/>
    <w:rsid w:val="00C557AF"/>
    <w:rsid w:val="00C56739"/>
    <w:rsid w:val="00C57AA2"/>
    <w:rsid w:val="00C60F12"/>
    <w:rsid w:val="00C6584D"/>
    <w:rsid w:val="00C65956"/>
    <w:rsid w:val="00C709A8"/>
    <w:rsid w:val="00C725BD"/>
    <w:rsid w:val="00C729F4"/>
    <w:rsid w:val="00C76257"/>
    <w:rsid w:val="00C8213B"/>
    <w:rsid w:val="00C848D5"/>
    <w:rsid w:val="00C8696F"/>
    <w:rsid w:val="00C875B7"/>
    <w:rsid w:val="00C97E84"/>
    <w:rsid w:val="00CA248C"/>
    <w:rsid w:val="00CA53B0"/>
    <w:rsid w:val="00CB5754"/>
    <w:rsid w:val="00CB5E7F"/>
    <w:rsid w:val="00CB7013"/>
    <w:rsid w:val="00CC0BA7"/>
    <w:rsid w:val="00CC2A77"/>
    <w:rsid w:val="00CC3F4A"/>
    <w:rsid w:val="00CC41D1"/>
    <w:rsid w:val="00CC55F7"/>
    <w:rsid w:val="00CC68E7"/>
    <w:rsid w:val="00CC72F4"/>
    <w:rsid w:val="00CD64D0"/>
    <w:rsid w:val="00CE2561"/>
    <w:rsid w:val="00CE4502"/>
    <w:rsid w:val="00CE658F"/>
    <w:rsid w:val="00CF0A14"/>
    <w:rsid w:val="00CF1DAE"/>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5815"/>
    <w:rsid w:val="00D35DB1"/>
    <w:rsid w:val="00D4167D"/>
    <w:rsid w:val="00D42B30"/>
    <w:rsid w:val="00D42E14"/>
    <w:rsid w:val="00D434C5"/>
    <w:rsid w:val="00D44603"/>
    <w:rsid w:val="00D4499F"/>
    <w:rsid w:val="00D4616C"/>
    <w:rsid w:val="00D467ED"/>
    <w:rsid w:val="00D512C8"/>
    <w:rsid w:val="00D56A49"/>
    <w:rsid w:val="00D5720F"/>
    <w:rsid w:val="00D600C0"/>
    <w:rsid w:val="00D65A29"/>
    <w:rsid w:val="00D66064"/>
    <w:rsid w:val="00D668CE"/>
    <w:rsid w:val="00D702AB"/>
    <w:rsid w:val="00D709AF"/>
    <w:rsid w:val="00D71481"/>
    <w:rsid w:val="00D72D86"/>
    <w:rsid w:val="00D73DDC"/>
    <w:rsid w:val="00D75239"/>
    <w:rsid w:val="00D769D9"/>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76D1"/>
    <w:rsid w:val="00DA1F0D"/>
    <w:rsid w:val="00DA3D20"/>
    <w:rsid w:val="00DA4927"/>
    <w:rsid w:val="00DA4C84"/>
    <w:rsid w:val="00DA6F0F"/>
    <w:rsid w:val="00DB13F4"/>
    <w:rsid w:val="00DB194D"/>
    <w:rsid w:val="00DB2857"/>
    <w:rsid w:val="00DB5576"/>
    <w:rsid w:val="00DB6F66"/>
    <w:rsid w:val="00DB7382"/>
    <w:rsid w:val="00DC1659"/>
    <w:rsid w:val="00DC17A2"/>
    <w:rsid w:val="00DC3BA9"/>
    <w:rsid w:val="00DC47EC"/>
    <w:rsid w:val="00DC6F10"/>
    <w:rsid w:val="00DC7337"/>
    <w:rsid w:val="00DD2AFC"/>
    <w:rsid w:val="00DE07DD"/>
    <w:rsid w:val="00DE2068"/>
    <w:rsid w:val="00DE4A69"/>
    <w:rsid w:val="00DE6242"/>
    <w:rsid w:val="00DE701D"/>
    <w:rsid w:val="00DF17A1"/>
    <w:rsid w:val="00DF254F"/>
    <w:rsid w:val="00DF5BA1"/>
    <w:rsid w:val="00E00222"/>
    <w:rsid w:val="00E00978"/>
    <w:rsid w:val="00E00A99"/>
    <w:rsid w:val="00E1153D"/>
    <w:rsid w:val="00E144E6"/>
    <w:rsid w:val="00E22254"/>
    <w:rsid w:val="00E26D21"/>
    <w:rsid w:val="00E27AD3"/>
    <w:rsid w:val="00E3690F"/>
    <w:rsid w:val="00E36A05"/>
    <w:rsid w:val="00E3718A"/>
    <w:rsid w:val="00E44327"/>
    <w:rsid w:val="00E474BD"/>
    <w:rsid w:val="00E519FF"/>
    <w:rsid w:val="00E52683"/>
    <w:rsid w:val="00E52776"/>
    <w:rsid w:val="00E53D49"/>
    <w:rsid w:val="00E55C86"/>
    <w:rsid w:val="00E56775"/>
    <w:rsid w:val="00E57D3F"/>
    <w:rsid w:val="00E60AA0"/>
    <w:rsid w:val="00E64622"/>
    <w:rsid w:val="00E65867"/>
    <w:rsid w:val="00E67826"/>
    <w:rsid w:val="00E70044"/>
    <w:rsid w:val="00E707B7"/>
    <w:rsid w:val="00E74718"/>
    <w:rsid w:val="00E75777"/>
    <w:rsid w:val="00E75F7D"/>
    <w:rsid w:val="00E7619D"/>
    <w:rsid w:val="00E8164E"/>
    <w:rsid w:val="00E84F09"/>
    <w:rsid w:val="00E86231"/>
    <w:rsid w:val="00E908D7"/>
    <w:rsid w:val="00E93DCC"/>
    <w:rsid w:val="00E9515D"/>
    <w:rsid w:val="00E9784F"/>
    <w:rsid w:val="00E97CEA"/>
    <w:rsid w:val="00E97E5C"/>
    <w:rsid w:val="00EA0496"/>
    <w:rsid w:val="00EA1F0C"/>
    <w:rsid w:val="00EA4F3F"/>
    <w:rsid w:val="00EA5C0F"/>
    <w:rsid w:val="00EB2CD0"/>
    <w:rsid w:val="00EB3314"/>
    <w:rsid w:val="00EB3C71"/>
    <w:rsid w:val="00EB57D7"/>
    <w:rsid w:val="00EB5AF5"/>
    <w:rsid w:val="00EB74D5"/>
    <w:rsid w:val="00EB7ED4"/>
    <w:rsid w:val="00EC01A1"/>
    <w:rsid w:val="00EC2FB8"/>
    <w:rsid w:val="00EC342F"/>
    <w:rsid w:val="00EC41A3"/>
    <w:rsid w:val="00EC59BC"/>
    <w:rsid w:val="00EC66DE"/>
    <w:rsid w:val="00ED6805"/>
    <w:rsid w:val="00ED70D3"/>
    <w:rsid w:val="00EE3A65"/>
    <w:rsid w:val="00EE6309"/>
    <w:rsid w:val="00EE79BD"/>
    <w:rsid w:val="00EF227C"/>
    <w:rsid w:val="00EF249D"/>
    <w:rsid w:val="00EF4366"/>
    <w:rsid w:val="00EF469C"/>
    <w:rsid w:val="00EF5DD2"/>
    <w:rsid w:val="00F034BB"/>
    <w:rsid w:val="00F0623F"/>
    <w:rsid w:val="00F109A0"/>
    <w:rsid w:val="00F1355F"/>
    <w:rsid w:val="00F140E9"/>
    <w:rsid w:val="00F26B4A"/>
    <w:rsid w:val="00F31533"/>
    <w:rsid w:val="00F31A83"/>
    <w:rsid w:val="00F31E08"/>
    <w:rsid w:val="00F32232"/>
    <w:rsid w:val="00F339E1"/>
    <w:rsid w:val="00F34795"/>
    <w:rsid w:val="00F352C9"/>
    <w:rsid w:val="00F36AE4"/>
    <w:rsid w:val="00F372AE"/>
    <w:rsid w:val="00F37904"/>
    <w:rsid w:val="00F42797"/>
    <w:rsid w:val="00F45049"/>
    <w:rsid w:val="00F52A67"/>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2031"/>
    <w:rsid w:val="00FA25B6"/>
    <w:rsid w:val="00FA398A"/>
    <w:rsid w:val="00FA49A0"/>
    <w:rsid w:val="00FA4B01"/>
    <w:rsid w:val="00FA7B0B"/>
    <w:rsid w:val="00FB2B55"/>
    <w:rsid w:val="00FB51D5"/>
    <w:rsid w:val="00FB5815"/>
    <w:rsid w:val="00FB6393"/>
    <w:rsid w:val="00FC527B"/>
    <w:rsid w:val="00FC6003"/>
    <w:rsid w:val="00FC6F31"/>
    <w:rsid w:val="00FD337E"/>
    <w:rsid w:val="00FD5022"/>
    <w:rsid w:val="00FD5FFE"/>
    <w:rsid w:val="00FE0701"/>
    <w:rsid w:val="00FE071D"/>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57AA2"/>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807D8-3E4D-DA47-AB02-5BC845C37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37</Pages>
  <Words>22320</Words>
  <Characters>122317</Characters>
  <Application>Microsoft Office Word</Application>
  <DocSecurity>0</DocSecurity>
  <Lines>2265</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13</cp:revision>
  <dcterms:created xsi:type="dcterms:W3CDTF">2018-11-13T18:56:00Z</dcterms:created>
  <dcterms:modified xsi:type="dcterms:W3CDTF">2018-11-23T19:24:00Z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id="JLXkwPei"/&gt;&lt;style id="http://www.zotero.org/styles/ecology" hasBibliography="1" bibliographyStyleHasBeenSet="1"/&gt;&lt;prefs&gt;&lt;pref name="fieldType" value="Field"/&gt;&lt;/prefs&gt;&lt;/data&gt;</vt:lpwstr>
  </property>
</Properties>
</file>