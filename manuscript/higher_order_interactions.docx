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2D5BC0EB" w:rsidR="0072311D" w:rsidRDefault="0076057D">
      <w:pPr>
        <w:pStyle w:val="TitlePage"/>
      </w:pPr>
      <w:r>
        <w:t>Main Text Word Count: 5,</w:t>
      </w:r>
      <w:r w:rsidR="0072311D">
        <w:t>376</w:t>
      </w:r>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063F71C4" w14:textId="77777777"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024DEB">
        <w:rPr>
          <w:noProof/>
        </w:rPr>
        <w:t>39</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380B27D3" w14:textId="2F52AAF5"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n order to extend ecological theory to multi-species communities</w:t>
      </w:r>
      <w:r w:rsidR="00665670">
        <w:t xml:space="preserve">, </w:t>
      </w:r>
      <w:r w:rsidR="00F0623F">
        <w:t xml:space="preserve">it </w:t>
      </w:r>
      <w:r w:rsidR="003C16DF">
        <w:t>is critical to understand how often and by what mechanisms HOIs arise</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them from </w:t>
      </w:r>
      <w:r w:rsidR="00514E6E">
        <w:t>non-linear density dependence</w:t>
      </w:r>
      <w:r w:rsidR="00632DC9">
        <w:t xml:space="preserve"> and emphasizes their consequences for </w:t>
      </w:r>
      <w:r w:rsidR="000B20AC">
        <w:t xml:space="preserve">multi-species </w:t>
      </w:r>
      <w:commentRangeStart w:id="1"/>
      <w:r w:rsidR="00632DC9">
        <w:t>competition</w:t>
      </w:r>
      <w:commentRangeEnd w:id="1"/>
      <w:r w:rsidR="00523384">
        <w:rPr>
          <w:rStyle w:val="CommentReference"/>
        </w:rPr>
        <w:commentReference w:id="1"/>
      </w:r>
      <w:r w:rsidR="00514E6E">
        <w:t xml:space="preserve">. </w:t>
      </w:r>
      <w:r w:rsidR="00A312F1">
        <w:t xml:space="preserve">In order to </w:t>
      </w:r>
      <w:r w:rsidR="000B20AC">
        <w:t xml:space="preserve">illustrate </w:t>
      </w:r>
      <w:del w:id="2" w:author="Andy Kleinhesselink" w:date="2019-04-30T15:08:00Z">
        <w:r w:rsidR="000B20AC" w:rsidDel="00523384">
          <w:delText>how</w:delText>
        </w:r>
        <w:r w:rsidR="00632DC9" w:rsidDel="00523384">
          <w:delText xml:space="preserve"> </w:delText>
        </w:r>
      </w:del>
      <w:ins w:id="3" w:author="Andy Kleinhesselink" w:date="2019-04-30T15:08:00Z">
        <w:r w:rsidR="00523384">
          <w:t xml:space="preserve">our definition and the challenge of defining </w:t>
        </w:r>
      </w:ins>
      <w:r w:rsidR="00514E6E">
        <w:t xml:space="preserve">HOIs </w:t>
      </w:r>
      <w:del w:id="4" w:author="Andy Kleinhesselink" w:date="2019-04-30T15:08:00Z">
        <w:r w:rsidR="00514E6E" w:rsidDel="00523384">
          <w:delText>can be detected</w:delText>
        </w:r>
      </w:del>
      <w:ins w:id="5" w:author="Andy Kleinhesselink" w:date="2019-04-30T15:08:00Z">
        <w:r w:rsidR="00523384">
          <w:t>in empirical data</w:t>
        </w:r>
      </w:ins>
      <w:del w:id="6" w:author="Andy Kleinhesselink" w:date="2019-04-30T15:08:00Z">
        <w:r w:rsidR="00A312F1" w:rsidDel="00523384">
          <w:delText xml:space="preserve"> </w:delText>
        </w:r>
        <w:r w:rsidR="00514E6E" w:rsidDel="00523384">
          <w:delText xml:space="preserve">and </w:delText>
        </w:r>
        <w:r w:rsidR="000B20AC" w:rsidDel="00523384">
          <w:delText>to shed light on the</w:delText>
        </w:r>
        <w:r w:rsidR="0079467C" w:rsidDel="00523384">
          <w:delText>ir mechanistic basis</w:delText>
        </w:r>
        <w:r w:rsidR="000B20AC" w:rsidDel="00523384">
          <w:delText>,</w:delText>
        </w:r>
      </w:del>
      <w:r w:rsidR="000B20AC">
        <w:t xml:space="preserve">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 whether</w:t>
      </w:r>
      <w:r w:rsidR="00632DC9">
        <w:t xml:space="preserve"> competition</w:t>
      </w:r>
      <w:r w:rsidR="0079467C">
        <w:t xml:space="preserve"> involving more than one species is equal to the sum of </w:t>
      </w:r>
      <w:r w:rsidR="00632DC9">
        <w:t>single species effects</w:t>
      </w:r>
      <w:r w:rsidR="00B00A38">
        <w:t xml:space="preserve">.  </w:t>
      </w:r>
      <w:commentRangeStart w:id="7"/>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commentRangeEnd w:id="7"/>
      <w:r w:rsidR="00523384">
        <w:rPr>
          <w:rStyle w:val="CommentReference"/>
        </w:rPr>
        <w:commentReference w:id="7"/>
      </w:r>
    </w:p>
    <w:p w14:paraId="1F03993B" w14:textId="77777777" w:rsidR="00B93196" w:rsidRDefault="00B93196">
      <w:pPr>
        <w:spacing w:after="202"/>
        <w:contextualSpacing/>
      </w:pPr>
    </w:p>
    <w:p w14:paraId="6C16E916" w14:textId="77777777" w:rsidR="00FA4C3C" w:rsidRDefault="00FA4C3C">
      <w:pPr>
        <w:spacing w:line="276" w:lineRule="auto"/>
        <w:ind w:firstLine="0"/>
        <w:jc w:val="both"/>
        <w:rPr>
          <w:rFonts w:eastAsia="Noto Sans CJK SC Regular" w:cs="FreeSans"/>
          <w:b/>
          <w:szCs w:val="28"/>
        </w:rPr>
      </w:pPr>
      <w:r>
        <w:br w:type="page"/>
      </w:r>
    </w:p>
    <w:p w14:paraId="2DFCF149" w14:textId="56D95ECE" w:rsidR="00B93196" w:rsidRDefault="00390672">
      <w:pPr>
        <w:pStyle w:val="Heading"/>
      </w:pPr>
      <w:r>
        <w:lastRenderedPageBreak/>
        <w:t>Introduction</w:t>
      </w:r>
    </w:p>
    <w:p w14:paraId="5BC13903" w14:textId="5A515377" w:rsidR="00B93196" w:rsidRDefault="006B73DB">
      <w:pPr>
        <w:spacing w:after="202"/>
        <w:contextualSpacing/>
      </w:pPr>
      <w:r>
        <w:t xml:space="preserve">Almost all </w:t>
      </w:r>
      <w:r w:rsidR="00AE5DD5">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del w:id="8" w:author="Andy Kleinhesselink" w:date="2019-05-13T12:00:00Z">
        <w:r w:rsidR="002E3A23" w:rsidDel="00125A8C">
          <w:delText xml:space="preserve">Such </w:delText>
        </w:r>
      </w:del>
      <w:del w:id="9" w:author="Andy Kleinhesselink" w:date="2019-04-30T15:10:00Z">
        <w:r w:rsidR="002E3A23" w:rsidDel="00523384">
          <w:delText xml:space="preserve">models </w:delText>
        </w:r>
        <w:r w:rsidR="00390672" w:rsidDel="00523384">
          <w:delText>have been critical to the development of modern coexistence theory</w:delText>
        </w:r>
      </w:del>
      <w:del w:id="10" w:author="Andy Kleinhesselink" w:date="2019-04-30T15:09:00Z">
        <w:r w:rsidR="00390672" w:rsidDel="00523384">
          <w:delText xml:space="preserve"> </w:delText>
        </w:r>
        <w:r w:rsidR="005A5626" w:rsidDel="00523384">
          <w:fldChar w:fldCharType="begin"/>
        </w:r>
        <w:r w:rsidR="00B92CBD" w:rsidDel="00523384">
          <w:del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delInstrText>
        </w:r>
        <w:r w:rsidR="005A5626" w:rsidDel="00523384">
          <w:fldChar w:fldCharType="separate"/>
        </w:r>
        <w:r w:rsidR="00B92CBD" w:rsidDel="00523384">
          <w:rPr>
            <w:noProof/>
          </w:rPr>
          <w:delText>(Chesson 2000, Levine et al. 2017)</w:delText>
        </w:r>
        <w:r w:rsidR="005A5626" w:rsidDel="00523384">
          <w:fldChar w:fldCharType="end"/>
        </w:r>
      </w:del>
      <w:del w:id="11" w:author="Andy Kleinhesselink" w:date="2019-04-30T15:10:00Z">
        <w:r w:rsidR="004C44FD" w:rsidDel="00523384">
          <w:delText xml:space="preserve">, and </w:delText>
        </w:r>
      </w:del>
      <w:del w:id="12" w:author="Andy Kleinhesselink" w:date="2019-05-13T12:00:00Z">
        <w:r w:rsidR="004C44FD" w:rsidDel="00125A8C">
          <w:delText>imply</w:delText>
        </w:r>
        <w:r w:rsidR="00390672" w:rsidDel="00125A8C">
          <w:delText xml:space="preserve"> that the </w:delText>
        </w:r>
        <w:r w:rsidR="00B3111A" w:rsidDel="00125A8C">
          <w:delText>dynamics</w:delText>
        </w:r>
        <w:r w:rsidR="00390672" w:rsidDel="00125A8C">
          <w:delText xml:space="preserve"> of multi-species species competition can be</w:delText>
        </w:r>
      </w:del>
      <w:ins w:id="13" w:author="Andy Kleinhesselink" w:date="2019-05-13T12:00:00Z">
        <w:r w:rsidR="00125A8C">
          <w:t>Th</w:t>
        </w:r>
      </w:ins>
      <w:ins w:id="14" w:author="Andy Kleinhesselink" w:date="2019-05-13T12:01:00Z">
        <w:r w:rsidR="00125A8C">
          <w:t xml:space="preserve">e implication of this assumption is that </w:t>
        </w:r>
      </w:ins>
      <w:ins w:id="15" w:author="Andy Kleinhesselink" w:date="2019-05-13T12:00:00Z">
        <w:r w:rsidR="00125A8C">
          <w:t>we can predict the dynamics of multispecies communities</w:t>
        </w:r>
      </w:ins>
      <w:ins w:id="16" w:author="Andy Kleinhesselink" w:date="2019-05-13T12:01:00Z">
        <w:r w:rsidR="00125A8C">
          <w:t xml:space="preserve"> from an </w:t>
        </w:r>
      </w:ins>
      <w:del w:id="17" w:author="Andy Kleinhesselink" w:date="2019-05-13T12:00:00Z">
        <w:r w:rsidR="00390672" w:rsidDel="00125A8C">
          <w:delText xml:space="preserve"> predicted </w:delText>
        </w:r>
        <w:r w:rsidR="002E3A23" w:rsidDel="00125A8C">
          <w:delText xml:space="preserve">if we have an </w:delText>
        </w:r>
      </w:del>
      <w:r w:rsidR="002E3A23">
        <w:t xml:space="preserve">accurate </w:t>
      </w:r>
      <w:del w:id="18" w:author="Andy Kleinhesselink" w:date="2019-05-13T12:02:00Z">
        <w:r w:rsidR="002E3A23" w:rsidDel="00125A8C">
          <w:delText xml:space="preserve">understanding </w:delText>
        </w:r>
      </w:del>
      <w:ins w:id="19" w:author="Andy Kleinhesselink" w:date="2019-05-13T12:02:00Z">
        <w:r w:rsidR="00125A8C">
          <w:t xml:space="preserve">model </w:t>
        </w:r>
      </w:ins>
      <w:r w:rsidR="002E3A23">
        <w:t>of the interactions between each pair of species</w:t>
      </w:r>
      <w:ins w:id="20" w:author="Andy Kleinhesselink" w:date="2019-04-30T15:10:00Z">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ins>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ins w:id="21" w:author="Andy Kleinhesselink" w:date="2019-04-30T15:10:00Z">
        <w:r w:rsidR="00523384">
          <w:t xml:space="preserve"> </w:t>
        </w:r>
      </w:ins>
      <w:del w:id="22" w:author="Andy Kleinhesselink" w:date="2019-04-30T15:10:00Z">
        <w:r w:rsidR="005A5626" w:rsidDel="00523384">
          <w:delText xml:space="preserve"> </w:delText>
        </w:r>
      </w:del>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3FCFA9B6" w:rsidR="00BD75EE" w:rsidRDefault="00390672">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of additive pairwise interactions</w:t>
      </w:r>
      <w:ins w:id="23" w:author="Andy Kleinhesselink" w:date="2019-04-30T15:17:00Z">
        <w:r w:rsidR="008D4991">
          <w:t xml:space="preserve"> and thus could have profound implications for modeling ecological communities</w:t>
        </w:r>
      </w:ins>
      <w:ins w:id="24" w:author="Andy Kleinhesselink" w:date="2019-05-13T12:02:00Z">
        <w:r w:rsidR="00125A8C">
          <w:t xml:space="preserve"> and predicting ecological dynamics</w:t>
        </w:r>
      </w:ins>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del w:id="25" w:author="Andy Kleinhesselink" w:date="2019-04-30T15:17:00Z">
        <w:r w:rsidR="00852C69" w:rsidDel="008D4991">
          <w:delText>The conceptual</w:delText>
        </w:r>
        <w:r w:rsidR="003431F6" w:rsidDel="008D4991">
          <w:delText xml:space="preserve"> </w:delText>
        </w:r>
        <w:r w:rsidR="00852C69" w:rsidDel="008D4991">
          <w:delText xml:space="preserve">importance of HOIs is </w:delText>
        </w:r>
        <w:r w:rsidR="003431F6" w:rsidDel="008D4991">
          <w:delText>clear:</w:delText>
        </w:r>
      </w:del>
      <w:ins w:id="26" w:author="Andy Kleinhesselink" w:date="2019-04-30T15:17:00Z">
        <w:r w:rsidR="008D4991">
          <w:t>I</w:t>
        </w:r>
      </w:ins>
      <w:del w:id="27" w:author="Andy Kleinhesselink" w:date="2019-04-30T15:17:00Z">
        <w:r w:rsidR="003431F6" w:rsidDel="008D4991">
          <w:delText xml:space="preserve"> i</w:delText>
        </w:r>
      </w:del>
      <w:r w:rsidR="003431F6">
        <w:t>f HOIs are prevalent</w:t>
      </w:r>
      <w:ins w:id="28" w:author="Andy Kleinhesselink" w:date="2019-05-13T12:02:00Z">
        <w:r w:rsidR="00125A8C">
          <w:t xml:space="preserve"> and strong</w:t>
        </w:r>
      </w:ins>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ins w:id="29" w:author="Andy Kleinhesselink" w:date="2019-04-30T16:49:00Z">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ins>
      <w:del w:id="30" w:author="Andy Kleinhesselink" w:date="2019-04-30T16:49:00Z">
        <w:r w:rsidR="00033A04" w:rsidDel="00632744">
          <w:del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delInstrText>
        </w:r>
      </w:del>
      <w:r w:rsidR="005A5626">
        <w:fldChar w:fldCharType="separate"/>
      </w:r>
      <w:r w:rsidR="00033A04">
        <w:rPr>
          <w:noProof/>
        </w:rPr>
        <w:t>(Neill 1974, Billick and Case 1994, Levine et al. 2017)</w:t>
      </w:r>
      <w:r w:rsidR="005A5626">
        <w:fldChar w:fldCharType="end"/>
      </w:r>
      <w:r w:rsidR="005A5626">
        <w:t xml:space="preserve">. </w:t>
      </w:r>
      <w:del w:id="31" w:author="Andy Kleinhesselink" w:date="2019-04-30T15:18:00Z">
        <w:r w:rsidR="004B7E48" w:rsidDel="008D4991">
          <w:delText>T</w:delText>
        </w:r>
        <w:r w:rsidR="00EC01A1" w:rsidDel="008D4991">
          <w:delText xml:space="preserve">he </w:delText>
        </w:r>
      </w:del>
      <w:ins w:id="32" w:author="Andy Kleinhesselink" w:date="2019-04-30T15:18:00Z">
        <w:r w:rsidR="008D4991">
          <w:t>A specific example of where HOIs make a big difference is in the application of the crit</w:t>
        </w:r>
      </w:ins>
      <w:ins w:id="33" w:author="Andy Kleinhesselink" w:date="2019-04-30T15:19:00Z">
        <w:r w:rsidR="008D4991">
          <w:t xml:space="preserve">erion of </w:t>
        </w:r>
      </w:ins>
      <w:del w:id="34" w:author="Andy Kleinhesselink" w:date="2019-04-30T15:18:00Z">
        <w:r w:rsidR="00EC01A1" w:rsidDel="008D4991">
          <w:delText xml:space="preserve">presence of HOIs </w:delText>
        </w:r>
        <w:r w:rsidR="008D4740" w:rsidDel="008D4991">
          <w:delText xml:space="preserve">is also a </w:delText>
        </w:r>
        <w:r w:rsidR="00EC01A1" w:rsidDel="008D4991">
          <w:delText>challenge</w:delText>
        </w:r>
        <w:r w:rsidR="008D4740" w:rsidDel="008D4991">
          <w:delText xml:space="preserve"> for</w:delText>
        </w:r>
        <w:r w:rsidR="00EC01A1" w:rsidDel="008D4991">
          <w:delText xml:space="preserve"> </w:delText>
        </w:r>
      </w:del>
      <w:del w:id="35" w:author="Andy Kleinhesselink" w:date="2019-04-30T15:10:00Z">
        <w:r w:rsidR="00EC01A1" w:rsidDel="00523384">
          <w:delText xml:space="preserve">definitions of </w:delText>
        </w:r>
      </w:del>
      <w:del w:id="36" w:author="Andy Kleinhesselink" w:date="2019-04-30T15:18:00Z">
        <w:r w:rsidR="00DF5BA1" w:rsidDel="008D4991">
          <w:delText xml:space="preserve">species </w:delText>
        </w:r>
        <w:r w:rsidR="00EC01A1" w:rsidDel="008D4991">
          <w:delText xml:space="preserve">coexistence </w:delText>
        </w:r>
      </w:del>
      <w:del w:id="37" w:author="Andy Kleinhesselink" w:date="2019-04-30T15:10:00Z">
        <w:r w:rsidR="00EC01A1" w:rsidDel="00523384">
          <w:delText xml:space="preserve">and </w:delText>
        </w:r>
      </w:del>
      <w:ins w:id="38" w:author="Andy Kleinhesselink" w:date="2019-04-30T15:10:00Z">
        <w:r w:rsidR="00523384">
          <w:t xml:space="preserve">mutual </w:t>
        </w:r>
        <w:proofErr w:type="spellStart"/>
        <w:r w:rsidR="00523384">
          <w:t>invasibility</w:t>
        </w:r>
      </w:ins>
      <w:proofErr w:type="spellEnd"/>
      <w:ins w:id="39" w:author="Andy Kleinhesselink" w:date="2019-04-30T15:18:00Z">
        <w:r w:rsidR="008D4991">
          <w:t xml:space="preserve"> to define coexistence</w:t>
        </w:r>
      </w:ins>
      <w:ins w:id="40" w:author="Andy Kleinhesselink" w:date="2019-04-30T15:11:00Z">
        <w:r w:rsidR="00523384">
          <w:t xml:space="preserve"> </w:t>
        </w:r>
      </w:ins>
      <w:del w:id="41" w:author="Andy Kleinhesselink" w:date="2019-04-30T15:10:00Z">
        <w:r w:rsidR="009E7519" w:rsidDel="00523384">
          <w:delText xml:space="preserve">the </w:delText>
        </w:r>
        <w:r w:rsidR="00EC01A1" w:rsidDel="00523384">
          <w:delText xml:space="preserve">niche that rest on </w:delText>
        </w:r>
        <w:r w:rsidR="008D4740" w:rsidDel="00523384">
          <w:delText xml:space="preserve">fixed </w:delText>
        </w:r>
        <w:r w:rsidR="00EC01A1" w:rsidDel="00523384">
          <w:delText>intraspecific</w:delText>
        </w:r>
        <w:r w:rsidR="009E7519" w:rsidDel="00523384">
          <w:delText xml:space="preserve"> and</w:delText>
        </w:r>
        <w:r w:rsidR="00EC01A1" w:rsidDel="00523384">
          <w:delText xml:space="preserve"> interspecific </w:delText>
        </w:r>
        <w:r w:rsidR="009E7519" w:rsidDel="00523384">
          <w:delText>interaction</w:delText>
        </w:r>
        <w:r w:rsidR="008D4740" w:rsidDel="00523384">
          <w:delText xml:space="preserve"> </w:delText>
        </w:r>
        <w:r w:rsidR="009E7519" w:rsidDel="00523384">
          <w:delText>strength</w:delText>
        </w:r>
        <w:r w:rsidR="008D4740" w:rsidDel="00523384">
          <w:delText>s</w:delText>
        </w:r>
      </w:del>
      <w:del w:id="42" w:author="Andy Kleinhesselink" w:date="2019-04-30T15:11:00Z">
        <w:r w:rsidR="009E7519" w:rsidDel="00523384">
          <w:delText xml:space="preserve"> </w:delText>
        </w:r>
      </w:del>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ins w:id="43" w:author="Andy Kleinhesselink" w:date="2019-04-30T15:12:00Z">
        <w:r w:rsidR="00523384">
          <w:t xml:space="preserve">. </w:t>
        </w:r>
      </w:ins>
      <w:del w:id="44" w:author="Andy Kleinhesselink" w:date="2019-04-30T15:12:00Z">
        <w:r w:rsidR="00EC01A1" w:rsidDel="00523384">
          <w:delText>.</w:delText>
        </w:r>
      </w:del>
      <w:r w:rsidR="00EC01A1">
        <w:t xml:space="preserve"> </w:t>
      </w:r>
      <w:del w:id="45" w:author="Andy Kleinhesselink" w:date="2019-04-30T15:12:00Z">
        <w:r w:rsidR="007E6387" w:rsidDel="00523384">
          <w:delText xml:space="preserve">In </w:delText>
        </w:r>
      </w:del>
      <w:ins w:id="46" w:author="Andy Kleinhesselink" w:date="2019-04-30T15:12:00Z">
        <w:r w:rsidR="00523384">
          <w:t xml:space="preserve">In </w:t>
        </w:r>
      </w:ins>
      <w:r w:rsidR="007E6387">
        <w:t>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w:t>
      </w:r>
      <w:del w:id="47" w:author="Andy Kleinhesselink" w:date="2019-05-13T12:03:00Z">
        <w:r w:rsidR="005561EF" w:rsidDel="00125A8C">
          <w:delText>co</w:delText>
        </w:r>
      </w:del>
      <w:ins w:id="48" w:author="Andy Kleinhesselink" w:date="2019-05-13T12:03:00Z">
        <w:r w:rsidR="00125A8C">
          <w:t xml:space="preserve">invade monocultures of one another </w:t>
        </w:r>
      </w:ins>
      <w:del w:id="49" w:author="Andy Kleinhesselink" w:date="2019-05-13T12:03:00Z">
        <w:r w:rsidR="005561EF" w:rsidDel="00125A8C">
          <w:delText xml:space="preserve">exist as species pairs </w:delText>
        </w:r>
      </w:del>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27A8D08C" w14:textId="543E0C13" w:rsidR="001A66F7" w:rsidRDefault="00934706">
      <w:pPr>
        <w:pStyle w:val="Heading2"/>
        <w:rPr>
          <w:ins w:id="50" w:author="Andy Kleinhesselink" w:date="2019-04-30T16:31:00Z"/>
        </w:rPr>
        <w:pPrChange w:id="51" w:author="Andy Kleinhesselink" w:date="2019-04-30T16:31:00Z">
          <w:pPr>
            <w:spacing w:after="202"/>
            <w:ind w:firstLine="0"/>
            <w:contextualSpacing/>
          </w:pPr>
        </w:pPrChange>
      </w:pPr>
      <w:ins w:id="52" w:author="Andy Kleinhesselink" w:date="2019-05-13T16:24:00Z">
        <w:r>
          <w:t>Defining higher order interactions in ecology</w:t>
        </w:r>
      </w:ins>
    </w:p>
    <w:p w14:paraId="06352F4B" w14:textId="586AB10B" w:rsidR="00C675A4" w:rsidRDefault="00616BAF" w:rsidP="001A66F7">
      <w:pPr>
        <w:spacing w:after="202"/>
        <w:contextualSpacing/>
        <w:rPr>
          <w:ins w:id="53" w:author="Andy Kleinhesselink" w:date="2019-04-30T15:52:00Z"/>
        </w:rPr>
      </w:pPr>
      <w:r>
        <w:lastRenderedPageBreak/>
        <w:t xml:space="preserve">Although </w:t>
      </w:r>
      <w:r w:rsidR="00960940">
        <w:t>there has been a revival in ecologists’ interest in the implications of HOIs for coexistence</w:t>
      </w:r>
      <w:r w:rsidR="00DF5BA1">
        <w:t xml:space="preserve"> in communities,</w:t>
      </w:r>
      <w:r w:rsidR="00FE0701">
        <w:t xml:space="preserve"> </w:t>
      </w:r>
      <w:r w:rsidR="005561EF">
        <w:t xml:space="preserve">the field still lacks </w:t>
      </w:r>
      <w:r w:rsidR="00E75F7D">
        <w:t xml:space="preserve">a </w:t>
      </w:r>
      <w:r w:rsidR="00DF5BA1">
        <w:t xml:space="preserve">common </w:t>
      </w:r>
      <w:r w:rsidR="0075287A">
        <w:t xml:space="preserve">quantitative </w:t>
      </w:r>
      <w:r w:rsidR="00E75F7D">
        <w:t xml:space="preserve">definition </w:t>
      </w:r>
      <w:r w:rsidR="005561EF">
        <w:t>of</w:t>
      </w:r>
      <w:r w:rsidR="00E75F7D">
        <w:t xml:space="preserve"> HOIs</w:t>
      </w:r>
      <w:del w:id="54" w:author="Andy Kleinhesselink" w:date="2019-05-01T16:22:00Z">
        <w:r w:rsidR="005561EF" w:rsidDel="00C30202">
          <w:delText xml:space="preserve"> and</w:delText>
        </w:r>
        <w:r w:rsidR="00E75F7D" w:rsidDel="00C30202">
          <w:delText xml:space="preserve"> robust methods</w:delText>
        </w:r>
        <w:r w:rsidR="005561EF" w:rsidDel="00C30202">
          <w:delText xml:space="preserve"> to detect them</w:delText>
        </w:r>
        <w:r w:rsidR="00960940" w:rsidDel="00C30202">
          <w:delText xml:space="preserve"> in empirical data</w:delText>
        </w:r>
      </w:del>
      <w:r w:rsidR="00E75F7D">
        <w:t xml:space="preserve">. </w:t>
      </w:r>
      <w:del w:id="55" w:author="Andy Kleinhesselink" w:date="2019-05-01T16:22:00Z">
        <w:r w:rsidR="00960940" w:rsidDel="00C30202">
          <w:delText xml:space="preserve">The difficulty in defining HOIs was apparent </w:delText>
        </w:r>
      </w:del>
      <w:del w:id="56" w:author="Andy Kleinhesselink" w:date="2019-05-01T16:21:00Z">
        <w:r w:rsidR="00960940" w:rsidDel="00C30202">
          <w:delText xml:space="preserve">early </w:delText>
        </w:r>
      </w:del>
      <w:del w:id="57" w:author="Andy Kleinhesselink" w:date="2019-04-30T15:13:00Z">
        <w:r w:rsidR="00960940" w:rsidDel="00523384">
          <w:delText>on</w:delText>
        </w:r>
      </w:del>
      <w:del w:id="58" w:author="Andy Kleinhesselink" w:date="2019-05-01T16:22:00Z">
        <w:r w:rsidR="00960940" w:rsidDel="00C30202">
          <w:delText xml:space="preserve"> </w:delText>
        </w:r>
        <w:r w:rsidR="006D02EA" w:rsidDel="00C30202">
          <w:fldChar w:fldCharType="begin"/>
        </w:r>
      </w:del>
      <w:del w:id="59" w:author="Andy Kleinhesselink" w:date="2019-04-30T16:49:00Z">
        <w:r w:rsidR="00596808" w:rsidDel="00632744">
          <w:del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delInstrText>
        </w:r>
      </w:del>
      <w:del w:id="60" w:author="Andy Kleinhesselink" w:date="2019-05-01T16:22:00Z">
        <w:r w:rsidR="006D02EA" w:rsidDel="00C30202">
          <w:fldChar w:fldCharType="separate"/>
        </w:r>
        <w:r w:rsidR="006D02EA" w:rsidDel="00C30202">
          <w:rPr>
            <w:noProof/>
          </w:rPr>
          <w:delText>(Vandermeer 1969, Neill 1974, Case and Bender 1981, Pomerantz 1981)</w:delText>
        </w:r>
        <w:r w:rsidR="006D02EA" w:rsidDel="00C30202">
          <w:fldChar w:fldCharType="end"/>
        </w:r>
        <w:r w:rsidR="006D02EA" w:rsidDel="00C30202">
          <w:delText xml:space="preserve">. </w:delText>
        </w:r>
      </w:del>
      <w:ins w:id="61" w:author="Andy Kleinhesselink" w:date="2019-05-01T13:27:00Z">
        <w:r w:rsidR="000E6A29">
          <w:t xml:space="preserve">The </w:t>
        </w:r>
      </w:ins>
      <w:ins w:id="62" w:author="Andy Kleinhesselink" w:date="2019-05-01T13:37:00Z">
        <w:r w:rsidR="005027F6">
          <w:t>phrase</w:t>
        </w:r>
      </w:ins>
      <w:ins w:id="63" w:author="Andy Kleinhesselink" w:date="2019-05-01T13:27:00Z">
        <w:r w:rsidR="000E6A29">
          <w:t xml:space="preserve"> </w:t>
        </w:r>
      </w:ins>
      <w:ins w:id="64" w:author="Andy Kleinhesselink" w:date="2019-04-30T16:33:00Z">
        <w:r w:rsidR="001A66F7">
          <w:t xml:space="preserve">higher order </w:t>
        </w:r>
      </w:ins>
      <w:ins w:id="65" w:author="Andy Kleinhesselink" w:date="2019-05-13T12:04:00Z">
        <w:r w:rsidR="00125A8C">
          <w:t>invokes</w:t>
        </w:r>
      </w:ins>
      <w:ins w:id="66" w:author="Andy Kleinhesselink" w:date="2019-05-01T13:36:00Z">
        <w:r w:rsidR="005027F6">
          <w:t xml:space="preserve"> the language</w:t>
        </w:r>
      </w:ins>
      <w:ins w:id="67" w:author="Andy Kleinhesselink" w:date="2019-04-30T16:33:00Z">
        <w:r w:rsidR="001A66F7">
          <w:t xml:space="preserve"> of Taylor series</w:t>
        </w:r>
      </w:ins>
      <w:ins w:id="68" w:author="Andy Kleinhesselink" w:date="2019-05-01T13:37:00Z">
        <w:r w:rsidR="005027F6">
          <w:t xml:space="preserve"> where </w:t>
        </w:r>
      </w:ins>
      <w:ins w:id="69" w:author="Andy Kleinhesselink" w:date="2019-04-30T15:47:00Z">
        <w:r w:rsidR="00CA4AC9">
          <w:t>a</w:t>
        </w:r>
      </w:ins>
      <w:ins w:id="70" w:author="Andy Kleinhesselink" w:date="2019-04-30T15:43:00Z">
        <w:r w:rsidR="00CA4AC9">
          <w:t xml:space="preserve"> h</w:t>
        </w:r>
      </w:ins>
      <w:ins w:id="71" w:author="Andy Kleinhesselink" w:date="2019-04-30T15:33:00Z">
        <w:r w:rsidR="001562BC">
          <w:t>igher order term</w:t>
        </w:r>
      </w:ins>
      <w:ins w:id="72" w:author="Andy Kleinhesselink" w:date="2019-04-30T15:43:00Z">
        <w:r w:rsidR="00CA4AC9">
          <w:t xml:space="preserve"> </w:t>
        </w:r>
      </w:ins>
      <w:ins w:id="73" w:author="Andy Kleinhesselink" w:date="2019-04-30T15:58:00Z">
        <w:r w:rsidR="00C675A4">
          <w:t>is</w:t>
        </w:r>
      </w:ins>
      <w:ins w:id="74" w:author="Andy Kleinhesselink" w:date="2019-04-30T15:51:00Z">
        <w:r w:rsidR="00C675A4">
          <w:t xml:space="preserve"> one that </w:t>
        </w:r>
      </w:ins>
      <w:ins w:id="75" w:author="Andy Kleinhesselink" w:date="2019-04-30T15:58:00Z">
        <w:r w:rsidR="00C675A4">
          <w:t xml:space="preserve">is derived </w:t>
        </w:r>
      </w:ins>
      <w:ins w:id="76" w:author="Andy Kleinhesselink" w:date="2019-04-30T15:51:00Z">
        <w:r w:rsidR="00C675A4">
          <w:t xml:space="preserve">from a </w:t>
        </w:r>
      </w:ins>
      <w:ins w:id="77" w:author="Andy Kleinhesselink" w:date="2019-04-30T15:49:00Z">
        <w:r w:rsidR="00CA4AC9">
          <w:t>2</w:t>
        </w:r>
        <w:r w:rsidR="00CA4AC9" w:rsidRPr="00CA4AC9">
          <w:rPr>
            <w:vertAlign w:val="superscript"/>
            <w:rPrChange w:id="78" w:author="Andy Kleinhesselink" w:date="2019-04-30T15:49:00Z">
              <w:rPr/>
            </w:rPrChange>
          </w:rPr>
          <w:t>nd</w:t>
        </w:r>
        <w:r w:rsidR="00CA4AC9">
          <w:t xml:space="preserve"> </w:t>
        </w:r>
      </w:ins>
      <w:ins w:id="79" w:author="Andy Kleinhesselink" w:date="2019-04-30T15:58:00Z">
        <w:r w:rsidR="00C675A4">
          <w:t xml:space="preserve">order or </w:t>
        </w:r>
      </w:ins>
      <w:ins w:id="80" w:author="Andy Kleinhesselink" w:date="2019-04-30T15:49:00Z">
        <w:r w:rsidR="00CA4AC9">
          <w:t xml:space="preserve">higher derivative.  </w:t>
        </w:r>
      </w:ins>
      <w:ins w:id="81" w:author="Andy Kleinhesselink" w:date="2019-05-01T15:30:00Z">
        <w:r w:rsidR="005B1C30">
          <w:t>T</w:t>
        </w:r>
      </w:ins>
      <w:ins w:id="82" w:author="Andy Kleinhesselink" w:date="2019-05-01T15:29:00Z">
        <w:r w:rsidR="005B1C30">
          <w:t>he</w:t>
        </w:r>
      </w:ins>
      <w:ins w:id="83" w:author="Andy Kleinhesselink" w:date="2019-05-01T15:28:00Z">
        <w:r w:rsidR="005B1C30">
          <w:t xml:space="preserve"> standard Lotka-Volterra model</w:t>
        </w:r>
      </w:ins>
      <w:ins w:id="84" w:author="Andy Kleinhesselink" w:date="2019-05-01T15:30:00Z">
        <w:r w:rsidR="005B1C30">
          <w:t xml:space="preserve"> can be regarded as</w:t>
        </w:r>
      </w:ins>
      <w:ins w:id="85" w:author="Andy Kleinhesselink" w:date="2019-05-01T15:28:00Z">
        <w:r w:rsidR="005B1C30">
          <w:t xml:space="preserve"> </w:t>
        </w:r>
      </w:ins>
      <w:ins w:id="86" w:author="Andy Kleinhesselink" w:date="2019-05-01T15:29:00Z">
        <w:r w:rsidR="005B1C30">
          <w:t>first order approximati</w:t>
        </w:r>
      </w:ins>
      <w:ins w:id="87" w:author="Andy Kleinhesselink" w:date="2019-05-13T14:56:00Z">
        <w:r w:rsidR="0046702B">
          <w:t>on</w:t>
        </w:r>
      </w:ins>
      <w:ins w:id="88" w:author="Andy Kleinhesselink" w:date="2019-05-01T15:29:00Z">
        <w:r w:rsidR="005B1C30">
          <w:t xml:space="preserve"> of density dependence </w:t>
        </w:r>
      </w:ins>
      <w:ins w:id="89" w:author="Andy Kleinhesselink" w:date="2019-04-30T16:49:00Z">
        <w:r w:rsidR="00632744">
          <w:fldChar w:fldCharType="begin"/>
        </w:r>
      </w:ins>
      <w:ins w:id="90" w:author="Andy Kleinhesselink" w:date="2019-05-01T14:52:00Z">
        <w:r w:rsidR="00F77A1E">
          <w:instrText xml:space="preserve"> ADDIN ZOTERO_ITEM CSL_CITATION {"citationID":"ull8axEo","properties":{"formattedCitation":"(Alfred J.Lotka 1925, Neill 1974)","plainCitation":"(Alfred J.Lotka 1925, Neill 1974)","noteIndex":0},"citationItems":[{"id":7768,"uris":["http://zotero.org/users/688880/items/UKTI8SY8"],"uri":["http://zotero.org/users/688880/items/UKTI8SY8"],"itemData":{"id":7768,"type":"book","title":"Elements of Physical Biology","publisher":"Williams and Wilkins Company","number-of-pages":"495","source":"Internet Archive","URL":"http://archive.org/details/elementsofphysic017171mbp","call-number":"17171","language":"eng","author":[{"literal":"Alfred J.Lotka"}],"issued":{"date-parts":[["1925"]]},"accessed":{"date-parts":[["2019",5,1]]}}},{"id":7500,"uris":["http://zotero.org/users/688880/items/XWBA33IH"],"uri":["http://zotero.org/users/688880/items/XWBA33IH"],"itemData":{"id":7500,"type":"article-journal","title":"The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E."}],"issued":{"date-parts":[["1974"]]}}}],"schema":"https://github.com/citation-style-language/schema/raw/master/csl-citation.json"} </w:instrText>
        </w:r>
      </w:ins>
      <w:r w:rsidR="00632744">
        <w:fldChar w:fldCharType="separate"/>
      </w:r>
      <w:ins w:id="91" w:author="Andy Kleinhesselink" w:date="2019-05-01T14:52:00Z">
        <w:r w:rsidR="00F77A1E">
          <w:rPr>
            <w:noProof/>
          </w:rPr>
          <w:t>(Alfred J.Lotka 1925, Neill 1974)</w:t>
        </w:r>
      </w:ins>
      <w:ins w:id="92" w:author="Andy Kleinhesselink" w:date="2019-04-30T16:49:00Z">
        <w:r w:rsidR="00632744">
          <w:fldChar w:fldCharType="end"/>
        </w:r>
      </w:ins>
      <w:ins w:id="93" w:author="Andy Kleinhesselink" w:date="2019-04-30T16:34:00Z">
        <w:r w:rsidR="001A66F7">
          <w:t xml:space="preserve">.  </w:t>
        </w:r>
      </w:ins>
      <w:ins w:id="94" w:author="Andy Kleinhesselink" w:date="2019-05-01T15:31:00Z">
        <w:r w:rsidR="005B1C30">
          <w:t>Including</w:t>
        </w:r>
      </w:ins>
      <w:ins w:id="95" w:author="Andy Kleinhesselink" w:date="2019-05-13T12:04:00Z">
        <w:r w:rsidR="00125A8C">
          <w:t xml:space="preserve"> </w:t>
        </w:r>
      </w:ins>
      <w:ins w:id="96" w:author="Andy Kleinhesselink" w:date="2019-05-01T13:38:00Z">
        <w:r w:rsidR="005027F6">
          <w:t>higher order terms</w:t>
        </w:r>
      </w:ins>
      <w:ins w:id="97" w:author="Andy Kleinhesselink" w:date="2019-05-01T15:31:00Z">
        <w:r w:rsidR="005B1C30">
          <w:t xml:space="preserve"> in a model of species interactions, implies that interactions</w:t>
        </w:r>
      </w:ins>
      <w:ins w:id="98" w:author="Andy Kleinhesselink" w:date="2019-05-01T15:32:00Z">
        <w:r w:rsidR="005B1C30">
          <w:t xml:space="preserve"> are </w:t>
        </w:r>
      </w:ins>
      <w:ins w:id="99" w:author="Andy Kleinhesselink" w:date="2019-05-01T13:38:00Z">
        <w:r w:rsidR="005027F6">
          <w:t xml:space="preserve">non-linear </w:t>
        </w:r>
      </w:ins>
      <w:ins w:id="100" w:author="Andy Kleinhesselink" w:date="2019-05-01T15:32:00Z">
        <w:r w:rsidR="005B1C30">
          <w:t>with regard to density</w:t>
        </w:r>
      </w:ins>
      <w:ins w:id="101" w:author="Andy Kleinhesselink" w:date="2019-05-01T13:38:00Z">
        <w:r w:rsidR="005027F6">
          <w:t xml:space="preserve"> and </w:t>
        </w:r>
      </w:ins>
      <w:ins w:id="102" w:author="Andy Kleinhesselink" w:date="2019-05-01T15:32:00Z">
        <w:r w:rsidR="005B1C30">
          <w:t xml:space="preserve">this </w:t>
        </w:r>
      </w:ins>
      <w:ins w:id="103" w:author="Andy Kleinhesselink" w:date="2019-05-13T12:04:00Z">
        <w:r w:rsidR="00125A8C">
          <w:t xml:space="preserve">may </w:t>
        </w:r>
      </w:ins>
      <w:ins w:id="104" w:author="Andy Kleinhesselink" w:date="2019-05-01T13:39:00Z">
        <w:r w:rsidR="005027F6">
          <w:t xml:space="preserve">complicate the analysis of </w:t>
        </w:r>
      </w:ins>
      <w:ins w:id="105" w:author="Andy Kleinhesselink" w:date="2019-05-01T13:38:00Z">
        <w:r w:rsidR="005027F6">
          <w:t xml:space="preserve">competitive </w:t>
        </w:r>
      </w:ins>
      <w:ins w:id="106" w:author="Andy Kleinhesselink" w:date="2019-05-01T13:39:00Z">
        <w:r w:rsidR="005027F6">
          <w:t>dynamics</w:t>
        </w:r>
      </w:ins>
      <w:ins w:id="107" w:author="Andy Kleinhesselink" w:date="2019-05-01T13:38:00Z">
        <w:r w:rsidR="005027F6">
          <w:t xml:space="preserve">. </w:t>
        </w:r>
      </w:ins>
      <w:ins w:id="108" w:author="Andy Kleinhesselink" w:date="2019-05-01T13:39:00Z">
        <w:r w:rsidR="005027F6">
          <w:t xml:space="preserve"> </w:t>
        </w:r>
      </w:ins>
      <w:ins w:id="109" w:author="Andy Kleinhesselink" w:date="2019-05-01T13:29:00Z">
        <w:r w:rsidR="000E6A29">
          <w:t xml:space="preserve">In a recent </w:t>
        </w:r>
      </w:ins>
      <w:ins w:id="110" w:author="Andy Kleinhesselink" w:date="2019-05-01T13:30:00Z">
        <w:r w:rsidR="000E6A29">
          <w:t xml:space="preserve">theoretical </w:t>
        </w:r>
      </w:ins>
      <w:ins w:id="111" w:author="Andy Kleinhesselink" w:date="2019-05-01T13:29:00Z">
        <w:r w:rsidR="000E6A29">
          <w:t>anal</w:t>
        </w:r>
      </w:ins>
      <w:ins w:id="112" w:author="Andy Kleinhesselink" w:date="2019-05-01T13:30:00Z">
        <w:r w:rsidR="000E6A29">
          <w:t>ysis</w:t>
        </w:r>
      </w:ins>
      <w:ins w:id="113" w:author="Andy Kleinhesselink" w:date="2019-05-01T15:32:00Z">
        <w:r w:rsidR="005B1C30">
          <w:t xml:space="preserve">, </w:t>
        </w:r>
      </w:ins>
      <w:proofErr w:type="spellStart"/>
      <w:ins w:id="114" w:author="Andy Kleinhesselink" w:date="2019-05-01T13:31:00Z">
        <w:r w:rsidR="000E6A29">
          <w:t>Letten</w:t>
        </w:r>
        <w:proofErr w:type="spellEnd"/>
        <w:r w:rsidR="000E6A29">
          <w:t xml:space="preserve"> and Stouffer (2019) </w:t>
        </w:r>
      </w:ins>
      <w:ins w:id="115" w:author="Andy Kleinhesselink" w:date="2019-05-01T15:32:00Z">
        <w:r w:rsidR="005B1C30">
          <w:t xml:space="preserve">define </w:t>
        </w:r>
      </w:ins>
      <w:ins w:id="116" w:author="Andy Kleinhesselink" w:date="2019-05-01T15:33:00Z">
        <w:r w:rsidR="005B1C30">
          <w:t xml:space="preserve">HOIs as these higher order terms.  </w:t>
        </w:r>
      </w:ins>
      <w:ins w:id="117" w:author="Andy Kleinhesselink" w:date="2019-05-13T12:05:00Z">
        <w:r w:rsidR="00125A8C">
          <w:t xml:space="preserve">If we take a higher order term to be equivalent to a </w:t>
        </w:r>
      </w:ins>
      <w:ins w:id="118" w:author="Andy Kleinhesselink" w:date="2019-05-13T14:57:00Z">
        <w:r w:rsidR="0046702B">
          <w:t>HOI</w:t>
        </w:r>
      </w:ins>
      <w:ins w:id="119" w:author="Andy Kleinhesselink" w:date="2019-05-13T12:05:00Z">
        <w:r w:rsidR="00125A8C">
          <w:t xml:space="preserve">, then </w:t>
        </w:r>
      </w:ins>
      <w:ins w:id="120" w:author="Andy Kleinhesselink" w:date="2019-05-01T13:41:00Z">
        <w:r w:rsidR="005027F6">
          <w:t xml:space="preserve">any non-linear model of density dependence, even one involving only </w:t>
        </w:r>
      </w:ins>
      <w:ins w:id="121" w:author="Andy Kleinhesselink" w:date="2019-05-13T14:56:00Z">
        <w:r w:rsidR="0046702B">
          <w:t>intraspecific density</w:t>
        </w:r>
      </w:ins>
      <w:ins w:id="122" w:author="Andy Kleinhesselink" w:date="2019-05-01T13:41:00Z">
        <w:r w:rsidR="005027F6">
          <w:t xml:space="preserve">, </w:t>
        </w:r>
      </w:ins>
      <w:ins w:id="123" w:author="Andy Kleinhesselink" w:date="2019-05-01T15:34:00Z">
        <w:r w:rsidR="005B1C30">
          <w:t>contains</w:t>
        </w:r>
      </w:ins>
      <w:ins w:id="124" w:author="Andy Kleinhesselink" w:date="2019-05-01T13:41:00Z">
        <w:r w:rsidR="005027F6">
          <w:t xml:space="preserve"> </w:t>
        </w:r>
      </w:ins>
      <w:ins w:id="125" w:author="Andy Kleinhesselink" w:date="2019-05-13T14:56:00Z">
        <w:r w:rsidR="0046702B">
          <w:t>HOIs</w:t>
        </w:r>
      </w:ins>
      <w:ins w:id="126" w:author="Andy Kleinhesselink" w:date="2019-05-01T14:10:00Z">
        <w:r w:rsidR="00273564">
          <w:t xml:space="preserve"> </w:t>
        </w:r>
      </w:ins>
      <w:ins w:id="127" w:author="Andy Kleinhesselink" w:date="2019-05-01T16:23:00Z">
        <w:r w:rsidR="00C30202">
          <w:t xml:space="preserve">(see also </w:t>
        </w:r>
      </w:ins>
      <w:ins w:id="128" w:author="Andy Kleinhesselink" w:date="2019-05-01T14:10:00Z">
        <w:r w:rsidR="00273564">
          <w:fldChar w:fldCharType="begin"/>
        </w:r>
        <w:r w:rsidR="00273564">
          <w:instrText xml:space="preserve"> ADDIN ZOTERO_ITEM CSL_CITATION {"citationID":"aEsK6SXB","properties":{"formattedCitation":"(Mayfield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ins>
      <w:r w:rsidR="00273564">
        <w:fldChar w:fldCharType="separate"/>
      </w:r>
      <w:ins w:id="129" w:author="Andy Kleinhesselink" w:date="2019-05-01T14:10:00Z">
        <w:r w:rsidR="00273564">
          <w:rPr>
            <w:noProof/>
          </w:rPr>
          <w:t>(Mayfield and Stouffer 2017)</w:t>
        </w:r>
        <w:r w:rsidR="00273564">
          <w:fldChar w:fldCharType="end"/>
        </w:r>
      </w:ins>
      <w:ins w:id="130" w:author="Andy Kleinhesselink" w:date="2019-05-01T13:41:00Z">
        <w:r w:rsidR="005027F6">
          <w:t xml:space="preserve">.  </w:t>
        </w:r>
      </w:ins>
    </w:p>
    <w:p w14:paraId="4D7BC084" w14:textId="03FFB07C" w:rsidR="00273564" w:rsidRDefault="000E6A29" w:rsidP="00C30202">
      <w:pPr>
        <w:spacing w:after="202"/>
        <w:contextualSpacing/>
        <w:rPr>
          <w:ins w:id="131" w:author="Andy Kleinhesselink" w:date="2019-05-01T13:43:00Z"/>
        </w:rPr>
      </w:pPr>
      <w:ins w:id="132" w:author="Andy Kleinhesselink" w:date="2019-05-01T13:35:00Z">
        <w:r>
          <w:t xml:space="preserve">However, </w:t>
        </w:r>
      </w:ins>
      <w:ins w:id="133" w:author="Andy Kleinhesselink" w:date="2019-05-01T16:27:00Z">
        <w:r w:rsidR="00C30202">
          <w:t>defining</w:t>
        </w:r>
      </w:ins>
      <w:ins w:id="134" w:author="Andy Kleinhesselink" w:date="2019-05-01T13:39:00Z">
        <w:r w:rsidR="005027F6">
          <w:t xml:space="preserve"> HOIs </w:t>
        </w:r>
      </w:ins>
      <w:ins w:id="135" w:author="Andy Kleinhesselink" w:date="2019-05-01T16:27:00Z">
        <w:r w:rsidR="00C30202">
          <w:t>as</w:t>
        </w:r>
      </w:ins>
      <w:ins w:id="136" w:author="Andy Kleinhesselink" w:date="2019-05-01T13:42:00Z">
        <w:r w:rsidR="005027F6">
          <w:t xml:space="preserve"> higher order terms conflicts</w:t>
        </w:r>
      </w:ins>
      <w:ins w:id="137" w:author="Andy Kleinhesselink" w:date="2019-05-01T13:39:00Z">
        <w:r w:rsidR="005027F6">
          <w:t xml:space="preserve"> </w:t>
        </w:r>
      </w:ins>
      <w:ins w:id="138" w:author="Andy Kleinhesselink" w:date="2019-05-01T13:42:00Z">
        <w:r w:rsidR="005027F6">
          <w:t xml:space="preserve">with the </w:t>
        </w:r>
      </w:ins>
      <w:ins w:id="139" w:author="Andy Kleinhesselink" w:date="2019-05-01T13:41:00Z">
        <w:r w:rsidR="005027F6">
          <w:t>predominant</w:t>
        </w:r>
      </w:ins>
      <w:ins w:id="140" w:author="Andy Kleinhesselink" w:date="2019-05-01T13:39:00Z">
        <w:r w:rsidR="005027F6">
          <w:t xml:space="preserve"> </w:t>
        </w:r>
      </w:ins>
      <w:ins w:id="141" w:author="Andy Kleinhesselink" w:date="2019-05-01T14:11:00Z">
        <w:r w:rsidR="00273564">
          <w:t xml:space="preserve">understanding </w:t>
        </w:r>
      </w:ins>
      <w:ins w:id="142" w:author="Andy Kleinhesselink" w:date="2019-05-01T13:39:00Z">
        <w:r w:rsidR="005027F6">
          <w:t xml:space="preserve">of HOIs </w:t>
        </w:r>
      </w:ins>
      <w:ins w:id="143" w:author="Andy Kleinhesselink" w:date="2019-05-01T14:11:00Z">
        <w:r w:rsidR="00273564">
          <w:t>among ecologists</w:t>
        </w:r>
      </w:ins>
      <w:ins w:id="144" w:author="Andy Kleinhesselink" w:date="2019-05-01T13:40:00Z">
        <w:r w:rsidR="005027F6">
          <w:t>. The first empirical studies to</w:t>
        </w:r>
      </w:ins>
      <w:ins w:id="145" w:author="Andy Kleinhesselink" w:date="2019-05-01T13:42:00Z">
        <w:r w:rsidR="005027F6">
          <w:t xml:space="preserve"> </w:t>
        </w:r>
      </w:ins>
      <w:ins w:id="146" w:author="Andy Kleinhesselink" w:date="2019-05-01T13:43:00Z">
        <w:r w:rsidR="005027F6">
          <w:t xml:space="preserve">discuss HOIs </w:t>
        </w:r>
      </w:ins>
      <w:ins w:id="147" w:author="Andy Kleinhesselink" w:date="2019-05-01T13:55:00Z">
        <w:r w:rsidR="005027F6">
          <w:t xml:space="preserve">emphasized HOI's in an interspecific </w:t>
        </w:r>
      </w:ins>
      <w:ins w:id="148" w:author="Andy Kleinhesselink" w:date="2019-05-01T16:27:00Z">
        <w:r w:rsidR="00C30202">
          <w:t>context.  Specifically, the ver</w:t>
        </w:r>
      </w:ins>
      <w:ins w:id="149" w:author="Andy Kleinhesselink" w:date="2019-05-01T16:28:00Z">
        <w:r w:rsidR="00C30202">
          <w:t>bal</w:t>
        </w:r>
      </w:ins>
      <w:ins w:id="150" w:author="Andy Kleinhesselink" w:date="2019-05-01T16:27:00Z">
        <w:r w:rsidR="00C30202">
          <w:t xml:space="preserve"> definition for </w:t>
        </w:r>
      </w:ins>
      <w:ins w:id="151" w:author="Andy Kleinhesselink" w:date="2019-05-01T13:55:00Z">
        <w:r w:rsidR="005027F6">
          <w:t xml:space="preserve"> </w:t>
        </w:r>
      </w:ins>
      <w:ins w:id="152" w:author="Andy Kleinhesselink" w:date="2019-05-01T13:56:00Z">
        <w:r w:rsidR="005027F6">
          <w:t xml:space="preserve">HOIs </w:t>
        </w:r>
      </w:ins>
      <w:ins w:id="153" w:author="Andy Kleinhesselink" w:date="2019-05-01T16:28:00Z">
        <w:r w:rsidR="00C30202">
          <w:t>was non-additive effects</w:t>
        </w:r>
      </w:ins>
      <w:ins w:id="154" w:author="Andy Kleinhesselink" w:date="2019-05-01T14:08:00Z">
        <w:r w:rsidR="00AB155F">
          <w:t xml:space="preserve"> </w:t>
        </w:r>
      </w:ins>
      <w:ins w:id="155" w:author="Andy Kleinhesselink" w:date="2019-05-01T16:28:00Z">
        <w:r w:rsidR="00C30202">
          <w:t xml:space="preserve">of two or more </w:t>
        </w:r>
      </w:ins>
      <w:ins w:id="156" w:author="Andy Kleinhesselink" w:date="2019-05-01T16:29:00Z">
        <w:r w:rsidR="00C30202">
          <w:t xml:space="preserve">competitor </w:t>
        </w:r>
      </w:ins>
      <w:ins w:id="157" w:author="Andy Kleinhesselink" w:date="2019-05-01T16:28:00Z">
        <w:r w:rsidR="00C30202">
          <w:t xml:space="preserve">species </w:t>
        </w:r>
      </w:ins>
      <w:ins w:id="158" w:author="Andy Kleinhesselink" w:date="2019-05-01T13:58:00Z">
        <w:r w:rsidR="00BE06B2">
          <w:fldChar w:fldCharType="begin"/>
        </w:r>
      </w:ins>
      <w:ins w:id="159" w:author="Andy Kleinhesselink" w:date="2019-05-01T14:00:00Z">
        <w:r w:rsidR="00BE06B2">
          <w:instrText xml:space="preserve"> ADDIN ZOTERO_ITEM CSL_CITATION {"citationID":"NFwaOT7v","properties":{"formattedCitation":"(Hairston et al. 1968, Vandermeer 1969, Neill 1974)","plainCitation":"(Hairston et al. 1968, Vandermeer 1969, Neill 1974)","noteIndex":0},"citationItems":[{"id":7766,"uris":["http://zotero.org/users/688880/items/ZRANFIUV"],"uri":["http://zotero.org/users/688880/items/ZRANFIUV"],"itemData":{"id":7766,"type":"article-journal","title":"The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E."}],"issued":{"date-parts":[["1974"]]}}}],"schema":"https://github.com/citation-style-language/schema/raw/master/csl-citation.json"} </w:instrText>
        </w:r>
      </w:ins>
      <w:r w:rsidR="00BE06B2">
        <w:fldChar w:fldCharType="separate"/>
      </w:r>
      <w:ins w:id="160" w:author="Andy Kleinhesselink" w:date="2019-05-01T14:00:00Z">
        <w:r w:rsidR="00BE06B2">
          <w:rPr>
            <w:noProof/>
          </w:rPr>
          <w:t>(Hairston et al. 1968, Vandermeer 1969, Neill 1974)</w:t>
        </w:r>
      </w:ins>
      <w:ins w:id="161" w:author="Andy Kleinhesselink" w:date="2019-05-01T13:58:00Z">
        <w:r w:rsidR="00BE06B2">
          <w:fldChar w:fldCharType="end"/>
        </w:r>
      </w:ins>
      <w:ins w:id="162" w:author="Andy Kleinhesselink" w:date="2019-05-01T16:23:00Z">
        <w:r w:rsidR="00C30202">
          <w:t>.  Or</w:t>
        </w:r>
      </w:ins>
      <w:ins w:id="163" w:author="Andy Kleinhesselink" w:date="2019-05-01T16:24:00Z">
        <w:r w:rsidR="00C30202">
          <w:t xml:space="preserve"> equivalently</w:t>
        </w:r>
      </w:ins>
      <w:ins w:id="164" w:author="Andy Kleinhesselink" w:date="2019-05-01T16:29:00Z">
        <w:r w:rsidR="00C30202">
          <w:t xml:space="preserve">, </w:t>
        </w:r>
      </w:ins>
      <w:ins w:id="165" w:author="Andy Kleinhesselink" w:date="2019-05-01T16:24:00Z">
        <w:r w:rsidR="00C30202">
          <w:t xml:space="preserve">that the “nature of density dependent competition between two species is influenced by additional species” </w:t>
        </w:r>
        <w:r w:rsidR="00C30202">
          <w:fldChar w:fldCharType="begin"/>
        </w:r>
        <w:r w:rsidR="00C30202">
          <w:instrText xml:space="preserve"> ADDIN ZOTERO_ITEM CSL_CITATION {"citationID":"2npPQXM0","properties":{"formattedCitation":"(Morin et al. 1988)","plainCitation":"(Morin et al. 1988)","noteIndex":0},"citationItems":[{"id":2221,"uris":["http://zotero.org/users/688880/items/QNZJCBFT"],"uri":["http://zotero.org/users/688880/items/QNZJCBFT"],"itemData":{"id":2221,"type":"article-journal","title":"Competition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C30202">
          <w:fldChar w:fldCharType="separate"/>
        </w:r>
        <w:r w:rsidR="00C30202">
          <w:rPr>
            <w:noProof/>
          </w:rPr>
          <w:t>(Morin et al. 1988)</w:t>
        </w:r>
        <w:r w:rsidR="00C30202">
          <w:fldChar w:fldCharType="end"/>
        </w:r>
      </w:ins>
      <w:ins w:id="166" w:author="Andy Kleinhesselink" w:date="2019-05-01T13:56:00Z">
        <w:r w:rsidR="00BE06B2">
          <w:t>.  Thus</w:t>
        </w:r>
      </w:ins>
      <w:ins w:id="167" w:author="Andy Kleinhesselink" w:date="2019-05-01T14:08:00Z">
        <w:r w:rsidR="00273564">
          <w:t>,</w:t>
        </w:r>
      </w:ins>
      <w:ins w:id="168" w:author="Andy Kleinhesselink" w:date="2019-05-01T13:56:00Z">
        <w:r w:rsidR="00BE06B2">
          <w:t xml:space="preserve"> </w:t>
        </w:r>
      </w:ins>
      <w:ins w:id="169" w:author="Andy Kleinhesselink" w:date="2019-05-01T13:57:00Z">
        <w:r w:rsidR="00BE06B2">
          <w:t xml:space="preserve">HOI’s </w:t>
        </w:r>
      </w:ins>
      <w:ins w:id="170" w:author="Andy Kleinhesselink" w:date="2019-05-13T12:06:00Z">
        <w:r w:rsidR="00125A8C">
          <w:t>are traditionally understood as</w:t>
        </w:r>
      </w:ins>
      <w:ins w:id="171" w:author="Andy Kleinhesselink" w:date="2019-05-01T16:29:00Z">
        <w:r w:rsidR="00C30202">
          <w:t xml:space="preserve"> the result of species mod</w:t>
        </w:r>
      </w:ins>
      <w:ins w:id="172" w:author="Andy Kleinhesselink" w:date="2019-05-01T16:30:00Z">
        <w:r w:rsidR="00C30202">
          <w:t xml:space="preserve">ifying each other’s effects on one another and </w:t>
        </w:r>
      </w:ins>
      <w:ins w:id="173" w:author="Andy Kleinhesselink" w:date="2019-05-13T12:06:00Z">
        <w:r w:rsidR="00125A8C">
          <w:t>ecologists understood that thi</w:t>
        </w:r>
      </w:ins>
      <w:ins w:id="174" w:author="Andy Kleinhesselink" w:date="2019-05-13T12:07:00Z">
        <w:r w:rsidR="00125A8C">
          <w:t xml:space="preserve">s would show </w:t>
        </w:r>
      </w:ins>
      <w:ins w:id="175" w:author="Andy Kleinhesselink" w:date="2019-05-13T14:57:00Z">
        <w:r w:rsidR="0046702B">
          <w:t xml:space="preserve">up </w:t>
        </w:r>
      </w:ins>
      <w:ins w:id="176" w:author="Andy Kleinhesselink" w:date="2019-05-13T12:07:00Z">
        <w:r w:rsidR="00125A8C">
          <w:t xml:space="preserve">in empirical studies as </w:t>
        </w:r>
      </w:ins>
      <w:ins w:id="177" w:author="Andy Kleinhesselink" w:date="2019-05-01T16:30:00Z">
        <w:r w:rsidR="00C30202">
          <w:t>non-additive interspecific effects</w:t>
        </w:r>
      </w:ins>
      <w:ins w:id="178" w:author="Andy Kleinhesselink" w:date="2019-05-13T12:07:00Z">
        <w:r w:rsidR="00125A8C">
          <w:t xml:space="preserve"> </w:t>
        </w:r>
      </w:ins>
      <w:ins w:id="179" w:author="Andy Kleinhesselink" w:date="2019-05-13T12:08:00Z">
        <w:r w:rsidR="00125A8C">
          <w:fldChar w:fldCharType="begin"/>
        </w:r>
        <w:r w:rsidR="00125A8C">
          <w:instrText xml:space="preserve"> ADDIN ZOTERO_ITEM CSL_CITATION {"citationID":"KBCKVht9","properties":{"formattedCitation":"(Case and Bender 1981, Billick and Case 1994)","plainCitation":"(Case and Bender 1981, Billick and Case 1994)","noteIndex":0},"citationItems":[{"id":7341,"uris":["http://zotero.org/users/688880/items/JC36J9Q5"],"uri":["http://zotero.org/users/688880/items/JC36J9Q5"],"itemData":{"id":7341,"type":"article-journal","title":"Testing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ins>
      <w:r w:rsidR="00125A8C">
        <w:fldChar w:fldCharType="separate"/>
      </w:r>
      <w:ins w:id="180" w:author="Andy Kleinhesselink" w:date="2019-05-13T12:08:00Z">
        <w:r w:rsidR="00125A8C">
          <w:rPr>
            <w:noProof/>
          </w:rPr>
          <w:t>(Case and Bender 1981, Billick and Case 1994)</w:t>
        </w:r>
        <w:r w:rsidR="00125A8C">
          <w:fldChar w:fldCharType="end"/>
        </w:r>
      </w:ins>
      <w:ins w:id="181" w:author="Andy Kleinhesselink" w:date="2019-05-01T16:30:00Z">
        <w:r w:rsidR="00C30202">
          <w:t xml:space="preserve">. </w:t>
        </w:r>
      </w:ins>
    </w:p>
    <w:p w14:paraId="6A0978E1" w14:textId="025CEA6E" w:rsidR="00F26F51" w:rsidRPr="00F26F51" w:rsidRDefault="00125A8C" w:rsidP="00F26F51">
      <w:pPr>
        <w:spacing w:after="202"/>
        <w:contextualSpacing/>
        <w:rPr>
          <w:ins w:id="182" w:author="Andy Kleinhesselink" w:date="2019-05-01T16:34:00Z"/>
        </w:rPr>
      </w:pPr>
      <w:ins w:id="183" w:author="Andy Kleinhesselink" w:date="2019-05-13T12:09:00Z">
        <w:r>
          <w:lastRenderedPageBreak/>
          <w:t xml:space="preserve">We </w:t>
        </w:r>
      </w:ins>
      <w:ins w:id="184" w:author="Andy Kleinhesselink" w:date="2019-05-13T14:57:00Z">
        <w:r w:rsidR="0046702B">
          <w:t>a</w:t>
        </w:r>
      </w:ins>
      <w:ins w:id="185" w:author="Andy Kleinhesselink" w:date="2019-05-13T14:58:00Z">
        <w:r w:rsidR="0046702B">
          <w:t>rgue here</w:t>
        </w:r>
      </w:ins>
      <w:ins w:id="186" w:author="Andy Kleinhesselink" w:date="2019-05-13T12:09:00Z">
        <w:r>
          <w:t xml:space="preserve"> that </w:t>
        </w:r>
      </w:ins>
      <w:ins w:id="187" w:author="Andy Kleinhesselink" w:date="2019-05-01T14:39:00Z">
        <w:r w:rsidR="003D032F">
          <w:t xml:space="preserve">Adler and Morris </w:t>
        </w:r>
      </w:ins>
      <w:del w:id="188" w:author="Andy Kleinhesselink" w:date="2019-04-30T15:26:00Z">
        <w:r w:rsidR="007A2BB7" w:rsidDel="008D4991">
          <w:delText xml:space="preserve"> </w:delText>
        </w:r>
      </w:del>
      <w:del w:id="189" w:author="Andy Kleinhesselink" w:date="2019-05-01T14:39:00Z">
        <w:r w:rsidR="007A2BB7" w:rsidDel="003D032F">
          <w:delText xml:space="preserve">Early </w:delText>
        </w:r>
        <w:r w:rsidR="004F1562" w:rsidDel="003D032F">
          <w:delText xml:space="preserve">discussions defined an HOI </w:delText>
        </w:r>
      </w:del>
      <w:del w:id="190" w:author="Andy Kleinhesselink" w:date="2019-04-30T15:19:00Z">
        <w:r w:rsidR="004F1562" w:rsidDel="008D4991">
          <w:delText xml:space="preserve">only </w:delText>
        </w:r>
      </w:del>
      <w:del w:id="191" w:author="Andy Kleinhesselink" w:date="2019-05-01T14:39:00Z">
        <w:r w:rsidR="004F1562" w:rsidDel="003D032F">
          <w:delText>within the context of a standard Lotka-Volterra competition model</w:delText>
        </w:r>
        <w:r w:rsidR="007A3AB9" w:rsidDel="003D032F">
          <w:delText xml:space="preserve"> where </w:delText>
        </w:r>
        <w:r w:rsidR="00EB69C7" w:rsidDel="003D032F">
          <w:delText xml:space="preserve">per capita growth rate declines linearly with competition, and the effects of multiple competitors are summed to the get the aggregate </w:delText>
        </w:r>
        <w:r w:rsidR="00AE1DE1" w:rsidDel="003D032F">
          <w:delText xml:space="preserve">competitive </w:delText>
        </w:r>
        <w:r w:rsidR="00EB69C7" w:rsidDel="003D032F">
          <w:delText xml:space="preserve">effect </w:delText>
        </w:r>
        <w:r w:rsidR="00DC47EC" w:rsidDel="003D032F">
          <w:fldChar w:fldCharType="begin"/>
        </w:r>
      </w:del>
      <w:del w:id="192" w:author="Andy Kleinhesselink" w:date="2019-04-30T16:49:00Z">
        <w:r w:rsidR="00DA1F0D" w:rsidDel="00632744">
          <w:del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delInstrText>
        </w:r>
      </w:del>
      <w:del w:id="193" w:author="Andy Kleinhesselink" w:date="2019-05-01T14:39:00Z">
        <w:r w:rsidR="00DC47EC" w:rsidDel="003D032F">
          <w:fldChar w:fldCharType="separate"/>
        </w:r>
        <w:r w:rsidR="00DA1F0D" w:rsidDel="003D032F">
          <w:rPr>
            <w:noProof/>
          </w:rPr>
          <w:delText>(Vandermeer 1969)</w:delText>
        </w:r>
        <w:r w:rsidR="00DC47EC" w:rsidDel="003D032F">
          <w:fldChar w:fldCharType="end"/>
        </w:r>
        <w:r w:rsidR="007A2BB7" w:rsidDel="003D032F">
          <w:delText xml:space="preserve">. </w:delText>
        </w:r>
        <w:r w:rsidR="006D02EA" w:rsidDel="003D032F">
          <w:delText xml:space="preserve"> </w:delText>
        </w:r>
        <w:r w:rsidR="004B7D03" w:rsidDel="003D032F">
          <w:delText xml:space="preserve">Billick and Case </w:delText>
        </w:r>
        <w:r w:rsidR="004B7D03" w:rsidDel="003D032F">
          <w:fldChar w:fldCharType="begin"/>
        </w:r>
      </w:del>
      <w:del w:id="194" w:author="Andy Kleinhesselink" w:date="2019-04-30T16:49:00Z">
        <w:r w:rsidR="004B7D03" w:rsidDel="00632744">
          <w:del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delInstrText>
        </w:r>
      </w:del>
      <w:del w:id="195" w:author="Andy Kleinhesselink" w:date="2019-05-01T14:39:00Z">
        <w:r w:rsidR="004B7D03" w:rsidDel="003D032F">
          <w:fldChar w:fldCharType="separate"/>
        </w:r>
        <w:r w:rsidR="004B7D03" w:rsidDel="003D032F">
          <w:rPr>
            <w:noProof/>
          </w:rPr>
          <w:delText>(1994)</w:delText>
        </w:r>
        <w:r w:rsidR="004B7D03" w:rsidDel="003D032F">
          <w:fldChar w:fldCharType="end"/>
        </w:r>
        <w:r w:rsidR="004B7D03" w:rsidDel="003D032F">
          <w:delText xml:space="preserve"> </w:delText>
        </w:r>
      </w:del>
      <w:del w:id="196" w:author="Andy Kleinhesselink" w:date="2019-04-30T15:13:00Z">
        <w:r w:rsidR="004B7D03" w:rsidDel="00523384">
          <w:delText xml:space="preserve">attempted to </w:delText>
        </w:r>
      </w:del>
      <w:del w:id="197" w:author="Andy Kleinhesselink" w:date="2019-05-01T14:39:00Z">
        <w:r w:rsidR="004B7D03" w:rsidDel="003D032F">
          <w:delText>defin</w:delText>
        </w:r>
        <w:r w:rsidR="004F1562" w:rsidDel="003D032F">
          <w:delText>e</w:delText>
        </w:r>
        <w:r w:rsidR="004B7D03" w:rsidDel="003D032F">
          <w:delText xml:space="preserve"> HOIs </w:delText>
        </w:r>
        <w:r w:rsidR="004F1562" w:rsidDel="003D032F">
          <w:delText xml:space="preserve">more generally </w:delText>
        </w:r>
        <w:r w:rsidR="004B7D03" w:rsidDel="003D032F">
          <w:delText>as the presence of</w:delText>
        </w:r>
        <w:r w:rsidR="00DA1F0D" w:rsidDel="003D032F">
          <w:delText xml:space="preserve"> non-additive effects </w:delText>
        </w:r>
        <w:r w:rsidR="00852C69" w:rsidDel="003D032F">
          <w:delText>between species</w:delText>
        </w:r>
        <w:r w:rsidR="004B7E48" w:rsidDel="003D032F">
          <w:delText>,</w:delText>
        </w:r>
        <w:r w:rsidR="00852C69" w:rsidDel="003D032F">
          <w:delText xml:space="preserve"> </w:delText>
        </w:r>
        <w:r w:rsidR="00593B78" w:rsidDel="003D032F">
          <w:delText>but</w:delText>
        </w:r>
        <w:r w:rsidR="00852C69" w:rsidDel="003D032F">
          <w:delText xml:space="preserve"> this</w:delText>
        </w:r>
        <w:r w:rsidR="00593B78" w:rsidDel="003D032F">
          <w:delText xml:space="preserve"> definition</w:delText>
        </w:r>
        <w:r w:rsidR="00852C69" w:rsidDel="003D032F">
          <w:delText xml:space="preserve"> </w:delText>
        </w:r>
        <w:r w:rsidR="004F1562" w:rsidDel="003D032F">
          <w:delText xml:space="preserve">was itself </w:delText>
        </w:r>
        <w:r w:rsidR="003566DC" w:rsidDel="003D032F">
          <w:delText xml:space="preserve">viewed as </w:delText>
        </w:r>
        <w:r w:rsidR="004F1562" w:rsidDel="003D032F">
          <w:delText>problematic</w:delText>
        </w:r>
        <w:r w:rsidR="004B7E48" w:rsidDel="003D032F">
          <w:delText xml:space="preserve"> </w:delText>
        </w:r>
      </w:del>
      <w:r w:rsidR="00593B78">
        <w:fldChar w:fldCharType="begin"/>
      </w:r>
      <w:ins w:id="198" w:author="Andy Kleinhesselink" w:date="2019-05-01T14:39:00Z">
        <w:r w:rsidR="003D032F">
          <w:instrText xml:space="preserve"> ADDIN ZOTERO_ITEM CSL_CITATION {"citationID":"gmhYvDm9","properties":{"formattedCitation":"(1994)","plainCitation":"(1994)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F."}],"issued":{"date-parts":[["1994",9]]}},"suppress-author":true}],"schema":"https://github.com/citation-style-language/schema/raw/master/csl-citation.json"} </w:instrText>
        </w:r>
      </w:ins>
      <w:del w:id="199" w:author="Andy Kleinhesselink" w:date="2019-05-01T14:39:00Z">
        <w:r w:rsidR="003431F6" w:rsidDel="003D032F">
          <w:del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delInstrText>
        </w:r>
      </w:del>
      <w:r w:rsidR="00593B78">
        <w:fldChar w:fldCharType="separate"/>
      </w:r>
      <w:ins w:id="200" w:author="Andy Kleinhesselink" w:date="2019-05-01T14:39:00Z">
        <w:r w:rsidR="003D032F">
          <w:t>(1994)</w:t>
        </w:r>
      </w:ins>
      <w:del w:id="201" w:author="Andy Kleinhesselink" w:date="2019-05-01T14:39:00Z">
        <w:r w:rsidR="003431F6" w:rsidRPr="003D032F" w:rsidDel="003D032F">
          <w:delText>(Adler and Morris 1994)</w:delText>
        </w:r>
      </w:del>
      <w:r w:rsidR="00593B78">
        <w:fldChar w:fldCharType="end"/>
      </w:r>
      <w:r w:rsidR="003566DC">
        <w:t xml:space="preserve"> </w:t>
      </w:r>
      <w:ins w:id="202" w:author="Andy Kleinhesselink" w:date="2019-05-01T17:37:00Z">
        <w:r w:rsidR="007F340A">
          <w:t>provide</w:t>
        </w:r>
      </w:ins>
      <w:ins w:id="203" w:author="Andy Kleinhesselink" w:date="2019-05-13T14:58:00Z">
        <w:r w:rsidR="0046702B">
          <w:t>d the most concise and practical quantitative definition for HOI</w:t>
        </w:r>
      </w:ins>
      <w:ins w:id="204" w:author="Andy Kleinhesselink" w:date="2019-05-01T17:38:00Z">
        <w:r w:rsidR="007F340A">
          <w:t>s</w:t>
        </w:r>
      </w:ins>
      <w:ins w:id="205" w:author="Andy Kleinhesselink" w:date="2019-05-01T17:39:00Z">
        <w:r w:rsidR="007F340A">
          <w:t xml:space="preserve">.  Their goal was to </w:t>
        </w:r>
      </w:ins>
      <w:ins w:id="206" w:author="Andy Kleinhesselink" w:date="2019-05-01T16:34:00Z">
        <w:r w:rsidR="00F26F51">
          <w:t>“</w:t>
        </w:r>
        <w:r w:rsidR="00F26F51" w:rsidRPr="00F26F51">
          <w:t>distinguish simple non-additivity in the statistical sense from higher order interaction and interaction modification (IM) in the biological sense</w:t>
        </w:r>
        <w:r w:rsidR="00F26F51">
          <w:t xml:space="preserve">” </w:t>
        </w:r>
        <w:r w:rsidR="00F26F51">
          <w:fldChar w:fldCharType="begin"/>
        </w:r>
        <w:r w:rsidR="00F26F51">
          <w:instrText xml:space="preserve"> ADDIN ZOTERO_ITEM CSL_CITATION {"citationID":"TUSisbFT","properties":{"formattedCitation":"(Adler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ins>
      <w:r w:rsidR="00F26F51">
        <w:fldChar w:fldCharType="separate"/>
      </w:r>
      <w:ins w:id="207" w:author="Andy Kleinhesselink" w:date="2019-05-01T16:34:00Z">
        <w:r w:rsidR="00F26F51">
          <w:rPr>
            <w:noProof/>
          </w:rPr>
          <w:t>(Adler and Morris 1994)</w:t>
        </w:r>
        <w:r w:rsidR="00F26F51">
          <w:fldChar w:fldCharType="end"/>
        </w:r>
        <w:r w:rsidR="00F26F51">
          <w:t xml:space="preserve">. </w:t>
        </w:r>
      </w:ins>
      <w:ins w:id="208" w:author="Andy Kleinhesselink" w:date="2019-05-01T17:40:00Z">
        <w:r w:rsidR="007F340A">
          <w:t>Thus, the</w:t>
        </w:r>
      </w:ins>
      <w:ins w:id="209" w:author="Andy Kleinhesselink" w:date="2019-05-13T12:13:00Z">
        <w:r w:rsidR="00AE7000">
          <w:t>y sought a definition that did not automatically place non-linear models, or models with higher order terms,</w:t>
        </w:r>
      </w:ins>
      <w:ins w:id="210" w:author="Andy Kleinhesselink" w:date="2019-05-13T12:14:00Z">
        <w:r w:rsidR="00AE7000">
          <w:t xml:space="preserve"> in the same group as models with </w:t>
        </w:r>
      </w:ins>
      <w:ins w:id="211" w:author="Andy Kleinhesselink" w:date="2019-05-13T12:13:00Z">
        <w:r w:rsidR="00AE7000">
          <w:t>HOI</w:t>
        </w:r>
      </w:ins>
      <w:ins w:id="212" w:author="Andy Kleinhesselink" w:date="2019-05-13T12:14:00Z">
        <w:r w:rsidR="00AE7000">
          <w:t>s</w:t>
        </w:r>
      </w:ins>
      <w:ins w:id="213" w:author="Andy Kleinhesselink" w:date="2019-05-01T17:40:00Z">
        <w:r w:rsidR="007F340A">
          <w:t>. This di</w:t>
        </w:r>
      </w:ins>
      <w:ins w:id="214" w:author="Andy Kleinhesselink" w:date="2019-05-01T17:41:00Z">
        <w:r w:rsidR="007F340A">
          <w:t xml:space="preserve">stinction allows HOIs to retain a meaning that is </w:t>
        </w:r>
      </w:ins>
      <w:ins w:id="215" w:author="Andy Kleinhesselink" w:date="2019-05-13T14:59:00Z">
        <w:r w:rsidR="0046702B">
          <w:t xml:space="preserve">in line with the verbal understanding of </w:t>
        </w:r>
      </w:ins>
      <w:ins w:id="216" w:author="Andy Kleinhesselink" w:date="2019-05-01T17:41:00Z">
        <w:r w:rsidR="007F340A">
          <w:t>HOIs that most ecologists seem</w:t>
        </w:r>
      </w:ins>
      <w:ins w:id="217" w:author="Andy Kleinhesselink" w:date="2019-05-01T17:42:00Z">
        <w:r w:rsidR="007F340A">
          <w:t xml:space="preserve"> to have. </w:t>
        </w:r>
      </w:ins>
      <w:ins w:id="218" w:author="Andy Kleinhesselink" w:date="2019-05-01T17:41:00Z">
        <w:r w:rsidR="007F340A">
          <w:t xml:space="preserve"> </w:t>
        </w:r>
      </w:ins>
      <w:ins w:id="219" w:author="Andy Kleinhesselink" w:date="2019-05-01T17:42:00Z">
        <w:r w:rsidR="007F340A">
          <w:t xml:space="preserve">For Adler and Morris </w:t>
        </w:r>
      </w:ins>
      <w:ins w:id="220" w:author="Andy Kleinhesselink" w:date="2019-05-01T17:08:00Z">
        <w:r w:rsidR="00875FCF">
          <w:t xml:space="preserve">HOIs </w:t>
        </w:r>
      </w:ins>
      <w:ins w:id="221" w:author="Andy Kleinhesselink" w:date="2019-05-01T17:42:00Z">
        <w:r w:rsidR="007F340A">
          <w:t>are</w:t>
        </w:r>
      </w:ins>
      <w:ins w:id="222" w:author="Andy Kleinhesselink" w:date="2019-05-01T17:08:00Z">
        <w:r w:rsidR="00875FCF">
          <w:t xml:space="preserve"> the modification of “direct pairwise interactions</w:t>
        </w:r>
      </w:ins>
      <w:ins w:id="223" w:author="Andy Kleinhesselink" w:date="2019-05-01T17:07:00Z">
        <w:r w:rsidR="00875FCF">
          <w:t xml:space="preserve"> </w:t>
        </w:r>
      </w:ins>
      <w:ins w:id="224" w:author="Andy Kleinhesselink" w:date="2019-05-01T17:08:00Z">
        <w:r w:rsidR="00875FCF">
          <w:t xml:space="preserve">by the presence or density of another species.” </w:t>
        </w:r>
      </w:ins>
      <w:ins w:id="225" w:author="Andy Kleinhesselink" w:date="2019-05-01T17:39:00Z">
        <w:r w:rsidR="007F340A">
          <w:t xml:space="preserve"> </w:t>
        </w:r>
      </w:ins>
      <w:ins w:id="226" w:author="Andy Kleinhesselink" w:date="2019-05-01T17:11:00Z">
        <w:r w:rsidR="00875FCF">
          <w:t xml:space="preserve">They applied their definition specifically to </w:t>
        </w:r>
      </w:ins>
      <w:ins w:id="227" w:author="Andy Kleinhesselink" w:date="2019-05-01T17:10:00Z">
        <w:r w:rsidR="00875FCF">
          <w:t>density dependence of per capita population growth rates</w:t>
        </w:r>
      </w:ins>
      <w:ins w:id="228" w:author="Andy Kleinhesselink" w:date="2019-05-01T17:42:00Z">
        <w:r w:rsidR="007F340A">
          <w:t xml:space="preserve">, </w:t>
        </w:r>
      </w:ins>
      <w:ins w:id="229" w:author="Andy Kleinhesselink" w:date="2019-05-01T17:15:00Z">
        <w:r w:rsidR="00875FCF">
          <w:t>start</w:t>
        </w:r>
      </w:ins>
      <w:ins w:id="230" w:author="Andy Kleinhesselink" w:date="2019-05-01T17:42:00Z">
        <w:r w:rsidR="007F340A">
          <w:t>ing</w:t>
        </w:r>
      </w:ins>
      <w:ins w:id="231" w:author="Andy Kleinhesselink" w:date="2019-05-01T17:15:00Z">
        <w:r w:rsidR="00875FCF">
          <w:t xml:space="preserve"> with the</w:t>
        </w:r>
      </w:ins>
      <w:ins w:id="232" w:author="Andy Kleinhesselink" w:date="2019-05-01T17:14:00Z">
        <w:r w:rsidR="00875FCF">
          <w:t xml:space="preserve"> following differential equation,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75FCF" w:rsidRPr="006B2FC8" w14:paraId="293A94C4" w14:textId="77777777" w:rsidTr="007D58B1">
        <w:trPr>
          <w:trHeight w:val="503"/>
          <w:ins w:id="233" w:author="Andy Kleinhesselink" w:date="2019-05-01T17:11:00Z"/>
        </w:trPr>
        <w:tc>
          <w:tcPr>
            <w:tcW w:w="918" w:type="dxa"/>
            <w:vAlign w:val="center"/>
          </w:tcPr>
          <w:p w14:paraId="21BDEE66" w14:textId="77777777" w:rsidR="00875FCF" w:rsidRPr="006B2FC8" w:rsidRDefault="00875FCF" w:rsidP="007D58B1">
            <w:pPr>
              <w:spacing w:after="202"/>
              <w:ind w:firstLine="0"/>
              <w:contextualSpacing/>
              <w:jc w:val="center"/>
              <w:rPr>
                <w:ins w:id="234" w:author="Andy Kleinhesselink" w:date="2019-05-01T17:11:00Z"/>
              </w:rPr>
            </w:pPr>
          </w:p>
        </w:tc>
        <w:tc>
          <w:tcPr>
            <w:tcW w:w="7200" w:type="dxa"/>
            <w:vAlign w:val="center"/>
          </w:tcPr>
          <w:p w14:paraId="0E6F8E8F" w14:textId="6D41CCED" w:rsidR="00875FCF" w:rsidRPr="006B2FC8" w:rsidRDefault="00125A8C" w:rsidP="007D58B1">
            <w:pPr>
              <w:spacing w:after="202"/>
              <w:contextualSpacing/>
              <w:jc w:val="center"/>
              <w:rPr>
                <w:ins w:id="235" w:author="Andy Kleinhesselink" w:date="2019-05-01T17:11:00Z"/>
              </w:rPr>
            </w:pPr>
            <m:oMathPara>
              <m:oMath>
                <m:f>
                  <m:fPr>
                    <m:ctrlPr>
                      <w:ins w:id="236" w:author="Andy Kleinhesselink" w:date="2019-05-01T17:13:00Z">
                        <w:rPr>
                          <w:rFonts w:ascii="Cambria Math" w:hAnsi="Cambria Math"/>
                          <w:i/>
                        </w:rPr>
                      </w:ins>
                    </m:ctrlPr>
                  </m:fPr>
                  <m:num>
                    <m:r>
                      <w:ins w:id="237" w:author="Andy Kleinhesselink" w:date="2019-05-01T17:13:00Z">
                        <w:rPr>
                          <w:rFonts w:ascii="Cambria Math" w:hAnsi="Cambria Math"/>
                        </w:rPr>
                        <m:t>1</m:t>
                      </w:ins>
                    </m:r>
                  </m:num>
                  <m:den>
                    <m:sSub>
                      <m:sSubPr>
                        <m:ctrlPr>
                          <w:ins w:id="238" w:author="Andy Kleinhesselink" w:date="2019-05-01T17:14:00Z">
                            <w:rPr>
                              <w:rFonts w:ascii="Cambria Math" w:hAnsi="Cambria Math"/>
                              <w:i/>
                            </w:rPr>
                          </w:ins>
                        </m:ctrlPr>
                      </m:sSubPr>
                      <m:e>
                        <m:r>
                          <w:ins w:id="239" w:author="Andy Kleinhesselink" w:date="2019-05-01T17:13:00Z">
                            <w:rPr>
                              <w:rFonts w:ascii="Cambria Math" w:hAnsi="Cambria Math"/>
                            </w:rPr>
                            <m:t>n</m:t>
                          </w:ins>
                        </m:r>
                      </m:e>
                      <m:sub>
                        <m:r>
                          <w:ins w:id="240" w:author="Andy Kleinhesselink" w:date="2019-05-01T17:23:00Z">
                            <w:rPr>
                              <w:rFonts w:ascii="Cambria Math" w:hAnsi="Cambria Math"/>
                            </w:rPr>
                            <m:t>i</m:t>
                          </w:ins>
                        </m:r>
                      </m:sub>
                    </m:sSub>
                  </m:den>
                </m:f>
                <m:f>
                  <m:fPr>
                    <m:ctrlPr>
                      <w:ins w:id="241" w:author="Andy Kleinhesselink" w:date="2019-05-01T17:12:00Z">
                        <w:rPr>
                          <w:rFonts w:ascii="Cambria Math" w:hAnsi="Cambria Math"/>
                          <w:i/>
                        </w:rPr>
                      </w:ins>
                    </m:ctrlPr>
                  </m:fPr>
                  <m:num>
                    <m:r>
                      <w:ins w:id="242" w:author="Andy Kleinhesselink" w:date="2019-05-01T17:12:00Z">
                        <w:rPr>
                          <w:rFonts w:ascii="Cambria Math" w:hAnsi="Cambria Math"/>
                        </w:rPr>
                        <m:t>d</m:t>
                      </w:ins>
                    </m:r>
                    <m:sSub>
                      <m:sSubPr>
                        <m:ctrlPr>
                          <w:ins w:id="243" w:author="Andy Kleinhesselink" w:date="2019-05-01T17:14:00Z">
                            <w:rPr>
                              <w:rFonts w:ascii="Cambria Math" w:hAnsi="Cambria Math"/>
                              <w:i/>
                            </w:rPr>
                          </w:ins>
                        </m:ctrlPr>
                      </m:sSubPr>
                      <m:e>
                        <m:r>
                          <w:ins w:id="244" w:author="Andy Kleinhesselink" w:date="2019-05-01T17:12:00Z">
                            <w:rPr>
                              <w:rFonts w:ascii="Cambria Math" w:hAnsi="Cambria Math"/>
                            </w:rPr>
                            <m:t>n</m:t>
                          </w:ins>
                        </m:r>
                      </m:e>
                      <m:sub>
                        <m:r>
                          <w:ins w:id="245" w:author="Andy Kleinhesselink" w:date="2019-05-01T17:23:00Z">
                            <w:rPr>
                              <w:rFonts w:ascii="Cambria Math" w:hAnsi="Cambria Math"/>
                            </w:rPr>
                            <m:t>i</m:t>
                          </w:ins>
                        </m:r>
                      </m:sub>
                    </m:sSub>
                  </m:num>
                  <m:den>
                    <m:r>
                      <w:ins w:id="246" w:author="Andy Kleinhesselink" w:date="2019-05-01T17:12:00Z">
                        <w:rPr>
                          <w:rFonts w:ascii="Cambria Math" w:hAnsi="Cambria Math"/>
                        </w:rPr>
                        <m:t>dt</m:t>
                      </w:ins>
                    </m:r>
                  </m:den>
                </m:f>
                <m:r>
                  <w:ins w:id="247" w:author="Andy Kleinhesselink" w:date="2019-05-01T17:11:00Z">
                    <w:rPr>
                      <w:rFonts w:ascii="Cambria Math" w:hAnsi="Cambria Math"/>
                    </w:rPr>
                    <m:t>=</m:t>
                  </w:ins>
                </m:r>
                <m:sSub>
                  <m:sSubPr>
                    <m:ctrlPr>
                      <w:ins w:id="248" w:author="Andy Kleinhesselink" w:date="2019-05-13T12:15:00Z">
                        <w:rPr>
                          <w:rFonts w:ascii="Cambria Math" w:hAnsi="Cambria Math"/>
                          <w:i/>
                        </w:rPr>
                      </w:ins>
                    </m:ctrlPr>
                  </m:sSubPr>
                  <m:e>
                    <m:r>
                      <w:ins w:id="249" w:author="Andy Kleinhesselink" w:date="2019-05-01T17:12:00Z">
                        <w:rPr>
                          <w:rFonts w:ascii="Cambria Math" w:hAnsi="Cambria Math"/>
                        </w:rPr>
                        <m:t>F</m:t>
                      </w:ins>
                    </m:r>
                  </m:e>
                  <m:sub>
                    <m:r>
                      <w:ins w:id="250" w:author="Andy Kleinhesselink" w:date="2019-05-13T12:15:00Z">
                        <w:rPr>
                          <w:rFonts w:ascii="Cambria Math" w:hAnsi="Cambria Math"/>
                        </w:rPr>
                        <m:t>i</m:t>
                      </w:ins>
                    </m:r>
                  </m:sub>
                </m:sSub>
                <m:d>
                  <m:dPr>
                    <m:ctrlPr>
                      <w:ins w:id="251" w:author="Andy Kleinhesselink" w:date="2019-05-01T17:11:00Z">
                        <w:rPr>
                          <w:rFonts w:ascii="Cambria Math" w:hAnsi="Cambria Math"/>
                          <w:i/>
                        </w:rPr>
                      </w:ins>
                    </m:ctrlPr>
                  </m:dPr>
                  <m:e>
                    <m:sSub>
                      <m:sSubPr>
                        <m:ctrlPr>
                          <w:ins w:id="252" w:author="Andy Kleinhesselink" w:date="2019-05-01T17:13:00Z">
                            <w:rPr>
                              <w:rFonts w:ascii="Cambria Math" w:hAnsi="Cambria Math"/>
                              <w:i/>
                            </w:rPr>
                          </w:ins>
                        </m:ctrlPr>
                      </m:sSubPr>
                      <m:e>
                        <m:r>
                          <w:ins w:id="253" w:author="Andy Kleinhesselink" w:date="2019-05-01T17:13:00Z">
                            <w:rPr>
                              <w:rFonts w:ascii="Cambria Math" w:hAnsi="Cambria Math"/>
                            </w:rPr>
                            <m:t>n</m:t>
                          </w:ins>
                        </m:r>
                      </m:e>
                      <m:sub>
                        <m:r>
                          <w:ins w:id="254" w:author="Andy Kleinhesselink" w:date="2019-05-01T17:23:00Z">
                            <w:rPr>
                              <w:rFonts w:ascii="Cambria Math" w:hAnsi="Cambria Math"/>
                            </w:rPr>
                            <m:t>i</m:t>
                          </w:ins>
                        </m:r>
                      </m:sub>
                    </m:sSub>
                    <m:r>
                      <w:ins w:id="255" w:author="Andy Kleinhesselink" w:date="2019-05-01T17:13:00Z">
                        <w:rPr>
                          <w:rFonts w:ascii="Cambria Math" w:hAnsi="Cambria Math"/>
                        </w:rPr>
                        <m:t>,…</m:t>
                      </w:ins>
                    </m:r>
                    <m:sSub>
                      <m:sSubPr>
                        <m:ctrlPr>
                          <w:ins w:id="256" w:author="Andy Kleinhesselink" w:date="2019-05-01T17:13:00Z">
                            <w:rPr>
                              <w:rFonts w:ascii="Cambria Math" w:hAnsi="Cambria Math"/>
                              <w:i/>
                            </w:rPr>
                          </w:ins>
                        </m:ctrlPr>
                      </m:sSubPr>
                      <m:e>
                        <m:r>
                          <w:ins w:id="257" w:author="Andy Kleinhesselink" w:date="2019-05-01T17:13:00Z">
                            <w:rPr>
                              <w:rFonts w:ascii="Cambria Math" w:hAnsi="Cambria Math"/>
                            </w:rPr>
                            <m:t>,n</m:t>
                          </w:ins>
                        </m:r>
                      </m:e>
                      <m:sub>
                        <m:r>
                          <w:ins w:id="258" w:author="Andy Kleinhesselink" w:date="2019-05-01T17:13:00Z">
                            <w:rPr>
                              <w:rFonts w:ascii="Cambria Math" w:hAnsi="Cambria Math"/>
                            </w:rPr>
                            <m:t>m</m:t>
                          </w:ins>
                        </m:r>
                      </m:sub>
                    </m:sSub>
                  </m:e>
                </m:d>
                <m:r>
                  <w:ins w:id="259" w:author="Andy Kleinhesselink" w:date="2019-05-01T17:11:00Z">
                    <w:rPr>
                      <w:rFonts w:ascii="Cambria Math" w:hAnsi="Cambria Math"/>
                    </w:rPr>
                    <m:t>,</m:t>
                  </w:ins>
                </m:r>
              </m:oMath>
            </m:oMathPara>
          </w:p>
        </w:tc>
        <w:tc>
          <w:tcPr>
            <w:tcW w:w="738" w:type="dxa"/>
            <w:vAlign w:val="center"/>
          </w:tcPr>
          <w:p w14:paraId="68BCACB5" w14:textId="77777777" w:rsidR="00875FCF" w:rsidRPr="006B2FC8" w:rsidRDefault="00875FCF" w:rsidP="007D58B1">
            <w:pPr>
              <w:spacing w:after="202"/>
              <w:ind w:firstLine="0"/>
              <w:contextualSpacing/>
              <w:jc w:val="center"/>
              <w:rPr>
                <w:ins w:id="260" w:author="Andy Kleinhesselink" w:date="2019-05-01T17:11:00Z"/>
              </w:rPr>
            </w:pPr>
            <w:ins w:id="261" w:author="Andy Kleinhesselink" w:date="2019-05-01T17:11:00Z">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1</w:t>
              </w:r>
              <w:r w:rsidRPr="006B2FC8">
                <w:rPr>
                  <w:noProof/>
                </w:rPr>
                <w:fldChar w:fldCharType="end"/>
              </w:r>
              <w:r w:rsidRPr="006B2FC8">
                <w:t>)</w:t>
              </w:r>
            </w:ins>
          </w:p>
        </w:tc>
      </w:tr>
    </w:tbl>
    <w:p w14:paraId="58D4ED6D" w14:textId="04FF473B" w:rsidR="00F26F51" w:rsidRDefault="00875FCF" w:rsidP="00875FCF">
      <w:pPr>
        <w:spacing w:after="202"/>
        <w:ind w:firstLine="0"/>
        <w:contextualSpacing/>
        <w:rPr>
          <w:ins w:id="262" w:author="Andy Kleinhesselink" w:date="2019-05-01T17:25:00Z"/>
        </w:rPr>
      </w:pPr>
      <w:ins w:id="263" w:author="Andy Kleinhesselink" w:date="2019-05-01T17:15:00Z">
        <w:r>
          <w:t xml:space="preserve">where the per capita population growth rate of species </w:t>
        </w:r>
      </w:ins>
      <w:proofErr w:type="spellStart"/>
      <w:ins w:id="264" w:author="Andy Kleinhesselink" w:date="2019-05-01T17:23:00Z">
        <w:r w:rsidR="007D58B1" w:rsidRPr="0046702B">
          <w:rPr>
            <w:i/>
            <w:rPrChange w:id="265" w:author="Andy Kleinhesselink" w:date="2019-05-13T14:59:00Z">
              <w:rPr/>
            </w:rPrChange>
          </w:rPr>
          <w:t>i</w:t>
        </w:r>
      </w:ins>
      <w:proofErr w:type="spellEnd"/>
      <w:ins w:id="266" w:author="Andy Kleinhesselink" w:date="2019-05-01T17:15:00Z">
        <w:r>
          <w:t xml:space="preserve"> is a function</w:t>
        </w:r>
      </w:ins>
      <w:ins w:id="267" w:author="Andy Kleinhesselink" w:date="2019-05-01T17:17:00Z">
        <w:r w:rsidR="007D58B1">
          <w:t xml:space="preserve">, </w:t>
        </w:r>
        <w:r w:rsidR="007D58B1" w:rsidRPr="0046702B">
          <w:rPr>
            <w:i/>
            <w:rPrChange w:id="268" w:author="Andy Kleinhesselink" w:date="2019-05-13T14:59:00Z">
              <w:rPr/>
            </w:rPrChange>
          </w:rPr>
          <w:t>F</w:t>
        </w:r>
      </w:ins>
      <w:ins w:id="269" w:author="Andy Kleinhesselink" w:date="2019-05-01T17:23:00Z">
        <w:r w:rsidR="007D58B1" w:rsidRPr="0046702B">
          <w:rPr>
            <w:i/>
            <w:vertAlign w:val="subscript"/>
            <w:rPrChange w:id="270" w:author="Andy Kleinhesselink" w:date="2019-05-13T14:59:00Z">
              <w:rPr/>
            </w:rPrChange>
          </w:rPr>
          <w:t>i</w:t>
        </w:r>
      </w:ins>
      <w:ins w:id="271" w:author="Andy Kleinhesselink" w:date="2019-05-01T17:17:00Z">
        <w:r w:rsidR="007D58B1">
          <w:t>,</w:t>
        </w:r>
      </w:ins>
      <w:ins w:id="272" w:author="Andy Kleinhesselink" w:date="2019-05-01T17:15:00Z">
        <w:r>
          <w:t xml:space="preserve"> of </w:t>
        </w:r>
      </w:ins>
      <w:ins w:id="273" w:author="Andy Kleinhesselink" w:date="2019-05-01T17:16:00Z">
        <w:r w:rsidR="007D58B1">
          <w:t xml:space="preserve">all other </w:t>
        </w:r>
        <w:r w:rsidR="007D58B1" w:rsidRPr="0046702B">
          <w:rPr>
            <w:i/>
            <w:rPrChange w:id="274" w:author="Andy Kleinhesselink" w:date="2019-05-13T15:00:00Z">
              <w:rPr/>
            </w:rPrChange>
          </w:rPr>
          <w:t>m</w:t>
        </w:r>
        <w:r w:rsidR="007D58B1">
          <w:t xml:space="preserve"> species densities in the community including itself. </w:t>
        </w:r>
      </w:ins>
      <w:ins w:id="275" w:author="Andy Kleinhesselink" w:date="2019-05-01T17:17:00Z">
        <w:r w:rsidR="007D58B1">
          <w:t xml:space="preserve"> </w:t>
        </w:r>
      </w:ins>
      <w:ins w:id="276" w:author="Andy Kleinhesselink" w:date="2019-05-01T17:20:00Z">
        <w:r w:rsidR="007D58B1">
          <w:t xml:space="preserve">The question, is whether the function </w:t>
        </w:r>
        <w:r w:rsidR="007D58B1" w:rsidRPr="0046702B">
          <w:rPr>
            <w:i/>
            <w:rPrChange w:id="277" w:author="Andy Kleinhesselink" w:date="2019-05-13T15:00:00Z">
              <w:rPr/>
            </w:rPrChange>
          </w:rPr>
          <w:t>F</w:t>
        </w:r>
      </w:ins>
      <w:ins w:id="278" w:author="Andy Kleinhesselink" w:date="2019-05-01T17:23:00Z">
        <w:r w:rsidR="007D58B1" w:rsidRPr="0046702B">
          <w:rPr>
            <w:i/>
            <w:vertAlign w:val="subscript"/>
            <w:rPrChange w:id="279" w:author="Andy Kleinhesselink" w:date="2019-05-13T15:00:00Z">
              <w:rPr/>
            </w:rPrChange>
          </w:rPr>
          <w:t>i</w:t>
        </w:r>
      </w:ins>
      <w:ins w:id="280" w:author="Andy Kleinhesselink" w:date="2019-05-01T17:20:00Z">
        <w:r w:rsidR="007D58B1">
          <w:t xml:space="preserve"> involves HOIs.  They argue that this cannot be assessed by simply tes</w:t>
        </w:r>
      </w:ins>
      <w:ins w:id="281" w:author="Andy Kleinhesselink" w:date="2019-05-01T17:21:00Z">
        <w:r w:rsidR="007D58B1">
          <w:t xml:space="preserve">ting whether </w:t>
        </w:r>
        <w:r w:rsidR="007D58B1" w:rsidRPr="0046702B">
          <w:rPr>
            <w:i/>
            <w:rPrChange w:id="282" w:author="Andy Kleinhesselink" w:date="2019-05-13T15:00:00Z">
              <w:rPr/>
            </w:rPrChange>
          </w:rPr>
          <w:t>F</w:t>
        </w:r>
      </w:ins>
      <w:ins w:id="283" w:author="Andy Kleinhesselink" w:date="2019-05-01T17:24:00Z">
        <w:r w:rsidR="007D58B1" w:rsidRPr="0046702B">
          <w:rPr>
            <w:i/>
            <w:vertAlign w:val="subscript"/>
            <w:rPrChange w:id="284" w:author="Andy Kleinhesselink" w:date="2019-05-13T15:00:00Z">
              <w:rPr>
                <w:vertAlign w:val="subscript"/>
              </w:rPr>
            </w:rPrChange>
          </w:rPr>
          <w:t>i</w:t>
        </w:r>
      </w:ins>
      <w:ins w:id="285" w:author="Andy Kleinhesselink" w:date="2019-05-01T17:21:00Z">
        <w:r w:rsidR="007D58B1">
          <w:t xml:space="preserve"> is non-linear.  Rather </w:t>
        </w:r>
      </w:ins>
      <w:ins w:id="286" w:author="Andy Kleinhesselink" w:date="2019-05-01T17:43:00Z">
        <w:r w:rsidR="007F340A">
          <w:t xml:space="preserve">the presence of </w:t>
        </w:r>
      </w:ins>
      <w:ins w:id="287" w:author="Andy Kleinhesselink" w:date="2019-05-01T17:24:00Z">
        <w:r w:rsidR="007D58B1">
          <w:t xml:space="preserve">HOIs </w:t>
        </w:r>
      </w:ins>
      <w:ins w:id="288" w:author="Andy Kleinhesselink" w:date="2019-05-01T17:43:00Z">
        <w:r w:rsidR="007F340A">
          <w:t xml:space="preserve">requires </w:t>
        </w:r>
      </w:ins>
      <w:ins w:id="289" w:author="Andy Kleinhesselink" w:date="2019-05-01T17:24:00Z">
        <w:r w:rsidR="007D58B1">
          <w:t xml:space="preserve">taking </w:t>
        </w:r>
      </w:ins>
      <w:ins w:id="290" w:author="Andy Kleinhesselink" w:date="2019-05-01T17:23:00Z">
        <w:r w:rsidR="007D58B1">
          <w:t xml:space="preserve">the partial derivative of </w:t>
        </w:r>
        <w:r w:rsidR="007D58B1" w:rsidRPr="0046702B">
          <w:rPr>
            <w:i/>
            <w:rPrChange w:id="291" w:author="Andy Kleinhesselink" w:date="2019-05-13T15:00:00Z">
              <w:rPr/>
            </w:rPrChange>
          </w:rPr>
          <w:t>F</w:t>
        </w:r>
      </w:ins>
      <w:ins w:id="292" w:author="Andy Kleinhesselink" w:date="2019-05-01T17:24:00Z">
        <w:r w:rsidR="007D58B1" w:rsidRPr="0046702B">
          <w:rPr>
            <w:i/>
            <w:vertAlign w:val="subscript"/>
            <w:rPrChange w:id="293" w:author="Andy Kleinhesselink" w:date="2019-05-13T15:00:00Z">
              <w:rPr/>
            </w:rPrChange>
          </w:rPr>
          <w:t>i</w:t>
        </w:r>
      </w:ins>
      <w:ins w:id="294" w:author="Andy Kleinhesselink" w:date="2019-05-01T17:22:00Z">
        <w:r w:rsidR="007D58B1">
          <w:t xml:space="preserve"> </w:t>
        </w:r>
      </w:ins>
      <w:ins w:id="295" w:author="Andy Kleinhesselink" w:date="2019-05-01T17:24:00Z">
        <w:r w:rsidR="007D58B1">
          <w:t>with respect to the density of some species</w:t>
        </w:r>
        <w:r w:rsidR="007D58B1" w:rsidRPr="0046702B">
          <w:rPr>
            <w:i/>
            <w:rPrChange w:id="296" w:author="Andy Kleinhesselink" w:date="2019-05-13T15:00:00Z">
              <w:rPr/>
            </w:rPrChange>
          </w:rPr>
          <w:t xml:space="preserve"> j</w:t>
        </w:r>
        <w:r w:rsidR="007D58B1">
          <w:t xml:space="preserve"> and assessing whether </w:t>
        </w:r>
      </w:ins>
      <w:ins w:id="297" w:author="Andy Kleinhesselink" w:date="2019-05-01T17:25:00Z">
        <w:r w:rsidR="007D58B1">
          <w:t xml:space="preserve">this partial derivative </w:t>
        </w:r>
      </w:ins>
      <w:ins w:id="298" w:author="Andy Kleinhesselink" w:date="2019-05-01T18:12:00Z">
        <w:r w:rsidR="00B9629F">
          <w:t>involves only the function</w:t>
        </w:r>
        <w:r w:rsidR="00B9629F" w:rsidRPr="0046702B">
          <w:rPr>
            <w:i/>
            <w:rPrChange w:id="299" w:author="Andy Kleinhesselink" w:date="2019-05-13T15:00:00Z">
              <w:rPr/>
            </w:rPrChange>
          </w:rPr>
          <w:t xml:space="preserve"> F</w:t>
        </w:r>
        <w:r w:rsidR="00B9629F" w:rsidRPr="0046702B">
          <w:rPr>
            <w:i/>
            <w:vertAlign w:val="subscript"/>
            <w:rPrChange w:id="300" w:author="Andy Kleinhesselink" w:date="2019-05-13T15:00:00Z">
              <w:rPr/>
            </w:rPrChange>
          </w:rPr>
          <w:t>i</w:t>
        </w:r>
        <w:r w:rsidR="00B9629F">
          <w:t xml:space="preserve"> </w:t>
        </w:r>
      </w:ins>
      <w:ins w:id="301" w:author="Andy Kleinhesselink" w:date="2019-05-01T18:13:00Z">
        <w:r w:rsidR="00B9629F">
          <w:t>itself</w:t>
        </w:r>
      </w:ins>
      <w:ins w:id="302" w:author="Andy Kleinhesselink" w:date="2019-05-13T15:00:00Z">
        <w:r w:rsidR="0046702B">
          <w:t xml:space="preserve"> and </w:t>
        </w:r>
      </w:ins>
      <w:ins w:id="303" w:author="Andy Kleinhesselink" w:date="2019-05-01T18:13:00Z">
        <w:r w:rsidR="00B9629F">
          <w:t xml:space="preserve">the densities of species </w:t>
        </w:r>
        <w:proofErr w:type="spellStart"/>
        <w:r w:rsidR="00B9629F" w:rsidRPr="0046702B">
          <w:rPr>
            <w:i/>
            <w:rPrChange w:id="304" w:author="Andy Kleinhesselink" w:date="2019-05-13T15:00:00Z">
              <w:rPr/>
            </w:rPrChange>
          </w:rPr>
          <w:t>i</w:t>
        </w:r>
        <w:proofErr w:type="spellEnd"/>
        <w:r w:rsidR="00B9629F">
          <w:t xml:space="preserve"> and </w:t>
        </w:r>
        <w:r w:rsidR="00B9629F" w:rsidRPr="0046702B">
          <w:rPr>
            <w:i/>
            <w:rPrChange w:id="305" w:author="Andy Kleinhesselink" w:date="2019-05-13T15:01:00Z">
              <w:rPr/>
            </w:rPrChange>
          </w:rPr>
          <w:t>j</w:t>
        </w:r>
      </w:ins>
      <w:ins w:id="306" w:author="Andy Kleinhesselink" w:date="2019-05-01T17:43:00Z">
        <w:r w:rsidR="007F340A">
          <w:t xml:space="preserve">.  If </w:t>
        </w:r>
      </w:ins>
      <w:ins w:id="307" w:author="Andy Kleinhesselink" w:date="2019-05-13T15:01:00Z">
        <w:r w:rsidR="0046702B">
          <w:t>the partial derivative can be expressed this way</w:t>
        </w:r>
      </w:ins>
      <w:ins w:id="308" w:author="Andy Kleinhesselink" w:date="2019-05-01T18:13:00Z">
        <w:r w:rsidR="00B9629F">
          <w:t xml:space="preserve"> then there are no HOIs </w:t>
        </w:r>
      </w:ins>
      <w:ins w:id="309" w:author="Andy Kleinhesselink" w:date="2019-05-01T17:44:00Z">
        <w:r w:rsidR="007F340A">
          <w:t xml:space="preserve">affecting the interaction between species </w:t>
        </w:r>
        <w:proofErr w:type="spellStart"/>
        <w:r w:rsidR="007F340A" w:rsidRPr="00424597">
          <w:rPr>
            <w:i/>
            <w:rPrChange w:id="310" w:author="Andy Kleinhesselink" w:date="2019-05-01T17:47:00Z">
              <w:rPr/>
            </w:rPrChange>
          </w:rPr>
          <w:t>i</w:t>
        </w:r>
        <w:proofErr w:type="spellEnd"/>
        <w:r w:rsidR="007F340A">
          <w:t xml:space="preserve"> and </w:t>
        </w:r>
        <w:r w:rsidR="007F340A" w:rsidRPr="0046702B">
          <w:rPr>
            <w:i/>
            <w:rPrChange w:id="311" w:author="Andy Kleinhesselink" w:date="2019-05-13T15:01:00Z">
              <w:rPr/>
            </w:rPrChange>
          </w:rPr>
          <w:t>j</w:t>
        </w:r>
      </w:ins>
      <w:ins w:id="312" w:author="Andy Kleinhesselink" w:date="2019-05-01T18:13:00Z">
        <w:r w:rsidR="00B9629F">
          <w:t xml:space="preserve">.   </w:t>
        </w:r>
      </w:ins>
      <w:ins w:id="313" w:author="Andy Kleinhesselink" w:date="2019-05-01T18:14:00Z">
        <w:r w:rsidR="005D4AF7">
          <w:t xml:space="preserve">On the other hand, if the partial derivative does involve the density of another species </w:t>
        </w:r>
        <w:r w:rsidR="005D4AF7" w:rsidRPr="005D4AF7">
          <w:rPr>
            <w:i/>
            <w:rPrChange w:id="314" w:author="Andy Kleinhesselink" w:date="2019-05-01T18:15:00Z">
              <w:rPr/>
            </w:rPrChange>
          </w:rPr>
          <w:t>k</w:t>
        </w:r>
        <w:r w:rsidR="005D4AF7">
          <w:t xml:space="preserve">, then there is an HOI.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
        <w:gridCol w:w="4318"/>
        <w:gridCol w:w="3173"/>
        <w:gridCol w:w="607"/>
      </w:tblGrid>
      <w:tr w:rsidR="009A13BD" w:rsidRPr="006B2FC8" w14:paraId="72A58CCB" w14:textId="77777777" w:rsidTr="00E57340">
        <w:trPr>
          <w:trHeight w:val="503"/>
          <w:ins w:id="315" w:author="Andy Kleinhesselink" w:date="2019-05-01T17:25:00Z"/>
        </w:trPr>
        <w:tc>
          <w:tcPr>
            <w:tcW w:w="542" w:type="dxa"/>
            <w:vAlign w:val="center"/>
          </w:tcPr>
          <w:p w14:paraId="2B048821" w14:textId="77777777" w:rsidR="009A13BD" w:rsidRPr="006B2FC8" w:rsidRDefault="009A13BD" w:rsidP="007D58B1">
            <w:pPr>
              <w:spacing w:after="202"/>
              <w:ind w:firstLine="0"/>
              <w:contextualSpacing/>
              <w:jc w:val="center"/>
              <w:rPr>
                <w:ins w:id="316" w:author="Andy Kleinhesselink" w:date="2019-05-01T17:25:00Z"/>
              </w:rPr>
            </w:pPr>
          </w:p>
        </w:tc>
        <w:tc>
          <w:tcPr>
            <w:tcW w:w="4318" w:type="dxa"/>
          </w:tcPr>
          <w:p w14:paraId="0D1F99A3" w14:textId="7D31A067" w:rsidR="009A13BD" w:rsidRDefault="00125A8C" w:rsidP="007D58B1">
            <w:pPr>
              <w:spacing w:after="202"/>
              <w:contextualSpacing/>
              <w:jc w:val="center"/>
              <w:rPr>
                <w:ins w:id="317" w:author="Andy Kleinhesselink" w:date="2019-05-01T17:28:00Z"/>
                <w:rFonts w:eastAsia="Cambria" w:cs="Cambria"/>
              </w:rPr>
            </w:pPr>
            <m:oMathPara>
              <m:oMath>
                <m:f>
                  <m:fPr>
                    <m:ctrlPr>
                      <w:ins w:id="318" w:author="Andy Kleinhesselink" w:date="2019-05-01T17:28:00Z">
                        <w:rPr>
                          <w:rFonts w:ascii="Cambria Math" w:hAnsi="Cambria Math"/>
                          <w:i/>
                        </w:rPr>
                      </w:ins>
                    </m:ctrlPr>
                  </m:fPr>
                  <m:num>
                    <m:r>
                      <w:ins w:id="319" w:author="Andy Kleinhesselink" w:date="2019-05-01T17:28:00Z">
                        <w:rPr>
                          <w:rFonts w:ascii="Cambria Math" w:hAnsi="Cambria Math"/>
                        </w:rPr>
                        <m:t>∂</m:t>
                      </w:ins>
                    </m:r>
                    <m:sSub>
                      <m:sSubPr>
                        <m:ctrlPr>
                          <w:ins w:id="320" w:author="Andy Kleinhesselink" w:date="2019-05-01T17:28:00Z">
                            <w:rPr>
                              <w:rFonts w:ascii="Cambria Math" w:hAnsi="Cambria Math"/>
                              <w:i/>
                            </w:rPr>
                          </w:ins>
                        </m:ctrlPr>
                      </m:sSubPr>
                      <m:e>
                        <m:r>
                          <w:ins w:id="321" w:author="Andy Kleinhesselink" w:date="2019-05-01T17:28:00Z">
                            <w:rPr>
                              <w:rFonts w:ascii="Cambria Math" w:hAnsi="Cambria Math"/>
                            </w:rPr>
                            <m:t>F</m:t>
                          </w:ins>
                        </m:r>
                      </m:e>
                      <m:sub>
                        <m:r>
                          <w:ins w:id="322" w:author="Andy Kleinhesselink" w:date="2019-05-01T17:28:00Z">
                            <w:rPr>
                              <w:rFonts w:ascii="Cambria Math" w:hAnsi="Cambria Math"/>
                            </w:rPr>
                            <m:t>i</m:t>
                          </w:ins>
                        </m:r>
                      </m:sub>
                    </m:sSub>
                  </m:num>
                  <m:den>
                    <m:r>
                      <w:ins w:id="323" w:author="Andy Kleinhesselink" w:date="2019-05-01T17:28:00Z">
                        <w:rPr>
                          <w:rFonts w:ascii="Cambria Math" w:hAnsi="Cambria Math"/>
                        </w:rPr>
                        <m:t>∂</m:t>
                      </w:ins>
                    </m:r>
                    <m:sSub>
                      <m:sSubPr>
                        <m:ctrlPr>
                          <w:ins w:id="324" w:author="Andy Kleinhesselink" w:date="2019-05-01T17:28:00Z">
                            <w:rPr>
                              <w:rFonts w:ascii="Cambria Math" w:hAnsi="Cambria Math"/>
                              <w:i/>
                            </w:rPr>
                          </w:ins>
                        </m:ctrlPr>
                      </m:sSubPr>
                      <m:e>
                        <m:r>
                          <w:ins w:id="325" w:author="Andy Kleinhesselink" w:date="2019-05-01T17:28:00Z">
                            <w:rPr>
                              <w:rFonts w:ascii="Cambria Math" w:hAnsi="Cambria Math"/>
                            </w:rPr>
                            <m:t>n</m:t>
                          </w:ins>
                        </m:r>
                      </m:e>
                      <m:sub>
                        <m:r>
                          <w:ins w:id="326" w:author="Andy Kleinhesselink" w:date="2019-05-01T17:28:00Z">
                            <w:rPr>
                              <w:rFonts w:ascii="Cambria Math" w:hAnsi="Cambria Math"/>
                            </w:rPr>
                            <m:t>j</m:t>
                          </w:ins>
                        </m:r>
                      </m:sub>
                    </m:sSub>
                  </m:den>
                </m:f>
                <m:r>
                  <w:ins w:id="327" w:author="Andy Kleinhesselink" w:date="2019-05-01T17:28:00Z">
                    <w:rPr>
                      <w:rFonts w:ascii="Cambria Math" w:hAnsi="Cambria Math"/>
                    </w:rPr>
                    <m:t>=G</m:t>
                  </w:ins>
                </m:r>
                <m:d>
                  <m:dPr>
                    <m:ctrlPr>
                      <w:ins w:id="328" w:author="Andy Kleinhesselink" w:date="2019-05-01T17:28:00Z">
                        <w:rPr>
                          <w:rFonts w:ascii="Cambria Math" w:hAnsi="Cambria Math"/>
                          <w:i/>
                        </w:rPr>
                      </w:ins>
                    </m:ctrlPr>
                  </m:dPr>
                  <m:e>
                    <m:sSub>
                      <m:sSubPr>
                        <m:ctrlPr>
                          <w:ins w:id="329" w:author="Andy Kleinhesselink" w:date="2019-05-01T17:28:00Z">
                            <w:rPr>
                              <w:rFonts w:ascii="Cambria Math" w:hAnsi="Cambria Math"/>
                              <w:i/>
                            </w:rPr>
                          </w:ins>
                        </m:ctrlPr>
                      </m:sSubPr>
                      <m:e>
                        <m:sSub>
                          <m:sSubPr>
                            <m:ctrlPr>
                              <w:ins w:id="330" w:author="Andy Kleinhesselink" w:date="2019-05-01T18:13:00Z">
                                <w:rPr>
                                  <w:rFonts w:ascii="Cambria Math" w:hAnsi="Cambria Math"/>
                                  <w:i/>
                                </w:rPr>
                              </w:ins>
                            </m:ctrlPr>
                          </m:sSubPr>
                          <m:e>
                            <m:r>
                              <w:ins w:id="331" w:author="Andy Kleinhesselink" w:date="2019-05-01T18:13:00Z">
                                <w:rPr>
                                  <w:rFonts w:ascii="Cambria Math" w:hAnsi="Cambria Math"/>
                                </w:rPr>
                                <m:t>F</m:t>
                              </w:ins>
                            </m:r>
                          </m:e>
                          <m:sub>
                            <m:r>
                              <w:ins w:id="332" w:author="Andy Kleinhesselink" w:date="2019-05-01T18:13:00Z">
                                <w:rPr>
                                  <w:rFonts w:ascii="Cambria Math" w:hAnsi="Cambria Math"/>
                                </w:rPr>
                                <m:t>i</m:t>
                              </w:ins>
                            </m:r>
                          </m:sub>
                        </m:sSub>
                        <m:r>
                          <w:ins w:id="333" w:author="Andy Kleinhesselink" w:date="2019-05-01T18:13:00Z">
                            <w:rPr>
                              <w:rFonts w:ascii="Cambria Math" w:hAnsi="Cambria Math"/>
                            </w:rPr>
                            <m:t>,</m:t>
                          </w:ins>
                        </m:r>
                        <m:r>
                          <w:ins w:id="334" w:author="Andy Kleinhesselink" w:date="2019-05-01T17:28:00Z">
                            <w:rPr>
                              <w:rFonts w:ascii="Cambria Math" w:hAnsi="Cambria Math"/>
                            </w:rPr>
                            <m:t>n</m:t>
                          </w:ins>
                        </m:r>
                      </m:e>
                      <m:sub>
                        <m:r>
                          <w:ins w:id="335" w:author="Andy Kleinhesselink" w:date="2019-05-01T17:28:00Z">
                            <w:rPr>
                              <w:rFonts w:ascii="Cambria Math" w:hAnsi="Cambria Math"/>
                            </w:rPr>
                            <m:t>i</m:t>
                          </w:ins>
                        </m:r>
                      </m:sub>
                    </m:sSub>
                    <m:r>
                      <w:ins w:id="336" w:author="Andy Kleinhesselink" w:date="2019-05-01T17:28:00Z">
                        <w:rPr>
                          <w:rFonts w:ascii="Cambria Math" w:hAnsi="Cambria Math"/>
                        </w:rPr>
                        <m:t>,</m:t>
                      </w:ins>
                    </m:r>
                    <m:sSub>
                      <m:sSubPr>
                        <m:ctrlPr>
                          <w:ins w:id="337" w:author="Andy Kleinhesselink" w:date="2019-05-01T17:28:00Z">
                            <w:rPr>
                              <w:rFonts w:ascii="Cambria Math" w:hAnsi="Cambria Math"/>
                              <w:i/>
                            </w:rPr>
                          </w:ins>
                        </m:ctrlPr>
                      </m:sSubPr>
                      <m:e>
                        <m:r>
                          <w:ins w:id="338" w:author="Andy Kleinhesselink" w:date="2019-05-01T17:28:00Z">
                            <w:rPr>
                              <w:rFonts w:ascii="Cambria Math" w:hAnsi="Cambria Math"/>
                            </w:rPr>
                            <m:t>n</m:t>
                          </w:ins>
                        </m:r>
                      </m:e>
                      <m:sub>
                        <m:r>
                          <w:ins w:id="339" w:author="Andy Kleinhesselink" w:date="2019-05-01T17:28:00Z">
                            <w:rPr>
                              <w:rFonts w:ascii="Cambria Math" w:hAnsi="Cambria Math"/>
                            </w:rPr>
                            <m:t>j</m:t>
                          </w:ins>
                        </m:r>
                      </m:sub>
                    </m:sSub>
                  </m:e>
                </m:d>
              </m:oMath>
            </m:oMathPara>
          </w:p>
        </w:tc>
        <w:tc>
          <w:tcPr>
            <w:tcW w:w="3173" w:type="dxa"/>
            <w:vAlign w:val="center"/>
          </w:tcPr>
          <w:p w14:paraId="67E734E0" w14:textId="5FF69B82" w:rsidR="009A13BD" w:rsidRPr="006B2FC8" w:rsidRDefault="009A13BD">
            <w:pPr>
              <w:spacing w:after="202"/>
              <w:contextualSpacing/>
              <w:rPr>
                <w:ins w:id="340" w:author="Andy Kleinhesselink" w:date="2019-05-01T17:25:00Z"/>
              </w:rPr>
              <w:pPrChange w:id="341" w:author="Andy Kleinhesselink" w:date="2019-05-01T17:28:00Z">
                <w:pPr>
                  <w:spacing w:after="202"/>
                  <w:contextualSpacing/>
                  <w:jc w:val="center"/>
                </w:pPr>
              </w:pPrChange>
            </w:pPr>
            <w:ins w:id="342" w:author="Andy Kleinhesselink" w:date="2019-05-01T17:28:00Z">
              <w:r>
                <w:t>HOI</w:t>
              </w:r>
            </w:ins>
            <w:ins w:id="343" w:author="Andy Kleinhesselink" w:date="2019-05-01T17:29:00Z">
              <w:r>
                <w:t xml:space="preserve"> absent</w:t>
              </w:r>
            </w:ins>
          </w:p>
        </w:tc>
        <w:tc>
          <w:tcPr>
            <w:tcW w:w="607" w:type="dxa"/>
            <w:vAlign w:val="center"/>
          </w:tcPr>
          <w:p w14:paraId="2BE45BE1" w14:textId="77777777" w:rsidR="009A13BD" w:rsidRPr="006B2FC8" w:rsidRDefault="009A13BD" w:rsidP="007D58B1">
            <w:pPr>
              <w:spacing w:after="202"/>
              <w:ind w:firstLine="0"/>
              <w:contextualSpacing/>
              <w:jc w:val="center"/>
              <w:rPr>
                <w:ins w:id="344" w:author="Andy Kleinhesselink" w:date="2019-05-01T17:25:00Z"/>
              </w:rPr>
            </w:pPr>
            <w:ins w:id="345" w:author="Andy Kleinhesselink" w:date="2019-05-01T17:25:00Z">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1</w:t>
              </w:r>
              <w:r w:rsidRPr="006B2FC8">
                <w:rPr>
                  <w:noProof/>
                </w:rPr>
                <w:fldChar w:fldCharType="end"/>
              </w:r>
              <w:r w:rsidRPr="006B2FC8">
                <w:t>)</w:t>
              </w:r>
            </w:ins>
          </w:p>
        </w:tc>
      </w:tr>
    </w:tbl>
    <w:p w14:paraId="7A700A2E" w14:textId="67B32D15" w:rsidR="00ED3771" w:rsidRDefault="009A13BD" w:rsidP="009A13BD">
      <w:pPr>
        <w:spacing w:after="202"/>
        <w:ind w:firstLine="0"/>
        <w:contextualSpacing/>
        <w:rPr>
          <w:ins w:id="346" w:author="Andy Kleinhesselink" w:date="2019-05-13T12:45:00Z"/>
        </w:rPr>
      </w:pPr>
      <w:ins w:id="347" w:author="Andy Kleinhesselink" w:date="2019-05-01T17:30:00Z">
        <w:r>
          <w:tab/>
        </w:r>
      </w:ins>
      <w:ins w:id="348" w:author="Andy Kleinhesselink" w:date="2019-05-13T12:19:00Z">
        <w:r w:rsidR="00AE7000">
          <w:t xml:space="preserve">Adler and Morris </w:t>
        </w:r>
      </w:ins>
      <w:ins w:id="349" w:author="Andy Kleinhesselink" w:date="2019-05-13T12:18:00Z">
        <w:r w:rsidR="00AE7000">
          <w:t>expect</w:t>
        </w:r>
      </w:ins>
      <w:ins w:id="350" w:author="Andy Kleinhesselink" w:date="2019-05-13T12:19:00Z">
        <w:r w:rsidR="00AE7000">
          <w:t>ed</w:t>
        </w:r>
      </w:ins>
      <w:ins w:id="351" w:author="Andy Kleinhesselink" w:date="2019-05-13T12:18:00Z">
        <w:r w:rsidR="00AE7000">
          <w:t xml:space="preserve"> that the</w:t>
        </w:r>
      </w:ins>
      <w:ins w:id="352" w:author="Andy Kleinhesselink" w:date="2019-05-13T12:17:00Z">
        <w:r w:rsidR="00AE7000">
          <w:t xml:space="preserve"> partial derivative </w:t>
        </w:r>
      </w:ins>
      <m:oMath>
        <m:f>
          <m:fPr>
            <m:ctrlPr>
              <w:ins w:id="353" w:author="Andy Kleinhesselink" w:date="2019-05-13T14:00:00Z">
                <w:rPr>
                  <w:rFonts w:ascii="Cambria Math" w:hAnsi="Cambria Math"/>
                  <w:i/>
                </w:rPr>
              </w:ins>
            </m:ctrlPr>
          </m:fPr>
          <m:num>
            <m:r>
              <w:ins w:id="354" w:author="Andy Kleinhesselink" w:date="2019-05-13T14:00:00Z">
                <w:rPr>
                  <w:rFonts w:ascii="Cambria Math" w:hAnsi="Cambria Math"/>
                </w:rPr>
                <m:t>∂</m:t>
              </w:ins>
            </m:r>
            <m:sSub>
              <m:sSubPr>
                <m:ctrlPr>
                  <w:ins w:id="355" w:author="Andy Kleinhesselink" w:date="2019-05-13T14:00:00Z">
                    <w:rPr>
                      <w:rFonts w:ascii="Cambria Math" w:hAnsi="Cambria Math"/>
                      <w:i/>
                    </w:rPr>
                  </w:ins>
                </m:ctrlPr>
              </m:sSubPr>
              <m:e>
                <m:r>
                  <w:ins w:id="356" w:author="Andy Kleinhesselink" w:date="2019-05-13T14:00:00Z">
                    <w:rPr>
                      <w:rFonts w:ascii="Cambria Math" w:hAnsi="Cambria Math"/>
                    </w:rPr>
                    <m:t>F</m:t>
                  </w:ins>
                </m:r>
              </m:e>
              <m:sub>
                <m:r>
                  <w:ins w:id="357" w:author="Andy Kleinhesselink" w:date="2019-05-13T14:00:00Z">
                    <w:rPr>
                      <w:rFonts w:ascii="Cambria Math" w:hAnsi="Cambria Math"/>
                    </w:rPr>
                    <m:t>i</m:t>
                  </w:ins>
                </m:r>
              </m:sub>
            </m:sSub>
          </m:num>
          <m:den>
            <m:r>
              <w:ins w:id="358" w:author="Andy Kleinhesselink" w:date="2019-05-13T14:00:00Z">
                <w:rPr>
                  <w:rFonts w:ascii="Cambria Math" w:hAnsi="Cambria Math"/>
                </w:rPr>
                <m:t>∂</m:t>
              </w:ins>
            </m:r>
            <m:sSub>
              <m:sSubPr>
                <m:ctrlPr>
                  <w:ins w:id="359" w:author="Andy Kleinhesselink" w:date="2019-05-13T14:00:00Z">
                    <w:rPr>
                      <w:rFonts w:ascii="Cambria Math" w:hAnsi="Cambria Math"/>
                      <w:i/>
                    </w:rPr>
                  </w:ins>
                </m:ctrlPr>
              </m:sSubPr>
              <m:e>
                <m:r>
                  <w:ins w:id="360" w:author="Andy Kleinhesselink" w:date="2019-05-13T14:00:00Z">
                    <w:rPr>
                      <w:rFonts w:ascii="Cambria Math" w:hAnsi="Cambria Math"/>
                    </w:rPr>
                    <m:t>n</m:t>
                  </w:ins>
                </m:r>
              </m:e>
              <m:sub>
                <m:r>
                  <w:ins w:id="361" w:author="Andy Kleinhesselink" w:date="2019-05-13T14:00:00Z">
                    <w:rPr>
                      <w:rFonts w:ascii="Cambria Math" w:hAnsi="Cambria Math"/>
                    </w:rPr>
                    <m:t>j</m:t>
                  </w:ins>
                </m:r>
              </m:sub>
            </m:sSub>
          </m:den>
        </m:f>
      </m:oMath>
      <w:ins w:id="362" w:author="Andy Kleinhesselink" w:date="2019-05-13T12:18:00Z">
        <w:r w:rsidR="00AE7000">
          <w:t xml:space="preserve"> wo</w:t>
        </w:r>
        <w:proofErr w:type="spellStart"/>
        <w:r w:rsidR="00AE7000">
          <w:t>uld</w:t>
        </w:r>
        <w:proofErr w:type="spellEnd"/>
        <w:r w:rsidR="00AE7000">
          <w:t xml:space="preserve"> likely be dependent on the density of </w:t>
        </w:r>
      </w:ins>
      <w:ins w:id="363" w:author="Andy Kleinhesselink" w:date="2019-05-13T14:01:00Z">
        <w:r w:rsidR="00084FB3">
          <w:t>the focal species</w:t>
        </w:r>
      </w:ins>
      <w:ins w:id="364" w:author="Andy Kleinhesselink" w:date="2019-05-13T14:02:00Z">
        <w:r w:rsidR="00084FB3">
          <w:t xml:space="preserve"> (</w:t>
        </w:r>
      </w:ins>
      <m:oMath>
        <m:sSub>
          <m:sSubPr>
            <m:ctrlPr>
              <w:ins w:id="365" w:author="Andy Kleinhesselink" w:date="2019-05-13T12:18:00Z">
                <w:rPr>
                  <w:rFonts w:ascii="Cambria Math" w:hAnsi="Cambria Math"/>
                  <w:i/>
                </w:rPr>
              </w:ins>
            </m:ctrlPr>
          </m:sSubPr>
          <m:e>
            <m:r>
              <w:ins w:id="366" w:author="Andy Kleinhesselink" w:date="2019-05-13T12:18:00Z">
                <w:rPr>
                  <w:rFonts w:ascii="Cambria Math" w:hAnsi="Cambria Math"/>
                </w:rPr>
                <m:t>n</m:t>
              </w:ins>
            </m:r>
          </m:e>
          <m:sub>
            <m:r>
              <w:ins w:id="367" w:author="Andy Kleinhesselink" w:date="2019-05-13T12:18:00Z">
                <w:rPr>
                  <w:rFonts w:ascii="Cambria Math" w:hAnsi="Cambria Math"/>
                </w:rPr>
                <m:t>i</m:t>
              </w:ins>
            </m:r>
          </m:sub>
        </m:sSub>
        <m:r>
          <w:ins w:id="368" w:author="Andy Kleinhesselink" w:date="2019-05-13T14:02:00Z">
            <w:rPr>
              <w:rFonts w:ascii="Cambria Math" w:hAnsi="Cambria Math"/>
            </w:rPr>
            <m:t>)</m:t>
          </w:ins>
        </m:r>
      </m:oMath>
      <w:ins w:id="369" w:author="Andy Kleinhesselink" w:date="2019-05-13T12:18:00Z">
        <w:r w:rsidR="00AE7000">
          <w:t xml:space="preserve">, </w:t>
        </w:r>
      </w:ins>
      <w:ins w:id="370" w:author="Andy Kleinhesselink" w:date="2019-05-13T14:01:00Z">
        <w:r w:rsidR="00084FB3">
          <w:t>the competitor (</w:t>
        </w:r>
      </w:ins>
      <m:oMath>
        <m:sSub>
          <m:sSubPr>
            <m:ctrlPr>
              <w:ins w:id="371" w:author="Andy Kleinhesselink" w:date="2019-05-13T12:18:00Z">
                <w:rPr>
                  <w:rFonts w:ascii="Cambria Math" w:hAnsi="Cambria Math"/>
                  <w:i/>
                </w:rPr>
              </w:ins>
            </m:ctrlPr>
          </m:sSubPr>
          <m:e>
            <m:r>
              <w:ins w:id="372" w:author="Andy Kleinhesselink" w:date="2019-05-13T12:18:00Z">
                <w:rPr>
                  <w:rFonts w:ascii="Cambria Math" w:hAnsi="Cambria Math"/>
                </w:rPr>
                <m:t>n</m:t>
              </w:ins>
            </m:r>
          </m:e>
          <m:sub>
            <m:r>
              <w:ins w:id="373" w:author="Andy Kleinhesselink" w:date="2019-05-13T12:18:00Z">
                <w:rPr>
                  <w:rFonts w:ascii="Cambria Math" w:hAnsi="Cambria Math"/>
                </w:rPr>
                <m:t>j</m:t>
              </w:ins>
            </m:r>
          </m:sub>
        </m:sSub>
        <m:r>
          <w:ins w:id="374" w:author="Andy Kleinhesselink" w:date="2019-05-13T14:01:00Z">
            <w:rPr>
              <w:rFonts w:ascii="Cambria Math" w:hAnsi="Cambria Math"/>
            </w:rPr>
            <m:t>)</m:t>
          </w:ins>
        </m:r>
      </m:oMath>
      <w:ins w:id="375" w:author="Andy Kleinhesselink" w:date="2019-05-13T12:18:00Z">
        <w:r w:rsidR="00AE7000">
          <w:t xml:space="preserve">, and the </w:t>
        </w:r>
      </w:ins>
      <w:ins w:id="376" w:author="Andy Kleinhesselink" w:date="2019-05-13T12:19:00Z">
        <w:r w:rsidR="00AE7000">
          <w:t>per capita population growth rat</w:t>
        </w:r>
      </w:ins>
      <w:ins w:id="377" w:author="Andy Kleinhesselink" w:date="2019-05-13T14:02:00Z">
        <w:r w:rsidR="00084FB3">
          <w:t xml:space="preserve">e </w:t>
        </w:r>
      </w:ins>
      <w:ins w:id="378" w:author="Andy Kleinhesselink" w:date="2019-05-13T14:03:00Z">
        <w:r w:rsidR="00084FB3">
          <w:t>(</w:t>
        </w:r>
        <w:r w:rsidR="00084FB3" w:rsidRPr="00084FB3">
          <w:rPr>
            <w:i/>
            <w:rPrChange w:id="379" w:author="Andy Kleinhesselink" w:date="2019-05-13T14:03:00Z">
              <w:rPr/>
            </w:rPrChange>
          </w:rPr>
          <w:t>F</w:t>
        </w:r>
        <w:r w:rsidR="00084FB3" w:rsidRPr="00084FB3">
          <w:rPr>
            <w:vertAlign w:val="subscript"/>
            <w:rPrChange w:id="380" w:author="Andy Kleinhesselink" w:date="2019-05-13T14:03:00Z">
              <w:rPr/>
            </w:rPrChange>
          </w:rPr>
          <w:t>i</w:t>
        </w:r>
        <w:r w:rsidR="00084FB3">
          <w:t xml:space="preserve">) </w:t>
        </w:r>
      </w:ins>
      <w:ins w:id="381" w:author="Andy Kleinhesselink" w:date="2019-05-13T12:20:00Z">
        <w:r w:rsidR="00AE7000">
          <w:t>even without HOIs.</w:t>
        </w:r>
      </w:ins>
      <w:ins w:id="382" w:author="Andy Kleinhesselink" w:date="2019-05-13T12:19:00Z">
        <w:r w:rsidR="00AE7000">
          <w:t xml:space="preserve">  </w:t>
        </w:r>
      </w:ins>
      <w:ins w:id="383" w:author="Andy Kleinhesselink" w:date="2019-05-13T12:22:00Z">
        <w:r w:rsidR="00357FDC">
          <w:t>Put into words</w:t>
        </w:r>
      </w:ins>
      <w:ins w:id="384" w:author="Andy Kleinhesselink" w:date="2019-05-13T12:20:00Z">
        <w:r w:rsidR="00AE7000">
          <w:t>,</w:t>
        </w:r>
      </w:ins>
      <w:ins w:id="385" w:author="Andy Kleinhesselink" w:date="2019-05-13T12:22:00Z">
        <w:r w:rsidR="00357FDC">
          <w:t xml:space="preserve"> in a model without HOIs </w:t>
        </w:r>
      </w:ins>
      <w:ins w:id="386" w:author="Andy Kleinhesselink" w:date="2019-05-13T12:20:00Z">
        <w:r w:rsidR="00AE7000">
          <w:t>the sensitivity of the per capita population growth rate of</w:t>
        </w:r>
      </w:ins>
      <w:ins w:id="387" w:author="Andy Kleinhesselink" w:date="2019-05-13T12:21:00Z">
        <w:r w:rsidR="00AE7000">
          <w:t xml:space="preserve"> the</w:t>
        </w:r>
      </w:ins>
      <w:ins w:id="388" w:author="Andy Kleinhesselink" w:date="2019-05-13T12:20:00Z">
        <w:r w:rsidR="00AE7000">
          <w:t xml:space="preserve"> focal species </w:t>
        </w:r>
      </w:ins>
      <w:ins w:id="389" w:author="Andy Kleinhesselink" w:date="2019-05-13T12:21:00Z">
        <w:r w:rsidR="00AE7000">
          <w:t xml:space="preserve">to the density of a competitor </w:t>
        </w:r>
      </w:ins>
      <w:ins w:id="390" w:author="Andy Kleinhesselink" w:date="2019-05-13T12:22:00Z">
        <w:r w:rsidR="00357FDC">
          <w:t xml:space="preserve">may </w:t>
        </w:r>
      </w:ins>
      <w:ins w:id="391" w:author="Andy Kleinhesselink" w:date="2019-05-13T12:21:00Z">
        <w:r w:rsidR="00AE7000">
          <w:t xml:space="preserve">depend on the density of the focal species, the density of the competitor and the </w:t>
        </w:r>
      </w:ins>
      <w:ins w:id="392" w:author="Andy Kleinhesselink" w:date="2019-05-13T12:22:00Z">
        <w:r w:rsidR="00357FDC">
          <w:t>per capita</w:t>
        </w:r>
      </w:ins>
      <w:ins w:id="393" w:author="Andy Kleinhesselink" w:date="2019-05-13T12:23:00Z">
        <w:r w:rsidR="00357FDC">
          <w:t xml:space="preserve"> </w:t>
        </w:r>
      </w:ins>
      <w:ins w:id="394" w:author="Andy Kleinhesselink" w:date="2019-05-13T12:22:00Z">
        <w:r w:rsidR="00357FDC">
          <w:t xml:space="preserve">population growth rate at those densities. </w:t>
        </w:r>
      </w:ins>
      <w:ins w:id="395" w:author="Andy Kleinhesselink" w:date="2019-05-13T12:24:00Z">
        <w:r w:rsidR="00357FDC">
          <w:t xml:space="preserve"> </w:t>
        </w:r>
      </w:ins>
      <w:ins w:id="396" w:author="Andy Kleinhesselink" w:date="2019-05-13T14:03:00Z">
        <w:r w:rsidR="00084FB3">
          <w:t>A</w:t>
        </w:r>
      </w:ins>
      <w:ins w:id="397" w:author="Andy Kleinhesselink" w:date="2019-05-13T12:24:00Z">
        <w:r w:rsidR="00357FDC">
          <w:t xml:space="preserve">n HOI then is the involvement of an additional species in </w:t>
        </w:r>
      </w:ins>
      <w:ins w:id="398" w:author="Andy Kleinhesselink" w:date="2019-05-13T12:25:00Z">
        <w:r w:rsidR="00357FDC">
          <w:t xml:space="preserve">determining this sensitivity.  </w:t>
        </w:r>
      </w:ins>
      <w:ins w:id="399" w:author="Andy Kleinhesselink" w:date="2019-05-13T14:03:00Z">
        <w:r w:rsidR="00084FB3">
          <w:t>An</w:t>
        </w:r>
      </w:ins>
      <w:ins w:id="400" w:author="Andy Kleinhesselink" w:date="2019-05-13T12:25:00Z">
        <w:r w:rsidR="00357FDC">
          <w:t xml:space="preserve"> obvious case would be</w:t>
        </w:r>
      </w:ins>
      <w:ins w:id="401" w:author="Andy Kleinhesselink" w:date="2019-05-13T12:36:00Z">
        <w:r w:rsidR="00320E1C">
          <w:t xml:space="preserve"> where </w:t>
        </w:r>
      </w:ins>
      <m:oMath>
        <m:r>
          <w:ins w:id="402" w:author="Andy Kleinhesselink" w:date="2019-05-13T12:37:00Z">
            <w:rPr>
              <w:rFonts w:ascii="Cambria Math" w:hAnsi="Cambria Math"/>
            </w:rPr>
            <m:t xml:space="preserve"> </m:t>
          </w:ins>
        </m:r>
        <m:f>
          <m:fPr>
            <m:ctrlPr>
              <w:ins w:id="403" w:author="Andy Kleinhesselink" w:date="2019-05-13T12:37:00Z">
                <w:rPr>
                  <w:rFonts w:ascii="Cambria Math" w:hAnsi="Cambria Math"/>
                  <w:i/>
                </w:rPr>
              </w:ins>
            </m:ctrlPr>
          </m:fPr>
          <m:num>
            <m:r>
              <w:ins w:id="404" w:author="Andy Kleinhesselink" w:date="2019-05-13T12:37:00Z">
                <w:rPr>
                  <w:rFonts w:ascii="Cambria Math" w:hAnsi="Cambria Math"/>
                </w:rPr>
                <m:t>∂</m:t>
              </w:ins>
            </m:r>
            <m:sSub>
              <m:sSubPr>
                <m:ctrlPr>
                  <w:ins w:id="405" w:author="Andy Kleinhesselink" w:date="2019-05-13T12:37:00Z">
                    <w:rPr>
                      <w:rFonts w:ascii="Cambria Math" w:hAnsi="Cambria Math"/>
                      <w:i/>
                    </w:rPr>
                  </w:ins>
                </m:ctrlPr>
              </m:sSubPr>
              <m:e>
                <m:r>
                  <w:ins w:id="406" w:author="Andy Kleinhesselink" w:date="2019-05-13T12:37:00Z">
                    <w:rPr>
                      <w:rFonts w:ascii="Cambria Math" w:hAnsi="Cambria Math"/>
                    </w:rPr>
                    <m:t>F</m:t>
                  </w:ins>
                </m:r>
              </m:e>
              <m:sub>
                <m:r>
                  <w:ins w:id="407" w:author="Andy Kleinhesselink" w:date="2019-05-13T12:37:00Z">
                    <w:rPr>
                      <w:rFonts w:ascii="Cambria Math" w:hAnsi="Cambria Math"/>
                    </w:rPr>
                    <m:t>i</m:t>
                  </w:ins>
                </m:r>
              </m:sub>
            </m:sSub>
          </m:num>
          <m:den>
            <m:r>
              <w:ins w:id="408" w:author="Andy Kleinhesselink" w:date="2019-05-13T12:37:00Z">
                <w:rPr>
                  <w:rFonts w:ascii="Cambria Math" w:hAnsi="Cambria Math"/>
                </w:rPr>
                <m:t>∂</m:t>
              </w:ins>
            </m:r>
            <m:sSub>
              <m:sSubPr>
                <m:ctrlPr>
                  <w:ins w:id="409" w:author="Andy Kleinhesselink" w:date="2019-05-13T12:37:00Z">
                    <w:rPr>
                      <w:rFonts w:ascii="Cambria Math" w:hAnsi="Cambria Math"/>
                      <w:i/>
                    </w:rPr>
                  </w:ins>
                </m:ctrlPr>
              </m:sSubPr>
              <m:e>
                <m:r>
                  <w:ins w:id="410" w:author="Andy Kleinhesselink" w:date="2019-05-13T12:37:00Z">
                    <w:rPr>
                      <w:rFonts w:ascii="Cambria Math" w:hAnsi="Cambria Math"/>
                    </w:rPr>
                    <m:t>n</m:t>
                  </w:ins>
                </m:r>
              </m:e>
              <m:sub>
                <m:r>
                  <w:ins w:id="411" w:author="Andy Kleinhesselink" w:date="2019-05-13T12:37:00Z">
                    <w:rPr>
                      <w:rFonts w:ascii="Cambria Math" w:hAnsi="Cambria Math"/>
                    </w:rPr>
                    <m:t>j</m:t>
                  </w:ins>
                </m:r>
              </m:sub>
            </m:sSub>
          </m:den>
        </m:f>
        <m:r>
          <w:ins w:id="412" w:author="Andy Kleinhesselink" w:date="2019-05-13T12:37:00Z">
            <w:rPr>
              <w:rFonts w:ascii="Cambria Math" w:hAnsi="Cambria Math"/>
            </w:rPr>
            <m:t>=G</m:t>
          </w:ins>
        </m:r>
        <m:d>
          <m:dPr>
            <m:ctrlPr>
              <w:ins w:id="413" w:author="Andy Kleinhesselink" w:date="2019-05-13T12:37:00Z">
                <w:rPr>
                  <w:rFonts w:ascii="Cambria Math" w:hAnsi="Cambria Math"/>
                  <w:i/>
                </w:rPr>
              </w:ins>
            </m:ctrlPr>
          </m:dPr>
          <m:e>
            <m:sSub>
              <m:sSubPr>
                <m:ctrlPr>
                  <w:ins w:id="414" w:author="Andy Kleinhesselink" w:date="2019-05-13T12:37:00Z">
                    <w:rPr>
                      <w:rFonts w:ascii="Cambria Math" w:hAnsi="Cambria Math"/>
                      <w:i/>
                    </w:rPr>
                  </w:ins>
                </m:ctrlPr>
              </m:sSubPr>
              <m:e>
                <m:sSub>
                  <m:sSubPr>
                    <m:ctrlPr>
                      <w:ins w:id="415" w:author="Andy Kleinhesselink" w:date="2019-05-13T12:37:00Z">
                        <w:rPr>
                          <w:rFonts w:ascii="Cambria Math" w:hAnsi="Cambria Math"/>
                          <w:i/>
                        </w:rPr>
                      </w:ins>
                    </m:ctrlPr>
                  </m:sSubPr>
                  <m:e>
                    <m:r>
                      <w:ins w:id="416" w:author="Andy Kleinhesselink" w:date="2019-05-13T12:37:00Z">
                        <w:rPr>
                          <w:rFonts w:ascii="Cambria Math" w:hAnsi="Cambria Math"/>
                        </w:rPr>
                        <m:t>F</m:t>
                      </w:ins>
                    </m:r>
                  </m:e>
                  <m:sub>
                    <m:r>
                      <w:ins w:id="417" w:author="Andy Kleinhesselink" w:date="2019-05-13T12:37:00Z">
                        <w:rPr>
                          <w:rFonts w:ascii="Cambria Math" w:hAnsi="Cambria Math"/>
                        </w:rPr>
                        <m:t>i</m:t>
                      </w:ins>
                    </m:r>
                  </m:sub>
                </m:sSub>
                <m:r>
                  <w:ins w:id="418" w:author="Andy Kleinhesselink" w:date="2019-05-13T12:37:00Z">
                    <w:rPr>
                      <w:rFonts w:ascii="Cambria Math" w:hAnsi="Cambria Math"/>
                    </w:rPr>
                    <m:t>,n</m:t>
                  </w:ins>
                </m:r>
              </m:e>
              <m:sub>
                <m:r>
                  <w:ins w:id="419" w:author="Andy Kleinhesselink" w:date="2019-05-13T12:37:00Z">
                    <w:rPr>
                      <w:rFonts w:ascii="Cambria Math" w:hAnsi="Cambria Math"/>
                    </w:rPr>
                    <m:t>i</m:t>
                  </w:ins>
                </m:r>
              </m:sub>
            </m:sSub>
            <m:r>
              <w:ins w:id="420" w:author="Andy Kleinhesselink" w:date="2019-05-13T12:37:00Z">
                <w:rPr>
                  <w:rFonts w:ascii="Cambria Math" w:hAnsi="Cambria Math"/>
                </w:rPr>
                <m:t>,</m:t>
              </w:ins>
            </m:r>
            <m:sSub>
              <m:sSubPr>
                <m:ctrlPr>
                  <w:ins w:id="421" w:author="Andy Kleinhesselink" w:date="2019-05-13T12:37:00Z">
                    <w:rPr>
                      <w:rFonts w:ascii="Cambria Math" w:hAnsi="Cambria Math"/>
                      <w:i/>
                    </w:rPr>
                  </w:ins>
                </m:ctrlPr>
              </m:sSubPr>
              <m:e>
                <m:r>
                  <w:ins w:id="422" w:author="Andy Kleinhesselink" w:date="2019-05-13T12:37:00Z">
                    <w:rPr>
                      <w:rFonts w:ascii="Cambria Math" w:hAnsi="Cambria Math"/>
                    </w:rPr>
                    <m:t>n</m:t>
                  </w:ins>
                </m:r>
              </m:e>
              <m:sub>
                <m:r>
                  <w:ins w:id="423" w:author="Andy Kleinhesselink" w:date="2019-05-13T12:37:00Z">
                    <w:rPr>
                      <w:rFonts w:ascii="Cambria Math" w:hAnsi="Cambria Math"/>
                    </w:rPr>
                    <m:t>j</m:t>
                  </w:ins>
                </m:r>
              </m:sub>
            </m:sSub>
            <m:r>
              <w:ins w:id="424" w:author="Andy Kleinhesselink" w:date="2019-05-13T12:37:00Z">
                <w:rPr>
                  <w:rFonts w:ascii="Cambria Math" w:hAnsi="Cambria Math"/>
                </w:rPr>
                <m:t xml:space="preserve">, </m:t>
              </w:ins>
            </m:r>
            <m:sSub>
              <m:sSubPr>
                <m:ctrlPr>
                  <w:ins w:id="425" w:author="Andy Kleinhesselink" w:date="2019-05-13T12:37:00Z">
                    <w:rPr>
                      <w:rFonts w:ascii="Cambria Math" w:hAnsi="Cambria Math"/>
                      <w:i/>
                    </w:rPr>
                  </w:ins>
                </m:ctrlPr>
              </m:sSubPr>
              <m:e>
                <m:r>
                  <w:ins w:id="426" w:author="Andy Kleinhesselink" w:date="2019-05-13T12:37:00Z">
                    <w:rPr>
                      <w:rFonts w:ascii="Cambria Math" w:hAnsi="Cambria Math"/>
                    </w:rPr>
                    <m:t>n</m:t>
                  </w:ins>
                </m:r>
              </m:e>
              <m:sub>
                <m:r>
                  <w:ins w:id="427" w:author="Andy Kleinhesselink" w:date="2019-05-13T12:37:00Z">
                    <w:rPr>
                      <w:rFonts w:ascii="Cambria Math" w:hAnsi="Cambria Math"/>
                    </w:rPr>
                    <m:t>k</m:t>
                  </w:ins>
                </m:r>
              </m:sub>
            </m:sSub>
          </m:e>
        </m:d>
      </m:oMath>
      <w:ins w:id="428" w:author="Andy Kleinhesselink" w:date="2019-05-13T12:37:00Z">
        <w:r w:rsidR="00320E1C">
          <w:t>, a third species</w:t>
        </w:r>
      </w:ins>
      <w:ins w:id="429" w:author="Andy Kleinhesselink" w:date="2019-05-13T14:04:00Z">
        <w:r w:rsidR="00084FB3">
          <w:t>’ density</w:t>
        </w:r>
      </w:ins>
      <w:ins w:id="430" w:author="Andy Kleinhesselink" w:date="2019-05-13T12:37:00Z">
        <w:r w:rsidR="00320E1C">
          <w:t xml:space="preserve">, </w:t>
        </w:r>
      </w:ins>
      <w:proofErr w:type="spellStart"/>
      <w:ins w:id="431" w:author="Andy Kleinhesselink" w:date="2019-05-13T14:04:00Z">
        <w:r w:rsidR="00084FB3" w:rsidRPr="00084FB3">
          <w:rPr>
            <w:i/>
            <w:rPrChange w:id="432" w:author="Andy Kleinhesselink" w:date="2019-05-13T14:04:00Z">
              <w:rPr/>
            </w:rPrChange>
          </w:rPr>
          <w:t>n</w:t>
        </w:r>
        <w:r w:rsidR="00084FB3" w:rsidRPr="00084FB3">
          <w:rPr>
            <w:i/>
            <w:vertAlign w:val="subscript"/>
            <w:rPrChange w:id="433" w:author="Andy Kleinhesselink" w:date="2019-05-13T14:04:00Z">
              <w:rPr/>
            </w:rPrChange>
          </w:rPr>
          <w:t>k</w:t>
        </w:r>
      </w:ins>
      <w:proofErr w:type="spellEnd"/>
      <w:ins w:id="434" w:author="Andy Kleinhesselink" w:date="2019-05-13T12:37:00Z">
        <w:r w:rsidR="00320E1C">
          <w:t>, contribut</w:t>
        </w:r>
      </w:ins>
      <w:ins w:id="435" w:author="Andy Kleinhesselink" w:date="2019-05-13T14:04:00Z">
        <w:r w:rsidR="00084FB3">
          <w:t>es</w:t>
        </w:r>
      </w:ins>
      <w:ins w:id="436" w:author="Andy Kleinhesselink" w:date="2019-05-13T12:37:00Z">
        <w:r w:rsidR="00320E1C">
          <w:t xml:space="preserve"> to the sensitivity of species </w:t>
        </w:r>
        <w:proofErr w:type="spellStart"/>
        <w:r w:rsidR="00320E1C" w:rsidRPr="00084FB3">
          <w:rPr>
            <w:i/>
            <w:rPrChange w:id="437" w:author="Andy Kleinhesselink" w:date="2019-05-13T14:04:00Z">
              <w:rPr/>
            </w:rPrChange>
          </w:rPr>
          <w:t>i</w:t>
        </w:r>
        <w:proofErr w:type="spellEnd"/>
        <w:r w:rsidR="00320E1C">
          <w:t xml:space="preserve"> to species</w:t>
        </w:r>
        <w:r w:rsidR="00320E1C" w:rsidRPr="00084FB3">
          <w:rPr>
            <w:i/>
            <w:rPrChange w:id="438" w:author="Andy Kleinhesselink" w:date="2019-05-13T14:04:00Z">
              <w:rPr/>
            </w:rPrChange>
          </w:rPr>
          <w:t xml:space="preserve"> j</w:t>
        </w:r>
        <w:r w:rsidR="00320E1C">
          <w:t xml:space="preserve">. </w:t>
        </w:r>
      </w:ins>
      <w:ins w:id="439" w:author="Andy Kleinhesselink" w:date="2019-05-13T12:38:00Z">
        <w:r w:rsidR="00320E1C">
          <w:t xml:space="preserve"> </w:t>
        </w:r>
      </w:ins>
      <w:ins w:id="440" w:author="Andy Kleinhesselink" w:date="2019-05-13T15:03:00Z">
        <w:r w:rsidR="0046702B">
          <w:t>Less obvious, t</w:t>
        </w:r>
      </w:ins>
      <w:ins w:id="441" w:author="Andy Kleinhesselink" w:date="2019-05-13T12:43:00Z">
        <w:r w:rsidR="00ED3771">
          <w:t xml:space="preserve">he </w:t>
        </w:r>
      </w:ins>
      <w:ins w:id="442" w:author="Andy Kleinhesselink" w:date="2019-05-13T12:39:00Z">
        <w:r w:rsidR="00320E1C">
          <w:t xml:space="preserve">case where a species’ sensitivity to intraspecific </w:t>
        </w:r>
      </w:ins>
      <w:ins w:id="443" w:author="Andy Kleinhesselink" w:date="2019-05-13T12:40:00Z">
        <w:r w:rsidR="00320E1C">
          <w:t>density (</w:t>
        </w:r>
        <w:proofErr w:type="spellStart"/>
        <w:r w:rsidR="00320E1C" w:rsidRPr="00320E1C">
          <w:rPr>
            <w:i/>
            <w:rPrChange w:id="444" w:author="Andy Kleinhesselink" w:date="2019-05-13T12:40:00Z">
              <w:rPr/>
            </w:rPrChange>
          </w:rPr>
          <w:t>n</w:t>
        </w:r>
        <w:r w:rsidR="00320E1C" w:rsidRPr="00320E1C">
          <w:rPr>
            <w:i/>
            <w:vertAlign w:val="subscript"/>
            <w:rPrChange w:id="445" w:author="Andy Kleinhesselink" w:date="2019-05-13T12:40:00Z">
              <w:rPr/>
            </w:rPrChange>
          </w:rPr>
          <w:t>i</w:t>
        </w:r>
        <w:proofErr w:type="spellEnd"/>
        <w:r w:rsidR="00320E1C">
          <w:t>)</w:t>
        </w:r>
      </w:ins>
      <w:ins w:id="446" w:author="Andy Kleinhesselink" w:date="2019-05-13T12:39:00Z">
        <w:r w:rsidR="00320E1C">
          <w:t xml:space="preserve"> depend</w:t>
        </w:r>
      </w:ins>
      <w:ins w:id="447" w:author="Andy Kleinhesselink" w:date="2019-05-13T15:03:00Z">
        <w:r w:rsidR="0046702B">
          <w:t>s</w:t>
        </w:r>
      </w:ins>
      <w:ins w:id="448" w:author="Andy Kleinhesselink" w:date="2019-05-13T12:39:00Z">
        <w:r w:rsidR="00320E1C">
          <w:t xml:space="preserve"> on a s</w:t>
        </w:r>
      </w:ins>
      <w:ins w:id="449" w:author="Andy Kleinhesselink" w:date="2019-05-13T12:40:00Z">
        <w:r w:rsidR="00320E1C">
          <w:t>econd specie</w:t>
        </w:r>
      </w:ins>
      <w:ins w:id="450" w:author="Andy Kleinhesselink" w:date="2019-05-13T12:43:00Z">
        <w:r w:rsidR="00ED3771">
          <w:t>s is still an HOI, even though only two species are involved</w:t>
        </w:r>
      </w:ins>
      <w:ins w:id="451" w:author="Andy Kleinhesselink" w:date="2019-05-13T12:40:00Z">
        <w:r w:rsidR="00320E1C">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=G</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oMath>
      </w:ins>
      <m:oMath>
        <m:r>
          <w:ins w:id="452" w:author="Andy Kleinhesselink" w:date="2019-05-13T12:41:00Z">
            <w:rPr>
              <w:rFonts w:ascii="Cambria Math" w:hAnsi="Cambria Math"/>
            </w:rPr>
            <m:t xml:space="preserve">. </m:t>
          </w:ins>
        </m:r>
      </m:oMath>
      <w:ins w:id="453" w:author="Andy Kleinhesselink" w:date="2019-05-13T12:41:00Z">
        <w:r w:rsidR="00320E1C">
          <w:t xml:space="preserve"> </w:t>
        </w:r>
      </w:ins>
      <w:ins w:id="454" w:author="Andy Kleinhesselink" w:date="2019-05-13T12:43:00Z">
        <w:r w:rsidR="00ED3771">
          <w:t xml:space="preserve"> However, there can be no single species HOI under this definition</w:t>
        </w:r>
      </w:ins>
      <w:ins w:id="455" w:author="Andy Kleinhesselink" w:date="2019-05-13T13:09:00Z">
        <w:r w:rsidR="00194369">
          <w:t xml:space="preserve">. </w:t>
        </w:r>
      </w:ins>
      <w:ins w:id="456" w:author="Andy Kleinhesselink" w:date="2019-05-13T12:45:00Z">
        <w:r w:rsidR="00ED3771">
          <w:t xml:space="preserve"> </w:t>
        </w:r>
      </w:ins>
    </w:p>
    <w:p w14:paraId="59C7464D" w14:textId="55F5002A" w:rsidR="006C39D4" w:rsidRDefault="00ED3771" w:rsidP="009A13BD">
      <w:pPr>
        <w:spacing w:after="202"/>
        <w:ind w:firstLine="0"/>
        <w:contextualSpacing/>
        <w:rPr>
          <w:ins w:id="457" w:author="Andy Kleinhesselink" w:date="2019-05-13T13:13:00Z"/>
        </w:rPr>
      </w:pPr>
      <w:ins w:id="458" w:author="Andy Kleinhesselink" w:date="2019-05-13T12:45:00Z">
        <w:r>
          <w:tab/>
        </w:r>
      </w:ins>
      <w:ins w:id="459" w:author="Andy Kleinhesselink" w:date="2019-05-13T13:11:00Z">
        <w:r w:rsidR="006C39D4">
          <w:t xml:space="preserve">To </w:t>
        </w:r>
      </w:ins>
      <w:ins w:id="460" w:author="Andy Kleinhesselink" w:date="2019-05-13T15:03:00Z">
        <w:r w:rsidR="0046702B">
          <w:t>contrast with simple non-linearity, take the</w:t>
        </w:r>
      </w:ins>
      <w:ins w:id="461" w:author="Andy Kleinhesselink" w:date="2019-05-13T13:12:00Z">
        <w:r w:rsidR="006C39D4">
          <w:t xml:space="preserve"> Lotka-Volterra model for </w:t>
        </w:r>
      </w:ins>
      <w:ins w:id="462" w:author="Andy Kleinhesselink" w:date="2019-05-13T13:44:00Z">
        <w:r w:rsidR="00240FC7">
          <w:t xml:space="preserve">competition between two species </w:t>
        </w:r>
      </w:ins>
      <w:ins w:id="463" w:author="Andy Kleinhesselink" w:date="2019-05-13T13:12:00Z">
        <w:r w:rsidR="006C39D4">
          <w:t xml:space="preserve">and apply the Adler and Morris test for HOIs: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64" w:author="Andy Kleinhesselink" w:date="2019-05-13T13:1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20"/>
        <w:gridCol w:w="7190"/>
        <w:gridCol w:w="730"/>
        <w:tblGridChange w:id="465">
          <w:tblGrid>
            <w:gridCol w:w="896"/>
            <w:gridCol w:w="7014"/>
            <w:gridCol w:w="730"/>
          </w:tblGrid>
        </w:tblGridChange>
      </w:tblGrid>
      <w:tr w:rsidR="006C39D4" w:rsidRPr="006B2FC8" w14:paraId="1481BB8B" w14:textId="77777777" w:rsidTr="006C39D4">
        <w:trPr>
          <w:trHeight w:val="503"/>
          <w:ins w:id="466" w:author="Andy Kleinhesselink" w:date="2019-05-13T13:13:00Z"/>
          <w:trPrChange w:id="467" w:author="Andy Kleinhesselink" w:date="2019-05-13T13:16:00Z">
            <w:trPr>
              <w:trHeight w:val="503"/>
            </w:trPr>
          </w:trPrChange>
        </w:trPr>
        <w:tc>
          <w:tcPr>
            <w:tcW w:w="720" w:type="dxa"/>
            <w:vAlign w:val="center"/>
            <w:tcPrChange w:id="468" w:author="Andy Kleinhesselink" w:date="2019-05-13T13:16:00Z">
              <w:tcPr>
                <w:tcW w:w="918" w:type="dxa"/>
                <w:vAlign w:val="center"/>
              </w:tcPr>
            </w:tcPrChange>
          </w:tcPr>
          <w:p w14:paraId="4CE0CE70" w14:textId="77777777" w:rsidR="006C39D4" w:rsidRPr="006B2FC8" w:rsidRDefault="006C39D4" w:rsidP="00EF2842">
            <w:pPr>
              <w:spacing w:after="202"/>
              <w:ind w:firstLine="0"/>
              <w:contextualSpacing/>
              <w:jc w:val="center"/>
              <w:rPr>
                <w:ins w:id="469" w:author="Andy Kleinhesselink" w:date="2019-05-13T13:13:00Z"/>
              </w:rPr>
            </w:pPr>
          </w:p>
        </w:tc>
        <w:tc>
          <w:tcPr>
            <w:tcW w:w="7190" w:type="dxa"/>
            <w:vAlign w:val="center"/>
            <w:tcPrChange w:id="470" w:author="Andy Kleinhesselink" w:date="2019-05-13T13:16:00Z">
              <w:tcPr>
                <w:tcW w:w="7200" w:type="dxa"/>
                <w:vAlign w:val="center"/>
              </w:tcPr>
            </w:tcPrChange>
          </w:tcPr>
          <w:p w14:paraId="675C900D" w14:textId="34A301C2" w:rsidR="006C39D4" w:rsidRPr="006B2FC8" w:rsidRDefault="006C39D4" w:rsidP="00EF2842">
            <w:pPr>
              <w:spacing w:after="202"/>
              <w:contextualSpacing/>
              <w:jc w:val="center"/>
              <w:rPr>
                <w:ins w:id="471" w:author="Andy Kleinhesselink" w:date="2019-05-13T13:13:00Z"/>
              </w:rPr>
            </w:pPr>
            <m:oMath>
              <m:f>
                <m:fPr>
                  <m:ctrlPr>
                    <w:ins w:id="472" w:author="Andy Kleinhesselink" w:date="2019-05-13T13:17:00Z">
                      <w:rPr>
                        <w:rFonts w:ascii="Cambria Math" w:hAnsi="Cambria Math"/>
                        <w:i/>
                      </w:rPr>
                    </w:ins>
                  </m:ctrlPr>
                </m:fPr>
                <m:num>
                  <m:r>
                    <w:ins w:id="473" w:author="Andy Kleinhesselink" w:date="2019-05-13T13:17:00Z">
                      <w:rPr>
                        <w:rFonts w:ascii="Cambria Math" w:hAnsi="Cambria Math"/>
                      </w:rPr>
                      <m:t>1</m:t>
                    </w:ins>
                  </m:r>
                </m:num>
                <m:den>
                  <m:sSub>
                    <m:sSubPr>
                      <m:ctrlPr>
                        <w:ins w:id="474" w:author="Andy Kleinhesselink" w:date="2019-05-13T13:17:00Z">
                          <w:rPr>
                            <w:rFonts w:ascii="Cambria Math" w:hAnsi="Cambria Math"/>
                            <w:i/>
                          </w:rPr>
                        </w:ins>
                      </m:ctrlPr>
                    </m:sSubPr>
                    <m:e>
                      <m:r>
                        <w:ins w:id="475" w:author="Andy Kleinhesselink" w:date="2019-05-13T13:17:00Z">
                          <w:rPr>
                            <w:rFonts w:ascii="Cambria Math" w:hAnsi="Cambria Math"/>
                          </w:rPr>
                          <m:t>n</m:t>
                        </w:ins>
                      </m:r>
                    </m:e>
                    <m:sub>
                      <m:r>
                        <w:ins w:id="476" w:author="Andy Kleinhesselink" w:date="2019-05-13T13:17:00Z">
                          <w:rPr>
                            <w:rFonts w:ascii="Cambria Math" w:hAnsi="Cambria Math"/>
                          </w:rPr>
                          <m:t>i</m:t>
                        </w:ins>
                      </m:r>
                    </m:sub>
                  </m:sSub>
                </m:den>
              </m:f>
              <m:f>
                <m:fPr>
                  <m:ctrlPr>
                    <w:ins w:id="477" w:author="Andy Kleinhesselink" w:date="2019-05-13T13:13:00Z">
                      <w:rPr>
                        <w:rFonts w:ascii="Cambria Math" w:hAnsi="Cambria Math"/>
                        <w:i/>
                      </w:rPr>
                    </w:ins>
                  </m:ctrlPr>
                </m:fPr>
                <m:num>
                  <m:r>
                    <w:ins w:id="478" w:author="Andy Kleinhesselink" w:date="2019-05-13T13:13:00Z">
                      <w:rPr>
                        <w:rFonts w:ascii="Cambria Math" w:hAnsi="Cambria Math"/>
                      </w:rPr>
                      <m:t>d</m:t>
                    </w:ins>
                  </m:r>
                  <m:sSub>
                    <m:sSubPr>
                      <m:ctrlPr>
                        <w:ins w:id="479" w:author="Andy Kleinhesselink" w:date="2019-05-13T13:13:00Z">
                          <w:rPr>
                            <w:rFonts w:ascii="Cambria Math" w:hAnsi="Cambria Math"/>
                            <w:i/>
                          </w:rPr>
                        </w:ins>
                      </m:ctrlPr>
                    </m:sSubPr>
                    <m:e>
                      <m:r>
                        <w:ins w:id="480" w:author="Andy Kleinhesselink" w:date="2019-05-13T13:13:00Z">
                          <w:rPr>
                            <w:rFonts w:ascii="Cambria Math" w:hAnsi="Cambria Math"/>
                          </w:rPr>
                          <m:t>n</m:t>
                        </w:ins>
                      </m:r>
                    </m:e>
                    <m:sub>
                      <m:r>
                        <w:ins w:id="481" w:author="Andy Kleinhesselink" w:date="2019-05-13T13:13:00Z">
                          <w:rPr>
                            <w:rFonts w:ascii="Cambria Math" w:hAnsi="Cambria Math"/>
                          </w:rPr>
                          <m:t>i</m:t>
                        </w:ins>
                      </m:r>
                    </m:sub>
                  </m:sSub>
                </m:num>
                <m:den>
                  <m:r>
                    <w:ins w:id="482" w:author="Andy Kleinhesselink" w:date="2019-05-13T13:13:00Z">
                      <w:rPr>
                        <w:rFonts w:ascii="Cambria Math" w:hAnsi="Cambria Math"/>
                      </w:rPr>
                      <m:t>dt</m:t>
                    </w:ins>
                  </m:r>
                </m:den>
              </m:f>
              <m:r>
                <w:ins w:id="483" w:author="Andy Kleinhesselink" w:date="2019-05-13T13:13:00Z">
                  <w:rPr>
                    <w:rFonts w:ascii="Cambria Math" w:hAnsi="Cambria Math"/>
                  </w:rPr>
                  <m:t>=</m:t>
                </w:ins>
              </m:r>
              <m:sSub>
                <m:sSubPr>
                  <m:ctrlPr>
                    <w:ins w:id="484" w:author="Andy Kleinhesselink" w:date="2019-05-13T13:15:00Z">
                      <w:rPr>
                        <w:rFonts w:ascii="Cambria Math" w:hAnsi="Cambria Math"/>
                        <w:i/>
                      </w:rPr>
                    </w:ins>
                  </m:ctrlPr>
                </m:sSubPr>
                <m:e>
                  <m:sSub>
                    <m:sSubPr>
                      <m:ctrlPr>
                        <w:ins w:id="485" w:author="Andy Kleinhesselink" w:date="2019-05-13T13:21:00Z">
                          <w:rPr>
                            <w:rFonts w:ascii="Cambria Math" w:hAnsi="Cambria Math"/>
                            <w:i/>
                          </w:rPr>
                        </w:ins>
                      </m:ctrlPr>
                    </m:sSubPr>
                    <m:e>
                      <m:r>
                        <w:ins w:id="486" w:author="Andy Kleinhesselink" w:date="2019-05-13T13:21:00Z">
                          <w:rPr>
                            <w:rFonts w:ascii="Cambria Math" w:hAnsi="Cambria Math"/>
                          </w:rPr>
                          <m:t>F</m:t>
                        </w:ins>
                      </m:r>
                    </m:e>
                    <m:sub>
                      <m:r>
                        <w:ins w:id="487" w:author="Andy Kleinhesselink" w:date="2019-05-13T13:21:00Z">
                          <w:rPr>
                            <w:rFonts w:ascii="Cambria Math" w:hAnsi="Cambria Math"/>
                          </w:rPr>
                          <m:t>i</m:t>
                        </w:ins>
                      </m:r>
                    </m:sub>
                  </m:sSub>
                  <m:r>
                    <w:ins w:id="488" w:author="Andy Kleinhesselink" w:date="2019-05-13T13:21:00Z">
                      <w:rPr>
                        <w:rFonts w:ascii="Cambria Math" w:hAnsi="Cambria Math"/>
                      </w:rPr>
                      <m:t>=</m:t>
                    </w:ins>
                  </m:r>
                  <m:r>
                    <w:ins w:id="489" w:author="Andy Kleinhesselink" w:date="2019-05-13T13:15:00Z">
                      <w:rPr>
                        <w:rFonts w:ascii="Cambria Math" w:hAnsi="Cambria Math"/>
                      </w:rPr>
                      <m:t>r</m:t>
                    </w:ins>
                  </m:r>
                </m:e>
                <m:sub>
                  <m:r>
                    <w:ins w:id="490" w:author="Andy Kleinhesselink" w:date="2019-05-13T13:15:00Z">
                      <w:rPr>
                        <w:rFonts w:ascii="Cambria Math" w:hAnsi="Cambria Math"/>
                      </w:rPr>
                      <m:t>i</m:t>
                    </w:ins>
                  </m:r>
                </m:sub>
              </m:sSub>
              <m:r>
                <w:ins w:id="491" w:author="Andy Kleinhesselink" w:date="2019-05-13T13:15:00Z">
                  <w:rPr>
                    <w:rFonts w:ascii="Cambria Math" w:hAnsi="Cambria Math"/>
                  </w:rPr>
                  <m:t>(1-</m:t>
                </w:ins>
              </m:r>
              <m:sSub>
                <m:sSubPr>
                  <m:ctrlPr>
                    <w:ins w:id="492" w:author="Andy Kleinhesselink" w:date="2019-05-13T13:43:00Z">
                      <w:rPr>
                        <w:rFonts w:ascii="Cambria Math" w:hAnsi="Cambria Math"/>
                        <w:i/>
                      </w:rPr>
                    </w:ins>
                  </m:ctrlPr>
                </m:sSubPr>
                <m:e>
                  <m:r>
                    <w:ins w:id="493" w:author="Andy Kleinhesselink" w:date="2019-05-13T13:43:00Z">
                      <w:rPr>
                        <w:rFonts w:ascii="Cambria Math" w:hAnsi="Cambria Math"/>
                      </w:rPr>
                      <m:t>α</m:t>
                    </w:ins>
                  </m:r>
                </m:e>
                <m:sub>
                  <m:r>
                    <w:ins w:id="494" w:author="Andy Kleinhesselink" w:date="2019-05-13T13:43:00Z">
                      <w:rPr>
                        <w:rFonts w:ascii="Cambria Math" w:hAnsi="Cambria Math"/>
                      </w:rPr>
                      <m:t>ii</m:t>
                    </w:ins>
                  </m:r>
                </m:sub>
              </m:sSub>
              <m:sSub>
                <m:sSubPr>
                  <m:ctrlPr>
                    <w:ins w:id="495" w:author="Andy Kleinhesselink" w:date="2019-05-13T13:43:00Z">
                      <w:rPr>
                        <w:rFonts w:ascii="Cambria Math" w:hAnsi="Cambria Math"/>
                        <w:i/>
                      </w:rPr>
                    </w:ins>
                  </m:ctrlPr>
                </m:sSubPr>
                <m:e>
                  <m:r>
                    <w:ins w:id="496" w:author="Andy Kleinhesselink" w:date="2019-05-13T13:43:00Z">
                      <w:rPr>
                        <w:rFonts w:ascii="Cambria Math" w:hAnsi="Cambria Math"/>
                      </w:rPr>
                      <m:t>n</m:t>
                    </w:ins>
                  </m:r>
                </m:e>
                <m:sub>
                  <m:r>
                    <w:ins w:id="497" w:author="Andy Kleinhesselink" w:date="2019-05-13T13:43:00Z">
                      <w:rPr>
                        <w:rFonts w:ascii="Cambria Math" w:hAnsi="Cambria Math"/>
                      </w:rPr>
                      <m:t>i</m:t>
                    </w:ins>
                  </m:r>
                </m:sub>
              </m:sSub>
              <m:r>
                <w:ins w:id="498" w:author="Andy Kleinhesselink" w:date="2019-05-13T13:43:00Z">
                  <w:rPr>
                    <w:rFonts w:ascii="Cambria Math" w:hAnsi="Cambria Math"/>
                  </w:rPr>
                  <m:t>-</m:t>
                </w:ins>
              </m:r>
              <m:sSub>
                <m:sSubPr>
                  <m:ctrlPr>
                    <w:ins w:id="499" w:author="Andy Kleinhesselink" w:date="2019-05-13T13:43:00Z">
                      <w:rPr>
                        <w:rFonts w:ascii="Cambria Math" w:hAnsi="Cambria Math"/>
                        <w:i/>
                      </w:rPr>
                    </w:ins>
                  </m:ctrlPr>
                </m:sSubPr>
                <m:e>
                  <m:r>
                    <w:ins w:id="500" w:author="Andy Kleinhesselink" w:date="2019-05-13T13:43:00Z">
                      <w:rPr>
                        <w:rFonts w:ascii="Cambria Math" w:hAnsi="Cambria Math"/>
                      </w:rPr>
                      <m:t>α</m:t>
                    </w:ins>
                  </m:r>
                </m:e>
                <m:sub>
                  <m:r>
                    <w:ins w:id="501" w:author="Andy Kleinhesselink" w:date="2019-05-13T13:43:00Z">
                      <w:rPr>
                        <w:rFonts w:ascii="Cambria Math" w:hAnsi="Cambria Math"/>
                      </w:rPr>
                      <m:t>ij</m:t>
                    </w:ins>
                  </m:r>
                </m:sub>
              </m:sSub>
              <m:sSub>
                <m:sSubPr>
                  <m:ctrlPr>
                    <w:ins w:id="502" w:author="Andy Kleinhesselink" w:date="2019-05-13T13:43:00Z">
                      <w:rPr>
                        <w:rFonts w:ascii="Cambria Math" w:hAnsi="Cambria Math"/>
                        <w:i/>
                      </w:rPr>
                    </w:ins>
                  </m:ctrlPr>
                </m:sSubPr>
                <m:e>
                  <m:r>
                    <w:ins w:id="503" w:author="Andy Kleinhesselink" w:date="2019-05-13T13:43:00Z">
                      <w:rPr>
                        <w:rFonts w:ascii="Cambria Math" w:hAnsi="Cambria Math"/>
                      </w:rPr>
                      <m:t>n</m:t>
                    </w:ins>
                  </m:r>
                </m:e>
                <m:sub>
                  <m:r>
                    <w:ins w:id="504" w:author="Andy Kleinhesselink" w:date="2019-05-13T13:43:00Z">
                      <w:rPr>
                        <w:rFonts w:ascii="Cambria Math" w:hAnsi="Cambria Math"/>
                      </w:rPr>
                      <m:t>j</m:t>
                    </w:ins>
                  </m:r>
                </m:sub>
              </m:sSub>
            </m:oMath>
            <w:ins w:id="505" w:author="Andy Kleinhesselink" w:date="2019-05-13T13:15:00Z">
              <w:r>
                <w:t>)</w:t>
              </w:r>
            </w:ins>
          </w:p>
        </w:tc>
        <w:tc>
          <w:tcPr>
            <w:tcW w:w="730" w:type="dxa"/>
            <w:vAlign w:val="center"/>
            <w:tcPrChange w:id="506" w:author="Andy Kleinhesselink" w:date="2019-05-13T13:16:00Z">
              <w:tcPr>
                <w:tcW w:w="738" w:type="dxa"/>
                <w:vAlign w:val="center"/>
              </w:tcPr>
            </w:tcPrChange>
          </w:tcPr>
          <w:p w14:paraId="650F3C1B" w14:textId="77777777" w:rsidR="006C39D4" w:rsidRPr="006B2FC8" w:rsidRDefault="006C39D4" w:rsidP="00EF2842">
            <w:pPr>
              <w:spacing w:after="202"/>
              <w:ind w:firstLine="0"/>
              <w:contextualSpacing/>
              <w:jc w:val="center"/>
              <w:rPr>
                <w:ins w:id="507" w:author="Andy Kleinhesselink" w:date="2019-05-13T13:13:00Z"/>
              </w:rPr>
            </w:pPr>
            <w:ins w:id="508" w:author="Andy Kleinhesselink" w:date="2019-05-13T13:13:00Z">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1</w:t>
              </w:r>
              <w:r w:rsidRPr="006B2FC8">
                <w:rPr>
                  <w:noProof/>
                </w:rPr>
                <w:fldChar w:fldCharType="end"/>
              </w:r>
              <w:r w:rsidRPr="006B2FC8">
                <w:t>)</w:t>
              </w:r>
            </w:ins>
          </w:p>
        </w:tc>
      </w:tr>
    </w:tbl>
    <w:p w14:paraId="34FCA8E1" w14:textId="06551640" w:rsidR="00320E1C" w:rsidRDefault="0046702B" w:rsidP="009A13BD">
      <w:pPr>
        <w:spacing w:after="202"/>
        <w:ind w:firstLine="0"/>
        <w:contextualSpacing/>
        <w:rPr>
          <w:ins w:id="509" w:author="Andy Kleinhesselink" w:date="2019-05-13T13:24:00Z"/>
        </w:rPr>
      </w:pPr>
      <w:ins w:id="510" w:author="Andy Kleinhesselink" w:date="2019-05-13T15:03:00Z">
        <w:r>
          <w:t>The sensitivity of specie</w:t>
        </w:r>
      </w:ins>
      <w:ins w:id="511" w:author="Andy Kleinhesselink" w:date="2019-05-13T15:04:00Z">
        <w:r>
          <w:t>s</w:t>
        </w:r>
        <w:r w:rsidRPr="0046702B">
          <w:rPr>
            <w:i/>
            <w:rPrChange w:id="512" w:author="Andy Kleinhesselink" w:date="2019-05-13T15:04:00Z">
              <w:rPr/>
            </w:rPrChange>
          </w:rPr>
          <w:t xml:space="preserve"> </w:t>
        </w:r>
        <w:proofErr w:type="spellStart"/>
        <w:r w:rsidRPr="0046702B">
          <w:rPr>
            <w:i/>
            <w:rPrChange w:id="513" w:author="Andy Kleinhesselink" w:date="2019-05-13T15:04:00Z">
              <w:rPr/>
            </w:rPrChange>
          </w:rPr>
          <w:t>i</w:t>
        </w:r>
        <w:proofErr w:type="spellEnd"/>
        <w:r>
          <w:t xml:space="preserve"> to species </w:t>
        </w:r>
        <w:r w:rsidRPr="0046702B">
          <w:rPr>
            <w:i/>
            <w:rPrChange w:id="514" w:author="Andy Kleinhesselink" w:date="2019-05-13T15:04:00Z">
              <w:rPr/>
            </w:rPrChange>
          </w:rPr>
          <w:t>j</w:t>
        </w:r>
        <w:r>
          <w:t xml:space="preserve"> is given by the partial derivative: </w:t>
        </w:r>
      </w:ins>
      <m:oMath>
        <m:f>
          <m:fPr>
            <m:ctrlPr>
              <w:ins w:id="515" w:author="Andy Kleinhesselink" w:date="2019-05-13T13:17:00Z">
                <w:rPr>
                  <w:rFonts w:ascii="Cambria Math" w:hAnsi="Cambria Math"/>
                  <w:i/>
                </w:rPr>
              </w:ins>
            </m:ctrlPr>
          </m:fPr>
          <m:num>
            <m:r>
              <w:ins w:id="516" w:author="Andy Kleinhesselink" w:date="2019-05-13T13:20:00Z">
                <w:rPr>
                  <w:rFonts w:ascii="Cambria Math" w:hAnsi="Cambria Math"/>
                </w:rPr>
                <m:t>∂</m:t>
              </w:ins>
            </m:r>
            <m:sSub>
              <m:sSubPr>
                <m:ctrlPr>
                  <w:ins w:id="517" w:author="Andy Kleinhesselink" w:date="2019-05-13T13:16:00Z">
                    <w:rPr>
                      <w:rFonts w:ascii="Cambria Math" w:hAnsi="Cambria Math"/>
                      <w:i/>
                    </w:rPr>
                  </w:ins>
                </m:ctrlPr>
              </m:sSubPr>
              <m:e>
                <m:r>
                  <w:ins w:id="518" w:author="Andy Kleinhesselink" w:date="2019-05-13T13:21:00Z">
                    <w:rPr>
                      <w:rFonts w:ascii="Cambria Math" w:hAnsi="Cambria Math"/>
                    </w:rPr>
                    <m:t>F</m:t>
                  </w:ins>
                </m:r>
              </m:e>
              <m:sub>
                <m:r>
                  <w:ins w:id="519" w:author="Andy Kleinhesselink" w:date="2019-05-13T13:17:00Z">
                    <w:rPr>
                      <w:rFonts w:ascii="Cambria Math" w:hAnsi="Cambria Math"/>
                    </w:rPr>
                    <m:t>i</m:t>
                  </w:ins>
                </m:r>
              </m:sub>
            </m:sSub>
          </m:num>
          <m:den>
            <m:r>
              <w:ins w:id="520" w:author="Andy Kleinhesselink" w:date="2019-05-13T13:20:00Z">
                <w:rPr>
                  <w:rFonts w:ascii="Cambria Math" w:hAnsi="Cambria Math"/>
                </w:rPr>
                <m:t>∂</m:t>
              </w:ins>
            </m:r>
            <m:sSub>
              <m:sSubPr>
                <m:ctrlPr>
                  <w:ins w:id="521" w:author="Andy Kleinhesselink" w:date="2019-05-13T13:20:00Z">
                    <w:rPr>
                      <w:rFonts w:ascii="Cambria Math" w:hAnsi="Cambria Math"/>
                      <w:i/>
                    </w:rPr>
                  </w:ins>
                </m:ctrlPr>
              </m:sSubPr>
              <m:e>
                <m:r>
                  <w:ins w:id="522" w:author="Andy Kleinhesselink" w:date="2019-05-13T13:20:00Z">
                    <w:rPr>
                      <w:rFonts w:ascii="Cambria Math" w:hAnsi="Cambria Math"/>
                    </w:rPr>
                    <m:t>n</m:t>
                  </w:ins>
                </m:r>
              </m:e>
              <m:sub>
                <m:r>
                  <w:ins w:id="523" w:author="Andy Kleinhesselink" w:date="2019-05-13T13:20:00Z">
                    <w:rPr>
                      <w:rFonts w:ascii="Cambria Math" w:hAnsi="Cambria Math"/>
                    </w:rPr>
                    <m:t>j</m:t>
                  </w:ins>
                </m:r>
              </m:sub>
            </m:sSub>
          </m:den>
        </m:f>
        <m:r>
          <w:ins w:id="524" w:author="Andy Kleinhesselink" w:date="2019-05-13T13:17:00Z">
            <w:rPr>
              <w:rFonts w:ascii="Cambria Math" w:hAnsi="Cambria Math"/>
            </w:rPr>
            <m:t xml:space="preserve"> = </m:t>
          </w:ins>
        </m:r>
        <m:sSub>
          <m:sSubPr>
            <m:ctrlPr>
              <w:ins w:id="525" w:author="Andy Kleinhesselink" w:date="2019-05-13T13:19:00Z">
                <w:rPr>
                  <w:rFonts w:ascii="Cambria Math" w:hAnsi="Cambria Math"/>
                  <w:i/>
                </w:rPr>
              </w:ins>
            </m:ctrlPr>
          </m:sSubPr>
          <m:e>
            <m:r>
              <w:ins w:id="526" w:author="Andy Kleinhesselink" w:date="2019-05-13T13:19:00Z">
                <w:rPr>
                  <w:rFonts w:ascii="Cambria Math" w:hAnsi="Cambria Math"/>
                </w:rPr>
                <m:t>r</m:t>
              </w:ins>
            </m:r>
          </m:e>
          <m:sub>
            <m:r>
              <w:ins w:id="527" w:author="Andy Kleinhesselink" w:date="2019-05-13T13:19:00Z">
                <w:rPr>
                  <w:rFonts w:ascii="Cambria Math" w:hAnsi="Cambria Math"/>
                </w:rPr>
                <m:t>i</m:t>
              </w:ins>
            </m:r>
          </m:sub>
        </m:sSub>
        <m:r>
          <w:ins w:id="528" w:author="Andy Kleinhesselink" w:date="2019-05-13T13:20:00Z">
            <w:rPr>
              <w:rFonts w:ascii="Cambria Math" w:hAnsi="Cambria Math"/>
            </w:rPr>
            <m:t xml:space="preserve"> </m:t>
          </w:ins>
        </m:r>
        <m:sSub>
          <m:sSubPr>
            <m:ctrlPr>
              <w:ins w:id="529" w:author="Andy Kleinhesselink" w:date="2019-05-13T13:20:00Z">
                <w:rPr>
                  <w:rFonts w:ascii="Cambria Math" w:hAnsi="Cambria Math"/>
                  <w:i/>
                </w:rPr>
              </w:ins>
            </m:ctrlPr>
          </m:sSubPr>
          <m:e>
            <m:r>
              <w:ins w:id="530" w:author="Andy Kleinhesselink" w:date="2019-05-13T13:20:00Z">
                <w:rPr>
                  <w:rFonts w:ascii="Cambria Math" w:hAnsi="Cambria Math"/>
                </w:rPr>
                <m:t>α</m:t>
              </w:ins>
            </m:r>
          </m:e>
          <m:sub>
            <m:r>
              <w:ins w:id="531" w:author="Andy Kleinhesselink" w:date="2019-05-13T13:20:00Z">
                <w:rPr>
                  <w:rFonts w:ascii="Cambria Math" w:hAnsi="Cambria Math"/>
                </w:rPr>
                <m:t>ij</m:t>
              </w:ins>
            </m:r>
          </m:sub>
        </m:sSub>
        <m:r>
          <w:ins w:id="532" w:author="Andy Kleinhesselink" w:date="2019-05-13T15:04:00Z">
            <w:rPr>
              <w:rFonts w:ascii="Cambria Math" w:hAnsi="Cambria Math"/>
            </w:rPr>
            <m:t>.</m:t>
          </w:ins>
        </m:r>
      </m:oMath>
      <w:ins w:id="533" w:author="Andy Kleinhesselink" w:date="2019-05-13T15:04:00Z">
        <w:r>
          <w:t xml:space="preserve"> In other words, t</w:t>
        </w:r>
      </w:ins>
      <w:ins w:id="534" w:author="Andy Kleinhesselink" w:date="2019-05-13T13:21:00Z">
        <w:r w:rsidR="00C92FC1">
          <w:t>he sensitivity of the per capita population growth of species</w:t>
        </w:r>
      </w:ins>
      <w:ins w:id="535" w:author="Andy Kleinhesselink" w:date="2019-05-13T13:22:00Z">
        <w:r w:rsidR="00C92FC1">
          <w:t xml:space="preserve"> </w:t>
        </w:r>
        <w:proofErr w:type="spellStart"/>
        <w:r w:rsidR="00C92FC1" w:rsidRPr="007E11EC">
          <w:rPr>
            <w:i/>
            <w:rPrChange w:id="536" w:author="Andy Kleinhesselink" w:date="2019-05-13T14:14:00Z">
              <w:rPr/>
            </w:rPrChange>
          </w:rPr>
          <w:t>i</w:t>
        </w:r>
        <w:proofErr w:type="spellEnd"/>
        <w:r w:rsidR="00C92FC1">
          <w:t xml:space="preserve"> to the density of species </w:t>
        </w:r>
        <w:r w:rsidR="00C92FC1" w:rsidRPr="007E11EC">
          <w:rPr>
            <w:i/>
            <w:rPrChange w:id="537" w:author="Andy Kleinhesselink" w:date="2019-05-13T14:15:00Z">
              <w:rPr/>
            </w:rPrChange>
          </w:rPr>
          <w:t>j</w:t>
        </w:r>
        <w:r w:rsidR="00C92FC1">
          <w:t xml:space="preserve"> is not determined by any other species</w:t>
        </w:r>
      </w:ins>
      <w:ins w:id="538" w:author="Andy Kleinhesselink" w:date="2019-05-13T15:04:00Z">
        <w:r>
          <w:t>—</w:t>
        </w:r>
      </w:ins>
      <w:ins w:id="539" w:author="Andy Kleinhesselink" w:date="2019-05-13T13:22:00Z">
        <w:r w:rsidR="00C92FC1">
          <w:t xml:space="preserve">so there are no HOIs. </w:t>
        </w:r>
      </w:ins>
      <w:ins w:id="540" w:author="Andy Kleinhesselink" w:date="2019-05-13T13:44:00Z">
        <w:r w:rsidR="00240FC7">
          <w:t xml:space="preserve"> Adding a higher order term to the model,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C92FC1" w:rsidRPr="006B2FC8" w14:paraId="3A0AB3EE" w14:textId="77777777" w:rsidTr="00EF2842">
        <w:trPr>
          <w:trHeight w:val="503"/>
          <w:ins w:id="541" w:author="Andy Kleinhesselink" w:date="2019-05-13T13:24:00Z"/>
        </w:trPr>
        <w:tc>
          <w:tcPr>
            <w:tcW w:w="720" w:type="dxa"/>
            <w:vAlign w:val="center"/>
          </w:tcPr>
          <w:p w14:paraId="70F6CF8E" w14:textId="77777777" w:rsidR="00C92FC1" w:rsidRPr="006B2FC8" w:rsidRDefault="00C92FC1" w:rsidP="00EF2842">
            <w:pPr>
              <w:spacing w:after="202"/>
              <w:ind w:firstLine="0"/>
              <w:contextualSpacing/>
              <w:jc w:val="center"/>
              <w:rPr>
                <w:ins w:id="542" w:author="Andy Kleinhesselink" w:date="2019-05-13T13:24:00Z"/>
              </w:rPr>
            </w:pPr>
          </w:p>
        </w:tc>
        <w:tc>
          <w:tcPr>
            <w:tcW w:w="7190" w:type="dxa"/>
            <w:vAlign w:val="center"/>
          </w:tcPr>
          <w:p w14:paraId="47856476" w14:textId="23D42FFB" w:rsidR="00C92FC1" w:rsidRPr="006B2FC8" w:rsidRDefault="00C92FC1" w:rsidP="00EF2842">
            <w:pPr>
              <w:spacing w:after="202"/>
              <w:contextualSpacing/>
              <w:jc w:val="center"/>
              <w:rPr>
                <w:ins w:id="543" w:author="Andy Kleinhesselink" w:date="2019-05-13T13:24:00Z"/>
              </w:rPr>
            </w:pPr>
            <m:oMath>
              <m:f>
                <m:fPr>
                  <m:ctrlPr>
                    <w:ins w:id="544" w:author="Andy Kleinhesselink" w:date="2019-05-13T13:24:00Z">
                      <w:rPr>
                        <w:rFonts w:ascii="Cambria Math" w:hAnsi="Cambria Math"/>
                        <w:i/>
                      </w:rPr>
                    </w:ins>
                  </m:ctrlPr>
                </m:fPr>
                <m:num>
                  <m:r>
                    <w:ins w:id="545" w:author="Andy Kleinhesselink" w:date="2019-05-13T13:24:00Z">
                      <w:rPr>
                        <w:rFonts w:ascii="Cambria Math" w:hAnsi="Cambria Math"/>
                      </w:rPr>
                      <m:t>1</m:t>
                    </w:ins>
                  </m:r>
                </m:num>
                <m:den>
                  <m:sSub>
                    <m:sSubPr>
                      <m:ctrlPr>
                        <w:ins w:id="546" w:author="Andy Kleinhesselink" w:date="2019-05-13T13:24:00Z">
                          <w:rPr>
                            <w:rFonts w:ascii="Cambria Math" w:hAnsi="Cambria Math"/>
                            <w:i/>
                          </w:rPr>
                        </w:ins>
                      </m:ctrlPr>
                    </m:sSubPr>
                    <m:e>
                      <m:r>
                        <w:ins w:id="547" w:author="Andy Kleinhesselink" w:date="2019-05-13T13:24:00Z">
                          <w:rPr>
                            <w:rFonts w:ascii="Cambria Math" w:hAnsi="Cambria Math"/>
                          </w:rPr>
                          <m:t>n</m:t>
                        </w:ins>
                      </m:r>
                    </m:e>
                    <m:sub>
                      <m:r>
                        <w:ins w:id="548" w:author="Andy Kleinhesselink" w:date="2019-05-13T13:24:00Z">
                          <w:rPr>
                            <w:rFonts w:ascii="Cambria Math" w:hAnsi="Cambria Math"/>
                          </w:rPr>
                          <m:t>i</m:t>
                        </w:ins>
                      </m:r>
                    </m:sub>
                  </m:sSub>
                </m:den>
              </m:f>
              <m:f>
                <m:fPr>
                  <m:ctrlPr>
                    <w:ins w:id="549" w:author="Andy Kleinhesselink" w:date="2019-05-13T13:24:00Z">
                      <w:rPr>
                        <w:rFonts w:ascii="Cambria Math" w:hAnsi="Cambria Math"/>
                        <w:i/>
                      </w:rPr>
                    </w:ins>
                  </m:ctrlPr>
                </m:fPr>
                <m:num>
                  <m:r>
                    <w:ins w:id="550" w:author="Andy Kleinhesselink" w:date="2019-05-13T13:24:00Z">
                      <w:rPr>
                        <w:rFonts w:ascii="Cambria Math" w:hAnsi="Cambria Math"/>
                      </w:rPr>
                      <m:t>d</m:t>
                    </w:ins>
                  </m:r>
                  <m:sSub>
                    <m:sSubPr>
                      <m:ctrlPr>
                        <w:ins w:id="551" w:author="Andy Kleinhesselink" w:date="2019-05-13T13:24:00Z">
                          <w:rPr>
                            <w:rFonts w:ascii="Cambria Math" w:hAnsi="Cambria Math"/>
                            <w:i/>
                          </w:rPr>
                        </w:ins>
                      </m:ctrlPr>
                    </m:sSubPr>
                    <m:e>
                      <m:r>
                        <w:ins w:id="552" w:author="Andy Kleinhesselink" w:date="2019-05-13T13:24:00Z">
                          <w:rPr>
                            <w:rFonts w:ascii="Cambria Math" w:hAnsi="Cambria Math"/>
                          </w:rPr>
                          <m:t>n</m:t>
                        </w:ins>
                      </m:r>
                    </m:e>
                    <m:sub>
                      <m:r>
                        <w:ins w:id="553" w:author="Andy Kleinhesselink" w:date="2019-05-13T13:24:00Z">
                          <w:rPr>
                            <w:rFonts w:ascii="Cambria Math" w:hAnsi="Cambria Math"/>
                          </w:rPr>
                          <m:t>i</m:t>
                        </w:ins>
                      </m:r>
                    </m:sub>
                  </m:sSub>
                </m:num>
                <m:den>
                  <m:r>
                    <w:ins w:id="554" w:author="Andy Kleinhesselink" w:date="2019-05-13T13:24:00Z">
                      <w:rPr>
                        <w:rFonts w:ascii="Cambria Math" w:hAnsi="Cambria Math"/>
                      </w:rPr>
                      <m:t>dt</m:t>
                    </w:ins>
                  </m:r>
                </m:den>
              </m:f>
              <m:r>
                <w:ins w:id="555" w:author="Andy Kleinhesselink" w:date="2019-05-13T13:24:00Z">
                  <w:rPr>
                    <w:rFonts w:ascii="Cambria Math" w:hAnsi="Cambria Math"/>
                  </w:rPr>
                  <m:t>=</m:t>
                </w:ins>
              </m:r>
              <m:sSub>
                <m:sSubPr>
                  <m:ctrlPr>
                    <w:ins w:id="556" w:author="Andy Kleinhesselink" w:date="2019-05-13T13:24:00Z">
                      <w:rPr>
                        <w:rFonts w:ascii="Cambria Math" w:hAnsi="Cambria Math"/>
                        <w:i/>
                      </w:rPr>
                    </w:ins>
                  </m:ctrlPr>
                </m:sSubPr>
                <m:e>
                  <m:sSub>
                    <m:sSubPr>
                      <m:ctrlPr>
                        <w:ins w:id="557" w:author="Andy Kleinhesselink" w:date="2019-05-13T13:24:00Z">
                          <w:rPr>
                            <w:rFonts w:ascii="Cambria Math" w:hAnsi="Cambria Math"/>
                            <w:i/>
                          </w:rPr>
                        </w:ins>
                      </m:ctrlPr>
                    </m:sSubPr>
                    <m:e>
                      <m:r>
                        <w:ins w:id="558" w:author="Andy Kleinhesselink" w:date="2019-05-13T13:24:00Z">
                          <w:rPr>
                            <w:rFonts w:ascii="Cambria Math" w:hAnsi="Cambria Math"/>
                          </w:rPr>
                          <m:t>F</m:t>
                        </w:ins>
                      </m:r>
                    </m:e>
                    <m:sub>
                      <m:r>
                        <w:ins w:id="559" w:author="Andy Kleinhesselink" w:date="2019-05-13T13:24:00Z">
                          <w:rPr>
                            <w:rFonts w:ascii="Cambria Math" w:hAnsi="Cambria Math"/>
                          </w:rPr>
                          <m:t>i</m:t>
                        </w:ins>
                      </m:r>
                    </m:sub>
                  </m:sSub>
                  <m:r>
                    <w:ins w:id="560" w:author="Andy Kleinhesselink" w:date="2019-05-13T13:24:00Z">
                      <w:rPr>
                        <w:rFonts w:ascii="Cambria Math" w:hAnsi="Cambria Math"/>
                      </w:rPr>
                      <m:t>=r</m:t>
                    </w:ins>
                  </m:r>
                </m:e>
                <m:sub>
                  <m:r>
                    <w:ins w:id="561" w:author="Andy Kleinhesselink" w:date="2019-05-13T13:24:00Z">
                      <w:rPr>
                        <w:rFonts w:ascii="Cambria Math" w:hAnsi="Cambria Math"/>
                      </w:rPr>
                      <m:t>i</m:t>
                    </w:ins>
                  </m:r>
                </m:sub>
              </m:sSub>
              <m:r>
                <w:ins w:id="562" w:author="Andy Kleinhesselink" w:date="2019-05-13T13:24:00Z">
                  <w:rPr>
                    <w:rFonts w:ascii="Cambria Math" w:hAnsi="Cambria Math"/>
                  </w:rPr>
                  <m:t>(1-</m:t>
                </w:ins>
              </m:r>
              <m:sSub>
                <m:sSubPr>
                  <m:ctrlPr>
                    <w:ins w:id="563" w:author="Andy Kleinhesselink" w:date="2019-05-13T15:05:00Z">
                      <w:rPr>
                        <w:rFonts w:ascii="Cambria Math" w:hAnsi="Cambria Math"/>
                        <w:i/>
                      </w:rPr>
                    </w:ins>
                  </m:ctrlPr>
                </m:sSubPr>
                <m:e>
                  <m:r>
                    <w:ins w:id="564" w:author="Andy Kleinhesselink" w:date="2019-05-13T15:05:00Z">
                      <w:rPr>
                        <w:rFonts w:ascii="Cambria Math" w:hAnsi="Cambria Math"/>
                      </w:rPr>
                      <m:t>α</m:t>
                    </w:ins>
                  </m:r>
                </m:e>
                <m:sub>
                  <m:r>
                    <w:ins w:id="565" w:author="Andy Kleinhesselink" w:date="2019-05-13T15:05:00Z">
                      <w:rPr>
                        <w:rFonts w:ascii="Cambria Math" w:hAnsi="Cambria Math"/>
                      </w:rPr>
                      <m:t>ii</m:t>
                    </w:ins>
                  </m:r>
                </m:sub>
              </m:sSub>
              <m:sSub>
                <m:sSubPr>
                  <m:ctrlPr>
                    <w:ins w:id="566" w:author="Andy Kleinhesselink" w:date="2019-05-13T15:05:00Z">
                      <w:rPr>
                        <w:rFonts w:ascii="Cambria Math" w:hAnsi="Cambria Math"/>
                        <w:i/>
                      </w:rPr>
                    </w:ins>
                  </m:ctrlPr>
                </m:sSubPr>
                <m:e>
                  <m:r>
                    <w:ins w:id="567" w:author="Andy Kleinhesselink" w:date="2019-05-13T15:05:00Z">
                      <w:rPr>
                        <w:rFonts w:ascii="Cambria Math" w:hAnsi="Cambria Math"/>
                      </w:rPr>
                      <m:t>n</m:t>
                    </w:ins>
                  </m:r>
                </m:e>
                <m:sub>
                  <m:r>
                    <w:ins w:id="568" w:author="Andy Kleinhesselink" w:date="2019-05-13T15:05:00Z">
                      <w:rPr>
                        <w:rFonts w:ascii="Cambria Math" w:hAnsi="Cambria Math"/>
                      </w:rPr>
                      <m:t>i</m:t>
                    </w:ins>
                  </m:r>
                </m:sub>
              </m:sSub>
              <m:r>
                <w:ins w:id="569" w:author="Andy Kleinhesselink" w:date="2019-05-13T13:24:00Z">
                  <w:rPr>
                    <w:rFonts w:ascii="Cambria Math" w:hAnsi="Cambria Math"/>
                  </w:rPr>
                  <m:t>-</m:t>
                </w:ins>
              </m:r>
              <m:sSub>
                <m:sSubPr>
                  <m:ctrlPr>
                    <w:ins w:id="570" w:author="Andy Kleinhesselink" w:date="2019-05-13T13:45:00Z">
                      <w:rPr>
                        <w:rFonts w:ascii="Cambria Math" w:hAnsi="Cambria Math"/>
                        <w:i/>
                      </w:rPr>
                    </w:ins>
                  </m:ctrlPr>
                </m:sSubPr>
                <m:e>
                  <m:r>
                    <w:ins w:id="571" w:author="Andy Kleinhesselink" w:date="2019-05-13T13:45:00Z">
                      <w:rPr>
                        <w:rFonts w:ascii="Cambria Math" w:hAnsi="Cambria Math"/>
                      </w:rPr>
                      <m:t>α</m:t>
                    </w:ins>
                  </m:r>
                </m:e>
                <m:sub>
                  <m:r>
                    <w:ins w:id="572" w:author="Andy Kleinhesselink" w:date="2019-05-13T13:45:00Z">
                      <w:rPr>
                        <w:rFonts w:ascii="Cambria Math" w:hAnsi="Cambria Math"/>
                      </w:rPr>
                      <m:t>ij</m:t>
                    </w:ins>
                  </m:r>
                </m:sub>
              </m:sSub>
              <m:sSub>
                <m:sSubPr>
                  <m:ctrlPr>
                    <w:ins w:id="573" w:author="Andy Kleinhesselink" w:date="2019-05-13T13:45:00Z">
                      <w:rPr>
                        <w:rFonts w:ascii="Cambria Math" w:hAnsi="Cambria Math"/>
                        <w:i/>
                      </w:rPr>
                    </w:ins>
                  </m:ctrlPr>
                </m:sSubPr>
                <m:e>
                  <m:r>
                    <w:ins w:id="574" w:author="Andy Kleinhesselink" w:date="2019-05-13T13:45:00Z">
                      <w:rPr>
                        <w:rFonts w:ascii="Cambria Math" w:hAnsi="Cambria Math"/>
                      </w:rPr>
                      <m:t>n</m:t>
                    </w:ins>
                  </m:r>
                </m:e>
                <m:sub>
                  <m:r>
                    <w:ins w:id="575" w:author="Andy Kleinhesselink" w:date="2019-05-13T13:45:00Z">
                      <w:rPr>
                        <w:rFonts w:ascii="Cambria Math" w:hAnsi="Cambria Math"/>
                      </w:rPr>
                      <m:t>j</m:t>
                    </w:ins>
                  </m:r>
                </m:sub>
              </m:sSub>
              <m:r>
                <w:ins w:id="576" w:author="Andy Kleinhesselink" w:date="2019-05-13T13:45:00Z">
                  <w:rPr>
                    <w:rFonts w:ascii="Cambria Math" w:hAnsi="Cambria Math"/>
                  </w:rPr>
                  <m:t>-</m:t>
                </w:ins>
              </m:r>
              <m:sSub>
                <m:sSubPr>
                  <m:ctrlPr>
                    <w:ins w:id="577" w:author="Andy Kleinhesselink" w:date="2019-05-13T13:45:00Z">
                      <w:rPr>
                        <w:rFonts w:ascii="Cambria Math" w:hAnsi="Cambria Math"/>
                        <w:i/>
                      </w:rPr>
                    </w:ins>
                  </m:ctrlPr>
                </m:sSubPr>
                <m:e>
                  <m:r>
                    <w:ins w:id="578" w:author="Andy Kleinhesselink" w:date="2019-05-13T13:45:00Z">
                      <w:rPr>
                        <w:rFonts w:ascii="Cambria Math" w:hAnsi="Cambria Math"/>
                      </w:rPr>
                      <m:t>β</m:t>
                    </w:ins>
                  </m:r>
                </m:e>
                <m:sub>
                  <m:r>
                    <w:ins w:id="579" w:author="Andy Kleinhesselink" w:date="2019-05-13T13:45:00Z">
                      <w:rPr>
                        <w:rFonts w:ascii="Cambria Math" w:hAnsi="Cambria Math"/>
                      </w:rPr>
                      <m:t>ijj</m:t>
                    </w:ins>
                  </m:r>
                </m:sub>
              </m:sSub>
              <m:sSubSup>
                <m:sSubSupPr>
                  <m:ctrlPr>
                    <w:ins w:id="580" w:author="Andy Kleinhesselink" w:date="2019-05-13T13:47:00Z">
                      <w:rPr>
                        <w:rFonts w:ascii="Cambria Math" w:hAnsi="Cambria Math"/>
                        <w:i/>
                      </w:rPr>
                    </w:ins>
                  </m:ctrlPr>
                </m:sSubSupPr>
                <m:e>
                  <m:r>
                    <w:ins w:id="581" w:author="Andy Kleinhesselink" w:date="2019-05-13T13:45:00Z">
                      <w:rPr>
                        <w:rFonts w:ascii="Cambria Math" w:hAnsi="Cambria Math"/>
                      </w:rPr>
                      <m:t>n</m:t>
                    </w:ins>
                  </m:r>
                </m:e>
                <m:sub>
                  <m:r>
                    <w:ins w:id="582" w:author="Andy Kleinhesselink" w:date="2019-05-13T13:47:00Z">
                      <w:rPr>
                        <w:rFonts w:ascii="Cambria Math" w:hAnsi="Cambria Math"/>
                      </w:rPr>
                      <m:t>j</m:t>
                    </w:ins>
                  </m:r>
                </m:sub>
                <m:sup>
                  <m:r>
                    <w:ins w:id="583" w:author="Andy Kleinhesselink" w:date="2019-05-13T13:45:00Z">
                      <w:rPr>
                        <w:rFonts w:ascii="Cambria Math" w:hAnsi="Cambria Math"/>
                      </w:rPr>
                      <m:t>2</m:t>
                    </w:ins>
                  </m:r>
                </m:sup>
              </m:sSubSup>
            </m:oMath>
            <w:ins w:id="584" w:author="Andy Kleinhesselink" w:date="2019-05-13T13:24:00Z">
              <w:r>
                <w:t>)</w:t>
              </w:r>
            </w:ins>
            <w:ins w:id="585" w:author="Andy Kleinhesselink" w:date="2019-05-13T15:05:00Z">
              <w:r w:rsidR="0046702B">
                <w:t>,</w:t>
              </w:r>
            </w:ins>
          </w:p>
        </w:tc>
        <w:tc>
          <w:tcPr>
            <w:tcW w:w="730" w:type="dxa"/>
            <w:vAlign w:val="center"/>
          </w:tcPr>
          <w:p w14:paraId="636BCFAB" w14:textId="77777777" w:rsidR="00C92FC1" w:rsidRPr="006B2FC8" w:rsidRDefault="00C92FC1" w:rsidP="00EF2842">
            <w:pPr>
              <w:spacing w:after="202"/>
              <w:ind w:firstLine="0"/>
              <w:contextualSpacing/>
              <w:jc w:val="center"/>
              <w:rPr>
                <w:ins w:id="586" w:author="Andy Kleinhesselink" w:date="2019-05-13T13:24:00Z"/>
              </w:rPr>
            </w:pPr>
            <w:ins w:id="587" w:author="Andy Kleinhesselink" w:date="2019-05-13T13:24:00Z">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1</w:t>
              </w:r>
              <w:r w:rsidRPr="006B2FC8">
                <w:rPr>
                  <w:noProof/>
                </w:rPr>
                <w:fldChar w:fldCharType="end"/>
              </w:r>
              <w:r w:rsidRPr="006B2FC8">
                <w:t>)</w:t>
              </w:r>
            </w:ins>
          </w:p>
        </w:tc>
      </w:tr>
    </w:tbl>
    <w:p w14:paraId="3A298A88" w14:textId="5854798A" w:rsidR="00EF2842" w:rsidRDefault="0046702B" w:rsidP="009A13BD">
      <w:pPr>
        <w:spacing w:after="202"/>
        <w:ind w:firstLine="0"/>
        <w:contextualSpacing/>
        <w:rPr>
          <w:ins w:id="588" w:author="Andy Kleinhesselink" w:date="2019-05-13T16:32:00Z"/>
        </w:rPr>
      </w:pPr>
      <w:ins w:id="589" w:author="Andy Kleinhesselink" w:date="2019-05-13T15:05:00Z">
        <w:r>
          <w:t>r</w:t>
        </w:r>
      </w:ins>
      <w:ins w:id="590" w:author="Andy Kleinhesselink" w:date="2019-05-13T13:45:00Z">
        <w:r w:rsidR="00240FC7">
          <w:t xml:space="preserve">esults in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ins>
      <m:oMath>
        <m:d>
          <m:dPr>
            <m:ctrlPr>
              <w:ins w:id="591" w:author="Andy Kleinhesselink" w:date="2019-05-13T13:51:00Z">
                <w:rPr>
                  <w:rFonts w:ascii="Cambria Math" w:hAnsi="Cambria Math"/>
                  <w:i/>
                </w:rPr>
              </w:ins>
            </m:ctrlPr>
          </m:dPr>
          <m:e>
            <m:r>
              <w:ins w:id="592" w:author="Andy Kleinhesselink" w:date="2019-05-13T13:51:00Z">
                <w:rPr>
                  <w:rFonts w:ascii="Cambria Math" w:hAnsi="Cambria Math"/>
                </w:rPr>
                <m:t>2</m:t>
              </w:ins>
            </m:r>
            <m:sSub>
              <m:sSubPr>
                <m:ctrlPr>
                  <w:ins w:id="593" w:author="Andy Kleinhesselink" w:date="2019-05-13T13:51:00Z">
                    <w:rPr>
                      <w:rFonts w:ascii="Cambria Math" w:hAnsi="Cambria Math"/>
                      <w:i/>
                    </w:rPr>
                  </w:ins>
                </m:ctrlPr>
              </m:sSubPr>
              <m:e>
                <m:r>
                  <w:ins w:id="594" w:author="Andy Kleinhesselink" w:date="2019-05-13T13:51:00Z">
                    <w:rPr>
                      <w:rFonts w:ascii="Cambria Math" w:hAnsi="Cambria Math"/>
                    </w:rPr>
                    <m:t>b</m:t>
                  </w:ins>
                </m:r>
              </m:e>
              <m:sub>
                <m:r>
                  <w:ins w:id="595" w:author="Andy Kleinhesselink" w:date="2019-05-13T13:51:00Z">
                    <w:rPr>
                      <w:rFonts w:ascii="Cambria Math" w:hAnsi="Cambria Math"/>
                    </w:rPr>
                    <m:t>ijj</m:t>
                  </w:ins>
                </m:r>
              </m:sub>
            </m:sSub>
            <m:sSub>
              <m:sSubPr>
                <m:ctrlPr>
                  <w:ins w:id="596" w:author="Andy Kleinhesselink" w:date="2019-05-13T13:51:00Z">
                    <w:rPr>
                      <w:rFonts w:ascii="Cambria Math" w:hAnsi="Cambria Math"/>
                      <w:i/>
                    </w:rPr>
                  </w:ins>
                </m:ctrlPr>
              </m:sSubPr>
              <m:e>
                <m:r>
                  <w:ins w:id="597" w:author="Andy Kleinhesselink" w:date="2019-05-13T13:51:00Z">
                    <w:rPr>
                      <w:rFonts w:ascii="Cambria Math" w:hAnsi="Cambria Math"/>
                    </w:rPr>
                    <m:t>n</m:t>
                  </w:ins>
                </m:r>
              </m:e>
              <m:sub>
                <m:r>
                  <w:ins w:id="598" w:author="Andy Kleinhesselink" w:date="2019-05-13T13:51:00Z">
                    <w:rPr>
                      <w:rFonts w:ascii="Cambria Math" w:hAnsi="Cambria Math"/>
                    </w:rPr>
                    <m:t>j</m:t>
                  </w:ins>
                </m:r>
              </m:sub>
            </m:sSub>
            <m:r>
              <w:ins w:id="599" w:author="Andy Kleinhesselink" w:date="2019-05-13T13:51:00Z">
                <w:rPr>
                  <w:rFonts w:ascii="Cambria Math" w:hAnsi="Cambria Math"/>
                </w:rPr>
                <m:t>+</m:t>
              </w:ins>
            </m:r>
            <m:sSub>
              <m:sSubPr>
                <m:ctrlPr>
                  <w:ins w:id="600" w:author="Andy Kleinhesselink" w:date="2019-05-13T13:51:00Z">
                    <w:rPr>
                      <w:rFonts w:ascii="Cambria Math" w:hAnsi="Cambria Math"/>
                      <w:i/>
                    </w:rPr>
                  </w:ins>
                </m:ctrlPr>
              </m:sSubPr>
              <m:e>
                <m:r>
                  <w:ins w:id="601" w:author="Andy Kleinhesselink" w:date="2019-05-13T13:51:00Z">
                    <w:rPr>
                      <w:rFonts w:ascii="Cambria Math" w:hAnsi="Cambria Math"/>
                    </w:rPr>
                    <m:t>α</m:t>
                  </w:ins>
                </m:r>
              </m:e>
              <m:sub>
                <m:r>
                  <w:ins w:id="602" w:author="Andy Kleinhesselink" w:date="2019-05-13T13:51:00Z">
                    <w:rPr>
                      <w:rFonts w:ascii="Cambria Math" w:hAnsi="Cambria Math"/>
                    </w:rPr>
                    <m:t>ij</m:t>
                  </w:ins>
                </m:r>
              </m:sub>
            </m:sSub>
          </m:e>
        </m:d>
      </m:oMath>
      <w:ins w:id="603" w:author="Andy Kleinhesselink" w:date="2019-05-13T13:45:00Z">
        <w:r w:rsidR="00240FC7">
          <w:t xml:space="preserve"> </w:t>
        </w:r>
      </w:ins>
      <w:ins w:id="604" w:author="Andy Kleinhesselink" w:date="2019-05-13T13:51:00Z">
        <w:r w:rsidR="00FE22F4">
          <w:t>so that the sensitivity of species</w:t>
        </w:r>
      </w:ins>
      <w:ins w:id="605" w:author="Andy Kleinhesselink" w:date="2019-05-13T13:52:00Z">
        <w:r w:rsidR="00FE22F4">
          <w:t xml:space="preserve"> </w:t>
        </w:r>
      </w:ins>
      <w:proofErr w:type="spellStart"/>
      <w:ins w:id="606" w:author="Andy Kleinhesselink" w:date="2019-05-13T13:53:00Z">
        <w:r w:rsidR="00FE22F4" w:rsidRPr="0046702B">
          <w:rPr>
            <w:i/>
            <w:rPrChange w:id="607" w:author="Andy Kleinhesselink" w:date="2019-05-13T15:05:00Z">
              <w:rPr/>
            </w:rPrChange>
          </w:rPr>
          <w:t>i</w:t>
        </w:r>
      </w:ins>
      <w:proofErr w:type="spellEnd"/>
      <w:ins w:id="608" w:author="Andy Kleinhesselink" w:date="2019-05-13T13:52:00Z">
        <w:r w:rsidR="00FE22F4">
          <w:t xml:space="preserve"> to species </w:t>
        </w:r>
        <w:r w:rsidR="00FE22F4" w:rsidRPr="0046702B">
          <w:rPr>
            <w:i/>
            <w:rPrChange w:id="609" w:author="Andy Kleinhesselink" w:date="2019-05-13T15:05:00Z">
              <w:rPr/>
            </w:rPrChange>
          </w:rPr>
          <w:t>j</w:t>
        </w:r>
        <w:r w:rsidR="00FE22F4">
          <w:t xml:space="preserve"> now depends on the density of species </w:t>
        </w:r>
        <w:r w:rsidR="00FE22F4" w:rsidRPr="0046702B">
          <w:rPr>
            <w:i/>
            <w:rPrChange w:id="610" w:author="Andy Kleinhesselink" w:date="2019-05-13T15:05:00Z">
              <w:rPr/>
            </w:rPrChange>
          </w:rPr>
          <w:t>j</w:t>
        </w:r>
        <w:r w:rsidR="00FE22F4">
          <w:t xml:space="preserve">.  However, </w:t>
        </w:r>
      </w:ins>
      <w:ins w:id="611" w:author="Andy Kleinhesselink" w:date="2019-05-13T14:15:00Z">
        <w:r w:rsidR="00101025">
          <w:t>according to Adler and Morris, this</w:t>
        </w:r>
      </w:ins>
      <w:ins w:id="612" w:author="Andy Kleinhesselink" w:date="2019-05-13T13:52:00Z">
        <w:r w:rsidR="00FE22F4">
          <w:t xml:space="preserve"> does not count as an HOI because no </w:t>
        </w:r>
      </w:ins>
      <w:ins w:id="613" w:author="Andy Kleinhesselink" w:date="2019-05-13T13:53:00Z">
        <w:r w:rsidR="00FE22F4">
          <w:t>additional</w:t>
        </w:r>
      </w:ins>
      <w:ins w:id="614" w:author="Andy Kleinhesselink" w:date="2019-05-13T13:52:00Z">
        <w:r w:rsidR="00FE22F4">
          <w:t xml:space="preserve"> species are involve</w:t>
        </w:r>
      </w:ins>
      <w:ins w:id="615" w:author="Andy Kleinhesselink" w:date="2019-05-13T13:53:00Z">
        <w:r w:rsidR="00FE22F4">
          <w:t xml:space="preserve">d. </w:t>
        </w:r>
      </w:ins>
      <w:ins w:id="616" w:author="Andy Kleinhesselink" w:date="2019-05-13T13:59:00Z">
        <w:r w:rsidR="00EF2842">
          <w:t xml:space="preserve"> </w:t>
        </w:r>
      </w:ins>
    </w:p>
    <w:p w14:paraId="3BC78F1B" w14:textId="42B826E7" w:rsidR="00934706" w:rsidRDefault="00934706" w:rsidP="009A13BD">
      <w:pPr>
        <w:spacing w:after="202"/>
        <w:ind w:firstLine="0"/>
        <w:contextualSpacing/>
        <w:rPr>
          <w:ins w:id="617" w:author="Andy Kleinhesselink" w:date="2019-05-13T12:20:00Z"/>
        </w:rPr>
      </w:pPr>
      <w:ins w:id="618" w:author="Andy Kleinhesselink" w:date="2019-05-13T16:32:00Z">
        <w:r>
          <w:tab/>
          <w:t>A</w:t>
        </w:r>
      </w:ins>
      <w:ins w:id="619" w:author="Andy Kleinhesselink" w:date="2019-05-13T16:33:00Z">
        <w:r w:rsidR="00154937">
          <w:t>nother argument for</w:t>
        </w:r>
      </w:ins>
      <w:ins w:id="620" w:author="Andy Kleinhesselink" w:date="2019-05-13T16:34:00Z">
        <w:r w:rsidR="00154937">
          <w:t xml:space="preserve"> the</w:t>
        </w:r>
      </w:ins>
      <w:ins w:id="621" w:author="Andy Kleinhesselink" w:date="2019-05-13T16:33:00Z">
        <w:r w:rsidR="00154937">
          <w:t xml:space="preserve"> Adler and Morris definition </w:t>
        </w:r>
      </w:ins>
      <w:ins w:id="622" w:author="Andy Kleinhesselink" w:date="2019-05-13T16:34:00Z">
        <w:r w:rsidR="00154937">
          <w:t xml:space="preserve">of HOIs is that it does not </w:t>
        </w:r>
      </w:ins>
      <w:ins w:id="623" w:author="Andy Kleinhesselink" w:date="2019-05-13T16:36:00Z">
        <w:r w:rsidR="00154937">
          <w:t>introduce HOIs into man</w:t>
        </w:r>
      </w:ins>
      <w:ins w:id="624" w:author="Andy Kleinhesselink" w:date="2019-05-13T16:37:00Z">
        <w:r w:rsidR="00154937">
          <w:t xml:space="preserve">y commonly used </w:t>
        </w:r>
      </w:ins>
      <w:moveToRangeStart w:id="625" w:author="Andy Kleinhesselink" w:date="2019-05-13T16:32:00Z" w:name="move8657570"/>
      <w:moveTo w:id="626" w:author="Andy Kleinhesselink" w:date="2019-05-13T16:32:00Z">
        <w:del w:id="627" w:author="Andy Kleinhesselink" w:date="2019-05-13T16:36:00Z">
          <w:r w:rsidRPr="006B2FC8" w:rsidDel="00154937">
            <w:delText xml:space="preserve">In the most </w:delText>
          </w:r>
        </w:del>
        <w:del w:id="628" w:author="Andy Kleinhesselink" w:date="2019-05-13T16:37:00Z">
          <w:r w:rsidRPr="006B2FC8" w:rsidDel="00154937">
            <w:delText xml:space="preserve">widely used models for effects of </w:delText>
          </w:r>
        </w:del>
        <w:r w:rsidRPr="006B2FC8">
          <w:t>competition</w:t>
        </w:r>
      </w:moveTo>
      <w:ins w:id="629" w:author="Andy Kleinhesselink" w:date="2019-05-13T16:37:00Z">
        <w:r w:rsidR="00154937">
          <w:t xml:space="preserve"> models</w:t>
        </w:r>
      </w:ins>
      <w:moveTo w:id="630" w:author="Andy Kleinhesselink" w:date="2019-05-13T16:32:00Z">
        <w:r w:rsidRPr="006B2FC8">
          <w:t xml:space="preserve">, such as the </w:t>
        </w:r>
        <w:proofErr w:type="spellStart"/>
        <w:r w:rsidRPr="006B2FC8">
          <w:t>Beverton</w:t>
        </w:r>
        <w:proofErr w:type="spellEnd"/>
        <w:r w:rsidRPr="006B2FC8">
          <w:t>-Holt, Hassell and Ricker models</w:t>
        </w:r>
      </w:moveTo>
      <w:ins w:id="631" w:author="Andy Kleinhesselink" w:date="2019-05-13T16:37:00Z">
        <w:r w:rsidR="00154937">
          <w:t>.  In each of these models,</w:t>
        </w:r>
      </w:ins>
      <w:moveTo w:id="632" w:author="Andy Kleinhesselink" w:date="2019-05-13T16:32:00Z">
        <w:del w:id="633" w:author="Andy Kleinhesselink" w:date="2019-05-13T16:37:00Z">
          <w:r w:rsidRPr="006B2FC8" w:rsidDel="00154937">
            <w:delText>,</w:delText>
          </w:r>
        </w:del>
        <w:r w:rsidRPr="006B2FC8">
          <w:t xml:space="preserve"> per capita growth rate is </w:t>
        </w:r>
        <w:r>
          <w:t>a</w:t>
        </w:r>
        <w:r w:rsidRPr="006B2FC8">
          <w:t xml:space="preserve"> nonlinear function of competitor density </w:t>
        </w:r>
        <w:r w:rsidRPr="006B2FC8">
          <w:fldChar w:fldCharType="begin"/>
        </w:r>
        <w:r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Pr="006B2FC8">
          <w:fldChar w:fldCharType="separate"/>
        </w:r>
        <w:r w:rsidRPr="006B2FC8">
          <w:rPr>
            <w:noProof/>
          </w:rPr>
          <w:t>(Hassell and Comins 1976)</w:t>
        </w:r>
        <w:r w:rsidRPr="006B2FC8">
          <w:fldChar w:fldCharType="end"/>
        </w:r>
      </w:moveTo>
      <w:ins w:id="634" w:author="Andy Kleinhesselink" w:date="2019-05-13T16:39:00Z">
        <w:r w:rsidR="00154937">
          <w:t xml:space="preserve">.  Specifically, the </w:t>
        </w:r>
      </w:ins>
      <w:moveTo w:id="635" w:author="Andy Kleinhesselink" w:date="2019-05-13T16:32:00Z">
        <w:del w:id="636" w:author="Andy Kleinhesselink" w:date="2019-05-13T16:37:00Z">
          <w:r w:rsidRPr="006B2FC8" w:rsidDel="00154937">
            <w:delText xml:space="preserve">. </w:delText>
          </w:r>
        </w:del>
        <w:del w:id="637" w:author="Andy Kleinhesselink" w:date="2019-05-13T16:39:00Z">
          <w:r w:rsidRPr="006B2FC8" w:rsidDel="00154937">
            <w:delText xml:space="preserve"> </w:delText>
          </w:r>
        </w:del>
        <w:del w:id="638" w:author="Andy Kleinhesselink" w:date="2019-05-13T16:37:00Z">
          <w:r w:rsidRPr="006B2FC8" w:rsidDel="00154937">
            <w:delText>In each of these models the effect</w:delText>
          </w:r>
        </w:del>
      </w:moveTo>
      <w:ins w:id="639" w:author="Andy Kleinhesselink" w:date="2019-05-13T16:37:00Z">
        <w:r w:rsidR="00154937">
          <w:t xml:space="preserve">sensitivity of per </w:t>
        </w:r>
      </w:ins>
      <w:ins w:id="640" w:author="Andy Kleinhesselink" w:date="2019-05-13T16:38:00Z">
        <w:r w:rsidR="00154937">
          <w:t xml:space="preserve">capita growth rate to each </w:t>
        </w:r>
      </w:ins>
      <w:moveTo w:id="641" w:author="Andy Kleinhesselink" w:date="2019-05-13T16:32:00Z">
        <w:del w:id="642" w:author="Andy Kleinhesselink" w:date="2019-05-13T16:38:00Z">
          <w:r w:rsidRPr="006B2FC8" w:rsidDel="00154937">
            <w:delText xml:space="preserve"> of each </w:delText>
          </w:r>
        </w:del>
        <w:r w:rsidRPr="006B2FC8">
          <w:t>additional competitor</w:t>
        </w:r>
        <w:del w:id="643" w:author="Andy Kleinhesselink" w:date="2019-05-13T16:38:00Z">
          <w:r w:rsidRPr="006B2FC8" w:rsidDel="00154937">
            <w:delText xml:space="preserve"> on</w:delText>
          </w:r>
        </w:del>
        <w:r w:rsidRPr="006B2FC8">
          <w:t xml:space="preserve"> </w:t>
        </w:r>
        <w:del w:id="644" w:author="Andy Kleinhesselink" w:date="2019-05-13T16:38:00Z">
          <w:r w:rsidRPr="006B2FC8" w:rsidDel="00154937">
            <w:delText xml:space="preserve">growth </w:delText>
          </w:r>
        </w:del>
        <w:r w:rsidRPr="006B2FC8">
          <w:t>declines as more competitors are added.  This could be interpreted as a kind of</w:t>
        </w:r>
      </w:moveTo>
      <w:ins w:id="645" w:author="Andy Kleinhesselink" w:date="2019-05-13T16:41:00Z">
        <w:r w:rsidR="00154937">
          <w:t xml:space="preserve"> HOI, an </w:t>
        </w:r>
      </w:ins>
      <w:moveTo w:id="646" w:author="Andy Kleinhesselink" w:date="2019-05-13T16:32:00Z">
        <w:del w:id="647" w:author="Andy Kleinhesselink" w:date="2019-05-13T16:41:00Z">
          <w:r w:rsidRPr="006B2FC8" w:rsidDel="00154937">
            <w:delText xml:space="preserve"> </w:delText>
          </w:r>
        </w:del>
        <w:r w:rsidRPr="006B2FC8">
          <w:t xml:space="preserve">interaction modification among </w:t>
        </w:r>
        <w:r w:rsidRPr="006B2FC8">
          <w:rPr>
            <w:i/>
          </w:rPr>
          <w:t>individuals within</w:t>
        </w:r>
        <w:r w:rsidRPr="006B2FC8">
          <w:t xml:space="preserve"> species. </w:t>
        </w:r>
      </w:moveTo>
      <w:ins w:id="648" w:author="Andy Kleinhesselink" w:date="2019-05-13T16:40:00Z">
        <w:r w:rsidR="00154937">
          <w:t xml:space="preserve"> However, </w:t>
        </w:r>
      </w:ins>
      <w:ins w:id="649" w:author="Andy Kleinhesselink" w:date="2019-05-13T16:41:00Z">
        <w:r w:rsidR="00154937">
          <w:t xml:space="preserve">these models are widely understood to not contain HOIs and the Adler and Morris definition </w:t>
        </w:r>
      </w:ins>
      <w:ins w:id="650" w:author="Andy Kleinhesselink" w:date="2019-05-13T16:42:00Z">
        <w:r w:rsidR="00154937">
          <w:t xml:space="preserve">shows that they do not have HOIs. </w:t>
        </w:r>
      </w:ins>
      <w:ins w:id="651" w:author="Andy Kleinhesselink" w:date="2019-05-13T16:40:00Z">
        <w:r w:rsidR="00154937">
          <w:t xml:space="preserve"> </w:t>
        </w:r>
      </w:ins>
      <w:moveTo w:id="652" w:author="Andy Kleinhesselink" w:date="2019-05-13T16:32:00Z">
        <w:del w:id="653" w:author="Andy Kleinhesselink" w:date="2019-05-13T16:42:00Z">
          <w:r w:rsidRPr="006B2FC8" w:rsidDel="00154937">
            <w:delText>Like Pomerantz (1981) however, we advocate restricting higher order interactions to cases where individuals of one species modif</w:delText>
          </w:r>
          <w:r w:rsidDel="00154937">
            <w:delText>y</w:delText>
          </w:r>
          <w:r w:rsidRPr="006B2FC8" w:rsidDel="00154937">
            <w:delText xml:space="preserve"> the </w:delText>
          </w:r>
          <w:r w:rsidDel="00154937">
            <w:delText xml:space="preserve">per capita </w:delText>
          </w:r>
          <w:r w:rsidRPr="006B2FC8" w:rsidDel="00154937">
            <w:delText>effect of individuals of other species.</w:delText>
          </w:r>
        </w:del>
      </w:moveTo>
      <w:moveToRangeEnd w:id="625"/>
    </w:p>
    <w:p w14:paraId="31FD44AD" w14:textId="4AF376A8" w:rsidR="00C51F6E" w:rsidRDefault="00C51F6E" w:rsidP="00C51F6E">
      <w:pPr>
        <w:pStyle w:val="Heading2"/>
        <w:rPr>
          <w:ins w:id="654" w:author="Andy Kleinhesselink" w:date="2019-05-13T15:28:00Z"/>
        </w:rPr>
        <w:pPrChange w:id="655" w:author="Andy Kleinhesselink" w:date="2019-05-13T15:28:00Z">
          <w:pPr>
            <w:spacing w:after="202"/>
            <w:contextualSpacing/>
          </w:pPr>
        </w:pPrChange>
      </w:pPr>
      <w:ins w:id="656" w:author="Andy Kleinhesselink" w:date="2019-05-13T15:28:00Z">
        <w:r>
          <w:t>The phenomenological nature of higher order interactions</w:t>
        </w:r>
      </w:ins>
    </w:p>
    <w:p w14:paraId="67CCE430" w14:textId="3013A3F1" w:rsidR="00934706" w:rsidRDefault="00FE22F4" w:rsidP="00934706">
      <w:pPr>
        <w:spacing w:after="202"/>
        <w:contextualSpacing/>
        <w:rPr>
          <w:ins w:id="657" w:author="Andy Kleinhesselink" w:date="2019-05-13T16:24:00Z"/>
        </w:rPr>
      </w:pPr>
      <w:ins w:id="658" w:author="Andy Kleinhesselink" w:date="2019-05-13T13:53:00Z">
        <w:r>
          <w:t xml:space="preserve">The Adler and Morris </w:t>
        </w:r>
      </w:ins>
      <w:ins w:id="659" w:author="Andy Kleinhesselink" w:date="2019-05-13T16:42:00Z">
        <w:r w:rsidR="00154937">
          <w:t>criteria</w:t>
        </w:r>
      </w:ins>
      <w:ins w:id="660" w:author="Andy Kleinhesselink" w:date="2019-05-13T13:53:00Z">
        <w:r>
          <w:t xml:space="preserve"> offers a way to te</w:t>
        </w:r>
      </w:ins>
      <w:ins w:id="661" w:author="Andy Kleinhesselink" w:date="2019-05-13T13:54:00Z">
        <w:r>
          <w:t xml:space="preserve">st for the presence of </w:t>
        </w:r>
      </w:ins>
      <w:ins w:id="662" w:author="Andy Kleinhesselink" w:date="2019-05-13T16:21:00Z">
        <w:r w:rsidR="003913CF">
          <w:t>higher order interactions</w:t>
        </w:r>
      </w:ins>
      <w:ins w:id="663" w:author="Andy Kleinhesselink" w:date="2019-05-13T15:06:00Z">
        <w:r w:rsidR="009F4B4A">
          <w:t xml:space="preserve"> in a given model, but it does not tell us </w:t>
        </w:r>
      </w:ins>
      <w:ins w:id="664" w:author="Andy Kleinhesselink" w:date="2019-05-13T16:42:00Z">
        <w:r w:rsidR="00154937">
          <w:t>what causes</w:t>
        </w:r>
      </w:ins>
      <w:ins w:id="665" w:author="Andy Kleinhesselink" w:date="2019-05-13T15:06:00Z">
        <w:r w:rsidR="009F4B4A">
          <w:t xml:space="preserve"> HOIs (so defined) </w:t>
        </w:r>
      </w:ins>
      <w:ins w:id="666" w:author="Andy Kleinhesselink" w:date="2019-05-13T16:42:00Z">
        <w:r w:rsidR="00154937">
          <w:t>or whether they are common in nature</w:t>
        </w:r>
      </w:ins>
      <w:ins w:id="667" w:author="Andy Kleinhesselink" w:date="2019-05-13T15:06:00Z">
        <w:r w:rsidR="009F4B4A">
          <w:t xml:space="preserve">.  </w:t>
        </w:r>
      </w:ins>
      <w:ins w:id="668" w:author="Andy Kleinhesselink" w:date="2019-05-13T16:24:00Z">
        <w:r w:rsidR="00934706">
          <w:t xml:space="preserve">Competition occurs when individuals consume the same limiting resource, such that increases in consumer densities reduce the availability of resources, which in turn changes the population growth rate of the consumers </w:t>
        </w:r>
        <w:r w:rsidR="00934706">
          <w:fldChar w:fldCharType="begin"/>
        </w:r>
        <w:r w:rsidR="00934706">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934706">
          <w:fldChar w:fldCharType="separate"/>
        </w:r>
        <w:r w:rsidR="00934706" w:rsidRPr="00155BFB">
          <w:rPr>
            <w:rFonts w:cs="Times New Roman"/>
          </w:rPr>
          <w:t>(</w:t>
        </w:r>
        <w:proofErr w:type="spellStart"/>
        <w:r w:rsidR="00934706" w:rsidRPr="00155BFB">
          <w:rPr>
            <w:rFonts w:cs="Times New Roman"/>
          </w:rPr>
          <w:t>Meszéna</w:t>
        </w:r>
        <w:proofErr w:type="spellEnd"/>
        <w:r w:rsidR="00934706" w:rsidRPr="00155BFB">
          <w:rPr>
            <w:rFonts w:cs="Times New Roman"/>
          </w:rPr>
          <w:t xml:space="preserve"> et al. 2006)</w:t>
        </w:r>
        <w:r w:rsidR="00934706">
          <w:fldChar w:fldCharType="end"/>
        </w:r>
        <w:r w:rsidR="00934706">
          <w:t xml:space="preserve">. </w:t>
        </w:r>
      </w:ins>
      <w:ins w:id="669" w:author="Andy Kleinhesselink" w:date="2019-05-13T16:43:00Z">
        <w:r w:rsidR="00154937">
          <w:t>A</w:t>
        </w:r>
      </w:ins>
      <w:ins w:id="670" w:author="Andy Kleinhesselink" w:date="2019-05-13T16:24:00Z">
        <w:r w:rsidR="00934706">
          <w:t xml:space="preserve"> phenomenological </w:t>
        </w:r>
      </w:ins>
      <w:ins w:id="671" w:author="Andy Kleinhesselink" w:date="2019-05-13T16:43:00Z">
        <w:r w:rsidR="00154937">
          <w:t xml:space="preserve">model of </w:t>
        </w:r>
      </w:ins>
      <w:ins w:id="672" w:author="Andy Kleinhesselink" w:date="2019-05-13T16:24:00Z">
        <w:r w:rsidR="00934706">
          <w:t>competition simplifies the representation of the interaction by focusing on the net effect of the indirect interaction</w:t>
        </w:r>
      </w:ins>
      <w:ins w:id="673" w:author="Andy Kleinhesselink" w:date="2019-05-13T16:43:00Z">
        <w:r w:rsidR="003C709A">
          <w:t xml:space="preserve"> </w:t>
        </w:r>
        <w:r w:rsidR="003C709A">
          <w:lastRenderedPageBreak/>
          <w:t>between the competing organisms</w:t>
        </w:r>
      </w:ins>
      <w:ins w:id="674" w:author="Andy Kleinhesselink" w:date="2019-05-13T16:24:00Z">
        <w:r w:rsidR="00934706">
          <w:t xml:space="preserve"> without tracking the status of shared resources. At the population-level, phenomenological competition is measured as the reduction in a per-capita population growth rate due to an increase in density of individuals of the same trophic level </w:t>
        </w:r>
        <w:r w:rsidR="00934706">
          <w:fldChar w:fldCharType="begin"/>
        </w:r>
        <w:r w:rsidR="00934706">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934706">
          <w:fldChar w:fldCharType="separate"/>
        </w:r>
        <w:r w:rsidR="00934706">
          <w:rPr>
            <w:noProof/>
          </w:rPr>
          <w:t>(Chesson 2000)</w:t>
        </w:r>
        <w:r w:rsidR="00934706">
          <w:fldChar w:fldCharType="end"/>
        </w:r>
        <w:r w:rsidR="00934706">
          <w:t xml:space="preserve">. </w:t>
        </w:r>
      </w:ins>
    </w:p>
    <w:p w14:paraId="0AACBB3E" w14:textId="2B9AB37A" w:rsidR="006A1B59" w:rsidDel="00934706" w:rsidRDefault="00934706" w:rsidP="00934706">
      <w:pPr>
        <w:spacing w:after="202"/>
        <w:contextualSpacing/>
        <w:rPr>
          <w:del w:id="675" w:author="Andy Kleinhesselink" w:date="2019-05-01T16:46:00Z"/>
        </w:rPr>
        <w:pPrChange w:id="676" w:author="Andy Kleinhesselink" w:date="2019-05-13T16:25:00Z">
          <w:pPr>
            <w:spacing w:after="202"/>
            <w:ind w:firstLine="0"/>
            <w:contextualSpacing/>
          </w:pPr>
        </w:pPrChange>
      </w:pPr>
      <w:ins w:id="677" w:author="Andy Kleinhesselink" w:date="2019-05-13T16:24:00Z">
        <w:r>
          <w:t xml:space="preserve">The benefit of modeling competition phenomenologically is that such models can be fitted to empirical data for any pair of species without making assumptions about which resources or environmental factors are limiting to their populations (e.g. Kraft et al. </w:t>
        </w:r>
        <w:r>
          <w:fldChar w:fldCharType="begin"/>
        </w:r>
        <w:r>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fldChar w:fldCharType="separate"/>
        </w:r>
        <w:r>
          <w:rPr>
            <w:noProof/>
          </w:rPr>
          <w:t>(2015)</w:t>
        </w:r>
        <w:r>
          <w:fldChar w:fldCharType="end"/>
        </w:r>
        <w:r>
          <w:t xml:space="preserve">. Nevertheless, phenomenological models </w:t>
        </w:r>
      </w:ins>
      <w:ins w:id="678" w:author="Andy Kleinhesselink" w:date="2019-05-13T16:25:00Z">
        <w:r>
          <w:t>necessarily leave mechanistic details out.</w:t>
        </w:r>
      </w:ins>
      <w:ins w:id="679" w:author="Andy Kleinhesselink" w:date="2019-05-13T16:24:00Z">
        <w:r>
          <w:t xml:space="preserve"> </w:t>
        </w:r>
      </w:ins>
      <w:del w:id="680" w:author="Andy Kleinhesselink" w:date="2019-05-01T16:46:00Z">
        <w:r w:rsidR="003566DC" w:rsidDel="00F26F51">
          <w:delText>because</w:delText>
        </w:r>
        <w:r w:rsidR="00620DAA" w:rsidDel="00F26F51">
          <w:delText xml:space="preserve"> </w:delText>
        </w:r>
        <w:r w:rsidR="00AE1DE1" w:rsidDel="00F26F51">
          <w:delText>such non-additivity automatically arises</w:delText>
        </w:r>
        <w:r w:rsidR="00620DAA" w:rsidDel="00F26F51">
          <w:delText xml:space="preserve"> in any model with non-linear density dependence</w:delText>
        </w:r>
        <w:r w:rsidR="00DA1F0D" w:rsidDel="00F26F51">
          <w:delText xml:space="preserve">.  </w:delText>
        </w:r>
      </w:del>
      <w:del w:id="681" w:author="Andy Kleinhesselink" w:date="2019-04-30T15:14:00Z">
        <w:r w:rsidR="00CF41F8" w:rsidDel="00523384">
          <w:delText xml:space="preserve">The lack of </w:delText>
        </w:r>
        <w:r w:rsidR="00837079" w:rsidDel="00523384">
          <w:delText>an agreed upon</w:delText>
        </w:r>
        <w:r w:rsidR="00CF41F8" w:rsidDel="00523384">
          <w:delText xml:space="preserve"> definitio</w:delText>
        </w:r>
        <w:r w:rsidR="00837079" w:rsidDel="00523384">
          <w:delText xml:space="preserve">n for </w:delText>
        </w:r>
        <w:r w:rsidR="00983C26" w:rsidDel="00523384">
          <w:delText>HOIs</w:delText>
        </w:r>
        <w:r w:rsidR="00837079" w:rsidDel="00523384">
          <w:delText xml:space="preserve"> is apparent in a</w:delText>
        </w:r>
      </w:del>
      <w:del w:id="682" w:author="Andy Kleinhesselink" w:date="2019-05-01T16:46:00Z">
        <w:r w:rsidR="00DA1F0D" w:rsidDel="00F26F51">
          <w:delText xml:space="preserve"> recent paper by Mayfield and Stouffer </w:delText>
        </w:r>
        <w:r w:rsidR="00DA1F0D" w:rsidDel="00F26F51">
          <w:fldChar w:fldCharType="begin"/>
        </w:r>
        <w:r w:rsidR="00DA1F0D" w:rsidDel="00F26F51">
          <w:del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delInstrText>
        </w:r>
        <w:r w:rsidR="00DA1F0D" w:rsidDel="00F26F51">
          <w:fldChar w:fldCharType="separate"/>
        </w:r>
        <w:r w:rsidR="00DA1F0D" w:rsidDel="00F26F51">
          <w:rPr>
            <w:noProof/>
          </w:rPr>
          <w:delText>(2017)</w:delText>
        </w:r>
        <w:r w:rsidR="00DA1F0D" w:rsidDel="00F26F51">
          <w:fldChar w:fldCharType="end"/>
        </w:r>
      </w:del>
      <w:del w:id="683" w:author="Andy Kleinhesselink" w:date="2019-04-30T15:14:00Z">
        <w:r w:rsidR="00837079" w:rsidDel="00523384">
          <w:delText>, which</w:delText>
        </w:r>
        <w:r w:rsidR="00DA1F0D" w:rsidDel="00523384">
          <w:delText xml:space="preserve"> </w:delText>
        </w:r>
      </w:del>
      <w:del w:id="684" w:author="Andy Kleinhesselink" w:date="2019-05-01T16:46:00Z">
        <w:r w:rsidR="004B7E48" w:rsidDel="00F26F51">
          <w:delText xml:space="preserve">included </w:delText>
        </w:r>
        <w:r w:rsidR="00DA1F0D" w:rsidDel="00F26F51">
          <w:delText xml:space="preserve">non-linear intra- </w:delText>
        </w:r>
        <w:r w:rsidR="003431F6" w:rsidDel="00F26F51">
          <w:delText>and</w:delText>
        </w:r>
        <w:r w:rsidR="00DA1F0D" w:rsidDel="00F26F51">
          <w:delText xml:space="preserve"> inter</w:delText>
        </w:r>
        <w:r w:rsidR="003431F6" w:rsidDel="00F26F51">
          <w:delText>-</w:delText>
        </w:r>
        <w:r w:rsidR="00DA1F0D" w:rsidDel="00F26F51">
          <w:delText>specific interaction</w:delText>
        </w:r>
        <w:r w:rsidR="004D0C4B" w:rsidDel="00F26F51">
          <w:delText>s</w:delText>
        </w:r>
        <w:r w:rsidR="00DA1F0D" w:rsidDel="00F26F51">
          <w:delText xml:space="preserve"> </w:delText>
        </w:r>
        <w:r w:rsidR="00837079" w:rsidDel="00F26F51">
          <w:delText>as</w:delText>
        </w:r>
        <w:r w:rsidR="00DA1F0D" w:rsidDel="00F26F51">
          <w:delText xml:space="preserve"> HOI</w:delText>
        </w:r>
        <w:r w:rsidR="00983C26" w:rsidDel="00F26F51">
          <w:delText>s</w:delText>
        </w:r>
        <w:r w:rsidR="00DA1F0D" w:rsidDel="00F26F51">
          <w:delText xml:space="preserve">, </w:delText>
        </w:r>
        <w:r w:rsidR="00983C26" w:rsidDel="00F26F51">
          <w:delText xml:space="preserve">a usage deviating </w:delText>
        </w:r>
        <w:r w:rsidR="00852C69" w:rsidDel="00F26F51">
          <w:delText xml:space="preserve">from the </w:delText>
        </w:r>
        <w:r w:rsidR="004B7E48" w:rsidDel="00F26F51">
          <w:delText xml:space="preserve">original </w:delText>
        </w:r>
        <w:r w:rsidR="004F1562" w:rsidDel="00F26F51">
          <w:delText>emphasis on</w:delText>
        </w:r>
        <w:r w:rsidR="00620DAA" w:rsidDel="00F26F51">
          <w:delText xml:space="preserve"> </w:delText>
        </w:r>
        <w:r w:rsidR="005C1314" w:rsidDel="00F26F51">
          <w:delText>interaction modification arising</w:delText>
        </w:r>
        <w:r w:rsidR="008D4740" w:rsidDel="00F26F51">
          <w:delText xml:space="preserve"> between </w:delText>
        </w:r>
        <w:r w:rsidR="00620DAA" w:rsidDel="00F26F51">
          <w:delText>two or more specie</w:delText>
        </w:r>
      </w:del>
      <w:del w:id="685" w:author="Andy Kleinhesselink" w:date="2019-04-30T15:14:00Z">
        <w:r w:rsidR="00620DAA" w:rsidDel="00523384">
          <w:delText>s</w:delText>
        </w:r>
      </w:del>
      <w:del w:id="686" w:author="Andy Kleinhesselink" w:date="2019-05-01T16:46:00Z">
        <w:r w:rsidR="004D0C4B" w:rsidDel="00F26F51">
          <w:delText xml:space="preserve"> </w:delText>
        </w:r>
        <w:r w:rsidR="00B47D5A" w:rsidDel="00F26F51">
          <w:delText>(</w:delText>
        </w:r>
        <w:r w:rsidR="004D0C4B" w:rsidDel="00F26F51">
          <w:delText xml:space="preserve">see also </w:delText>
        </w:r>
        <w:r w:rsidR="00B47D5A" w:rsidDel="00F26F51">
          <w:delText xml:space="preserve">Letten and Stouffer </w:delText>
        </w:r>
        <w:r w:rsidR="004047B8" w:rsidDel="00F26F51">
          <w:fldChar w:fldCharType="begin"/>
        </w:r>
      </w:del>
      <w:del w:id="687" w:author="Andy Kleinhesselink" w:date="2019-04-30T16:49:00Z">
        <w:r w:rsidR="00B47D5A" w:rsidDel="00632744">
          <w:delInstrText xml:space="preserve"> ADDIN ZOTERO_ITEM CSL_CITATION {"citationID":"XPwunWV5","properties":{"formattedCitation":"(2019)","plainCitation":"(2019)","noteIndex":0},"citationItems":[{"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B."}],"issued":{"date-parts":[["2019"]]}},"suppress-author":true}],"schema":"https://github.com/citation-style-language/schema/raw/master/csl-citation.json"} </w:delInstrText>
        </w:r>
      </w:del>
      <w:del w:id="688" w:author="Andy Kleinhesselink" w:date="2019-05-01T16:46:00Z">
        <w:r w:rsidR="004047B8" w:rsidDel="00F26F51">
          <w:fldChar w:fldCharType="separate"/>
        </w:r>
        <w:r w:rsidR="00B47D5A" w:rsidDel="00F26F51">
          <w:rPr>
            <w:noProof/>
          </w:rPr>
          <w:delText>2019)</w:delText>
        </w:r>
        <w:r w:rsidR="004047B8" w:rsidDel="00F26F51">
          <w:fldChar w:fldCharType="end"/>
        </w:r>
        <w:r w:rsidR="00DA1F0D" w:rsidDel="00F26F51">
          <w:delText xml:space="preserve">. </w:delText>
        </w:r>
        <w:r w:rsidR="00593B78" w:rsidDel="00F26F51">
          <w:delText xml:space="preserve"> </w:delText>
        </w:r>
      </w:del>
    </w:p>
    <w:p w14:paraId="54009F6F" w14:textId="49AC08F3" w:rsidR="00661E05" w:rsidRDefault="00661E05" w:rsidP="00934706">
      <w:pPr>
        <w:spacing w:after="202"/>
        <w:contextualSpacing/>
      </w:pPr>
      <w:del w:id="689" w:author="Andy Kleinhesselink" w:date="2019-05-01T17:34:00Z">
        <w:r w:rsidDel="009A13BD">
          <w:delText>In addition</w:delText>
        </w:r>
        <w:r w:rsidR="00092171" w:rsidDel="009A13BD">
          <w:delText xml:space="preserve"> to the challenges of defining HOIs described above</w:delText>
        </w:r>
        <w:r w:rsidDel="009A13BD">
          <w:delText xml:space="preserve">, </w:delText>
        </w:r>
      </w:del>
      <w:del w:id="690" w:author="Andy Kleinhesselink" w:date="2019-04-30T15:15:00Z">
        <w:r w:rsidDel="00523384">
          <w:delText xml:space="preserve">the mechanisms </w:delText>
        </w:r>
        <w:r w:rsidR="00092171" w:rsidDel="00523384">
          <w:delText>that</w:delText>
        </w:r>
        <w:r w:rsidDel="00523384">
          <w:delText xml:space="preserve"> generate higher order interactions between </w:delText>
        </w:r>
        <w:r w:rsidR="00033A04" w:rsidDel="00523384">
          <w:delText xml:space="preserve">competing species </w:delText>
        </w:r>
        <w:r w:rsidDel="00523384">
          <w:delText>are unclear</w:delText>
        </w:r>
      </w:del>
      <w:del w:id="691" w:author="Andy Kleinhesselink" w:date="2019-05-13T15:07:00Z">
        <w:r w:rsidDel="009F4B4A">
          <w:delText xml:space="preserve">.  </w:delText>
        </w:r>
      </w:del>
      <w:ins w:id="692" w:author="Andy Kleinhesselink" w:date="2019-05-13T16:21:00Z">
        <w:r w:rsidR="003913CF">
          <w:t>H</w:t>
        </w:r>
      </w:ins>
      <w:del w:id="693" w:author="Andy Kleinhesselink" w:date="2019-05-13T16:21:00Z">
        <w:r w:rsidDel="003913CF">
          <w:delText>Ecologists know that higher order interactions</w:delText>
        </w:r>
      </w:del>
      <w:ins w:id="694" w:author="Andy Kleinhesselink" w:date="2019-05-13T16:21:00Z">
        <w:r w:rsidR="003913CF">
          <w:t>OIs</w:t>
        </w:r>
      </w:ins>
      <w:r>
        <w:t xml:space="preserve"> emerge </w:t>
      </w:r>
      <w:del w:id="695" w:author="Andy Kleinhesselink" w:date="2019-05-13T16:21:00Z">
        <w:r w:rsidDel="003913CF">
          <w:delText xml:space="preserve">organically </w:delText>
        </w:r>
      </w:del>
      <w:ins w:id="696" w:author="Andy Kleinhesselink" w:date="2019-05-13T16:27:00Z">
        <w:r w:rsidR="00934706">
          <w:t>in</w:t>
        </w:r>
      </w:ins>
      <w:del w:id="697" w:author="Andy Kleinhesselink" w:date="2019-05-13T16:27:00Z">
        <w:r w:rsidDel="00934706">
          <w:delText>in</w:delText>
        </w:r>
      </w:del>
      <w:r>
        <w:t xml:space="preserve"> </w:t>
      </w:r>
      <w:ins w:id="698" w:author="Andy Kleinhesselink" w:date="2019-05-13T16:26:00Z">
        <w:r w:rsidR="00934706">
          <w:t xml:space="preserve">phenomenological models </w:t>
        </w:r>
      </w:ins>
      <w:ins w:id="699" w:author="Andy Kleinhesselink" w:date="2019-05-13T16:44:00Z">
        <w:r w:rsidR="003C709A">
          <w:t>precisely</w:t>
        </w:r>
      </w:ins>
      <w:ins w:id="700" w:author="Andy Kleinhesselink" w:date="2019-05-13T16:43:00Z">
        <w:r w:rsidR="003C709A">
          <w:t xml:space="preserve"> because they leave resource dynamics </w:t>
        </w:r>
      </w:ins>
      <w:ins w:id="701" w:author="Andy Kleinhesselink" w:date="2019-05-13T16:27:00Z">
        <w:r w:rsidR="00934706">
          <w:t>out</w:t>
        </w:r>
      </w:ins>
      <w:del w:id="702" w:author="Andy Kleinhesselink" w:date="2019-05-13T16:27:00Z">
        <w:r w:rsidR="00E22254" w:rsidDel="00934706">
          <w:delText xml:space="preserve">many </w:delText>
        </w:r>
        <w:r w:rsidDel="00934706">
          <w:delText>mechanistic competition models</w:delText>
        </w:r>
      </w:del>
      <w:r>
        <w:t xml:space="preserve"> </w:t>
      </w:r>
      <w:r w:rsidR="00E22254">
        <w:fldChar w:fldCharType="begin"/>
      </w:r>
      <w:ins w:id="703" w:author="Andy Kleinhesselink" w:date="2019-05-13T16:22:00Z">
        <w:r w:rsidR="00934706">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ins>
      <w:del w:id="704" w:author="Andy Kleinhesselink" w:date="2019-04-30T16:49:00Z">
        <w:r w:rsidR="00E22254" w:rsidDel="00632744">
          <w:del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delInstrText>
        </w:r>
      </w:del>
      <w:r w:rsidR="00E22254">
        <w:fldChar w:fldCharType="separate"/>
      </w:r>
      <w:ins w:id="705" w:author="Andy Kleinhesselink" w:date="2019-05-13T16:22:00Z">
        <w:r w:rsidR="00934706" w:rsidRPr="00934706">
          <w:rPr>
            <w:rFonts w:cs="Times New Roman"/>
          </w:rPr>
          <w:t xml:space="preserve">(Abrams 1983, </w:t>
        </w:r>
        <w:proofErr w:type="spellStart"/>
        <w:r w:rsidR="00934706" w:rsidRPr="00934706">
          <w:rPr>
            <w:rFonts w:cs="Times New Roman"/>
          </w:rPr>
          <w:t>O’Dwyer</w:t>
        </w:r>
        <w:proofErr w:type="spellEnd"/>
        <w:r w:rsidR="00934706" w:rsidRPr="00934706">
          <w:rPr>
            <w:rFonts w:cs="Times New Roman"/>
          </w:rPr>
          <w:t xml:space="preserve"> 2018, </w:t>
        </w:r>
        <w:proofErr w:type="spellStart"/>
        <w:r w:rsidR="00934706" w:rsidRPr="00934706">
          <w:rPr>
            <w:rFonts w:cs="Times New Roman"/>
          </w:rPr>
          <w:t>Letten</w:t>
        </w:r>
        <w:proofErr w:type="spellEnd"/>
        <w:r w:rsidR="00934706" w:rsidRPr="00934706">
          <w:rPr>
            <w:rFonts w:cs="Times New Roman"/>
          </w:rPr>
          <w:t xml:space="preserve"> and Stouffer 2019)</w:t>
        </w:r>
      </w:ins>
      <w:del w:id="706" w:author="Andy Kleinhesselink" w:date="2019-05-13T16:22:00Z">
        <w:r w:rsidR="00E22254" w:rsidRPr="00934706" w:rsidDel="00934706">
          <w:rPr>
            <w:rFonts w:cs="Times New Roman"/>
          </w:rPr>
          <w:delText>(Abrams 1983, O’Dwyer 2018)</w:delText>
        </w:r>
      </w:del>
      <w:r w:rsidR="00E22254">
        <w:fldChar w:fldCharType="end"/>
      </w:r>
      <w:r w:rsidR="00E22254">
        <w:t xml:space="preserve">.  This has </w:t>
      </w:r>
      <w:r>
        <w:t>two key implications</w:t>
      </w:r>
      <w:r w:rsidR="00E22254">
        <w:t>: f</w:t>
      </w:r>
      <w:r>
        <w:t xml:space="preserve">irst, </w:t>
      </w:r>
      <w:del w:id="707" w:author="Andy Kleinhesselink" w:date="2019-05-13T16:45:00Z">
        <w:r w:rsidDel="003C709A">
          <w:delText>since mechanistic models generate HOIs</w:delText>
        </w:r>
      </w:del>
      <w:del w:id="708" w:author="Andy Kleinhesselink" w:date="2019-04-30T15:16:00Z">
        <w:r w:rsidDel="00523384">
          <w:delText xml:space="preserve"> without the addition of explicit HOI terms,</w:delText>
        </w:r>
      </w:del>
      <w:del w:id="709" w:author="Andy Kleinhesselink" w:date="2019-05-13T16:45:00Z">
        <w:r w:rsidDel="003C709A">
          <w:delText xml:space="preserve"> </w:delText>
        </w:r>
      </w:del>
      <w:r>
        <w:t xml:space="preserve">one might argue that </w:t>
      </w:r>
      <w:r w:rsidR="00092171">
        <w:t>HOIs</w:t>
      </w:r>
      <w:r>
        <w:t xml:space="preserve"> </w:t>
      </w:r>
      <w:del w:id="710" w:author="Andy Kleinhesselink" w:date="2019-05-13T16:45:00Z">
        <w:r w:rsidR="00092171" w:rsidDel="003C709A">
          <w:delText xml:space="preserve">may be </w:delText>
        </w:r>
        <w:r w:rsidDel="003C709A">
          <w:delText>an</w:delText>
        </w:r>
      </w:del>
      <w:ins w:id="711" w:author="Andy Kleinhesselink" w:date="2019-05-13T16:45:00Z">
        <w:r w:rsidR="003C709A">
          <w:t>are an</w:t>
        </w:r>
      </w:ins>
      <w:r>
        <w:t xml:space="preserve"> artif</w:t>
      </w:r>
      <w:r w:rsidR="00092171">
        <w:t xml:space="preserve">act </w:t>
      </w:r>
      <w:r>
        <w:t>of</w:t>
      </w:r>
      <w:ins w:id="712" w:author="Andy Kleinhesselink" w:date="2019-05-13T16:45:00Z">
        <w:r w:rsidR="003C709A">
          <w:t xml:space="preserve"> incomplete understanding in</w:t>
        </w:r>
      </w:ins>
      <w:r>
        <w:t xml:space="preserve"> phenomenological models.  However, the question of whether perfect knowledge of pairwise interactions is sufficient to predict the dynamics of more complex systems is fundamentally phenomenological and thus can only be investigated in the context of phenomenological interactions.  Second, if mechanistic models </w:t>
      </w:r>
      <w:r w:rsidR="008D4740">
        <w:t xml:space="preserve">of resource competition </w:t>
      </w:r>
      <w:del w:id="713" w:author="Andy Kleinhesselink" w:date="2019-05-13T16:31:00Z">
        <w:r w:rsidDel="00934706">
          <w:delText xml:space="preserve">almost </w:delText>
        </w:r>
      </w:del>
      <w:ins w:id="714" w:author="Andy Kleinhesselink" w:date="2019-05-13T16:31:00Z">
        <w:r w:rsidR="00934706">
          <w:t>frequently generate</w:t>
        </w:r>
      </w:ins>
      <w:del w:id="715" w:author="Andy Kleinhesselink" w:date="2019-05-13T16:31:00Z">
        <w:r w:rsidDel="00934706">
          <w:delText>unavoidably generate</w:delText>
        </w:r>
      </w:del>
      <w:r>
        <w:t xml:space="preserv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r w:rsidR="00092171">
        <w:t xml:space="preserve">n important </w:t>
      </w:r>
      <w:r w:rsidR="00E22254">
        <w:t xml:space="preserve">gap in our </w:t>
      </w:r>
      <w:r w:rsidR="00092171">
        <w:t>understanding</w:t>
      </w:r>
      <w:r w:rsidR="00E22254">
        <w:t xml:space="preserve"> of competition—the logistical challenge of studying multispecies competition notwithstanding</w:t>
      </w:r>
      <w:r>
        <w:t xml:space="preserve">.  An </w:t>
      </w:r>
      <w:r w:rsidR="005F6E49">
        <w:t xml:space="preserve">understanding </w:t>
      </w:r>
      <w:r>
        <w:t xml:space="preserve">of the mechanistic basis of HOIs would help ecologists predict when and where HOIs are most likely to emerge—and may help explain why phenomenological models without HOIs have been successfully applied in many communities.  </w:t>
      </w:r>
    </w:p>
    <w:p w14:paraId="59CB5162" w14:textId="38B00033" w:rsidR="000D418D" w:rsidRDefault="005F6E49" w:rsidP="00734B7F">
      <w:pPr>
        <w:spacing w:after="202"/>
        <w:contextualSpacing/>
      </w:pPr>
      <w:r>
        <w:lastRenderedPageBreak/>
        <w:t>HOIs have the potential to profoundly alter our understanding of the dynamics of multi-species communities, however progress in this area is limited by inconsistent definitions, difficulties in detecting HOIs in empirical data and few investigations of the processes that give rise to HOIs</w:t>
      </w:r>
      <w:r w:rsidR="000A0B3E" w:rsidRPr="00373175">
        <w:t xml:space="preserve">.  To illustrate our definition and to </w:t>
      </w:r>
      <w:r w:rsidR="008D4740">
        <w:t>investigate</w:t>
      </w:r>
      <w:r w:rsidR="008D4740" w:rsidRPr="00373175">
        <w:t xml:space="preserve"> </w:t>
      </w:r>
      <w:r w:rsidR="000A0B3E" w:rsidRPr="00373175">
        <w:t>the mechanism</w:t>
      </w:r>
      <w:r w:rsidR="008D4740">
        <w:t>s</w:t>
      </w:r>
      <w:r w:rsidR="000A0B3E" w:rsidRPr="00373175">
        <w:t xml:space="preserve"> that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We then fit phenomenological models to the simulated data in order to assess the presence of HOIs.  Our virtual experiment demonstrates that HOIs may indeed be common</w:t>
      </w:r>
      <w:r w:rsidR="009D7935">
        <w:t xml:space="preserve"> </w:t>
      </w:r>
      <w:r w:rsidR="00386DC9">
        <w:t xml:space="preserve">even in relatively simple mechanistic </w:t>
      </w:r>
      <w:r w:rsidR="00634FB1">
        <w:t xml:space="preserve">models of </w:t>
      </w:r>
      <w:r w:rsidR="00386DC9">
        <w:t>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716" w:name="defining-higher-order-interactions"/>
      <w:bookmarkStart w:id="717" w:name="_GoBack"/>
      <w:bookmarkEnd w:id="716"/>
      <w:r>
        <w:t>What counts as a</w:t>
      </w:r>
      <w:r w:rsidR="0045307B">
        <w:t xml:space="preserve"> higher order </w:t>
      </w:r>
      <w:r>
        <w:t>interaction?</w:t>
      </w:r>
    </w:p>
    <w:p w14:paraId="430530D7" w14:textId="2FF5FF7E" w:rsidR="00E9784F" w:rsidDel="00934706" w:rsidRDefault="00A064D6" w:rsidP="00373187">
      <w:pPr>
        <w:spacing w:after="202"/>
        <w:contextualSpacing/>
        <w:rPr>
          <w:del w:id="718" w:author="Andy Kleinhesselink" w:date="2019-05-13T16:23:00Z"/>
        </w:rPr>
      </w:pPr>
      <w:del w:id="719" w:author="Andy Kleinhesselink" w:date="2019-05-13T16:23:00Z">
        <w:r w:rsidDel="00934706">
          <w:delText>C</w:delText>
        </w:r>
        <w:r w:rsidR="00390672" w:rsidDel="00934706">
          <w:delText>ompetition occurs when individuals consu</w:delText>
        </w:r>
        <w:r w:rsidR="00EC66DE" w:rsidDel="00934706">
          <w:delText>me the same limiting resource</w:delText>
        </w:r>
        <w:r w:rsidDel="00934706">
          <w:delText>, such that i</w:delText>
        </w:r>
        <w:r w:rsidR="00390672" w:rsidDel="00934706">
          <w:delText xml:space="preserve">ncreases in consumer densities </w:delText>
        </w:r>
        <w:r w:rsidDel="00934706">
          <w:delText xml:space="preserve">reduce </w:delText>
        </w:r>
        <w:r w:rsidR="00390672" w:rsidDel="00934706">
          <w:delText>the availability of resources</w:delText>
        </w:r>
        <w:r w:rsidR="00854D5C" w:rsidDel="00934706">
          <w:delText>,</w:delText>
        </w:r>
        <w:r w:rsidR="00390672" w:rsidDel="00934706">
          <w:delText xml:space="preserve"> which </w:delText>
        </w:r>
        <w:r w:rsidR="00854D5C" w:rsidDel="00934706">
          <w:delText>in turn</w:delText>
        </w:r>
        <w:r w:rsidR="00390672" w:rsidDel="00934706">
          <w:delText xml:space="preserve"> changes the </w:delText>
        </w:r>
        <w:r w:rsidR="00745446" w:rsidDel="00934706">
          <w:delText xml:space="preserve">population growth rate </w:delText>
        </w:r>
        <w:r w:rsidR="00390672" w:rsidDel="00934706">
          <w:delText xml:space="preserve">of </w:delText>
        </w:r>
        <w:r w:rsidDel="00934706">
          <w:delText xml:space="preserve">the </w:delText>
        </w:r>
        <w:r w:rsidR="00390672" w:rsidDel="00934706">
          <w:delText>consumers</w:delText>
        </w:r>
        <w:r w:rsidR="00155BFB" w:rsidDel="00934706">
          <w:delText xml:space="preserve"> </w:delText>
        </w:r>
        <w:r w:rsidR="00155BFB" w:rsidDel="00934706">
          <w:fldChar w:fldCharType="begin"/>
        </w:r>
      </w:del>
      <w:del w:id="720" w:author="Andy Kleinhesselink" w:date="2019-04-30T16:49:00Z">
        <w:r w:rsidR="00155BFB" w:rsidDel="00632744">
          <w:del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delInstrText>
        </w:r>
      </w:del>
      <w:del w:id="721" w:author="Andy Kleinhesselink" w:date="2019-05-13T16:23:00Z">
        <w:r w:rsidR="00155BFB" w:rsidDel="00934706">
          <w:fldChar w:fldCharType="separate"/>
        </w:r>
        <w:r w:rsidR="00155BFB" w:rsidRPr="00155BFB" w:rsidDel="00934706">
          <w:rPr>
            <w:rFonts w:cs="Times New Roman"/>
          </w:rPr>
          <w:delText>(Meszéna et al. 2006)</w:delText>
        </w:r>
        <w:r w:rsidR="00155BFB" w:rsidDel="00934706">
          <w:fldChar w:fldCharType="end"/>
        </w:r>
        <w:r w:rsidR="00390672" w:rsidDel="00934706">
          <w:delText xml:space="preserve">. </w:delText>
        </w:r>
        <w:r w:rsidR="00F575F2" w:rsidDel="00934706">
          <w:delText>T</w:delText>
        </w:r>
        <w:r w:rsidR="00390672" w:rsidDel="00934706">
          <w:delText>he</w:delText>
        </w:r>
        <w:r w:rsidR="00854D5C" w:rsidDel="00934706">
          <w:delText xml:space="preserve"> commonly used</w:delText>
        </w:r>
        <w:r w:rsidR="00390672" w:rsidDel="00934706">
          <w:delText xml:space="preserve"> phenomenological definition of competition</w:delText>
        </w:r>
        <w:r w:rsidR="00854D5C" w:rsidDel="00934706">
          <w:delText xml:space="preserve"> simplifies the representation of the interaction by</w:delText>
        </w:r>
        <w:r w:rsidR="00390672" w:rsidDel="00934706">
          <w:delText xml:space="preserve"> focus</w:delText>
        </w:r>
        <w:r w:rsidR="00854D5C" w:rsidDel="00934706">
          <w:delText>ing</w:delText>
        </w:r>
        <w:r w:rsidR="00390672" w:rsidDel="00934706">
          <w:delText xml:space="preserve"> on the </w:delText>
        </w:r>
        <w:r w:rsidR="00D14DA7" w:rsidDel="00934706">
          <w:delText xml:space="preserve">net effect of the </w:delText>
        </w:r>
        <w:r w:rsidR="00390672" w:rsidDel="00934706">
          <w:delText xml:space="preserve">indirect </w:delText>
        </w:r>
        <w:r w:rsidR="00D14DA7" w:rsidDel="00934706">
          <w:delText>interaction</w:delText>
        </w:r>
        <w:r w:rsidR="00854D5C" w:rsidDel="00934706">
          <w:delText xml:space="preserve"> without tracking the status of shared resources</w:delText>
        </w:r>
        <w:r w:rsidR="00390672" w:rsidDel="00934706">
          <w:delText xml:space="preserve">. </w:delText>
        </w:r>
        <w:r w:rsidR="00141AE0" w:rsidDel="00934706">
          <w:delText>At the population-level</w:delText>
        </w:r>
        <w:r w:rsidR="0045307B" w:rsidDel="00934706">
          <w:delText>,</w:delText>
        </w:r>
        <w:r w:rsidR="00141AE0" w:rsidDel="00934706">
          <w:delText xml:space="preserve"> phenomenological </w:delText>
        </w:r>
        <w:r w:rsidR="00390672" w:rsidDel="00934706">
          <w:delText>competition is</w:delText>
        </w:r>
        <w:r w:rsidR="00854D5C" w:rsidDel="00934706">
          <w:delText xml:space="preserve"> </w:delText>
        </w:r>
        <w:r w:rsidR="00390672" w:rsidDel="00934706">
          <w:delText xml:space="preserve">measured as the reduction in a per-capita population growth rate </w:delText>
        </w:r>
        <w:r w:rsidR="00141AE0" w:rsidDel="00934706">
          <w:delText xml:space="preserve">due to </w:delText>
        </w:r>
        <w:r w:rsidR="00390672" w:rsidDel="00934706">
          <w:delText>an increase in density of individuals of the same trophic level</w:delText>
        </w:r>
        <w:r w:rsidR="00EC66DE" w:rsidDel="00934706">
          <w:delText xml:space="preserve"> </w:delText>
        </w:r>
        <w:r w:rsidR="00EC66DE" w:rsidDel="00934706">
          <w:fldChar w:fldCharType="begin"/>
        </w:r>
        <w:r w:rsidR="00EC66DE" w:rsidDel="00934706">
          <w:del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delInstrText>
        </w:r>
        <w:r w:rsidR="00EC66DE" w:rsidDel="00934706">
          <w:fldChar w:fldCharType="separate"/>
        </w:r>
        <w:r w:rsidR="00EC66DE" w:rsidDel="00934706">
          <w:rPr>
            <w:noProof/>
          </w:rPr>
          <w:delText>(Chesson 2000)</w:delText>
        </w:r>
        <w:r w:rsidR="00EC66DE" w:rsidDel="00934706">
          <w:fldChar w:fldCharType="end"/>
        </w:r>
        <w:r w:rsidR="00390672" w:rsidDel="00934706">
          <w:delText xml:space="preserve">. </w:delText>
        </w:r>
      </w:del>
    </w:p>
    <w:p w14:paraId="169B83CF" w14:textId="128D75E5" w:rsidR="0045307B" w:rsidDel="00934706" w:rsidRDefault="00101A73" w:rsidP="00373187">
      <w:pPr>
        <w:spacing w:after="202"/>
        <w:contextualSpacing/>
        <w:rPr>
          <w:del w:id="722" w:author="Andy Kleinhesselink" w:date="2019-05-13T16:23:00Z"/>
        </w:rPr>
      </w:pPr>
      <w:del w:id="723" w:author="Andy Kleinhesselink" w:date="2019-05-13T16:23:00Z">
        <w:r w:rsidDel="00934706">
          <w:delText>T</w:delText>
        </w:r>
        <w:r w:rsidR="00141AE0" w:rsidDel="00934706">
          <w:delText>he benefit</w:delText>
        </w:r>
        <w:r w:rsidR="00E57D3F" w:rsidDel="00934706">
          <w:delText xml:space="preserve"> of modeling competition phenomenologically is that such models can be fit</w:delText>
        </w:r>
        <w:r w:rsidR="005967FA" w:rsidDel="00934706">
          <w:delText>ted to</w:delText>
        </w:r>
        <w:r w:rsidR="00E57D3F" w:rsidDel="00934706">
          <w:delText xml:space="preserve"> empirical data for any pair of species without making assumptions about which resources or environmental factors are limiting to their populations</w:delText>
        </w:r>
        <w:r w:rsidR="00D709AF" w:rsidDel="00934706">
          <w:delText xml:space="preserve"> (e.g. </w:delText>
        </w:r>
        <w:r w:rsidR="007A5644" w:rsidDel="00934706">
          <w:delText xml:space="preserve">Kraft et al. </w:delText>
        </w:r>
        <w:r w:rsidR="00D709AF" w:rsidDel="00934706">
          <w:fldChar w:fldCharType="begin"/>
        </w:r>
        <w:r w:rsidR="007A5644" w:rsidDel="00934706">
          <w:del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delInstrText>
        </w:r>
        <w:r w:rsidR="00D709AF" w:rsidDel="00934706">
          <w:fldChar w:fldCharType="separate"/>
        </w:r>
      </w:del>
      <w:del w:id="724" w:author="Andy Kleinhesselink" w:date="2019-04-30T16:49:00Z">
        <w:r w:rsidR="007A5644" w:rsidRPr="00632744" w:rsidDel="00632744">
          <w:rPr>
            <w:noProof/>
          </w:rPr>
          <w:delText>2015)</w:delText>
        </w:r>
      </w:del>
      <w:del w:id="725" w:author="Andy Kleinhesselink" w:date="2019-05-13T16:23:00Z">
        <w:r w:rsidR="00D709AF" w:rsidDel="00934706">
          <w:fldChar w:fldCharType="end"/>
        </w:r>
        <w:r w:rsidR="00E57D3F" w:rsidDel="00934706">
          <w:delText xml:space="preserve">. </w:delText>
        </w:r>
        <w:r w:rsidR="007A5644" w:rsidDel="00934706">
          <w:delText xml:space="preserve">Nevertheless, phenomenological </w:delText>
        </w:r>
        <w:r w:rsidR="00E57D3F" w:rsidDel="00934706">
          <w:delText>models</w:delText>
        </w:r>
        <w:r w:rsidR="007A5644" w:rsidDel="00934706">
          <w:delText xml:space="preserve"> do</w:delText>
        </w:r>
        <w:r w:rsidR="00E57D3F" w:rsidDel="00934706">
          <w:delText xml:space="preserve"> require choosing a functional form </w:delText>
        </w:r>
        <w:r w:rsidR="007A5644" w:rsidDel="00934706">
          <w:delText xml:space="preserve">that can accurately describe </w:delText>
        </w:r>
        <w:r w:rsidR="00E57D3F" w:rsidDel="00934706">
          <w:delText xml:space="preserve">the effects of </w:delText>
        </w:r>
        <w:r w:rsidR="00E9784F" w:rsidDel="00934706">
          <w:delText xml:space="preserve">species </w:delText>
        </w:r>
        <w:r w:rsidR="0045307B" w:rsidDel="00934706">
          <w:delText>density</w:delText>
        </w:r>
        <w:r w:rsidR="00E9784F" w:rsidDel="00934706">
          <w:delText xml:space="preserve"> on </w:delText>
        </w:r>
        <w:r w:rsidR="00A3410F" w:rsidDel="00934706">
          <w:delText>population</w:delText>
        </w:r>
        <w:r w:rsidR="00E9784F" w:rsidDel="00934706">
          <w:delText xml:space="preserve"> performance</w:delText>
        </w:r>
        <w:r w:rsidDel="00934706">
          <w:delText>.</w:delText>
        </w:r>
        <w:r w:rsidR="0045307B" w:rsidDel="00934706">
          <w:delText xml:space="preserve"> </w:delText>
        </w:r>
        <w:r w:rsidR="007A5644" w:rsidDel="00934706">
          <w:delText>T</w:delText>
        </w:r>
        <w:r w:rsidR="00014913" w:rsidDel="00934706">
          <w:delText xml:space="preserve">his </w:delText>
        </w:r>
        <w:r w:rsidR="00141AE0" w:rsidDel="00934706">
          <w:delText xml:space="preserve">choice </w:delText>
        </w:r>
        <w:r w:rsidR="00E9784F" w:rsidDel="00934706">
          <w:delText xml:space="preserve">fundamentally </w:delText>
        </w:r>
        <w:r w:rsidR="00014913" w:rsidDel="00934706">
          <w:delText>dictates</w:delText>
        </w:r>
        <w:r w:rsidR="00E9784F" w:rsidDel="00934706">
          <w:delText xml:space="preserve"> how we </w:delText>
        </w:r>
        <w:r w:rsidR="003768E1" w:rsidDel="00934706">
          <w:delText xml:space="preserve">define </w:delText>
        </w:r>
        <w:r w:rsidR="00E9784F" w:rsidDel="00934706">
          <w:delText xml:space="preserve">species interactions and how we could </w:delText>
        </w:r>
        <w:r w:rsidR="003768E1" w:rsidDel="00934706">
          <w:delText>detect</w:delText>
        </w:r>
        <w:r w:rsidR="00141AE0" w:rsidDel="00934706">
          <w:delText xml:space="preserve"> </w:delText>
        </w:r>
        <w:r w:rsidR="00014913" w:rsidDel="00934706">
          <w:delText>higher order interactions</w:delText>
        </w:r>
        <w:r w:rsidR="00E9784F" w:rsidDel="00934706">
          <w:delText xml:space="preserve"> </w:delText>
        </w:r>
        <w:r w:rsidR="00E9784F" w:rsidDel="00934706">
          <w:fldChar w:fldCharType="begin"/>
        </w:r>
        <w:r w:rsidR="00014913" w:rsidDel="00934706">
          <w:del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delInstrText>
        </w:r>
        <w:r w:rsidR="00E9784F" w:rsidDel="00934706">
          <w:fldChar w:fldCharType="separate"/>
        </w:r>
        <w:r w:rsidR="00014913" w:rsidDel="00934706">
          <w:rPr>
            <w:noProof/>
          </w:rPr>
          <w:delText>(Adler and Morris 1994)</w:delText>
        </w:r>
        <w:r w:rsidR="00E9784F" w:rsidDel="00934706">
          <w:fldChar w:fldCharType="end"/>
        </w:r>
        <w:r w:rsidR="00206EC9" w:rsidDel="00934706">
          <w:delText>.</w:delText>
        </w:r>
        <w:r w:rsidR="007F344C" w:rsidDel="00934706">
          <w:delText xml:space="preserve"> </w:delText>
        </w:r>
      </w:del>
    </w:p>
    <w:p w14:paraId="6B31B291" w14:textId="51AD5D7F" w:rsidR="00286FFE" w:rsidRDefault="007A5644" w:rsidP="00F80F5F">
      <w:pPr>
        <w:spacing w:after="202"/>
        <w:contextualSpacing/>
      </w:pPr>
      <w:r>
        <w:t>A</w:t>
      </w:r>
      <w:r w:rsidR="00F80F5F">
        <w:t xml:space="preserve"> useful definition for HOIs, </w:t>
      </w:r>
      <w:r>
        <w:t xml:space="preserve">should start from a recognition of </w:t>
      </w:r>
      <w:r w:rsidR="00A3410F">
        <w:t xml:space="preserve">the important implication </w:t>
      </w:r>
      <w:r w:rsidR="00F80F5F">
        <w:t>HOIs</w:t>
      </w:r>
      <w:r w:rsidR="00014913">
        <w:t xml:space="preserve"> have for community dynamics</w:t>
      </w:r>
      <w:r w:rsidR="00F80F5F">
        <w:t xml:space="preserve">:  </w:t>
      </w:r>
      <w:r w:rsidR="00A3410F">
        <w:t xml:space="preserve">the presence of </w:t>
      </w:r>
      <w:r w:rsidR="00F80F5F">
        <w:t>HOIs mean</w:t>
      </w:r>
      <w:r w:rsidR="0086361A">
        <w:t>s</w:t>
      </w:r>
      <w:r w:rsidR="00F80F5F">
        <w:t xml:space="preserve"> that </w:t>
      </w:r>
      <w:r w:rsidR="00A3410F">
        <w:t xml:space="preserve">even </w:t>
      </w:r>
      <w:r w:rsidR="00101A73">
        <w:t xml:space="preserve">if an ecologist had </w:t>
      </w:r>
      <w:r w:rsidR="00F80F5F">
        <w:t xml:space="preserve">perfect knowledge of how each </w:t>
      </w:r>
      <w:r w:rsidR="00357DD5">
        <w:t>pair of species compete against one another</w:t>
      </w:r>
      <w:r w:rsidR="0063372E">
        <w:t xml:space="preserve"> phenomenologically</w:t>
      </w:r>
      <w:r w:rsidR="00A3410F">
        <w:t xml:space="preserve">, </w:t>
      </w:r>
      <w:r w:rsidR="00101A73">
        <w:t>the ecologist would be un</w:t>
      </w:r>
      <w:r w:rsidR="00A3410F">
        <w:t>able to predict the dynamics of a community with more than two species</w:t>
      </w:r>
      <w:r w:rsidR="00F80F5F">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w:t>
      </w:r>
      <w:r w:rsidR="00A3410F">
        <w:lastRenderedPageBreak/>
        <w:t xml:space="preserve">done in the </w:t>
      </w:r>
      <w:r w:rsidR="006103C8">
        <w:t>classical</w:t>
      </w:r>
      <w:r w:rsidR="00FC6F31">
        <w:t xml:space="preserve"> Lotka-Volterra model, that </w:t>
      </w:r>
      <w:r w:rsidR="0063372E">
        <w:t xml:space="preserve">per capita </w:t>
      </w:r>
      <w:r w:rsidR="00FC6F31">
        <w:t xml:space="preserve">interactions between species </w:t>
      </w:r>
      <w:r w:rsidR="00101A73">
        <w:t>are</w:t>
      </w:r>
      <w:r w:rsidR="00373175">
        <w:t xml:space="preserve"> independent of </w:t>
      </w:r>
      <w:r w:rsidR="0063372E">
        <w:t>density</w:t>
      </w:r>
      <w:r w:rsidR="00FC6F31">
        <w:t>, then there are no HOIs; if on the</w:t>
      </w:r>
      <w:r w:rsidR="00451F78">
        <w:t xml:space="preserve"> other</w:t>
      </w:r>
      <w:r w:rsidR="00FC6F31">
        <w:t xml:space="preserve"> hand, interactions between species depend on the density of other species then this leads to HOIs </w:t>
      </w:r>
      <w:r w:rsidR="00286FFE">
        <w:t>(see</w:t>
      </w:r>
      <w:r>
        <w:t xml:space="preserve"> </w:t>
      </w:r>
      <w:r w:rsidRPr="006B2FC8">
        <w:t>Billick and Case</w:t>
      </w:r>
      <w:r w:rsidR="00286FFE">
        <w:t xml:space="preserve"> </w:t>
      </w:r>
      <w:r w:rsidR="00FC6F31">
        <w:fldChar w:fldCharType="begin"/>
      </w:r>
      <w:ins w:id="726" w:author="Andy Kleinhesselink" w:date="2019-04-30T16:49:00Z">
        <w:r w:rsidR="00632744">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J."}],"issued":{"date-parts":[["1994"]]}},"suppress-author":true}],"schema":"https://github.com/citation-style-language/schema/raw/master/csl-citation.json"} </w:instrText>
        </w:r>
      </w:ins>
      <w:del w:id="727" w:author="Andy Kleinhesselink" w:date="2019-04-30T16:49:00Z">
        <w:r w:rsidDel="00632744">
          <w:del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delInstrText>
        </w:r>
      </w:del>
      <w:r w:rsidR="00FC6F31">
        <w:fldChar w:fldCharType="separate"/>
      </w:r>
      <w:ins w:id="728" w:author="Andy Kleinhesselink" w:date="2019-04-30T16:49:00Z">
        <w:r w:rsidR="00632744">
          <w:rPr>
            <w:noProof/>
          </w:rPr>
          <w:t>(1994)</w:t>
        </w:r>
      </w:ins>
      <w:del w:id="729" w:author="Andy Kleinhesselink" w:date="2019-04-30T16:49:00Z">
        <w:r w:rsidRPr="00632744" w:rsidDel="00632744">
          <w:rPr>
            <w:noProof/>
          </w:rPr>
          <w:delText>1994</w:delText>
        </w:r>
      </w:del>
      <w:r w:rsidR="00FC6F31">
        <w:fldChar w:fldCharType="end"/>
      </w:r>
      <w:r>
        <w:t xml:space="preserve"> for a derivation</w:t>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2626C12" w14:textId="50A75DFA" w:rsidR="00600A7D" w:rsidRDefault="0086361A" w:rsidP="00C57A43">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r w:rsidR="00101A73">
        <w:t xml:space="preserve"> (sensu</w:t>
      </w:r>
      <w:r w:rsidR="00D86989">
        <w:t xml:space="preserve"> Levine et al.</w:t>
      </w:r>
      <w:r w:rsidR="00283064">
        <w:t xml:space="preserve"> </w:t>
      </w:r>
      <w:r w:rsidR="00283064">
        <w:fldChar w:fldCharType="begin"/>
      </w:r>
      <w:r w:rsidR="00D86989">
        <w:instrText xml:space="preserve"> ADDIN ZOTERO_ITEM CSL_CITATION {"citationID":"SALOzdS6","properties":{"formattedCitation":"(2017)","plainCitation":"(2017)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B."},{"family":"Allesina","given":"Stefano"}],"issued":{"date-parts":[["2017",6]]}},"suppress-author":true}],"schema":"https://github.com/citation-style-language/schema/raw/master/csl-citation.json"} Levine </w:instrText>
      </w:r>
      <w:r w:rsidR="00283064">
        <w:fldChar w:fldCharType="separate"/>
      </w:r>
      <w:ins w:id="730" w:author="Andy Kleinhesselink" w:date="2019-04-30T16:49:00Z">
        <w:r w:rsidR="00632744">
          <w:rPr>
            <w:noProof/>
          </w:rPr>
          <w:t>(2017)</w:t>
        </w:r>
      </w:ins>
      <w:del w:id="731" w:author="Andy Kleinhesselink" w:date="2019-04-30T16:49:00Z">
        <w:r w:rsidR="00D86989" w:rsidRPr="00632744" w:rsidDel="00632744">
          <w:rPr>
            <w:noProof/>
          </w:rPr>
          <w:delText>2017)</w:delText>
        </w:r>
      </w:del>
      <w:r w:rsidR="00283064">
        <w:fldChar w:fldCharType="end"/>
      </w:r>
      <w:r w:rsidR="00283064">
        <w:t>.</w:t>
      </w:r>
      <w:r w:rsidR="00373175">
        <w:t xml:space="preserve"> 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r w:rsidR="00FC5EC2">
        <w:t xml:space="preserve"> Meanwhile</w:t>
      </w:r>
      <w:r w:rsidR="00044E45">
        <w:t xml:space="preserve">, Mayfield and Stouffer </w:t>
      </w:r>
      <w:r w:rsidR="00044E45">
        <w:fldChar w:fldCharType="begin"/>
      </w:r>
      <w:r w:rsidR="00044E45">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044E45">
        <w:fldChar w:fldCharType="separate"/>
      </w:r>
      <w:r w:rsidR="00044E45">
        <w:rPr>
          <w:noProof/>
        </w:rPr>
        <w:t>(2017)</w:t>
      </w:r>
      <w:r w:rsidR="00044E45">
        <w:fldChar w:fldCharType="end"/>
      </w:r>
      <w:r w:rsidR="00044E45">
        <w:t xml:space="preserve"> define as HOIs any polynomial </w:t>
      </w:r>
      <w:r w:rsidR="00B01A38">
        <w:t xml:space="preserve">forms </w:t>
      </w:r>
      <w:r w:rsidR="00044E45">
        <w:t xml:space="preserve">of </w:t>
      </w:r>
      <w:r w:rsidR="00C433F7">
        <w:t xml:space="preserve">intra </w:t>
      </w:r>
      <w:r w:rsidR="0063372E">
        <w:t xml:space="preserve">or </w:t>
      </w:r>
      <w:r w:rsidR="00C433F7">
        <w:t xml:space="preserve">interspecific competitor </w:t>
      </w:r>
      <w:r w:rsidR="00044E45">
        <w:t xml:space="preserve">density in their demographic model that improve the statistical fit </w:t>
      </w:r>
      <w:r w:rsidR="00FC281D">
        <w:t>of annual plant fecundity to competitor density</w:t>
      </w:r>
      <w:r w:rsidR="00044E45">
        <w:t xml:space="preserve">.  </w:t>
      </w:r>
      <w:r w:rsidR="00D86989">
        <w:t>T</w:t>
      </w:r>
      <w:r w:rsidR="0056606B">
        <w:t>h</w:t>
      </w:r>
      <w:r w:rsidR="00D86989">
        <w:t>is</w:t>
      </w:r>
      <w:r w:rsidR="00283064">
        <w:t xml:space="preserve">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and maps clearly onto what a mathematician thinks of as “higher order” term</w:t>
      </w:r>
      <w:r w:rsidR="0063372E">
        <w:t>s</w:t>
      </w:r>
      <w:r w:rsidR="00101A73">
        <w:t xml:space="preserve">,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t>including</w:t>
      </w:r>
      <w:r w:rsidR="00DE2068">
        <w:t xml:space="preserve"> quadratic density terms </w:t>
      </w:r>
      <w:r>
        <w:t>within the definition of</w:t>
      </w:r>
      <w:r w:rsidR="00DE2068">
        <w:t xml:space="preserve"> HOIs </w:t>
      </w:r>
      <w:r w:rsidR="005667C2">
        <w:t>is</w:t>
      </w:r>
      <w:r w:rsidR="00044E45">
        <w:t xml:space="preserve"> </w:t>
      </w:r>
      <w:r w:rsidR="00DE2068">
        <w:t xml:space="preserve">inconsistent with HOIs </w:t>
      </w:r>
      <w:r w:rsidR="00E908D7">
        <w:t>result</w:t>
      </w:r>
      <w:r w:rsidR="005667C2">
        <w:t>ing</w:t>
      </w:r>
      <w:r w:rsidR="00E908D7">
        <w:t xml:space="preserve"> from</w:t>
      </w:r>
      <w:r w:rsidR="00DE2068">
        <w:t xml:space="preserve"> interaction modification</w:t>
      </w:r>
      <w:r w:rsidR="00D86989">
        <w:t xml:space="preserve"> between species.  More specifically they imply that a species modifies its own competitive effect.</w:t>
      </w:r>
      <w:r w:rsidR="00C875B7">
        <w:t xml:space="preserve"> </w:t>
      </w:r>
    </w:p>
    <w:p w14:paraId="7A1A44C6" w14:textId="0FEBEFAD" w:rsidR="001A6A75" w:rsidRPr="006B2FC8" w:rsidRDefault="00283064" w:rsidP="00516EBB">
      <w:pPr>
        <w:spacing w:after="202"/>
        <w:contextualSpacing/>
      </w:pPr>
      <w:r w:rsidRPr="006B2FC8">
        <w:lastRenderedPageBreak/>
        <w:t xml:space="preserve">A similar </w:t>
      </w:r>
      <w:r w:rsidR="0055486E" w:rsidRPr="006B2FC8">
        <w:t xml:space="preserve">set of issues </w:t>
      </w:r>
      <w:r w:rsidRPr="006B2FC8">
        <w:t xml:space="preserve">was pointed out by </w:t>
      </w:r>
      <w:r w:rsidRPr="006B2FC8">
        <w:fldChar w:fldCharType="begin"/>
      </w:r>
      <w:ins w:id="732" w:author="Andy Kleinhesselink" w:date="2019-05-13T12:08:00Z">
        <w:r w:rsidR="00125A8C">
          <w:instrText xml:space="preserve"> ADDIN ZOTERO_ITEM CSL_CITATION {"citationID":"K5Wdr7Dt","properties":{"formattedCitation":"(1981)","plainCitation":"(1981)","dontUpdate":true,"noteIndex":0},"citationItems":[{"id":"dUCggyXr/qbsCSJy9","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ins>
      <w:del w:id="733" w:author="Andy Kleinhesselink" w:date="2019-04-30T16:49:00Z">
        <w:r w:rsidR="00596808" w:rsidDel="00632744">
          <w:del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delInstrText>
        </w:r>
      </w:del>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w:t>
      </w:r>
      <w:moveFromRangeStart w:id="734" w:author="Andy Kleinhesselink" w:date="2019-05-13T16:32:00Z" w:name="move8657570"/>
      <w:moveFrom w:id="735" w:author="Andy Kleinhesselink" w:date="2019-05-13T16:32:00Z">
        <w:r w:rsidR="00054720" w:rsidRPr="006B2FC8" w:rsidDel="00934706">
          <w:t xml:space="preserve"> </w:t>
        </w:r>
        <w:r w:rsidR="00044E45" w:rsidRPr="006B2FC8" w:rsidDel="00934706">
          <w:t xml:space="preserve">In the most widely used </w:t>
        </w:r>
        <w:r w:rsidR="001D0EAD" w:rsidRPr="006B2FC8" w:rsidDel="00934706">
          <w:t>models</w:t>
        </w:r>
        <w:r w:rsidR="0055486E" w:rsidRPr="006B2FC8" w:rsidDel="00934706">
          <w:t xml:space="preserve"> for effects of competition, such as the Beverton-Holt, Hassel</w:t>
        </w:r>
        <w:r w:rsidR="00595CA6" w:rsidRPr="006B2FC8" w:rsidDel="00934706">
          <w:t>l</w:t>
        </w:r>
        <w:r w:rsidR="0055486E" w:rsidRPr="006B2FC8" w:rsidDel="00934706">
          <w:t xml:space="preserve"> and Ricker models,</w:t>
        </w:r>
        <w:r w:rsidR="001D0EAD" w:rsidRPr="006B2FC8" w:rsidDel="00934706">
          <w:t xml:space="preserve"> per capita growth rate is </w:t>
        </w:r>
        <w:r w:rsidR="00D86989" w:rsidDel="00934706">
          <w:t>a</w:t>
        </w:r>
        <w:r w:rsidR="001D0EAD" w:rsidRPr="006B2FC8" w:rsidDel="00934706">
          <w:t xml:space="preserve"> </w:t>
        </w:r>
        <w:r w:rsidR="007F5F64" w:rsidRPr="006B2FC8" w:rsidDel="00934706">
          <w:t>non</w:t>
        </w:r>
        <w:r w:rsidR="001D0EAD" w:rsidRPr="006B2FC8" w:rsidDel="00934706">
          <w:t xml:space="preserve">linear function of </w:t>
        </w:r>
        <w:r w:rsidR="0055486E" w:rsidRPr="006B2FC8" w:rsidDel="00934706">
          <w:t xml:space="preserve">competitor </w:t>
        </w:r>
        <w:r w:rsidR="001D0EAD" w:rsidRPr="006B2FC8" w:rsidDel="00934706">
          <w:t>density</w:t>
        </w:r>
        <w:r w:rsidR="0055486E" w:rsidRPr="006B2FC8" w:rsidDel="00934706">
          <w:t xml:space="preserve"> </w:t>
        </w:r>
        <w:r w:rsidR="00014913" w:rsidRPr="006B2FC8" w:rsidDel="00934706">
          <w:fldChar w:fldCharType="begin"/>
        </w:r>
        <w:r w:rsidR="00014913" w:rsidRPr="006B2FC8" w:rsidDel="00934706">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rsidDel="00934706">
          <w:fldChar w:fldCharType="separate"/>
        </w:r>
        <w:r w:rsidR="00014913" w:rsidRPr="006B2FC8" w:rsidDel="00934706">
          <w:rPr>
            <w:noProof/>
          </w:rPr>
          <w:t>(Hassell and Comins 1976)</w:t>
        </w:r>
        <w:r w:rsidR="00014913" w:rsidRPr="006B2FC8" w:rsidDel="00934706">
          <w:fldChar w:fldCharType="end"/>
        </w:r>
        <w:r w:rsidR="00014913" w:rsidRPr="006B2FC8" w:rsidDel="00934706">
          <w:t xml:space="preserve">.  </w:t>
        </w:r>
        <w:r w:rsidR="007F5F64" w:rsidRPr="006B2FC8" w:rsidDel="00934706">
          <w:t>I</w:t>
        </w:r>
        <w:r w:rsidR="0055486E" w:rsidRPr="006B2FC8" w:rsidDel="00934706">
          <w:t xml:space="preserve">n each of these models the effect of each additional competitor </w:t>
        </w:r>
        <w:r w:rsidR="007F5F64" w:rsidRPr="006B2FC8" w:rsidDel="00934706">
          <w:t xml:space="preserve">on growth </w:t>
        </w:r>
        <w:r w:rsidR="0055486E" w:rsidRPr="006B2FC8" w:rsidDel="00934706">
          <w:t>declines as more competitors are added.  Th</w:t>
        </w:r>
        <w:r w:rsidR="001D0EAD" w:rsidRPr="006B2FC8" w:rsidDel="00934706">
          <w:t>is could be interpreted as a kind of interaction modification</w:t>
        </w:r>
        <w:r w:rsidR="00940EB4" w:rsidRPr="006B2FC8" w:rsidDel="00934706">
          <w:t xml:space="preserve"> among </w:t>
        </w:r>
        <w:r w:rsidR="00940EB4" w:rsidRPr="006B2FC8" w:rsidDel="00934706">
          <w:rPr>
            <w:i/>
          </w:rPr>
          <w:t>individuals within</w:t>
        </w:r>
        <w:r w:rsidR="00940EB4" w:rsidRPr="006B2FC8" w:rsidDel="00934706">
          <w:t xml:space="preserve"> species. </w:t>
        </w:r>
        <w:r w:rsidR="007C1073" w:rsidRPr="006B2FC8" w:rsidDel="00934706">
          <w:t>Like Pomerantz (1981)</w:t>
        </w:r>
        <w:r w:rsidR="00940EB4" w:rsidRPr="006B2FC8" w:rsidDel="00934706">
          <w:t xml:space="preserve"> however, </w:t>
        </w:r>
        <w:r w:rsidR="007C1073" w:rsidRPr="006B2FC8" w:rsidDel="00934706">
          <w:t xml:space="preserve">we </w:t>
        </w:r>
        <w:r w:rsidR="00940EB4" w:rsidRPr="006B2FC8" w:rsidDel="00934706">
          <w:t xml:space="preserve">advocate </w:t>
        </w:r>
        <w:r w:rsidR="007C1073" w:rsidRPr="006B2FC8" w:rsidDel="00934706">
          <w:t>restricting</w:t>
        </w:r>
        <w:r w:rsidR="0085381B" w:rsidRPr="006B2FC8" w:rsidDel="00934706">
          <w:t xml:space="preserve"> higher order interactions to</w:t>
        </w:r>
        <w:r w:rsidR="00940EB4" w:rsidRPr="006B2FC8" w:rsidDel="00934706">
          <w:t xml:space="preserve"> </w:t>
        </w:r>
        <w:r w:rsidR="00CA248C" w:rsidRPr="006B2FC8" w:rsidDel="00934706">
          <w:t>cases where individuals of one species modif</w:t>
        </w:r>
        <w:r w:rsidR="0063372E" w:rsidDel="00934706">
          <w:t>y</w:t>
        </w:r>
        <w:r w:rsidR="00CA248C" w:rsidRPr="006B2FC8" w:rsidDel="00934706">
          <w:t xml:space="preserve"> the </w:t>
        </w:r>
        <w:r w:rsidR="0063372E" w:rsidDel="00934706">
          <w:t xml:space="preserve">per capita </w:t>
        </w:r>
        <w:r w:rsidR="00CA248C" w:rsidRPr="006B2FC8" w:rsidDel="00934706">
          <w:t>effect of individuals of other species</w:t>
        </w:r>
        <w:r w:rsidR="00940EB4" w:rsidRPr="006B2FC8" w:rsidDel="00934706">
          <w:t>.</w:t>
        </w:r>
      </w:moveFrom>
      <w:moveFromRangeEnd w:id="734"/>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50CDC453" w:rsidR="009C4CDF" w:rsidRPr="006B2FC8" w:rsidRDefault="00726A15" w:rsidP="0055486E">
      <w:pPr>
        <w:spacing w:after="202"/>
        <w:contextualSpacing/>
      </w:pPr>
      <w:r>
        <w:t>To summarize, h</w:t>
      </w:r>
      <w:r w:rsidR="00D86989">
        <w:t>igher order interactions have profound implications for multispecies communities</w:t>
      </w:r>
      <w:r w:rsidR="00937549">
        <w:t xml:space="preserve">, </w:t>
      </w:r>
      <w:r w:rsidR="005F6E49">
        <w:t>foremost among these is that they</w:t>
      </w:r>
      <w:r w:rsidR="00D86989">
        <w:t xml:space="preserve"> </w:t>
      </w:r>
      <w:r w:rsidR="005F6E49">
        <w:t>can make it impossible to predict the dynamics</w:t>
      </w:r>
      <w:r w:rsidR="00C03FEF" w:rsidRPr="006B2FC8">
        <w:t xml:space="preserve"> </w:t>
      </w:r>
      <w:r w:rsidR="005F6E49">
        <w:t>of</w:t>
      </w:r>
      <w:r w:rsidR="00C03FEF" w:rsidRPr="006B2FC8">
        <w:t xml:space="preserve"> multispecies communities</w:t>
      </w:r>
      <w:r w:rsidR="00D86989">
        <w:t xml:space="preserve"> </w:t>
      </w:r>
      <w:r w:rsidR="005F6E49">
        <w:t>from</w:t>
      </w:r>
      <w:r w:rsidR="00D86989">
        <w:t xml:space="preserve"> </w:t>
      </w:r>
      <w:r w:rsidR="002E165A">
        <w:t xml:space="preserve">models of </w:t>
      </w:r>
      <w:r w:rsidR="00D86989">
        <w:t>single species competition</w:t>
      </w:r>
      <w:r w:rsidR="00C03FEF" w:rsidRPr="006B2FC8">
        <w:t xml:space="preserve">. </w:t>
      </w:r>
      <w:r w:rsidR="00D512C8" w:rsidRPr="006B2FC8">
        <w:t xml:space="preserve"> </w:t>
      </w:r>
      <w:r w:rsidR="0063372E">
        <w:t>T</w:t>
      </w:r>
      <w:r w:rsidR="002E165A">
        <w:t xml:space="preserve">his </w:t>
      </w:r>
      <w:r w:rsidR="0063372E">
        <w:t xml:space="preserve">also </w:t>
      </w:r>
      <w:r w:rsidR="002E165A">
        <w:t xml:space="preserve">implies </w:t>
      </w:r>
      <w:r w:rsidR="00D512C8" w:rsidRPr="006B2FC8">
        <w:t xml:space="preserve">that </w:t>
      </w:r>
      <w:r w:rsidR="002E165A">
        <w:t xml:space="preserve">the </w:t>
      </w:r>
      <w:r w:rsidR="00D512C8" w:rsidRPr="006B2FC8">
        <w:t xml:space="preserve">dynamics </w:t>
      </w:r>
      <w:r w:rsidR="002E165A">
        <w:t>of</w:t>
      </w:r>
      <w:r w:rsidR="00D512C8" w:rsidRPr="006B2FC8">
        <w:t xml:space="preserve"> </w:t>
      </w:r>
      <w:r w:rsidR="002E165A">
        <w:t xml:space="preserve">the </w:t>
      </w:r>
      <w:r w:rsidR="00D512C8" w:rsidRPr="006B2FC8">
        <w:t>multispecies communities</w:t>
      </w:r>
      <w:r w:rsidR="002E165A">
        <w:t xml:space="preserve"> we see around </w:t>
      </w:r>
      <w:r w:rsidR="0063372E">
        <w:t xml:space="preserve">may not </w:t>
      </w:r>
      <w:r w:rsidR="00D512C8" w:rsidRPr="006B2FC8">
        <w:t xml:space="preserve">be neatly decomposed into </w:t>
      </w:r>
      <w:r w:rsidR="00F60713" w:rsidRPr="006B2FC8">
        <w:t xml:space="preserve">separate </w:t>
      </w:r>
      <w:r w:rsidR="0022450C" w:rsidRPr="006B2FC8">
        <w:t xml:space="preserve">competitive effects of each species on each other species.  </w:t>
      </w:r>
      <w:r w:rsidR="00503D72">
        <w:t>These e</w:t>
      </w:r>
      <w:r w:rsidR="00503D72" w:rsidRPr="006B2FC8">
        <w:t xml:space="preserve">mergent </w:t>
      </w:r>
      <w:r w:rsidR="00C03FEF" w:rsidRPr="006B2FC8">
        <w:t xml:space="preserve">properties </w:t>
      </w:r>
      <w:r w:rsidR="0022450C" w:rsidRPr="006B2FC8">
        <w:t xml:space="preserve">at the community level </w:t>
      </w:r>
      <w:r w:rsidR="0063372E">
        <w:t>can</w:t>
      </w:r>
      <w:r w:rsidR="0022450C" w:rsidRPr="006B2FC8">
        <w:t xml:space="preserve"> </w:t>
      </w:r>
      <w:r w:rsidR="00C03FEF" w:rsidRPr="006B2FC8">
        <w:t>aris</w:t>
      </w:r>
      <w:r w:rsidR="00A650E9" w:rsidRPr="006B2FC8">
        <w:t>e due to</w:t>
      </w:r>
      <w:r w:rsidR="00C03FEF" w:rsidRPr="006B2FC8">
        <w:t xml:space="preserve"> interaction modification</w:t>
      </w:r>
      <w:r w:rsidR="00C725BD" w:rsidRPr="006B2FC8">
        <w:t xml:space="preserve"> between competitors</w:t>
      </w:r>
      <w:r w:rsidR="00C03FEF" w:rsidRPr="006B2FC8">
        <w:t xml:space="preserve">.  </w:t>
      </w:r>
      <w:r w:rsidR="004F3621" w:rsidRPr="006B2FC8">
        <w:t xml:space="preserve">Following from this </w:t>
      </w:r>
      <w:r w:rsidR="009C1F30">
        <w:t>context</w:t>
      </w:r>
      <w:r w:rsidR="00104485">
        <w:t xml:space="preserve">, </w:t>
      </w:r>
      <w:r w:rsidR="004F3621" w:rsidRPr="006B2FC8">
        <w:t>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125A8C"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4F7C343B"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024DEB">
              <w:rPr>
                <w:noProof/>
              </w:rPr>
              <w:t>1</w:t>
            </w:r>
            <w:r w:rsidR="00AC7C1E" w:rsidRPr="006B2FC8">
              <w:rPr>
                <w:noProof/>
              </w:rPr>
              <w:fldChar w:fldCharType="end"/>
            </w:r>
            <w:r w:rsidRPr="006B2FC8">
              <w:t>)</w:t>
            </w:r>
          </w:p>
        </w:tc>
      </w:tr>
    </w:tbl>
    <w:p w14:paraId="5565AAC2" w14:textId="7DA6815F"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923C48">
        <w:t xml:space="preserve"> represents that species’ </w:t>
      </w:r>
      <w:r w:rsidR="00177105">
        <w:t>intrinsic</w:t>
      </w:r>
      <w:r w:rsidR="00177105" w:rsidRPr="006B2FC8">
        <w:t xml:space="preserve"> </w:t>
      </w:r>
      <w:r w:rsidR="00CE2561" w:rsidRPr="006B2FC8">
        <w:t>per capita</w:t>
      </w:r>
      <w:r w:rsidR="00C0352C" w:rsidRPr="006B2FC8">
        <w:t xml:space="preserve"> population growth rate</w:t>
      </w:r>
      <w:r w:rsidR="00CE2561" w:rsidRPr="006B2FC8">
        <w:t xml:space="preserve">,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w:t>
      </w:r>
      <w:r w:rsidR="004C15D1">
        <w:t xml:space="preserve"> is</w:t>
      </w:r>
      <w:r w:rsidR="00AA4CCD" w:rsidRPr="006B2FC8">
        <w:t xml:space="preserve">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lastRenderedPageBreak/>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41A81">
        <w:t>,</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r w:rsidR="00A63AE4">
        <w:t xml:space="preserve">Just because per capita growth rate </w:t>
      </w:r>
      <w:r w:rsidR="001D3AB9">
        <w:t>declines</w:t>
      </w:r>
      <w:r w:rsidR="00A63AE4">
        <w:t xml:space="preserve"> </w:t>
      </w:r>
      <w:r w:rsidR="0031067C">
        <w:t>nonlinearly</w:t>
      </w:r>
      <w:r w:rsidR="00A63AE4">
        <w:t xml:space="preserve"> </w:t>
      </w:r>
      <w:r w:rsidR="001D3AB9">
        <w:t>with an increasing</w:t>
      </w:r>
      <w:r w:rsidR="00DB3FFC">
        <w:t xml:space="preserve"> the </w:t>
      </w:r>
      <w:r w:rsidR="0063372E">
        <w:t>density of competitors</w:t>
      </w:r>
      <w:r w:rsidR="00497EBD">
        <w:t xml:space="preserve"> </w:t>
      </w:r>
      <w:r w:rsidR="0096574B">
        <w:t>does not mean that</w:t>
      </w:r>
      <w:r w:rsidR="00621C62">
        <w:t xml:space="preserve"> ten individuals of </w:t>
      </w:r>
      <w:r w:rsidR="00F5470C">
        <w:t xml:space="preserve">one </w:t>
      </w:r>
      <w:r w:rsidR="00497EBD">
        <w:t>competitor species, for example,</w:t>
      </w:r>
      <w:r w:rsidR="00F5470C">
        <w:t xml:space="preserve"> modify the </w:t>
      </w:r>
      <w:r w:rsidR="00EF2C78">
        <w:t xml:space="preserve">per capita </w:t>
      </w:r>
      <w:r w:rsidR="00F5470C">
        <w:t>effect</w:t>
      </w:r>
      <w:r w:rsidR="00EF2C78">
        <w:t>s</w:t>
      </w:r>
      <w:r w:rsidR="00F5470C">
        <w:t xml:space="preserve"> of </w:t>
      </w:r>
      <w:r w:rsidR="00497EBD">
        <w:t xml:space="preserve">ten individuals of </w:t>
      </w:r>
      <w:r w:rsidR="00F5470C">
        <w:t xml:space="preserve">another competitor species.  </w:t>
      </w:r>
    </w:p>
    <w:p w14:paraId="40CA0111" w14:textId="3AB0A367" w:rsidR="004A7CD3" w:rsidRPr="006B2FC8" w:rsidRDefault="002E165A" w:rsidP="004F3621">
      <w:pPr>
        <w:spacing w:after="202"/>
        <w:contextualSpacing/>
      </w:pPr>
      <w:commentRangeStart w:id="736"/>
      <w:r>
        <w:t xml:space="preserve">Our definition of an HOI </w:t>
      </w:r>
      <w:r w:rsidR="00D76E3D">
        <w:t xml:space="preserve">therefore </w:t>
      </w:r>
      <w:r>
        <w:t xml:space="preserve">focuses </w:t>
      </w:r>
      <w:r w:rsidR="00C41A81">
        <w:t xml:space="preserve">specifically </w:t>
      </w:r>
      <w:r>
        <w:t xml:space="preserve">on how individual species contribute to total competition, </w:t>
      </w:r>
      <w:r w:rsidRPr="00107C6B">
        <w:rPr>
          <w:i/>
        </w:rPr>
        <w:t>C</w:t>
      </w:r>
      <w:r>
        <w:t xml:space="preserve">:  </w:t>
      </w:r>
      <w:r w:rsidRPr="00107C6B">
        <w:rPr>
          <w:i/>
        </w:rPr>
        <w:t xml:space="preserve">an </w:t>
      </w:r>
      <w:r w:rsidR="00C97E84" w:rsidRPr="00107C6B">
        <w:rPr>
          <w:i/>
        </w:rPr>
        <w:t>HOI</w:t>
      </w:r>
      <w:r w:rsidR="00A03283" w:rsidRPr="00107C6B">
        <w:rPr>
          <w:i/>
        </w:rPr>
        <w:t xml:space="preserve"> occur</w:t>
      </w:r>
      <w:r w:rsidR="00C97E84" w:rsidRPr="00107C6B">
        <w:rPr>
          <w:i/>
        </w:rPr>
        <w:t xml:space="preserve">s </w:t>
      </w:r>
      <w:r w:rsidR="00A03283" w:rsidRPr="00107C6B">
        <w:rPr>
          <w:i/>
        </w:rPr>
        <w:t>whenever</w:t>
      </w:r>
      <w:r w:rsidR="002D52ED" w:rsidRPr="00107C6B">
        <w:rPr>
          <w:i/>
        </w:rPr>
        <w:t xml:space="preserve"> </w:t>
      </w:r>
      <m:oMath>
        <m:r>
          <w:rPr>
            <w:rFonts w:ascii="Cambria Math" w:hAnsi="Cambria Math"/>
          </w:rPr>
          <m:t>C</m:t>
        </m:r>
      </m:oMath>
      <w:r w:rsidR="002D52ED" w:rsidRPr="00107C6B">
        <w:rPr>
          <w:i/>
        </w:rPr>
        <w:t xml:space="preserve"> can</w:t>
      </w:r>
      <w:r w:rsidR="00A03283" w:rsidRPr="00107C6B">
        <w:rPr>
          <w:i/>
        </w:rPr>
        <w:t>not</w:t>
      </w:r>
      <w:r w:rsidR="002D52ED" w:rsidRPr="00107C6B">
        <w:rPr>
          <w:i/>
        </w:rPr>
        <w:t xml:space="preserve"> be expressed as a sum of individual species effects</w:t>
      </w:r>
      <w:r w:rsidR="00C97E84" w:rsidRPr="00107C6B">
        <w:rPr>
          <w:i/>
        </w:rPr>
        <w:t>.</w:t>
      </w:r>
      <w:r w:rsidR="00C97E84" w:rsidRPr="006B2FC8">
        <w:t xml:space="preserve"> </w:t>
      </w:r>
      <w:r w:rsidR="00DC3BA9" w:rsidRPr="006B2FC8">
        <w:t>Mathematically this means that</w:t>
      </w:r>
      <w:r>
        <w:t xml:space="preserve"> for all </w:t>
      </w:r>
      <w:r w:rsidRPr="00107C6B">
        <w:rPr>
          <w:i/>
        </w:rPr>
        <w:t>S</w:t>
      </w:r>
      <w:r>
        <w:t xml:space="preserve"> species in the community,</w:t>
      </w:r>
      <w:r w:rsidR="00DC3BA9"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 xml:space="preserve">Ricker and </w:t>
      </w:r>
      <w:proofErr w:type="spellStart"/>
      <w:r w:rsidR="00D86346" w:rsidRPr="006B2FC8">
        <w:t>Beverton</w:t>
      </w:r>
      <w:proofErr w:type="spellEnd"/>
      <w:r w:rsidR="00D86346" w:rsidRPr="006B2FC8">
        <w:t>-Holt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on per capita growth,</w:t>
      </w:r>
      <w:r w:rsidR="00D86346" w:rsidRPr="006B2FC8">
        <w:t xml:space="preserve"> </w:t>
      </w:r>
      <m:oMath>
        <m:r>
          <w:rPr>
            <w:rFonts w:ascii="Cambria Math" w:hAnsi="Cambria Math"/>
          </w:rPr>
          <m:t>C</m:t>
        </m:r>
      </m:oMath>
      <w:r w:rsidR="002D52ED" w:rsidRPr="006B2FC8">
        <w:t xml:space="preserve"> is a weight</w:t>
      </w:r>
      <w:proofErr w:type="spellStart"/>
      <w:r w:rsidR="002D52ED" w:rsidRPr="006B2FC8">
        <w:t>ed</w:t>
      </w:r>
      <w:proofErr w:type="spellEnd"/>
      <w:r w:rsidR="002D52ED" w:rsidRPr="006B2FC8">
        <w:t xml:space="preserve">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proofErr w:type="spellStart"/>
      <w:r w:rsidR="00B454D3" w:rsidRPr="006B2FC8">
        <w:t>s</w:t>
      </w:r>
      <w:proofErr w:type="spellEnd"/>
      <w:r w:rsidR="00B454D3" w:rsidRPr="006B2FC8">
        <w:t xml:space="preserve">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proofErr w:type="spellStart"/>
      <w:r w:rsidR="00B454D3" w:rsidRPr="006B2FC8">
        <w:t>species</w:t>
      </w:r>
      <w:proofErr w:type="spellEnd"/>
      <w:r w:rsidR="00B454D3" w:rsidRPr="006B2FC8">
        <w:t xml:space="preserve">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commentRangeEnd w:id="736"/>
      <w:r w:rsidR="005D4AF7">
        <w:rPr>
          <w:rStyle w:val="CommentReference"/>
        </w:rPr>
        <w:commentReference w:id="736"/>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D059D6" w:rsidRPr="006B2FC8">
        <w:t xml:space="preserve">.  </w:t>
      </w:r>
      <w:r w:rsidR="00E017BB">
        <w:t xml:space="preserve">In this case, </w:t>
      </w:r>
      <w:r w:rsidR="00E017BB">
        <w:lastRenderedPageBreak/>
        <w:t>p</w:t>
      </w:r>
      <w:r w:rsidR="00222A68">
        <w:t xml:space="preserve">erfect knowledge of how each </w:t>
      </w:r>
      <w:r w:rsidR="00DD23C1">
        <w:t>competitor</w:t>
      </w:r>
      <w:r w:rsidR="00222A68">
        <w:t xml:space="preserve"> individually affects a focal species</w:t>
      </w:r>
      <w:r w:rsidR="00DD23C1">
        <w:t>’</w:t>
      </w:r>
      <w:r w:rsidR="00222A68">
        <w:t xml:space="preserve"> growth perfectly predicts the </w:t>
      </w:r>
      <w:r w:rsidR="007C267B">
        <w:t xml:space="preserve">simultaneous </w:t>
      </w:r>
      <w:r w:rsidR="00222A68">
        <w:t xml:space="preserve">effects of </w:t>
      </w:r>
      <w:r w:rsidR="007C267B">
        <w:t xml:space="preserve">multiple competitor species. </w:t>
      </w:r>
      <w:r w:rsidR="003A3A29" w:rsidRPr="006B2FC8">
        <w:t>O</w:t>
      </w:r>
      <w:r w:rsidR="00910E0D" w:rsidRPr="006B2FC8">
        <w:t xml:space="preserve">ur </w:t>
      </w:r>
      <w:r w:rsidR="0062107B" w:rsidRPr="006B2FC8">
        <w:t xml:space="preserve">definition of </w:t>
      </w:r>
      <w:r w:rsidR="00910E0D" w:rsidRPr="006B2FC8">
        <w:t>HOIs include</w:t>
      </w:r>
      <w:r w:rsidR="00FD0816">
        <w:t>s</w:t>
      </w:r>
      <w:r w:rsidR="00910E0D" w:rsidRPr="006B2FC8">
        <w:t xml:space="preserve"> cases where intraspe</w:t>
      </w:r>
      <w:r w:rsidR="00793336" w:rsidRPr="006B2FC8">
        <w:t>cific competition is modified by the density of another species</w:t>
      </w:r>
      <w:r w:rsidR="00FD0816">
        <w:t xml:space="preserve"> </w:t>
      </w:r>
      <w:r w:rsidR="00FD0816" w:rsidRPr="006B2FC8">
        <w:fldChar w:fldCharType="begin"/>
      </w:r>
      <w:ins w:id="737" w:author="Andy Kleinhesselink" w:date="2019-04-30T16:49:00Z">
        <w:r w:rsidR="00632744">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ins>
      <w:del w:id="738" w:author="Andy Kleinhesselink" w:date="2019-04-30T16:49:00Z">
        <w:r w:rsidR="00FD0816" w:rsidRPr="006B2FC8" w:rsidDel="00632744">
          <w:del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delInstrText>
        </w:r>
      </w:del>
      <w:r w:rsidR="00FD0816" w:rsidRPr="006B2FC8">
        <w:fldChar w:fldCharType="separate"/>
      </w:r>
      <w:ins w:id="739" w:author="Andy Kleinhesselink" w:date="2019-04-30T16:49:00Z">
        <w:r w:rsidR="00632744">
          <w:rPr>
            <w:noProof/>
          </w:rPr>
          <w:t>(Billick and Case 1994, Mayfield and Stouffer 2017)</w:t>
        </w:r>
      </w:ins>
      <w:del w:id="740" w:author="Andy Kleinhesselink" w:date="2019-04-30T16:49:00Z">
        <w:r w:rsidR="00FD0816" w:rsidRPr="00632744" w:rsidDel="00632744">
          <w:rPr>
            <w:noProof/>
          </w:rPr>
          <w:delText>(see also, Billick and Case 1994, Mayfield and Stouffer 2017)</w:delText>
        </w:r>
      </w:del>
      <w:r w:rsidR="00FD0816" w:rsidRPr="006B2FC8">
        <w:fldChar w:fldCharType="end"/>
      </w:r>
      <w:r w:rsidR="00793336" w:rsidRPr="006B2FC8">
        <w:t xml:space="preserve">.  This means that HOIs </w:t>
      </w:r>
      <w:r w:rsidR="003A3A29" w:rsidRPr="006B2FC8">
        <w:t xml:space="preserve">as defined here </w:t>
      </w:r>
      <w:r w:rsidR="00793336" w:rsidRPr="006B2FC8">
        <w:t xml:space="preserve">can </w:t>
      </w:r>
      <w:r w:rsidR="00FD0816">
        <w:t>occur even when only two species interact</w:t>
      </w:r>
      <w:r w:rsidR="00793336" w:rsidRPr="006B2FC8">
        <w:t xml:space="preserve"> </w:t>
      </w:r>
      <w:r w:rsidR="00FD0816">
        <w:t xml:space="preserve">. </w:t>
      </w:r>
    </w:p>
    <w:p w14:paraId="54DAEBDC" w14:textId="5DC2A52E" w:rsidR="00B93196" w:rsidRDefault="007254DA">
      <w:pPr>
        <w:pStyle w:val="Heading"/>
      </w:pPr>
      <w:bookmarkStart w:id="741" w:name="hois-arrising-from-cycles-of-pairwise-co"/>
      <w:bookmarkStart w:id="742" w:name="hois-in-a-mechanistic-resource-competiti"/>
      <w:bookmarkEnd w:id="741"/>
      <w:bookmarkEnd w:id="742"/>
      <w:bookmarkEnd w:id="717"/>
      <w:r>
        <w:t xml:space="preserve">HOIs </w:t>
      </w:r>
      <w:r w:rsidR="00390672">
        <w:t>in a mechanistic resource competition model</w:t>
      </w:r>
    </w:p>
    <w:p w14:paraId="60EC86AD" w14:textId="76CBE7A8"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w:t>
      </w:r>
      <w:r w:rsidR="0088204B">
        <w:t xml:space="preserve">to </w:t>
      </w:r>
      <w:r>
        <w:t>develop.</w:t>
      </w:r>
      <w:bookmarkStart w:id="743" w:name="resource-mechanistic-model"/>
      <w:bookmarkEnd w:id="743"/>
    </w:p>
    <w:p w14:paraId="4A3CD663" w14:textId="59E6C500" w:rsidR="00B93196" w:rsidRDefault="00390672" w:rsidP="00871ECE">
      <w:pPr>
        <w:spacing w:after="202"/>
        <w:contextualSpacing/>
      </w:pPr>
      <w:r>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starts in the </w:t>
      </w:r>
      <w:r w:rsidR="00282E26">
        <w:t xml:space="preserve">early </w:t>
      </w:r>
      <w:r>
        <w:t>winter and gradually declines through the spring while temperature and evaporative demand increase. Plants germinate in the winter</w:t>
      </w:r>
      <w:r w:rsidR="00503D72">
        <w:t xml:space="preserve">, </w:t>
      </w:r>
      <w:r w:rsidR="00C2312B">
        <w:t xml:space="preserve">grow </w:t>
      </w:r>
      <w:r w:rsidR="00503D72">
        <w:t>through the</w:t>
      </w:r>
      <w:r>
        <w:t xml:space="preserve"> spring</w:t>
      </w:r>
      <w:r w:rsidR="00503D72">
        <w:t xml:space="preserve">, and </w:t>
      </w:r>
      <w:r>
        <w:t>flower</w:t>
      </w:r>
      <w:r w:rsidR="00503D72">
        <w:t>,</w:t>
      </w:r>
      <w:r>
        <w:t xml:space="preserve"> produce seeds and die</w:t>
      </w:r>
      <w:r w:rsidR="00503D72">
        <w:t xml:space="preserve"> by the summer</w:t>
      </w:r>
      <w:r>
        <w:t xml:space="preserv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w:t>
      </w:r>
      <w:r w:rsidR="00503D72">
        <w:t xml:space="preserve"> and</w:t>
      </w:r>
      <w:r>
        <w:t xml:space="preserve"> plants </w:t>
      </w:r>
      <w:r w:rsidR="00503D72">
        <w:t xml:space="preserve">eventually </w:t>
      </w:r>
      <w:r w:rsidR="00E53D49">
        <w:t xml:space="preserve">use up </w:t>
      </w:r>
      <w:r w:rsidR="009514BB">
        <w:t>the pool of stored soil resources</w:t>
      </w:r>
      <w:r w:rsidR="00E53D49">
        <w:t xml:space="preserve">.  </w:t>
      </w:r>
      <w:r w:rsidR="00FD0816">
        <w:t>As resources are depleted, p</w:t>
      </w:r>
      <w:r w:rsidR="00E53D49">
        <w:t>lant growth slow</w:t>
      </w:r>
      <w:r w:rsidR="00503D72">
        <w:t>s</w:t>
      </w:r>
      <w:r w:rsidR="00E53D49">
        <w:t xml:space="preserve"> and eventually </w:t>
      </w:r>
      <w:r w:rsidR="00FD0816">
        <w:t>stop</w:t>
      </w:r>
      <w:r w:rsidR="00503D72">
        <w:t>s</w:t>
      </w:r>
      <w:r w:rsidR="00E53D49">
        <w:t xml:space="preserve">. We make </w:t>
      </w:r>
      <w:r w:rsidR="00E53D49">
        <w:lastRenderedPageBreak/>
        <w:t xml:space="preserve">the assumption that when net plant growth stops, the plants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125A8C"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147769F4"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2</w:t>
            </w:r>
            <w:r w:rsidR="00AC7C1E">
              <w:rPr>
                <w:noProof/>
              </w:rPr>
              <w:fldChar w:fldCharType="end"/>
            </w:r>
            <w:r>
              <w:t>)</w:t>
            </w:r>
          </w:p>
        </w:tc>
      </w:tr>
    </w:tbl>
    <w:p w14:paraId="3DB42D78" w14:textId="3F60B960"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125A8C"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1DB44CF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3</w:t>
            </w:r>
            <w:r w:rsidR="00AC7C1E">
              <w:rPr>
                <w:noProof/>
              </w:rPr>
              <w:fldChar w:fldCharType="end"/>
            </w:r>
            <w:r>
              <w:t>)</w:t>
            </w:r>
          </w:p>
        </w:tc>
      </w:tr>
    </w:tbl>
    <w:p w14:paraId="5C4B5E77" w14:textId="05207A34"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w:t>
      </w:r>
      <w:r w:rsidR="00D96BFE">
        <w:t xml:space="preserve">conversion </w:t>
      </w:r>
      <w:r w:rsidR="00390672">
        <w:t xml:space="preserve">factor, </w:t>
      </w:r>
      <m:oMath>
        <m:r>
          <w:rPr>
            <w:rFonts w:ascii="Cambria Math" w:hAnsi="Cambria Math"/>
          </w:rPr>
          <m:t>m</m:t>
        </m:r>
      </m:oMath>
      <w:r w:rsidR="00390672">
        <w:t xml:space="preserve"> is a per biomass respiration and tissue loss rate, and as in the first equation, </w:t>
      </w:r>
      <w:r w:rsidR="00D96BFE">
        <w:t xml:space="preserve">the function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w:t>
      </w:r>
      <w:r w:rsidR="00E84F09">
        <w:t>giv</w:t>
      </w:r>
      <w:r w:rsidR="00D96BFE">
        <w:t>es</w:t>
      </w:r>
      <w:r w:rsidR="00390672">
        <w:t xml:space="preserve"> </w:t>
      </w:r>
      <w:r w:rsidR="00D96BFE">
        <w:t xml:space="preserve">the </w:t>
      </w:r>
      <w:r w:rsidR="00390672">
        <w:t>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w:t>
      </w:r>
      <w:r w:rsidR="00D96BFE">
        <w:t xml:space="preserve">the rate of </w:t>
      </w:r>
      <w:r w:rsidR="00390672">
        <w:t xml:space="preserve">biomass gain is equal to biomass </w:t>
      </w:r>
      <w:r w:rsidR="00D96BFE">
        <w:t>loss</w:t>
      </w:r>
      <w:r w:rsidR="00390672">
        <w:t xml:space="preserve">. </w:t>
      </w:r>
      <w:r w:rsidR="00D96BFE">
        <w:t>A</w:t>
      </w:r>
      <w:r w:rsidR="00390672">
        <w:t xml:space="preserve">t this point </w:t>
      </w:r>
      <w:r w:rsidR="00D96BFE">
        <w:t xml:space="preserve">the plant </w:t>
      </w:r>
      <w:r w:rsidR="00390672">
        <w:t>stop</w:t>
      </w:r>
      <w:r w:rsidR="00D96BFE">
        <w:t>s</w:t>
      </w:r>
      <w:r w:rsidR="00390672">
        <w:t xml:space="preserve"> growing and convert</w:t>
      </w:r>
      <w:r w:rsidR="00D96BFE">
        <w:t>s</w:t>
      </w:r>
      <w:r w:rsidR="00390672">
        <w:t xml:space="preserve"> </w:t>
      </w:r>
      <w:r w:rsidR="009514BB">
        <w:t>all bi</w:t>
      </w:r>
      <w:r w:rsidR="0051421D">
        <w:t>om</w:t>
      </w:r>
      <w:r w:rsidR="009514BB">
        <w:t>ass</w:t>
      </w:r>
      <w:r w:rsidR="00390672">
        <w:t xml:space="preserve"> to seed mass. We impose this behavior on the model by</w:t>
      </w:r>
      <w:r w:rsidR="007F5B3C">
        <w:t xml:space="preserve"> setting growth </w:t>
      </w:r>
      <w:r w:rsidR="00503D72">
        <w:t xml:space="preserve">and resource uptake to </w:t>
      </w:r>
      <w:r w:rsidR="007F5B3C">
        <w:t>zero when resources fall to this point</w:t>
      </w:r>
      <w:r w:rsidR="00390672">
        <w:t>.</w:t>
      </w:r>
    </w:p>
    <w:p w14:paraId="5273D6F1" w14:textId="39F058D4" w:rsidR="00B93196" w:rsidRDefault="00390672">
      <w:pPr>
        <w:spacing w:after="202"/>
        <w:contextualSpacing/>
      </w:pPr>
      <w:r>
        <w:lastRenderedPageBreak/>
        <w:t>Different species are likely to have different rates of resource uptake.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b)</w:t>
      </w:r>
      <w:r>
        <w:t xml:space="preserve">. In contrast, species that grow </w:t>
      </w:r>
      <w:r w:rsidR="00D96BFE">
        <w:t xml:space="preserve">slowly </w:t>
      </w:r>
      <w:r>
        <w:t xml:space="preserve">early in the growing season </w:t>
      </w:r>
      <w:r w:rsidR="00D96BFE">
        <w:t>will</w:t>
      </w:r>
      <w:r>
        <w:t xml:space="preserve"> to persist later into the season when resource availability is low</w:t>
      </w:r>
      <w:r w:rsidR="00E8164E">
        <w:t xml:space="preserve">.  </w:t>
      </w:r>
    </w:p>
    <w:p w14:paraId="4109C1FA" w14:textId="49FCD144" w:rsidR="00B93196" w:rsidRDefault="00E8164E">
      <w:pPr>
        <w:spacing w:after="202"/>
        <w:contextualSpacing/>
      </w:pPr>
      <w:r>
        <w:t>T</w:t>
      </w:r>
      <w:r w:rsidR="00390672">
        <w:t xml:space="preserve">his trade-off </w:t>
      </w:r>
      <w:r w:rsidR="004F6781">
        <w:t xml:space="preserve">between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125A8C"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7286F2D2"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4</w:t>
            </w:r>
            <w:r w:rsidR="00AC7C1E">
              <w:rPr>
                <w:noProof/>
              </w:rPr>
              <w:fldChar w:fldCharType="end"/>
            </w:r>
            <w:r>
              <w:t>)</w:t>
            </w:r>
          </w:p>
        </w:tc>
      </w:tr>
    </w:tbl>
    <w:p w14:paraId="2CFB29CA" w14:textId="6B863E8B"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D96BFE">
        <w:t xml:space="preserve">The trade-off we impose means requires that the </w:t>
      </w:r>
      <w:r w:rsidR="00EB3314">
        <w:t xml:space="preserve">species with the highest maximum resource uptake rate </w:t>
      </w:r>
      <m:oMath>
        <m:r>
          <w:rPr>
            <w:rFonts w:ascii="Cambria Math" w:hAnsi="Cambria Math"/>
          </w:rPr>
          <m:t>r</m:t>
        </m:r>
      </m:oMath>
      <w:r w:rsidR="00EB3314">
        <w:t xml:space="preserve"> has the highest half-s</w:t>
      </w:r>
      <w:proofErr w:type="spellStart"/>
      <w:r w:rsidR="00EB3314">
        <w:t>aturation</w:t>
      </w:r>
      <w:proofErr w:type="spellEnd"/>
      <w:r w:rsidR="00EB3314">
        <w:t xml:space="preserve"> constant </w:t>
      </w:r>
      <m:oMath>
        <m:r>
          <w:rPr>
            <w:rFonts w:ascii="Cambria Math" w:hAnsi="Cambria Math"/>
          </w:rPr>
          <m:t>k</m:t>
        </m:r>
      </m:oMath>
      <w:r w:rsidR="00EB3314">
        <w:t>, and 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phenology for </w:t>
      </w:r>
      <w:r w:rsidR="00FD5022">
        <w:t>the three species</w:t>
      </w:r>
      <w:r w:rsidR="00D96BFE">
        <w:t xml:space="preserve"> and so we refer to these as </w:t>
      </w:r>
      <w:r w:rsidR="00B838FF">
        <w:t>‘early’, ‘mid’ and ‘late’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w:t>
      </w:r>
      <w:r w:rsidR="003F7DD7">
        <w:t xml:space="preserve">. </w:t>
      </w:r>
      <w:r w:rsidR="00635361">
        <w:t xml:space="preserve">The differences in the timing of growth recreates important functional differences between species observed empirically in </w:t>
      </w:r>
      <w:r w:rsidR="00D96BFE">
        <w:t xml:space="preserve">annual plant communities </w:t>
      </w:r>
      <w:r w:rsidR="00635361">
        <w:fldChar w:fldCharType="begin"/>
      </w:r>
      <w:ins w:id="744" w:author="Andy Kleinhesselink" w:date="2019-04-30T16:49:00Z">
        <w:r w:rsidR="00632744">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ins>
      <w:del w:id="745" w:author="Andy Kleinhesselink" w:date="2019-04-30T16:49:00Z">
        <w:r w:rsidR="00635361" w:rsidDel="00632744">
          <w:del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delInstrText>
        </w:r>
      </w:del>
      <w:r w:rsidR="00635361">
        <w:fldChar w:fldCharType="separate"/>
      </w:r>
      <w:r w:rsidR="00635361">
        <w:rPr>
          <w:noProof/>
        </w:rPr>
        <w:t>(Godoy and Levine 2013)</w:t>
      </w:r>
      <w:r w:rsidR="00635361">
        <w:fldChar w:fldCharType="end"/>
      </w:r>
      <w:r w:rsidR="00635361">
        <w:t>.</w:t>
      </w:r>
    </w:p>
    <w:p w14:paraId="26FF65B1" w14:textId="79F4EF9D" w:rsidR="00696E1C" w:rsidRDefault="00390672" w:rsidP="002B617C">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D96BFE">
        <w:t>In contrast,</w:t>
      </w:r>
      <w:r w:rsidR="004009F0">
        <w:t xml:space="preserve"> </w:t>
      </w:r>
      <w:r w:rsidR="00D96BFE">
        <w:t xml:space="preserve">a </w:t>
      </w:r>
      <w:r w:rsidR="004009F0">
        <w:lastRenderedPageBreak/>
        <w:t xml:space="preserve">phenomenological model of competition that might </w:t>
      </w:r>
      <w:r w:rsidR="00640706">
        <w:t xml:space="preserve">realistically </w:t>
      </w:r>
      <w:r w:rsidR="004009F0">
        <w:t>be</w:t>
      </w:r>
      <w:r w:rsidR="00D96BFE">
        <w:t xml:space="preserve"> parameterized from field data</w:t>
      </w:r>
      <w:r w:rsidR="004009F0">
        <w:t xml:space="preserve"> would </w:t>
      </w:r>
      <w:r w:rsidR="00D96BFE">
        <w:t xml:space="preserve">likely </w:t>
      </w:r>
      <w:r w:rsidR="004009F0">
        <w:t>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w:t>
      </w:r>
      <w:r w:rsidR="004009F0" w:rsidRPr="000F436E">
        <w:rPr>
          <w:i/>
        </w:rPr>
        <w:t xml:space="preserve"> t</w:t>
      </w:r>
      <w:r w:rsidR="004009F0">
        <w:t xml:space="preserve">.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w:t>
      </w:r>
      <w:r w:rsidR="00D96BFE">
        <w:t xml:space="preserve">the number of seeds of </w:t>
      </w:r>
      <w:r w:rsidR="00640706">
        <w:t xml:space="preserve">species </w:t>
      </w:r>
      <w:proofErr w:type="spellStart"/>
      <w:r w:rsidR="00640706" w:rsidRPr="002619E8">
        <w:rPr>
          <w:i/>
        </w:rPr>
        <w:t>i</w:t>
      </w:r>
      <w:proofErr w:type="spellEnd"/>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w:t>
      </w:r>
      <w:r w:rsidR="00A666CB">
        <w:t>during the course of a simulation</w:t>
      </w:r>
      <w:r w:rsidR="00463A63">
        <w:t xml:space="preserve">, and we assume this </w:t>
      </w:r>
      <w:r w:rsidR="002B617C">
        <w:t xml:space="preserve">is proportional to the </w:t>
      </w:r>
      <w:r w:rsidR="00463A63">
        <w:t>biomass at the time of flowering</w:t>
      </w:r>
      <w:r w:rsidR="002B617C">
        <w:t xml:space="preserve">.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125A8C"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1949170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5</w:t>
            </w:r>
            <w:r w:rsidR="00AC7C1E">
              <w:rPr>
                <w:noProof/>
              </w:rPr>
              <w:fldChar w:fldCharType="end"/>
            </w:r>
            <w:r>
              <w:t>)</w:t>
            </w:r>
          </w:p>
        </w:tc>
      </w:tr>
    </w:tbl>
    <w:p w14:paraId="3F5DF659" w14:textId="7F676B32"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w:t>
      </w:r>
      <w:proofErr w:type="spellStart"/>
      <w:r w:rsidR="000B11A8">
        <w:t>germinable</w:t>
      </w:r>
      <w:proofErr w:type="spellEnd"/>
      <w:r w:rsidR="000B11A8">
        <w:t xml:space="preserv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503D72">
        <w:t xml:space="preserve">The maximum of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over the course of the growing season is equal to the final biomass of species </w:t>
      </w:r>
      <w:proofErr w:type="spellStart"/>
      <w:r w:rsidR="00503D72" w:rsidRPr="000F436E">
        <w:rPr>
          <w:i/>
        </w:rPr>
        <w:t>i</w:t>
      </w:r>
      <w:proofErr w:type="spellEnd"/>
      <w:r w:rsidR="00503D72">
        <w:t xml:space="preserve">, or  equivalently the biomass at time of flowering.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w:t>
      </w:r>
      <w:r w:rsidR="00463A63">
        <w:t>(</w:t>
      </w:r>
      <w:r w:rsidR="00463A63">
        <w:fldChar w:fldCharType="begin"/>
      </w:r>
      <w:r w:rsidR="00463A63">
        <w:instrText xml:space="preserve"> REF _Ref532125852 \h </w:instrText>
      </w:r>
      <w:r w:rsidR="00463A63">
        <w:fldChar w:fldCharType="separate"/>
      </w:r>
      <w:r w:rsidR="00463A63">
        <w:t xml:space="preserve">Table S </w:t>
      </w:r>
      <w:r w:rsidR="00463A63">
        <w:rPr>
          <w:noProof/>
        </w:rPr>
        <w:t>1</w:t>
      </w:r>
      <w:r w:rsidR="00463A63">
        <w:fldChar w:fldCharType="end"/>
      </w:r>
      <w:r w:rsidR="00463A63">
        <w:t>)</w:t>
      </w:r>
      <w:r w:rsidR="00640706">
        <w:t>.</w:t>
      </w:r>
      <w:r w:rsidR="007C14B2">
        <w:t xml:space="preserve"> </w:t>
      </w:r>
      <w:r>
        <w:t xml:space="preserve">We simulate these dynamics using the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xml:space="preserve">. </w:t>
      </w:r>
      <w:r w:rsidR="004C1933">
        <w:t>C</w:t>
      </w:r>
      <w:r>
        <w:t>ode to run the simulations are given in the supporting information.</w:t>
      </w:r>
      <w:r w:rsidR="00515D8D">
        <w:t xml:space="preserve">  </w:t>
      </w:r>
    </w:p>
    <w:p w14:paraId="6721D678" w14:textId="48E01200" w:rsidR="00B93196" w:rsidRDefault="00515D8D" w:rsidP="00CE658F">
      <w:pPr>
        <w:spacing w:after="202"/>
        <w:contextualSpacing/>
      </w:pPr>
      <w:bookmarkStart w:id="746" w:name="response-surface-experiment"/>
      <w:bookmarkEnd w:id="746"/>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463A63">
        <w:t xml:space="preserve">of each species </w:t>
      </w:r>
      <w:r w:rsidR="00F95D7B">
        <w:t xml:space="preserve">when faced with </w:t>
      </w:r>
      <w:r w:rsidR="00542765">
        <w:t>a range of densities</w:t>
      </w:r>
      <w:r w:rsidR="00F95D7B">
        <w:t xml:space="preserve"> of one or two other </w:t>
      </w:r>
      <w:r w:rsidR="00463A63">
        <w:t>interspecific competitors</w:t>
      </w:r>
      <w:r w:rsidR="007C13D7">
        <w:t xml:space="preserve">.  </w:t>
      </w:r>
      <w:r w:rsidR="00A33854">
        <w:t xml:space="preserve">In the </w:t>
      </w:r>
      <w:r w:rsidR="00542765">
        <w:t xml:space="preserve">simulated experiment </w:t>
      </w:r>
      <w:r w:rsidR="00463A63">
        <w:t>a single individual of each of the</w:t>
      </w:r>
      <w:r w:rsidR="00390672">
        <w:t xml:space="preserve"> three species </w:t>
      </w:r>
      <w:r w:rsidR="00542765">
        <w:t xml:space="preserve">are </w:t>
      </w:r>
      <w:r w:rsidR="00390672">
        <w:t xml:space="preserve">grown </w:t>
      </w:r>
      <w:r w:rsidR="00457823">
        <w:t xml:space="preserve">in “plots” </w:t>
      </w:r>
      <w:r w:rsidR="00463A63">
        <w:lastRenderedPageBreak/>
        <w:t xml:space="preserve">either </w:t>
      </w:r>
      <w:r w:rsidR="00457823">
        <w:t xml:space="preserve">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w:t>
      </w:r>
      <w:r w:rsidR="00505C15">
        <w:t xml:space="preserve">a single </w:t>
      </w:r>
      <w:r w:rsidR="00542765">
        <w:t xml:space="preserve">interspecific competitor species or </w:t>
      </w:r>
      <w:r w:rsidR="00463A63">
        <w:t xml:space="preserve">in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p>
    <w:p w14:paraId="182DB920" w14:textId="77777777" w:rsidR="00B93196" w:rsidRDefault="00390672">
      <w:pPr>
        <w:pStyle w:val="Heading2"/>
      </w:pPr>
      <w:bookmarkStart w:id="747" w:name="phenomenological-annual-plant-model"/>
      <w:bookmarkEnd w:id="747"/>
      <w:r>
        <w:t>Phenomenological annual plant model</w:t>
      </w:r>
    </w:p>
    <w:p w14:paraId="2D23B9F2" w14:textId="133CBE84" w:rsidR="00B93196" w:rsidRDefault="00390672">
      <w:pPr>
        <w:spacing w:after="202"/>
        <w:contextualSpacing/>
      </w:pPr>
      <w:r>
        <w:t>We model annual plant competition in terms of the decline in per capita reproductive output</w:t>
      </w:r>
      <w:r w:rsidR="00463A63">
        <w:t xml:space="preserve"> </w:t>
      </w:r>
      <w:r>
        <w:t>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ins w:id="748" w:author="Andy Kleinhesselink" w:date="2019-04-30T16:49:00Z">
        <w:r w:rsidR="00632744">
          <w:instrText xml:space="preserve"> ADDIN ZOTERO_ITEM CSL_CITATION {"citationID":"SOATqPsI","properties":{"formattedCitation":"(2015)","plainCitation":"(2015)","dontUpdate":true,"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ins>
      <w:del w:id="749" w:author="Andy Kleinhesselink" w:date="2019-04-30T16:49:00Z">
        <w:r w:rsidR="004F6781" w:rsidDel="00632744">
          <w:delInstrText xml:space="preserve"> ADDIN ZOTERO_ITEM CSL_CITATION {"citationID":"SOATqPsI","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delInstrText>
        </w:r>
      </w:del>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125A8C"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6CF1254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125A8C"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2DEAFEE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024DEB">
              <w:rPr>
                <w:noProof/>
              </w:rPr>
              <w:t>7</w:t>
            </w:r>
            <w:r>
              <w:rPr>
                <w:noProof/>
              </w:rPr>
              <w:fldChar w:fldCharType="end"/>
            </w:r>
            <w:r>
              <w:t>)</w:t>
            </w:r>
          </w:p>
        </w:tc>
      </w:tr>
    </w:tbl>
    <w:p w14:paraId="58F74739" w14:textId="6B9651A5"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w:t>
      </w:r>
      <w:r w:rsidR="00390672">
        <w:lastRenderedPageBreak/>
        <w:t>for each species as the per capita f</w:t>
      </w:r>
      <w:proofErr w:type="spellStart"/>
      <w:r w:rsidR="00390672">
        <w:t>ecundity</w:t>
      </w:r>
      <w:proofErr w:type="spellEnd"/>
      <w:r w:rsidR="00390672">
        <w:t xml:space="preserve"> in </w:t>
      </w:r>
      <w:r w:rsidR="00CC0BA7">
        <w:t xml:space="preserve">the absence of any competitors </w:t>
      </w:r>
      <w:r w:rsidR="00390672">
        <w:t xml:space="preserve">and </w:t>
      </w:r>
      <w:r w:rsidR="00463A63">
        <w:t xml:space="preserve">set </w:t>
      </w:r>
      <w:r w:rsidR="00390672">
        <w:t xml:space="preserve">this as a </w:t>
      </w:r>
      <w:r w:rsidR="00A4780A">
        <w:t>constant</w:t>
      </w:r>
      <w:r w:rsidR="00CC0BA7">
        <w:t xml:space="preserve"> when fitting the models</w:t>
      </w:r>
      <w:r w:rsidR="00390672">
        <w:t>.</w:t>
      </w:r>
      <w:r w:rsidR="002A42D8">
        <w:t xml:space="preserve"> </w:t>
      </w:r>
    </w:p>
    <w:p w14:paraId="1C0D5464" w14:textId="6FDFCEA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fecundity in case</w:t>
      </w:r>
      <w:r w:rsidR="00E04413">
        <w:t>s</w:t>
      </w:r>
      <w:r>
        <w:t xml:space="preserv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species cases.  We can quantify this </w:t>
      </w:r>
      <w:r w:rsidR="000034F1">
        <w:t xml:space="preserve">by comparing the root-mean-squared error from two competitor simulations to the root-mean-squared error in single competitor simulations.  We can also look at the average deviation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750" w:name="model-fits"/>
      <w:bookmarkEnd w:id="750"/>
      <w:r>
        <w:lastRenderedPageBreak/>
        <w:t>Evidence for HOIs</w:t>
      </w:r>
    </w:p>
    <w:p w14:paraId="4A4722B6" w14:textId="3481E26A"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024DEB">
        <w:t xml:space="preserve">Figure </w:t>
      </w:r>
      <w:r w:rsidR="00024DEB">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024DEB">
        <w:t xml:space="preserve">Figure S </w:t>
      </w:r>
      <w:r w:rsidR="00024DEB">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024DEB">
        <w:t xml:space="preserve">Figure </w:t>
      </w:r>
      <w:r w:rsidR="00024DEB">
        <w:rPr>
          <w:noProof/>
        </w:rPr>
        <w:t>4</w:t>
      </w:r>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c). </w:t>
      </w:r>
      <w:r w:rsidR="001E65C5">
        <w:t xml:space="preserve">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024DEB">
        <w:t xml:space="preserve">Figure S </w:t>
      </w:r>
      <w:r w:rsidR="00024DEB">
        <w:rPr>
          <w:noProof/>
        </w:rPr>
        <w:t>2</w:t>
      </w:r>
      <w:r w:rsidR="00A459BB">
        <w:fldChar w:fldCharType="end"/>
      </w:r>
      <w:r w:rsidR="00A459BB">
        <w:t>) but these were different in direction and magnitude than those 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w:t>
      </w:r>
      <w:r w:rsidR="00B42190">
        <w:lastRenderedPageBreak/>
        <w:t xml:space="preserve">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7AFE3FD2"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024DEB">
        <w:t xml:space="preserve">Figure </w:t>
      </w:r>
      <w:r w:rsidR="00024DEB">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r w:rsidR="00024DEB">
        <w:t xml:space="preserve">Figure </w:t>
      </w:r>
      <w:r w:rsidR="00024DEB">
        <w:rPr>
          <w:noProof/>
        </w:rPr>
        <w:t>6</w:t>
      </w:r>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E04413">
        <w:t xml:space="preserve">it does the </w:t>
      </w:r>
      <w:r w:rsidR="00356459">
        <w:t>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(vertical lines </w:t>
      </w:r>
      <w:r w:rsidR="009C120E">
        <w:fldChar w:fldCharType="begin"/>
      </w:r>
      <w:r w:rsidR="009C120E">
        <w:instrText xml:space="preserve"> REF _Ref527030555 \h </w:instrText>
      </w:r>
      <w:r w:rsidR="009C120E">
        <w:fldChar w:fldCharType="separate"/>
      </w:r>
      <w:r w:rsidR="00024DEB">
        <w:t xml:space="preserve">Figure </w:t>
      </w:r>
      <w:r w:rsidR="00024DEB">
        <w:rPr>
          <w:noProof/>
        </w:rPr>
        <w:t>6</w:t>
      </w:r>
      <w:r w:rsidR="009C120E">
        <w:fldChar w:fldCharType="end"/>
      </w:r>
      <w:r w:rsidR="009C120E">
        <w:t xml:space="preserve"> a)</w:t>
      </w:r>
      <w:r w:rsidR="007D4E37">
        <w:t xml:space="preserve">.  </w:t>
      </w:r>
      <w:proofErr w:type="gramStart"/>
      <w:r w:rsidR="00C164A4">
        <w:t>Thus</w:t>
      </w:r>
      <w:proofErr w:type="gramEnd"/>
      <w:r w:rsidR="00C164A4">
        <w:t xml:space="preserve"> the</w:t>
      </w:r>
      <w:r w:rsidR="009C120E">
        <w:t xml:space="preserve"> average resource uptake rate of the mid-season species declines 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024DEB">
        <w:t xml:space="preserve">Figure </w:t>
      </w:r>
      <w:r w:rsidR="00024DEB">
        <w:rPr>
          <w:noProof/>
        </w:rPr>
        <w:t>6</w:t>
      </w:r>
      <w:r w:rsidR="003576FC">
        <w:fldChar w:fldCharType="end"/>
      </w:r>
      <w:r w:rsidR="003576FC">
        <w:t xml:space="preserve"> b)</w:t>
      </w:r>
      <w:r w:rsidR="00980607">
        <w:t xml:space="preserve">. </w:t>
      </w:r>
    </w:p>
    <w:p w14:paraId="0471A4CD" w14:textId="48FAD90D"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w:t>
      </w:r>
      <w:r w:rsidR="00B42190">
        <w:lastRenderedPageBreak/>
        <w:t xml:space="preserve">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713FA4">
        <w:t xml:space="preserve">. </w:t>
      </w:r>
    </w:p>
    <w:p w14:paraId="01C53F7A" w14:textId="5A65B02C"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024DEB">
        <w:t xml:space="preserve">Figure </w:t>
      </w:r>
      <w:r w:rsidR="00024DEB">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024DEB">
        <w:t xml:space="preserve">Figure </w:t>
      </w:r>
      <w:r w:rsidR="00024DEB">
        <w:rPr>
          <w:noProof/>
        </w:rPr>
        <w:t>2</w:t>
      </w:r>
      <w:r w:rsidR="00250DE2">
        <w:fldChar w:fldCharType="end"/>
      </w:r>
      <w:r w:rsidR="00250DE2">
        <w:t xml:space="preserve">).  </w:t>
      </w:r>
    </w:p>
    <w:p w14:paraId="0E378B44" w14:textId="7ABF0D2C"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07E51342" w:rsidR="00B93196" w:rsidRDefault="00E44327" w:rsidP="002619E8">
      <w:pPr>
        <w:spacing w:after="202"/>
        <w:contextualSpacing/>
      </w:pPr>
      <w:r>
        <w:lastRenderedPageBreak/>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 xml:space="preserve"> a)</w:t>
      </w:r>
      <w:r>
        <w:t xml:space="preserve">. </w:t>
      </w:r>
      <w:r w:rsidR="008023DA">
        <w:t>D</w:t>
      </w:r>
      <w:r w:rsidR="00C20EA8">
        <w:t>eriving</w:t>
      </w:r>
      <w:r w:rsidR="00C45A90">
        <w:t xml:space="preserve"> </w:t>
      </w:r>
      <w:r w:rsidR="00532AC5">
        <w:t xml:space="preserve">phenomenological </w:t>
      </w:r>
      <w:r w:rsidR="00C45A90">
        <w:t>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ins w:id="751" w:author="Andy Kleinhesselink" w:date="2019-04-30T16:49:00Z">
        <w:r w:rsidR="00632744">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ins>
      <w:del w:id="752" w:author="Andy Kleinhesselink" w:date="2019-04-30T16:49:00Z">
        <w:r w:rsidR="008023DA" w:rsidDel="00632744">
          <w:del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delInstrText>
        </w:r>
      </w:del>
      <w:r w:rsidR="00C20EA8">
        <w:fldChar w:fldCharType="separate"/>
      </w:r>
      <w:r w:rsidR="008023DA" w:rsidRPr="008023DA">
        <w:rPr>
          <w:rFonts w:cs="Times New Roman"/>
        </w:rPr>
        <w:t xml:space="preserve">(Tilman 1977, </w:t>
      </w:r>
      <w:proofErr w:type="spellStart"/>
      <w:r w:rsidR="008023DA" w:rsidRPr="008023DA">
        <w:rPr>
          <w:rFonts w:cs="Times New Roman"/>
        </w:rPr>
        <w:t>Mesz</w:t>
      </w:r>
      <w:r w:rsidR="008023DA" w:rsidRPr="005D4B8B">
        <w:rPr>
          <w:rFonts w:cs="Times New Roman"/>
        </w:rPr>
        <w:t>éna</w:t>
      </w:r>
      <w:proofErr w:type="spellEnd"/>
      <w:r w:rsidR="008023DA" w:rsidRPr="005D4B8B">
        <w:rPr>
          <w:rFonts w:cs="Times New Roman"/>
        </w:rPr>
        <w:t xml:space="preserve"> et al. 2006, </w:t>
      </w:r>
      <w:proofErr w:type="spellStart"/>
      <w:r w:rsidR="008023DA" w:rsidRPr="005D4B8B">
        <w:rPr>
          <w:rFonts w:cs="Times New Roman"/>
        </w:rPr>
        <w:t>Letten</w:t>
      </w:r>
      <w:proofErr w:type="spellEnd"/>
      <w:r w:rsidR="008023DA" w:rsidRPr="005D4B8B">
        <w:rPr>
          <w:rFonts w:cs="Times New Roman"/>
        </w:rPr>
        <w:t xml:space="preserve">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ins w:id="753" w:author="Andy Kleinhesselink" w:date="2019-04-30T16:49:00Z">
        <w:r w:rsidR="00632744">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ins>
      <w:del w:id="754" w:author="Andy Kleinhesselink" w:date="2019-04-30T16:49:00Z">
        <w:r w:rsidR="003576FC" w:rsidDel="00632744">
          <w:del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delInstrText>
        </w:r>
      </w:del>
      <w:r w:rsidR="003576FC">
        <w:fldChar w:fldCharType="separate"/>
      </w:r>
      <w:r w:rsidR="003576FC" w:rsidRPr="003576FC">
        <w:rPr>
          <w:rFonts w:cs="Times New Roman"/>
        </w:rPr>
        <w:t>(</w:t>
      </w:r>
      <w:proofErr w:type="spellStart"/>
      <w:r w:rsidR="003576FC" w:rsidRPr="003576FC">
        <w:rPr>
          <w:rFonts w:cs="Times New Roman"/>
        </w:rPr>
        <w:t>O’Dwyer</w:t>
      </w:r>
      <w:proofErr w:type="spellEnd"/>
      <w:r w:rsidR="003576FC" w:rsidRPr="003576FC">
        <w:rPr>
          <w:rFonts w:cs="Times New Roman"/>
        </w:rPr>
        <w:t xml:space="preserve"> 2018)</w:t>
      </w:r>
      <w:r w:rsidR="003576FC">
        <w:fldChar w:fldCharType="end"/>
      </w:r>
      <w:r w:rsidR="00C20EA8">
        <w:t xml:space="preserve">.  The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3F20062E" w:rsidR="00540DA5" w:rsidRDefault="00A0621E" w:rsidP="002619E8">
      <w:pPr>
        <w:spacing w:after="202"/>
        <w:contextualSpacing/>
      </w:pPr>
      <w:r>
        <w:t xml:space="preserve">One way to view HOIs in this system is to consider </w:t>
      </w:r>
      <w:r w:rsidR="0066362B">
        <w:t xml:space="preserve">them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w:t>
      </w:r>
      <w:r w:rsidR="00EE79BD">
        <w:fldChar w:fldCharType="begin"/>
      </w:r>
      <w:ins w:id="755" w:author="Andy Kleinhesselink" w:date="2019-04-30T16:49:00Z">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ins>
      <w:del w:id="756" w:author="Andy Kleinhesselink" w:date="2019-04-30T16:49:00Z">
        <w:r w:rsidR="00EE79BD" w:rsidDel="00632744">
          <w:del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delInstrText>
        </w:r>
      </w:del>
      <w:r w:rsidR="00EE79BD">
        <w:fldChar w:fldCharType="separate"/>
      </w:r>
      <w:r w:rsidR="00EE79BD" w:rsidRPr="00EE79BD">
        <w:rPr>
          <w:rFonts w:cs="Times New Roman"/>
        </w:rPr>
        <w:t>(</w:t>
      </w:r>
      <w:proofErr w:type="spellStart"/>
      <w:r w:rsidR="00EE79BD" w:rsidRPr="00EE79BD">
        <w:rPr>
          <w:rFonts w:cs="Times New Roman"/>
        </w:rPr>
        <w:t>Meszéna</w:t>
      </w:r>
      <w:proofErr w:type="spellEnd"/>
      <w:r w:rsidR="00EE79BD" w:rsidRPr="00EE79BD">
        <w:rPr>
          <w:rFonts w:cs="Times New Roman"/>
        </w:rPr>
        <w:t xml:space="preserve">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w:t>
      </w:r>
      <w:r w:rsidR="0020556F">
        <w:t xml:space="preserve"> earlier </w:t>
      </w:r>
      <w:r w:rsidR="00540DA5">
        <w:t>activity of competitors.</w:t>
      </w:r>
      <w:r>
        <w:t xml:space="preserve">  More </w:t>
      </w:r>
      <w:r>
        <w:lastRenderedPageBreak/>
        <w:t>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ins w:id="757" w:author="Andy Kleinhesselink" w:date="2019-04-30T16:49:00Z">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ins>
      <w:del w:id="758" w:author="Andy Kleinhesselink" w:date="2019-04-30T16:49:00Z">
        <w:r w:rsidR="000034F1" w:rsidDel="00632744">
          <w:delInstrText xml:space="preserve"> ADDIN ZOTERO_ITEM CSL_CITATION {"citationID":"TxLmE4hj","properties":{"formattedCitation":"(Aronson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delInstrText>
        </w:r>
      </w:del>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076E17A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Additional simulations show that the more similar species resource uptake 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17F47FE0" w:rsidR="00540DA5" w:rsidRDefault="00EB17CC" w:rsidP="002619E8">
      <w:pPr>
        <w:spacing w:after="202"/>
        <w:contextualSpacing/>
      </w:pPr>
      <w:r>
        <w:t>In addition, t</w:t>
      </w:r>
      <w:r w:rsidR="009E120C">
        <w:t xml:space="preserve">he large changes in resource availability and plant biomass in our simulation </w:t>
      </w:r>
      <w:r w:rsidR="005871E0">
        <w:t>contribute to</w:t>
      </w:r>
      <w:r w:rsidR="009E120C">
        <w:t xml:space="preserve"> the </w:t>
      </w:r>
      <w:r w:rsidR="0020556F">
        <w:t xml:space="preserve">magnitude </w:t>
      </w:r>
      <w:r w:rsidR="009E120C">
        <w:t xml:space="preserve">of HOIs.  Because resource availability </w:t>
      </w:r>
      <w:r w:rsidR="009D55FA">
        <w:t>fluctuates 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w:t>
      </w:r>
      <w:r w:rsidR="009D55FA">
        <w:lastRenderedPageBreak/>
        <w:t>can be assumed to quickly draw resources down to a dynamic equilibrium.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19DA6CDD" w:rsidR="00A43F37" w:rsidRDefault="007919A3" w:rsidP="002619E8">
      <w:pPr>
        <w:spacing w:after="202"/>
        <w:contextualSpacing/>
      </w:pPr>
      <w:r>
        <w:t xml:space="preserve">Finally, our analysis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20556F">
        <w:t>simulated data for the</w:t>
      </w:r>
      <w:r w:rsidR="00B507A2">
        <w:t xml:space="preserv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024DEB">
        <w:t xml:space="preserve">Figure </w:t>
      </w:r>
      <w:r w:rsidR="00024DEB">
        <w:rPr>
          <w:noProof/>
        </w:rPr>
        <w:t>3</w:t>
      </w:r>
      <w:r w:rsidR="001C1125">
        <w:fldChar w:fldCharType="end"/>
      </w:r>
      <w:r w:rsidR="00165B91" w:rsidRPr="0043064D">
        <w:t xml:space="preserve">). </w:t>
      </w:r>
    </w:p>
    <w:p w14:paraId="030BEDF4" w14:textId="53746F94" w:rsidR="00B507A2" w:rsidRDefault="00B507A2" w:rsidP="002619E8">
      <w:pPr>
        <w:spacing w:after="202"/>
        <w:contextualSpacing/>
      </w:pPr>
      <w:r w:rsidRPr="0043064D">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function of s</w:t>
      </w:r>
      <w:proofErr w:type="spellStart"/>
      <w:r w:rsidRPr="0043064D">
        <w:t>pecies</w:t>
      </w:r>
      <w:proofErr w:type="spellEnd"/>
      <w:r w:rsidRPr="0043064D">
        <w:t xml:space="preserve"> density.  </w:t>
      </w:r>
      <w:r w:rsidR="00341B79">
        <w:t>I</w:t>
      </w:r>
      <w:r w:rsidR="00BF5BB5">
        <w:t>n the case</w:t>
      </w:r>
      <w:r w:rsidRPr="0043064D">
        <w:t xml:space="preserve"> </w:t>
      </w:r>
      <w:r w:rsidR="000A1F7F">
        <w:t>where</w:t>
      </w:r>
      <w:r w:rsidR="000A1F7F" w:rsidRPr="0043064D">
        <w:t xml:space="preserve"> </w:t>
      </w:r>
      <w:r w:rsidRPr="0043064D">
        <w:t xml:space="preserve">individuals </w:t>
      </w:r>
      <w:r w:rsidRPr="0043064D">
        <w:lastRenderedPageBreak/>
        <w:t>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20556F">
        <w:t xml:space="preserve">Just because </w:t>
      </w:r>
      <w:r w:rsidR="00F12855">
        <w:t>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w:t>
      </w:r>
      <w:r w:rsidR="0020556F">
        <w:t xml:space="preserve">ir </w:t>
      </w:r>
      <w:r w:rsidRPr="0043064D">
        <w:t>separate effects will not equal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759" w:name="discussion"/>
      <w:bookmarkStart w:id="760" w:name="conclusionssummary"/>
      <w:bookmarkEnd w:id="759"/>
      <w:bookmarkEnd w:id="760"/>
      <w:r>
        <w:t>Conclusion</w:t>
      </w:r>
    </w:p>
    <w:p w14:paraId="08D741D5" w14:textId="2020030D"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532AC5">
        <w:t xml:space="preserve">first </w:t>
      </w:r>
      <w:r w:rsidR="0020556F">
        <w:t>finding a phenomenological model that accurately describes the</w:t>
      </w:r>
      <w:r w:rsidR="006A1A7F">
        <w:t xml:space="preserve"> focal species’ response to single species competition. </w:t>
      </w:r>
      <w:r w:rsidR="002F762A">
        <w:t xml:space="preserve">While we 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761" w:name="acknowledgments"/>
      <w:bookmarkEnd w:id="761"/>
      <w:r>
        <w:t>Acknowledgments</w:t>
      </w:r>
    </w:p>
    <w:p w14:paraId="5C29317E" w14:textId="794A4087" w:rsidR="001C1125" w:rsidRDefault="001C1125">
      <w:pPr>
        <w:spacing w:line="276" w:lineRule="auto"/>
        <w:ind w:firstLine="0"/>
        <w:jc w:val="both"/>
        <w:rPr>
          <w:rFonts w:eastAsia="Noto Sans CJK SC Regular" w:cs="FreeSans"/>
          <w:b/>
          <w:szCs w:val="28"/>
        </w:rPr>
      </w:pPr>
      <w:bookmarkStart w:id="762" w:name="references"/>
      <w:bookmarkEnd w:id="762"/>
      <w:r>
        <w:br w:type="page"/>
      </w:r>
    </w:p>
    <w:p w14:paraId="73D91D9C" w14:textId="32F42B2D" w:rsidR="00B93196" w:rsidRDefault="00390672">
      <w:pPr>
        <w:pStyle w:val="Heading"/>
      </w:pPr>
      <w:r>
        <w:lastRenderedPageBreak/>
        <w:t>References</w:t>
      </w:r>
    </w:p>
    <w:p w14:paraId="53EC13E8" w14:textId="77777777" w:rsidR="00934706" w:rsidRPr="00934706" w:rsidRDefault="007B137A" w:rsidP="00934706">
      <w:pPr>
        <w:pStyle w:val="Bibliography"/>
        <w:rPr>
          <w:ins w:id="763" w:author="Andy Kleinhesselink" w:date="2019-05-13T16:22:00Z"/>
        </w:rPr>
        <w:pPrChange w:id="764" w:author="Andy Kleinhesselink" w:date="2019-05-13T16:22:00Z">
          <w:pPr>
            <w:widowControl w:val="0"/>
            <w:autoSpaceDE w:val="0"/>
            <w:autoSpaceDN w:val="0"/>
            <w:adjustRightInd w:val="0"/>
          </w:pPr>
        </w:pPrChange>
      </w:pPr>
      <w:r>
        <w:t xml:space="preserve"> </w:t>
      </w:r>
      <w:r w:rsidR="00F56B3F">
        <w:fldChar w:fldCharType="begin"/>
      </w:r>
      <w:r w:rsidR="00596808">
        <w:instrText xml:space="preserve"> ADDIN ZOTERO_BIBL {"uncited":[],"omitted":[],"custom":[]} CSL_BIBLIOGRAPHY </w:instrText>
      </w:r>
      <w:r w:rsidR="00F56B3F">
        <w:fldChar w:fldCharType="separate"/>
      </w:r>
      <w:ins w:id="765" w:author="Andy Kleinhesselink" w:date="2019-05-13T16:22:00Z">
        <w:r w:rsidR="00934706" w:rsidRPr="00934706">
          <w:t>Abrams, P. A. 1983. Arguments in Favor of Higher Order Interactions. The American Naturalist 121:887–891.</w:t>
        </w:r>
      </w:ins>
    </w:p>
    <w:p w14:paraId="22C49622" w14:textId="77777777" w:rsidR="00934706" w:rsidRPr="00154937" w:rsidRDefault="00934706" w:rsidP="00934706">
      <w:pPr>
        <w:pStyle w:val="Bibliography"/>
        <w:rPr>
          <w:ins w:id="766" w:author="Andy Kleinhesselink" w:date="2019-05-13T16:22:00Z"/>
        </w:rPr>
        <w:pPrChange w:id="767" w:author="Andy Kleinhesselink" w:date="2019-05-13T16:22:00Z">
          <w:pPr>
            <w:widowControl w:val="0"/>
            <w:autoSpaceDE w:val="0"/>
            <w:autoSpaceDN w:val="0"/>
            <w:adjustRightInd w:val="0"/>
          </w:pPr>
        </w:pPrChange>
      </w:pPr>
      <w:ins w:id="768" w:author="Andy Kleinhesselink" w:date="2019-05-13T16:22:00Z">
        <w:r w:rsidRPr="00154937">
          <w:t>Adler, F. R., and W. F. Morris. 1994. A General Test for Interaction Modification. Ecology 75:1552–1559.</w:t>
        </w:r>
      </w:ins>
    </w:p>
    <w:p w14:paraId="6AC04A93" w14:textId="77777777" w:rsidR="00934706" w:rsidRPr="00934706" w:rsidRDefault="00934706" w:rsidP="00934706">
      <w:pPr>
        <w:pStyle w:val="Bibliography"/>
        <w:rPr>
          <w:ins w:id="769" w:author="Andy Kleinhesselink" w:date="2019-05-13T16:22:00Z"/>
          <w:rPrChange w:id="770" w:author="Andy Kleinhesselink" w:date="2019-05-13T16:22:00Z">
            <w:rPr>
              <w:ins w:id="771" w:author="Andy Kleinhesselink" w:date="2019-05-13T16:22:00Z"/>
            </w:rPr>
          </w:rPrChange>
        </w:rPr>
        <w:pPrChange w:id="772" w:author="Andy Kleinhesselink" w:date="2019-05-13T16:22:00Z">
          <w:pPr>
            <w:widowControl w:val="0"/>
            <w:autoSpaceDE w:val="0"/>
            <w:autoSpaceDN w:val="0"/>
            <w:adjustRightInd w:val="0"/>
          </w:pPr>
        </w:pPrChange>
      </w:pPr>
      <w:ins w:id="773" w:author="Andy Kleinhesselink" w:date="2019-05-13T16:22:00Z">
        <w:r w:rsidRPr="00934706">
          <w:rPr>
            <w:rPrChange w:id="774" w:author="Andy Kleinhesselink" w:date="2019-05-13T16:22:00Z">
              <w:rPr/>
            </w:rPrChange>
          </w:rPr>
          <w:t xml:space="preserve">Alfred </w:t>
        </w:r>
        <w:proofErr w:type="spellStart"/>
        <w:r w:rsidRPr="00934706">
          <w:rPr>
            <w:rPrChange w:id="775" w:author="Andy Kleinhesselink" w:date="2019-05-13T16:22:00Z">
              <w:rPr/>
            </w:rPrChange>
          </w:rPr>
          <w:t>J.Lotka</w:t>
        </w:r>
        <w:proofErr w:type="spellEnd"/>
        <w:r w:rsidRPr="00934706">
          <w:rPr>
            <w:rPrChange w:id="776" w:author="Andy Kleinhesselink" w:date="2019-05-13T16:22:00Z">
              <w:rPr/>
            </w:rPrChange>
          </w:rPr>
          <w:t>. 1925. Elements of Physical Biology. Williams and Wilkins Company.</w:t>
        </w:r>
      </w:ins>
    </w:p>
    <w:p w14:paraId="6DF9DA64" w14:textId="77777777" w:rsidR="00934706" w:rsidRPr="00934706" w:rsidRDefault="00934706" w:rsidP="00934706">
      <w:pPr>
        <w:pStyle w:val="Bibliography"/>
        <w:rPr>
          <w:ins w:id="777" w:author="Andy Kleinhesselink" w:date="2019-05-13T16:22:00Z"/>
          <w:rPrChange w:id="778" w:author="Andy Kleinhesselink" w:date="2019-05-13T16:22:00Z">
            <w:rPr>
              <w:ins w:id="779" w:author="Andy Kleinhesselink" w:date="2019-05-13T16:22:00Z"/>
            </w:rPr>
          </w:rPrChange>
        </w:rPr>
        <w:pPrChange w:id="780" w:author="Andy Kleinhesselink" w:date="2019-05-13T16:22:00Z">
          <w:pPr>
            <w:widowControl w:val="0"/>
            <w:autoSpaceDE w:val="0"/>
            <w:autoSpaceDN w:val="0"/>
            <w:adjustRightInd w:val="0"/>
          </w:pPr>
        </w:pPrChange>
      </w:pPr>
      <w:ins w:id="781" w:author="Andy Kleinhesselink" w:date="2019-05-13T16:22:00Z">
        <w:r w:rsidRPr="00934706">
          <w:rPr>
            <w:rPrChange w:id="782" w:author="Andy Kleinhesselink" w:date="2019-05-13T16:22:00Z">
              <w:rPr/>
            </w:rPrChange>
          </w:rPr>
          <w:t xml:space="preserve">Aronson, J., J. </w:t>
        </w:r>
        <w:proofErr w:type="spellStart"/>
        <w:r w:rsidRPr="00934706">
          <w:rPr>
            <w:rPrChange w:id="783" w:author="Andy Kleinhesselink" w:date="2019-05-13T16:22:00Z">
              <w:rPr/>
            </w:rPrChange>
          </w:rPr>
          <w:t>Kigel</w:t>
        </w:r>
        <w:proofErr w:type="spellEnd"/>
        <w:r w:rsidRPr="00934706">
          <w:rPr>
            <w:rPrChange w:id="784" w:author="Andy Kleinhesselink" w:date="2019-05-13T16:22:00Z">
              <w:rPr/>
            </w:rPrChange>
          </w:rPr>
          <w:t xml:space="preserve">, A. </w:t>
        </w:r>
        <w:proofErr w:type="spellStart"/>
        <w:r w:rsidRPr="00934706">
          <w:rPr>
            <w:rPrChange w:id="785" w:author="Andy Kleinhesselink" w:date="2019-05-13T16:22:00Z">
              <w:rPr/>
            </w:rPrChange>
          </w:rPr>
          <w:t>Shmida</w:t>
        </w:r>
        <w:proofErr w:type="spellEnd"/>
        <w:r w:rsidRPr="00934706">
          <w:rPr>
            <w:rPrChange w:id="786" w:author="Andy Kleinhesselink" w:date="2019-05-13T16:22:00Z">
              <w:rPr/>
            </w:rPrChange>
          </w:rPr>
          <w:t xml:space="preserve">, and J. Klein. 1992. Adaptive phenology of desert and Mediterranean populations of annual plants grown with and without water stress. </w:t>
        </w:r>
        <w:proofErr w:type="spellStart"/>
        <w:r w:rsidRPr="00934706">
          <w:rPr>
            <w:rPrChange w:id="787" w:author="Andy Kleinhesselink" w:date="2019-05-13T16:22:00Z">
              <w:rPr/>
            </w:rPrChange>
          </w:rPr>
          <w:t>Oecologia</w:t>
        </w:r>
        <w:proofErr w:type="spellEnd"/>
        <w:r w:rsidRPr="00934706">
          <w:rPr>
            <w:rPrChange w:id="788" w:author="Andy Kleinhesselink" w:date="2019-05-13T16:22:00Z">
              <w:rPr/>
            </w:rPrChange>
          </w:rPr>
          <w:t xml:space="preserve"> 89:17–26.</w:t>
        </w:r>
      </w:ins>
    </w:p>
    <w:p w14:paraId="253C2B3C" w14:textId="77777777" w:rsidR="00934706" w:rsidRPr="00934706" w:rsidRDefault="00934706" w:rsidP="00934706">
      <w:pPr>
        <w:pStyle w:val="Bibliography"/>
        <w:rPr>
          <w:ins w:id="789" w:author="Andy Kleinhesselink" w:date="2019-05-13T16:22:00Z"/>
          <w:rPrChange w:id="790" w:author="Andy Kleinhesselink" w:date="2019-05-13T16:22:00Z">
            <w:rPr>
              <w:ins w:id="791" w:author="Andy Kleinhesselink" w:date="2019-05-13T16:22:00Z"/>
            </w:rPr>
          </w:rPrChange>
        </w:rPr>
        <w:pPrChange w:id="792" w:author="Andy Kleinhesselink" w:date="2019-05-13T16:22:00Z">
          <w:pPr>
            <w:widowControl w:val="0"/>
            <w:autoSpaceDE w:val="0"/>
            <w:autoSpaceDN w:val="0"/>
            <w:adjustRightInd w:val="0"/>
          </w:pPr>
        </w:pPrChange>
      </w:pPr>
      <w:ins w:id="793" w:author="Andy Kleinhesselink" w:date="2019-05-13T16:22:00Z">
        <w:r w:rsidRPr="00934706">
          <w:rPr>
            <w:rPrChange w:id="794" w:author="Andy Kleinhesselink" w:date="2019-05-13T16:22:00Z">
              <w:rPr/>
            </w:rPrChange>
          </w:rPr>
          <w:t xml:space="preserve">Bennett, J. A., K. </w:t>
        </w:r>
        <w:proofErr w:type="spellStart"/>
        <w:r w:rsidRPr="00934706">
          <w:rPr>
            <w:rPrChange w:id="795" w:author="Andy Kleinhesselink" w:date="2019-05-13T16:22:00Z">
              <w:rPr/>
            </w:rPrChange>
          </w:rPr>
          <w:t>Riibak</w:t>
        </w:r>
        <w:proofErr w:type="spellEnd"/>
        <w:r w:rsidRPr="00934706">
          <w:rPr>
            <w:rPrChange w:id="796" w:author="Andy Kleinhesselink" w:date="2019-05-13T16:22:00Z">
              <w:rPr/>
            </w:rPrChange>
          </w:rPr>
          <w:t xml:space="preserve">, R. </w:t>
        </w:r>
        <w:proofErr w:type="spellStart"/>
        <w:r w:rsidRPr="00934706">
          <w:rPr>
            <w:rPrChange w:id="797" w:author="Andy Kleinhesselink" w:date="2019-05-13T16:22:00Z">
              <w:rPr/>
            </w:rPrChange>
          </w:rPr>
          <w:t>Tamme</w:t>
        </w:r>
        <w:proofErr w:type="spellEnd"/>
        <w:r w:rsidRPr="00934706">
          <w:rPr>
            <w:rPrChange w:id="798" w:author="Andy Kleinhesselink" w:date="2019-05-13T16:22:00Z">
              <w:rPr/>
            </w:rPrChange>
          </w:rPr>
          <w:t xml:space="preserve">, R. J. Lewis, and M. </w:t>
        </w:r>
        <w:proofErr w:type="spellStart"/>
        <w:r w:rsidRPr="00934706">
          <w:rPr>
            <w:rPrChange w:id="799" w:author="Andy Kleinhesselink" w:date="2019-05-13T16:22:00Z">
              <w:rPr/>
            </w:rPrChange>
          </w:rPr>
          <w:t>Pärtel</w:t>
        </w:r>
        <w:proofErr w:type="spellEnd"/>
        <w:r w:rsidRPr="00934706">
          <w:rPr>
            <w:rPrChange w:id="800" w:author="Andy Kleinhesselink" w:date="2019-05-13T16:22:00Z">
              <w:rPr/>
            </w:rPrChange>
          </w:rPr>
          <w:t>. 2016. The reciprocal relationship between competition and intraspecific trait variation. Journal of Ecology 104:1410–1420.</w:t>
        </w:r>
      </w:ins>
    </w:p>
    <w:p w14:paraId="10536ED9" w14:textId="77777777" w:rsidR="00934706" w:rsidRPr="00934706" w:rsidRDefault="00934706" w:rsidP="00934706">
      <w:pPr>
        <w:pStyle w:val="Bibliography"/>
        <w:rPr>
          <w:ins w:id="801" w:author="Andy Kleinhesselink" w:date="2019-05-13T16:22:00Z"/>
          <w:rPrChange w:id="802" w:author="Andy Kleinhesselink" w:date="2019-05-13T16:22:00Z">
            <w:rPr>
              <w:ins w:id="803" w:author="Andy Kleinhesselink" w:date="2019-05-13T16:22:00Z"/>
            </w:rPr>
          </w:rPrChange>
        </w:rPr>
        <w:pPrChange w:id="804" w:author="Andy Kleinhesselink" w:date="2019-05-13T16:22:00Z">
          <w:pPr>
            <w:widowControl w:val="0"/>
            <w:autoSpaceDE w:val="0"/>
            <w:autoSpaceDN w:val="0"/>
            <w:adjustRightInd w:val="0"/>
          </w:pPr>
        </w:pPrChange>
      </w:pPr>
      <w:ins w:id="805" w:author="Andy Kleinhesselink" w:date="2019-05-13T16:22:00Z">
        <w:r w:rsidRPr="00934706">
          <w:rPr>
            <w:rPrChange w:id="806" w:author="Andy Kleinhesselink" w:date="2019-05-13T16:22:00Z">
              <w:rPr/>
            </w:rPrChange>
          </w:rPr>
          <w:t>Billick, I., and T. J. Case. 1994. Higher Order Interactions in Ecological Communities: What Are They and How Can They be Detected? Ecology 75:1530–1543.</w:t>
        </w:r>
      </w:ins>
    </w:p>
    <w:p w14:paraId="6BD02A56" w14:textId="77777777" w:rsidR="00934706" w:rsidRPr="00934706" w:rsidRDefault="00934706" w:rsidP="00934706">
      <w:pPr>
        <w:pStyle w:val="Bibliography"/>
        <w:rPr>
          <w:ins w:id="807" w:author="Andy Kleinhesselink" w:date="2019-05-13T16:22:00Z"/>
          <w:rPrChange w:id="808" w:author="Andy Kleinhesselink" w:date="2019-05-13T16:22:00Z">
            <w:rPr>
              <w:ins w:id="809" w:author="Andy Kleinhesselink" w:date="2019-05-13T16:22:00Z"/>
            </w:rPr>
          </w:rPrChange>
        </w:rPr>
        <w:pPrChange w:id="810" w:author="Andy Kleinhesselink" w:date="2019-05-13T16:22:00Z">
          <w:pPr>
            <w:widowControl w:val="0"/>
            <w:autoSpaceDE w:val="0"/>
            <w:autoSpaceDN w:val="0"/>
            <w:adjustRightInd w:val="0"/>
          </w:pPr>
        </w:pPrChange>
      </w:pPr>
      <w:ins w:id="811" w:author="Andy Kleinhesselink" w:date="2019-05-13T16:22:00Z">
        <w:r w:rsidRPr="00934706">
          <w:rPr>
            <w:rPrChange w:id="812" w:author="Andy Kleinhesselink" w:date="2019-05-13T16:22:00Z">
              <w:rPr/>
            </w:rPrChange>
          </w:rPr>
          <w:t>Case, T. J., and E. A. Bender. 1981. Testing for Higher Order Interactions. The American Naturalist 118:920–929.</w:t>
        </w:r>
      </w:ins>
    </w:p>
    <w:p w14:paraId="2BF5053A" w14:textId="77777777" w:rsidR="00934706" w:rsidRPr="00934706" w:rsidRDefault="00934706" w:rsidP="00934706">
      <w:pPr>
        <w:pStyle w:val="Bibliography"/>
        <w:rPr>
          <w:ins w:id="813" w:author="Andy Kleinhesselink" w:date="2019-05-13T16:22:00Z"/>
          <w:rPrChange w:id="814" w:author="Andy Kleinhesselink" w:date="2019-05-13T16:22:00Z">
            <w:rPr>
              <w:ins w:id="815" w:author="Andy Kleinhesselink" w:date="2019-05-13T16:22:00Z"/>
            </w:rPr>
          </w:rPrChange>
        </w:rPr>
        <w:pPrChange w:id="816" w:author="Andy Kleinhesselink" w:date="2019-05-13T16:22:00Z">
          <w:pPr>
            <w:widowControl w:val="0"/>
            <w:autoSpaceDE w:val="0"/>
            <w:autoSpaceDN w:val="0"/>
            <w:adjustRightInd w:val="0"/>
          </w:pPr>
        </w:pPrChange>
      </w:pPr>
      <w:ins w:id="817" w:author="Andy Kleinhesselink" w:date="2019-05-13T16:22:00Z">
        <w:r w:rsidRPr="00934706">
          <w:rPr>
            <w:rPrChange w:id="818" w:author="Andy Kleinhesselink" w:date="2019-05-13T16:22:00Z">
              <w:rPr/>
            </w:rPrChange>
          </w:rPr>
          <w:t>Chesson, P. 2000. Mechanisms of Maintenance of Species Diversity. Annual Review of Ecology and Systematics 31:343–366.</w:t>
        </w:r>
      </w:ins>
    </w:p>
    <w:p w14:paraId="71D64FC5" w14:textId="77777777" w:rsidR="00934706" w:rsidRPr="00934706" w:rsidRDefault="00934706" w:rsidP="00934706">
      <w:pPr>
        <w:pStyle w:val="Bibliography"/>
        <w:rPr>
          <w:ins w:id="819" w:author="Andy Kleinhesselink" w:date="2019-05-13T16:22:00Z"/>
          <w:rPrChange w:id="820" w:author="Andy Kleinhesselink" w:date="2019-05-13T16:22:00Z">
            <w:rPr>
              <w:ins w:id="821" w:author="Andy Kleinhesselink" w:date="2019-05-13T16:22:00Z"/>
            </w:rPr>
          </w:rPrChange>
        </w:rPr>
        <w:pPrChange w:id="822" w:author="Andy Kleinhesselink" w:date="2019-05-13T16:22:00Z">
          <w:pPr>
            <w:widowControl w:val="0"/>
            <w:autoSpaceDE w:val="0"/>
            <w:autoSpaceDN w:val="0"/>
            <w:adjustRightInd w:val="0"/>
          </w:pPr>
        </w:pPrChange>
      </w:pPr>
      <w:ins w:id="823" w:author="Andy Kleinhesselink" w:date="2019-05-13T16:22:00Z">
        <w:r w:rsidRPr="00934706">
          <w:rPr>
            <w:rPrChange w:id="824" w:author="Andy Kleinhesselink" w:date="2019-05-13T16:22:00Z">
              <w:rPr/>
            </w:rPrChange>
          </w:rPr>
          <w:t>Cohen, D. 1976. The Optimal Timing of Reproduction. The American Naturalist 110:801–807.</w:t>
        </w:r>
      </w:ins>
    </w:p>
    <w:p w14:paraId="45BF2044" w14:textId="77777777" w:rsidR="00934706" w:rsidRPr="00934706" w:rsidRDefault="00934706" w:rsidP="00934706">
      <w:pPr>
        <w:pStyle w:val="Bibliography"/>
        <w:rPr>
          <w:ins w:id="825" w:author="Andy Kleinhesselink" w:date="2019-05-13T16:22:00Z"/>
          <w:rPrChange w:id="826" w:author="Andy Kleinhesselink" w:date="2019-05-13T16:22:00Z">
            <w:rPr>
              <w:ins w:id="827" w:author="Andy Kleinhesselink" w:date="2019-05-13T16:22:00Z"/>
            </w:rPr>
          </w:rPrChange>
        </w:rPr>
        <w:pPrChange w:id="828" w:author="Andy Kleinhesselink" w:date="2019-05-13T16:22:00Z">
          <w:pPr>
            <w:widowControl w:val="0"/>
            <w:autoSpaceDE w:val="0"/>
            <w:autoSpaceDN w:val="0"/>
            <w:adjustRightInd w:val="0"/>
          </w:pPr>
        </w:pPrChange>
      </w:pPr>
      <w:ins w:id="829" w:author="Andy Kleinhesselink" w:date="2019-05-13T16:22:00Z">
        <w:r w:rsidRPr="00934706">
          <w:rPr>
            <w:rPrChange w:id="830" w:author="Andy Kleinhesselink" w:date="2019-05-13T16:22:00Z">
              <w:rPr/>
            </w:rPrChange>
          </w:rPr>
          <w:t xml:space="preserve">Conti, L., S. Block, M. </w:t>
        </w:r>
        <w:proofErr w:type="spellStart"/>
        <w:r w:rsidRPr="00934706">
          <w:rPr>
            <w:rPrChange w:id="831" w:author="Andy Kleinhesselink" w:date="2019-05-13T16:22:00Z">
              <w:rPr/>
            </w:rPrChange>
          </w:rPr>
          <w:t>Parepa</w:t>
        </w:r>
        <w:proofErr w:type="spellEnd"/>
        <w:r w:rsidRPr="00934706">
          <w:rPr>
            <w:rPrChange w:id="832" w:author="Andy Kleinhesselink" w:date="2019-05-13T16:22:00Z">
              <w:rPr/>
            </w:rPrChange>
          </w:rPr>
          <w:t xml:space="preserve">, T. </w:t>
        </w:r>
        <w:proofErr w:type="spellStart"/>
        <w:r w:rsidRPr="00934706">
          <w:rPr>
            <w:rPrChange w:id="833" w:author="Andy Kleinhesselink" w:date="2019-05-13T16:22:00Z">
              <w:rPr/>
            </w:rPrChange>
          </w:rPr>
          <w:t>Münkemüller</w:t>
        </w:r>
        <w:proofErr w:type="spellEnd"/>
        <w:r w:rsidRPr="00934706">
          <w:rPr>
            <w:rPrChange w:id="834" w:author="Andy Kleinhesselink" w:date="2019-05-13T16:22:00Z">
              <w:rPr/>
            </w:rPrChange>
          </w:rPr>
          <w:t xml:space="preserve">, W. </w:t>
        </w:r>
        <w:proofErr w:type="spellStart"/>
        <w:r w:rsidRPr="00934706">
          <w:rPr>
            <w:rPrChange w:id="835" w:author="Andy Kleinhesselink" w:date="2019-05-13T16:22:00Z">
              <w:rPr/>
            </w:rPrChange>
          </w:rPr>
          <w:t>Thuiller</w:t>
        </w:r>
        <w:proofErr w:type="spellEnd"/>
        <w:r w:rsidRPr="00934706">
          <w:rPr>
            <w:rPrChange w:id="836" w:author="Andy Kleinhesselink" w:date="2019-05-13T16:22:00Z">
              <w:rPr/>
            </w:rPrChange>
          </w:rPr>
          <w:t xml:space="preserve">, A. T. R. Acosta, M. van </w:t>
        </w:r>
        <w:proofErr w:type="spellStart"/>
        <w:r w:rsidRPr="00934706">
          <w:rPr>
            <w:rPrChange w:id="837" w:author="Andy Kleinhesselink" w:date="2019-05-13T16:22:00Z">
              <w:rPr/>
            </w:rPrChange>
          </w:rPr>
          <w:t>Kleunen</w:t>
        </w:r>
        <w:proofErr w:type="spellEnd"/>
        <w:r w:rsidRPr="00934706">
          <w:rPr>
            <w:rPrChange w:id="838" w:author="Andy Kleinhesselink" w:date="2019-05-13T16:22:00Z">
              <w:rPr/>
            </w:rPrChange>
          </w:rPr>
          <w:t xml:space="preserve">, S. </w:t>
        </w:r>
        <w:proofErr w:type="spellStart"/>
        <w:r w:rsidRPr="00934706">
          <w:rPr>
            <w:rPrChange w:id="839" w:author="Andy Kleinhesselink" w:date="2019-05-13T16:22:00Z">
              <w:rPr/>
            </w:rPrChange>
          </w:rPr>
          <w:t>Dullinger</w:t>
        </w:r>
        <w:proofErr w:type="spellEnd"/>
        <w:r w:rsidRPr="00934706">
          <w:rPr>
            <w:rPrChange w:id="840" w:author="Andy Kleinhesselink" w:date="2019-05-13T16:22:00Z">
              <w:rPr/>
            </w:rPrChange>
          </w:rPr>
          <w:t xml:space="preserve">, F. </w:t>
        </w:r>
        <w:proofErr w:type="spellStart"/>
        <w:r w:rsidRPr="00934706">
          <w:rPr>
            <w:rPrChange w:id="841" w:author="Andy Kleinhesselink" w:date="2019-05-13T16:22:00Z">
              <w:rPr/>
            </w:rPrChange>
          </w:rPr>
          <w:t>Essl</w:t>
        </w:r>
        <w:proofErr w:type="spellEnd"/>
        <w:r w:rsidRPr="00934706">
          <w:rPr>
            <w:rPrChange w:id="842" w:author="Andy Kleinhesselink" w:date="2019-05-13T16:22:00Z">
              <w:rPr/>
            </w:rPrChange>
          </w:rPr>
          <w:t xml:space="preserve">, I. </w:t>
        </w:r>
        <w:proofErr w:type="spellStart"/>
        <w:r w:rsidRPr="00934706">
          <w:rPr>
            <w:rPrChange w:id="843" w:author="Andy Kleinhesselink" w:date="2019-05-13T16:22:00Z">
              <w:rPr/>
            </w:rPrChange>
          </w:rPr>
          <w:t>Dullinger</w:t>
        </w:r>
        <w:proofErr w:type="spellEnd"/>
        <w:r w:rsidRPr="00934706">
          <w:rPr>
            <w:rPrChange w:id="844" w:author="Andy Kleinhesselink" w:date="2019-05-13T16:22:00Z">
              <w:rPr/>
            </w:rPrChange>
          </w:rPr>
          <w:t xml:space="preserve">, D. Moser, G. </w:t>
        </w:r>
        <w:proofErr w:type="spellStart"/>
        <w:r w:rsidRPr="00934706">
          <w:rPr>
            <w:rPrChange w:id="845" w:author="Andy Kleinhesselink" w:date="2019-05-13T16:22:00Z">
              <w:rPr/>
            </w:rPrChange>
          </w:rPr>
          <w:t>Klonner</w:t>
        </w:r>
        <w:proofErr w:type="spellEnd"/>
        <w:r w:rsidRPr="00934706">
          <w:rPr>
            <w:rPrChange w:id="846" w:author="Andy Kleinhesselink" w:date="2019-05-13T16:22:00Z">
              <w:rPr/>
            </w:rPrChange>
          </w:rPr>
          <w:t xml:space="preserve">, O. </w:t>
        </w:r>
        <w:proofErr w:type="spellStart"/>
        <w:r w:rsidRPr="00934706">
          <w:rPr>
            <w:rPrChange w:id="847" w:author="Andy Kleinhesselink" w:date="2019-05-13T16:22:00Z">
              <w:rPr/>
            </w:rPrChange>
          </w:rPr>
          <w:t>Bossdorf</w:t>
        </w:r>
        <w:proofErr w:type="spellEnd"/>
        <w:r w:rsidRPr="00934706">
          <w:rPr>
            <w:rPrChange w:id="848" w:author="Andy Kleinhesselink" w:date="2019-05-13T16:22:00Z">
              <w:rPr/>
            </w:rPrChange>
          </w:rPr>
          <w:t xml:space="preserve">, </w:t>
        </w:r>
        <w:r w:rsidRPr="00934706">
          <w:rPr>
            <w:rPrChange w:id="849" w:author="Andy Kleinhesselink" w:date="2019-05-13T16:22:00Z">
              <w:rPr/>
            </w:rPrChange>
          </w:rPr>
          <w:lastRenderedPageBreak/>
          <w:t xml:space="preserve">and M. </w:t>
        </w:r>
        <w:proofErr w:type="spellStart"/>
        <w:r w:rsidRPr="00934706">
          <w:rPr>
            <w:rPrChange w:id="850" w:author="Andy Kleinhesselink" w:date="2019-05-13T16:22:00Z">
              <w:rPr/>
            </w:rPrChange>
          </w:rPr>
          <w:t>Carboni</w:t>
        </w:r>
        <w:proofErr w:type="spellEnd"/>
        <w:r w:rsidRPr="00934706">
          <w:rPr>
            <w:rPrChange w:id="851" w:author="Andy Kleinhesselink" w:date="2019-05-13T16:22:00Z">
              <w:rPr/>
            </w:rPrChange>
          </w:rPr>
          <w:t>. 2018. Functional trait differences and trait plasticity mediate biotic resistance to potential plant invaders. Journal of Ecology 106:1607–1620.</w:t>
        </w:r>
      </w:ins>
    </w:p>
    <w:p w14:paraId="5045B987" w14:textId="77777777" w:rsidR="00934706" w:rsidRPr="00154937" w:rsidRDefault="00934706" w:rsidP="00934706">
      <w:pPr>
        <w:pStyle w:val="Bibliography"/>
        <w:rPr>
          <w:ins w:id="852" w:author="Andy Kleinhesselink" w:date="2019-05-13T16:22:00Z"/>
        </w:rPr>
        <w:pPrChange w:id="853" w:author="Andy Kleinhesselink" w:date="2019-05-13T16:22:00Z">
          <w:pPr>
            <w:widowControl w:val="0"/>
            <w:autoSpaceDE w:val="0"/>
            <w:autoSpaceDN w:val="0"/>
            <w:adjustRightInd w:val="0"/>
          </w:pPr>
        </w:pPrChange>
      </w:pPr>
      <w:proofErr w:type="spellStart"/>
      <w:ins w:id="854" w:author="Andy Kleinhesselink" w:date="2019-05-13T16:22:00Z">
        <w:r w:rsidRPr="00934706">
          <w:rPr>
            <w:rPrChange w:id="855" w:author="Andy Kleinhesselink" w:date="2019-05-13T16:22:00Z">
              <w:rPr/>
            </w:rPrChange>
          </w:rPr>
          <w:t>Dybzinski</w:t>
        </w:r>
        <w:proofErr w:type="spellEnd"/>
        <w:r w:rsidRPr="00934706">
          <w:rPr>
            <w:rPrChange w:id="856" w:author="Andy Kleinhesselink" w:date="2019-05-13T16:22:00Z">
              <w:rPr/>
            </w:rPrChange>
          </w:rPr>
          <w:t>, R., and D. Tilman. 2007. Resource Use Patterns Predict Long</w:t>
        </w:r>
        <w:r w:rsidRPr="00934706">
          <w:rPr>
            <w:rFonts w:ascii="Cambria Math" w:hAnsi="Cambria Math" w:cs="Cambria Math"/>
            <w:rPrChange w:id="857" w:author="Andy Kleinhesselink" w:date="2019-05-13T16:22:00Z">
              <w:rPr/>
            </w:rPrChange>
          </w:rPr>
          <w:t>‐</w:t>
        </w:r>
        <w:r w:rsidRPr="00934706">
          <w:t>Term Outcomes of Plant Competition for Nutrients and Light. The American Naturalist 170:305–318.</w:t>
        </w:r>
      </w:ins>
    </w:p>
    <w:p w14:paraId="1DEB4E4E" w14:textId="77777777" w:rsidR="00934706" w:rsidRPr="00934706" w:rsidRDefault="00934706" w:rsidP="00934706">
      <w:pPr>
        <w:pStyle w:val="Bibliography"/>
        <w:rPr>
          <w:ins w:id="858" w:author="Andy Kleinhesselink" w:date="2019-05-13T16:22:00Z"/>
          <w:rPrChange w:id="859" w:author="Andy Kleinhesselink" w:date="2019-05-13T16:22:00Z">
            <w:rPr>
              <w:ins w:id="860" w:author="Andy Kleinhesselink" w:date="2019-05-13T16:22:00Z"/>
            </w:rPr>
          </w:rPrChange>
        </w:rPr>
        <w:pPrChange w:id="861" w:author="Andy Kleinhesselink" w:date="2019-05-13T16:22:00Z">
          <w:pPr>
            <w:widowControl w:val="0"/>
            <w:autoSpaceDE w:val="0"/>
            <w:autoSpaceDN w:val="0"/>
            <w:adjustRightInd w:val="0"/>
          </w:pPr>
        </w:pPrChange>
      </w:pPr>
      <w:ins w:id="862" w:author="Andy Kleinhesselink" w:date="2019-05-13T16:22:00Z">
        <w:r w:rsidRPr="00934706">
          <w:rPr>
            <w:rPrChange w:id="863" w:author="Andy Kleinhesselink" w:date="2019-05-13T16:22:00Z">
              <w:rPr/>
            </w:rPrChange>
          </w:rPr>
          <w:t>Godoy, O., and J. M. Levine. 2013. Phenology effects on invasion success: insights from coupling field experiments to coexistence theory. Ecology 95:726–736.</w:t>
        </w:r>
      </w:ins>
    </w:p>
    <w:p w14:paraId="6727CD24" w14:textId="77777777" w:rsidR="00934706" w:rsidRPr="00934706" w:rsidRDefault="00934706" w:rsidP="00934706">
      <w:pPr>
        <w:pStyle w:val="Bibliography"/>
        <w:rPr>
          <w:ins w:id="864" w:author="Andy Kleinhesselink" w:date="2019-05-13T16:22:00Z"/>
          <w:rPrChange w:id="865" w:author="Andy Kleinhesselink" w:date="2019-05-13T16:22:00Z">
            <w:rPr>
              <w:ins w:id="866" w:author="Andy Kleinhesselink" w:date="2019-05-13T16:22:00Z"/>
            </w:rPr>
          </w:rPrChange>
        </w:rPr>
        <w:pPrChange w:id="867" w:author="Andy Kleinhesselink" w:date="2019-05-13T16:22:00Z">
          <w:pPr>
            <w:widowControl w:val="0"/>
            <w:autoSpaceDE w:val="0"/>
            <w:autoSpaceDN w:val="0"/>
            <w:adjustRightInd w:val="0"/>
          </w:pPr>
        </w:pPrChange>
      </w:pPr>
      <w:ins w:id="868" w:author="Andy Kleinhesselink" w:date="2019-05-13T16:22:00Z">
        <w:r w:rsidRPr="00934706">
          <w:rPr>
            <w:rPrChange w:id="869" w:author="Andy Kleinhesselink" w:date="2019-05-13T16:22:00Z">
              <w:rPr/>
            </w:rPrChange>
          </w:rPr>
          <w:t xml:space="preserve">Grilli, J., G. </w:t>
        </w:r>
        <w:proofErr w:type="spellStart"/>
        <w:r w:rsidRPr="00934706">
          <w:rPr>
            <w:rPrChange w:id="870" w:author="Andy Kleinhesselink" w:date="2019-05-13T16:22:00Z">
              <w:rPr/>
            </w:rPrChange>
          </w:rPr>
          <w:t>Barabás</w:t>
        </w:r>
        <w:proofErr w:type="spellEnd"/>
        <w:r w:rsidRPr="00934706">
          <w:rPr>
            <w:rPrChange w:id="871" w:author="Andy Kleinhesselink" w:date="2019-05-13T16:22:00Z">
              <w:rPr/>
            </w:rPrChange>
          </w:rPr>
          <w:t xml:space="preserve">, M. J. </w:t>
        </w:r>
        <w:proofErr w:type="spellStart"/>
        <w:r w:rsidRPr="00934706">
          <w:rPr>
            <w:rPrChange w:id="872" w:author="Andy Kleinhesselink" w:date="2019-05-13T16:22:00Z">
              <w:rPr/>
            </w:rPrChange>
          </w:rPr>
          <w:t>Michalska</w:t>
        </w:r>
        <w:proofErr w:type="spellEnd"/>
        <w:r w:rsidRPr="00934706">
          <w:rPr>
            <w:rPrChange w:id="873" w:author="Andy Kleinhesselink" w:date="2019-05-13T16:22:00Z">
              <w:rPr/>
            </w:rPrChange>
          </w:rPr>
          <w:t xml:space="preserve">-Smith, and S. </w:t>
        </w:r>
        <w:proofErr w:type="spellStart"/>
        <w:r w:rsidRPr="00934706">
          <w:rPr>
            <w:rPrChange w:id="874" w:author="Andy Kleinhesselink" w:date="2019-05-13T16:22:00Z">
              <w:rPr/>
            </w:rPrChange>
          </w:rPr>
          <w:t>Allesina</w:t>
        </w:r>
        <w:proofErr w:type="spellEnd"/>
        <w:r w:rsidRPr="00934706">
          <w:rPr>
            <w:rPrChange w:id="875" w:author="Andy Kleinhesselink" w:date="2019-05-13T16:22:00Z">
              <w:rPr/>
            </w:rPrChange>
          </w:rPr>
          <w:t>. 2017. Higher-order interactions stabilize dynamics in competitive network models. Nature 548:210–213.</w:t>
        </w:r>
      </w:ins>
    </w:p>
    <w:p w14:paraId="7CF5D0DD" w14:textId="77777777" w:rsidR="00934706" w:rsidRPr="00934706" w:rsidRDefault="00934706" w:rsidP="00934706">
      <w:pPr>
        <w:pStyle w:val="Bibliography"/>
        <w:rPr>
          <w:ins w:id="876" w:author="Andy Kleinhesselink" w:date="2019-05-13T16:22:00Z"/>
          <w:rPrChange w:id="877" w:author="Andy Kleinhesselink" w:date="2019-05-13T16:22:00Z">
            <w:rPr>
              <w:ins w:id="878" w:author="Andy Kleinhesselink" w:date="2019-05-13T16:22:00Z"/>
            </w:rPr>
          </w:rPrChange>
        </w:rPr>
        <w:pPrChange w:id="879" w:author="Andy Kleinhesselink" w:date="2019-05-13T16:22:00Z">
          <w:pPr>
            <w:widowControl w:val="0"/>
            <w:autoSpaceDE w:val="0"/>
            <w:autoSpaceDN w:val="0"/>
            <w:adjustRightInd w:val="0"/>
          </w:pPr>
        </w:pPrChange>
      </w:pPr>
      <w:ins w:id="880" w:author="Andy Kleinhesselink" w:date="2019-05-13T16:22:00Z">
        <w:r w:rsidRPr="00934706">
          <w:rPr>
            <w:rPrChange w:id="881" w:author="Andy Kleinhesselink" w:date="2019-05-13T16:22:00Z">
              <w:rPr/>
            </w:rPrChange>
          </w:rPr>
          <w:t xml:space="preserve">Hairston, N. G., J. D. Allan, R. K. Colwell, D. J. </w:t>
        </w:r>
        <w:proofErr w:type="spellStart"/>
        <w:r w:rsidRPr="00934706">
          <w:rPr>
            <w:rPrChange w:id="882" w:author="Andy Kleinhesselink" w:date="2019-05-13T16:22:00Z">
              <w:rPr/>
            </w:rPrChange>
          </w:rPr>
          <w:t>Futuyma</w:t>
        </w:r>
        <w:proofErr w:type="spellEnd"/>
        <w:r w:rsidRPr="00934706">
          <w:rPr>
            <w:rPrChange w:id="883" w:author="Andy Kleinhesselink" w:date="2019-05-13T16:22:00Z">
              <w:rPr/>
            </w:rPrChange>
          </w:rPr>
          <w:t xml:space="preserve">, J. Howell, M. D. </w:t>
        </w:r>
        <w:proofErr w:type="spellStart"/>
        <w:r w:rsidRPr="00934706">
          <w:rPr>
            <w:rPrChange w:id="884" w:author="Andy Kleinhesselink" w:date="2019-05-13T16:22:00Z">
              <w:rPr/>
            </w:rPrChange>
          </w:rPr>
          <w:t>Lubin</w:t>
        </w:r>
        <w:proofErr w:type="spellEnd"/>
        <w:r w:rsidRPr="00934706">
          <w:rPr>
            <w:rPrChange w:id="885" w:author="Andy Kleinhesselink" w:date="2019-05-13T16:22:00Z">
              <w:rPr/>
            </w:rPrChange>
          </w:rPr>
          <w:t xml:space="preserve">, J. Mathias, and J. H. </w:t>
        </w:r>
        <w:proofErr w:type="spellStart"/>
        <w:r w:rsidRPr="00934706">
          <w:rPr>
            <w:rPrChange w:id="886" w:author="Andy Kleinhesselink" w:date="2019-05-13T16:22:00Z">
              <w:rPr/>
            </w:rPrChange>
          </w:rPr>
          <w:t>Vandermeer</w:t>
        </w:r>
        <w:proofErr w:type="spellEnd"/>
        <w:r w:rsidRPr="00934706">
          <w:rPr>
            <w:rPrChange w:id="887" w:author="Andy Kleinhesselink" w:date="2019-05-13T16:22:00Z">
              <w:rPr/>
            </w:rPrChange>
          </w:rPr>
          <w:t>. 1968. The Relationship between Species Diversity and Stability: An Experimental Approach with Protozoa and Bacteria. Ecology 49:1091–1101.</w:t>
        </w:r>
      </w:ins>
    </w:p>
    <w:p w14:paraId="7D5AB8F9" w14:textId="77777777" w:rsidR="00934706" w:rsidRPr="00934706" w:rsidRDefault="00934706" w:rsidP="00934706">
      <w:pPr>
        <w:pStyle w:val="Bibliography"/>
        <w:rPr>
          <w:ins w:id="888" w:author="Andy Kleinhesselink" w:date="2019-05-13T16:22:00Z"/>
          <w:rPrChange w:id="889" w:author="Andy Kleinhesselink" w:date="2019-05-13T16:22:00Z">
            <w:rPr>
              <w:ins w:id="890" w:author="Andy Kleinhesselink" w:date="2019-05-13T16:22:00Z"/>
            </w:rPr>
          </w:rPrChange>
        </w:rPr>
        <w:pPrChange w:id="891" w:author="Andy Kleinhesselink" w:date="2019-05-13T16:22:00Z">
          <w:pPr>
            <w:widowControl w:val="0"/>
            <w:autoSpaceDE w:val="0"/>
            <w:autoSpaceDN w:val="0"/>
            <w:adjustRightInd w:val="0"/>
          </w:pPr>
        </w:pPrChange>
      </w:pPr>
      <w:ins w:id="892" w:author="Andy Kleinhesselink" w:date="2019-05-13T16:22:00Z">
        <w:r w:rsidRPr="00934706">
          <w:rPr>
            <w:rPrChange w:id="893" w:author="Andy Kleinhesselink" w:date="2019-05-13T16:22:00Z">
              <w:rPr/>
            </w:rPrChange>
          </w:rPr>
          <w:t xml:space="preserve">Hassell, M. P., and H. N. </w:t>
        </w:r>
        <w:proofErr w:type="spellStart"/>
        <w:r w:rsidRPr="00934706">
          <w:rPr>
            <w:rPrChange w:id="894" w:author="Andy Kleinhesselink" w:date="2019-05-13T16:22:00Z">
              <w:rPr/>
            </w:rPrChange>
          </w:rPr>
          <w:t>Comins</w:t>
        </w:r>
        <w:proofErr w:type="spellEnd"/>
        <w:r w:rsidRPr="00934706">
          <w:rPr>
            <w:rPrChange w:id="895" w:author="Andy Kleinhesselink" w:date="2019-05-13T16:22:00Z">
              <w:rPr/>
            </w:rPrChange>
          </w:rPr>
          <w:t>. 1976. Discrete time models for two-species competition. Theoretical Population Biology 9:202–221.</w:t>
        </w:r>
      </w:ins>
    </w:p>
    <w:p w14:paraId="1C77310E" w14:textId="77777777" w:rsidR="00934706" w:rsidRPr="00934706" w:rsidRDefault="00934706" w:rsidP="00934706">
      <w:pPr>
        <w:pStyle w:val="Bibliography"/>
        <w:rPr>
          <w:ins w:id="896" w:author="Andy Kleinhesselink" w:date="2019-05-13T16:22:00Z"/>
          <w:rPrChange w:id="897" w:author="Andy Kleinhesselink" w:date="2019-05-13T16:22:00Z">
            <w:rPr>
              <w:ins w:id="898" w:author="Andy Kleinhesselink" w:date="2019-05-13T16:22:00Z"/>
            </w:rPr>
          </w:rPrChange>
        </w:rPr>
        <w:pPrChange w:id="899" w:author="Andy Kleinhesselink" w:date="2019-05-13T16:22:00Z">
          <w:pPr>
            <w:widowControl w:val="0"/>
            <w:autoSpaceDE w:val="0"/>
            <w:autoSpaceDN w:val="0"/>
            <w:adjustRightInd w:val="0"/>
          </w:pPr>
        </w:pPrChange>
      </w:pPr>
      <w:ins w:id="900" w:author="Andy Kleinhesselink" w:date="2019-05-13T16:22:00Z">
        <w:r w:rsidRPr="00934706">
          <w:rPr>
            <w:rPrChange w:id="901" w:author="Andy Kleinhesselink" w:date="2019-05-13T16:22:00Z">
              <w:rPr/>
            </w:rPrChange>
          </w:rPr>
          <w:t>Kraft, N. J. B., O. Godoy, and J. M. Levine. 2015. Plant functional traits and the multidimensional nature of species coexistence. Proceedings of the National Academy of Sciences of the United States of America 112:797–802.</w:t>
        </w:r>
      </w:ins>
    </w:p>
    <w:p w14:paraId="23A19EA9" w14:textId="77777777" w:rsidR="00934706" w:rsidRPr="00934706" w:rsidRDefault="00934706" w:rsidP="00934706">
      <w:pPr>
        <w:pStyle w:val="Bibliography"/>
        <w:rPr>
          <w:ins w:id="902" w:author="Andy Kleinhesselink" w:date="2019-05-13T16:22:00Z"/>
          <w:rPrChange w:id="903" w:author="Andy Kleinhesselink" w:date="2019-05-13T16:22:00Z">
            <w:rPr>
              <w:ins w:id="904" w:author="Andy Kleinhesselink" w:date="2019-05-13T16:22:00Z"/>
            </w:rPr>
          </w:rPrChange>
        </w:rPr>
        <w:pPrChange w:id="905" w:author="Andy Kleinhesselink" w:date="2019-05-13T16:22:00Z">
          <w:pPr>
            <w:widowControl w:val="0"/>
            <w:autoSpaceDE w:val="0"/>
            <w:autoSpaceDN w:val="0"/>
            <w:adjustRightInd w:val="0"/>
          </w:pPr>
        </w:pPrChange>
      </w:pPr>
      <w:proofErr w:type="spellStart"/>
      <w:ins w:id="906" w:author="Andy Kleinhesselink" w:date="2019-05-13T16:22:00Z">
        <w:r w:rsidRPr="00934706">
          <w:rPr>
            <w:rPrChange w:id="907" w:author="Andy Kleinhesselink" w:date="2019-05-13T16:22:00Z">
              <w:rPr/>
            </w:rPrChange>
          </w:rPr>
          <w:t>Letten</w:t>
        </w:r>
        <w:proofErr w:type="spellEnd"/>
        <w:r w:rsidRPr="00934706">
          <w:rPr>
            <w:rPrChange w:id="908" w:author="Andy Kleinhesselink" w:date="2019-05-13T16:22:00Z">
              <w:rPr/>
            </w:rPrChange>
          </w:rPr>
          <w:t xml:space="preserve">, A. D., P.-J. </w:t>
        </w:r>
        <w:proofErr w:type="spellStart"/>
        <w:r w:rsidRPr="00934706">
          <w:rPr>
            <w:rPrChange w:id="909" w:author="Andy Kleinhesselink" w:date="2019-05-13T16:22:00Z">
              <w:rPr/>
            </w:rPrChange>
          </w:rPr>
          <w:t>Ke</w:t>
        </w:r>
        <w:proofErr w:type="spellEnd"/>
        <w:r w:rsidRPr="00934706">
          <w:rPr>
            <w:rPrChange w:id="910" w:author="Andy Kleinhesselink" w:date="2019-05-13T16:22:00Z">
              <w:rPr/>
            </w:rPrChange>
          </w:rPr>
          <w:t xml:space="preserve">, and T. </w:t>
        </w:r>
        <w:proofErr w:type="spellStart"/>
        <w:r w:rsidRPr="00934706">
          <w:rPr>
            <w:rPrChange w:id="911" w:author="Andy Kleinhesselink" w:date="2019-05-13T16:22:00Z">
              <w:rPr/>
            </w:rPrChange>
          </w:rPr>
          <w:t>Fukami</w:t>
        </w:r>
        <w:proofErr w:type="spellEnd"/>
        <w:r w:rsidRPr="00934706">
          <w:rPr>
            <w:rPrChange w:id="912" w:author="Andy Kleinhesselink" w:date="2019-05-13T16:22:00Z">
              <w:rPr/>
            </w:rPrChange>
          </w:rPr>
          <w:t>. 2017. Linking modern coexistence theory and contemporary niche theory. Ecological Monographs 87:161–177.</w:t>
        </w:r>
      </w:ins>
    </w:p>
    <w:p w14:paraId="0A507232" w14:textId="77777777" w:rsidR="00934706" w:rsidRPr="00934706" w:rsidRDefault="00934706" w:rsidP="00934706">
      <w:pPr>
        <w:pStyle w:val="Bibliography"/>
        <w:rPr>
          <w:ins w:id="913" w:author="Andy Kleinhesselink" w:date="2019-05-13T16:22:00Z"/>
          <w:rPrChange w:id="914" w:author="Andy Kleinhesselink" w:date="2019-05-13T16:22:00Z">
            <w:rPr>
              <w:ins w:id="915" w:author="Andy Kleinhesselink" w:date="2019-05-13T16:22:00Z"/>
            </w:rPr>
          </w:rPrChange>
        </w:rPr>
        <w:pPrChange w:id="916" w:author="Andy Kleinhesselink" w:date="2019-05-13T16:22:00Z">
          <w:pPr>
            <w:widowControl w:val="0"/>
            <w:autoSpaceDE w:val="0"/>
            <w:autoSpaceDN w:val="0"/>
            <w:adjustRightInd w:val="0"/>
          </w:pPr>
        </w:pPrChange>
      </w:pPr>
      <w:proofErr w:type="spellStart"/>
      <w:ins w:id="917" w:author="Andy Kleinhesselink" w:date="2019-05-13T16:22:00Z">
        <w:r w:rsidRPr="00934706">
          <w:rPr>
            <w:rPrChange w:id="918" w:author="Andy Kleinhesselink" w:date="2019-05-13T16:22:00Z">
              <w:rPr/>
            </w:rPrChange>
          </w:rPr>
          <w:lastRenderedPageBreak/>
          <w:t>Letten</w:t>
        </w:r>
        <w:proofErr w:type="spellEnd"/>
        <w:r w:rsidRPr="00934706">
          <w:rPr>
            <w:rPrChange w:id="919" w:author="Andy Kleinhesselink" w:date="2019-05-13T16:22:00Z">
              <w:rPr/>
            </w:rPrChange>
          </w:rPr>
          <w:t>, A. D., and D. B. Stouffer. 2019. The mechanistic basis for higher-order interactions and non-additivity in competitive communities. Ecology Letters In Press.</w:t>
        </w:r>
      </w:ins>
    </w:p>
    <w:p w14:paraId="4B398F80" w14:textId="77777777" w:rsidR="00934706" w:rsidRPr="00934706" w:rsidRDefault="00934706" w:rsidP="00934706">
      <w:pPr>
        <w:pStyle w:val="Bibliography"/>
        <w:rPr>
          <w:ins w:id="920" w:author="Andy Kleinhesselink" w:date="2019-05-13T16:22:00Z"/>
          <w:rPrChange w:id="921" w:author="Andy Kleinhesselink" w:date="2019-05-13T16:22:00Z">
            <w:rPr>
              <w:ins w:id="922" w:author="Andy Kleinhesselink" w:date="2019-05-13T16:22:00Z"/>
            </w:rPr>
          </w:rPrChange>
        </w:rPr>
        <w:pPrChange w:id="923" w:author="Andy Kleinhesselink" w:date="2019-05-13T16:22:00Z">
          <w:pPr>
            <w:widowControl w:val="0"/>
            <w:autoSpaceDE w:val="0"/>
            <w:autoSpaceDN w:val="0"/>
            <w:adjustRightInd w:val="0"/>
          </w:pPr>
        </w:pPrChange>
      </w:pPr>
      <w:ins w:id="924" w:author="Andy Kleinhesselink" w:date="2019-05-13T16:22:00Z">
        <w:r w:rsidRPr="00934706">
          <w:rPr>
            <w:rPrChange w:id="925" w:author="Andy Kleinhesselink" w:date="2019-05-13T16:22:00Z">
              <w:rPr/>
            </w:rPrChange>
          </w:rPr>
          <w:t xml:space="preserve">Levine, J. M., J. </w:t>
        </w:r>
        <w:proofErr w:type="spellStart"/>
        <w:r w:rsidRPr="00934706">
          <w:rPr>
            <w:rPrChange w:id="926" w:author="Andy Kleinhesselink" w:date="2019-05-13T16:22:00Z">
              <w:rPr/>
            </w:rPrChange>
          </w:rPr>
          <w:t>Bascompte</w:t>
        </w:r>
        <w:proofErr w:type="spellEnd"/>
        <w:r w:rsidRPr="00934706">
          <w:rPr>
            <w:rPrChange w:id="927" w:author="Andy Kleinhesselink" w:date="2019-05-13T16:22:00Z">
              <w:rPr/>
            </w:rPrChange>
          </w:rPr>
          <w:t xml:space="preserve">, P. B. Adler, and S. </w:t>
        </w:r>
        <w:proofErr w:type="spellStart"/>
        <w:r w:rsidRPr="00934706">
          <w:rPr>
            <w:rPrChange w:id="928" w:author="Andy Kleinhesselink" w:date="2019-05-13T16:22:00Z">
              <w:rPr/>
            </w:rPrChange>
          </w:rPr>
          <w:t>Allesina</w:t>
        </w:r>
        <w:proofErr w:type="spellEnd"/>
        <w:r w:rsidRPr="00934706">
          <w:rPr>
            <w:rPrChange w:id="929" w:author="Andy Kleinhesselink" w:date="2019-05-13T16:22:00Z">
              <w:rPr/>
            </w:rPrChange>
          </w:rPr>
          <w:t>. 2017. Beyond pairwise mechanisms of species coexistence in complex communities. Nature 546:56–64.</w:t>
        </w:r>
      </w:ins>
    </w:p>
    <w:p w14:paraId="7A430933" w14:textId="77777777" w:rsidR="00934706" w:rsidRPr="00934706" w:rsidRDefault="00934706" w:rsidP="00934706">
      <w:pPr>
        <w:pStyle w:val="Bibliography"/>
        <w:rPr>
          <w:ins w:id="930" w:author="Andy Kleinhesselink" w:date="2019-05-13T16:22:00Z"/>
          <w:rPrChange w:id="931" w:author="Andy Kleinhesselink" w:date="2019-05-13T16:22:00Z">
            <w:rPr>
              <w:ins w:id="932" w:author="Andy Kleinhesselink" w:date="2019-05-13T16:22:00Z"/>
            </w:rPr>
          </w:rPrChange>
        </w:rPr>
        <w:pPrChange w:id="933" w:author="Andy Kleinhesselink" w:date="2019-05-13T16:22:00Z">
          <w:pPr>
            <w:widowControl w:val="0"/>
            <w:autoSpaceDE w:val="0"/>
            <w:autoSpaceDN w:val="0"/>
            <w:adjustRightInd w:val="0"/>
          </w:pPr>
        </w:pPrChange>
      </w:pPr>
      <w:ins w:id="934" w:author="Andy Kleinhesselink" w:date="2019-05-13T16:22:00Z">
        <w:r w:rsidRPr="00934706">
          <w:rPr>
            <w:rPrChange w:id="935" w:author="Andy Kleinhesselink" w:date="2019-05-13T16:22:00Z">
              <w:rPr/>
            </w:rPrChange>
          </w:rPr>
          <w:t>Mayfield, M. M., and D. B. Stouffer. 2017. Higher-order interactions capture unexplained complexity in diverse communities. Nature Ecology &amp; Evolution 1:0062.</w:t>
        </w:r>
      </w:ins>
    </w:p>
    <w:p w14:paraId="78C4D259" w14:textId="77777777" w:rsidR="00934706" w:rsidRPr="00934706" w:rsidRDefault="00934706" w:rsidP="00934706">
      <w:pPr>
        <w:pStyle w:val="Bibliography"/>
        <w:rPr>
          <w:ins w:id="936" w:author="Andy Kleinhesselink" w:date="2019-05-13T16:22:00Z"/>
          <w:rPrChange w:id="937" w:author="Andy Kleinhesselink" w:date="2019-05-13T16:22:00Z">
            <w:rPr>
              <w:ins w:id="938" w:author="Andy Kleinhesselink" w:date="2019-05-13T16:22:00Z"/>
            </w:rPr>
          </w:rPrChange>
        </w:rPr>
        <w:pPrChange w:id="939" w:author="Andy Kleinhesselink" w:date="2019-05-13T16:22:00Z">
          <w:pPr>
            <w:widowControl w:val="0"/>
            <w:autoSpaceDE w:val="0"/>
            <w:autoSpaceDN w:val="0"/>
            <w:adjustRightInd w:val="0"/>
          </w:pPr>
        </w:pPrChange>
      </w:pPr>
      <w:proofErr w:type="spellStart"/>
      <w:ins w:id="940" w:author="Andy Kleinhesselink" w:date="2019-05-13T16:22:00Z">
        <w:r w:rsidRPr="00934706">
          <w:rPr>
            <w:rPrChange w:id="941" w:author="Andy Kleinhesselink" w:date="2019-05-13T16:22:00Z">
              <w:rPr/>
            </w:rPrChange>
          </w:rPr>
          <w:t>Meszéna</w:t>
        </w:r>
        <w:proofErr w:type="spellEnd"/>
        <w:r w:rsidRPr="00934706">
          <w:rPr>
            <w:rPrChange w:id="942" w:author="Andy Kleinhesselink" w:date="2019-05-13T16:22:00Z">
              <w:rPr/>
            </w:rPrChange>
          </w:rPr>
          <w:t xml:space="preserve">, G., M. </w:t>
        </w:r>
        <w:proofErr w:type="spellStart"/>
        <w:r w:rsidRPr="00934706">
          <w:rPr>
            <w:rPrChange w:id="943" w:author="Andy Kleinhesselink" w:date="2019-05-13T16:22:00Z">
              <w:rPr/>
            </w:rPrChange>
          </w:rPr>
          <w:t>Gyllenberg</w:t>
        </w:r>
        <w:proofErr w:type="spellEnd"/>
        <w:r w:rsidRPr="00934706">
          <w:rPr>
            <w:rPrChange w:id="944" w:author="Andy Kleinhesselink" w:date="2019-05-13T16:22:00Z">
              <w:rPr/>
            </w:rPrChange>
          </w:rPr>
          <w:t xml:space="preserve">, L. </w:t>
        </w:r>
        <w:proofErr w:type="spellStart"/>
        <w:r w:rsidRPr="00934706">
          <w:rPr>
            <w:rPrChange w:id="945" w:author="Andy Kleinhesselink" w:date="2019-05-13T16:22:00Z">
              <w:rPr/>
            </w:rPrChange>
          </w:rPr>
          <w:t>Pásztor</w:t>
        </w:r>
        <w:proofErr w:type="spellEnd"/>
        <w:r w:rsidRPr="00934706">
          <w:rPr>
            <w:rPrChange w:id="946" w:author="Andy Kleinhesselink" w:date="2019-05-13T16:22:00Z">
              <w:rPr/>
            </w:rPrChange>
          </w:rPr>
          <w:t>, and J. A. J. Metz. 2006. Competitive exclusion and limiting similarity: A unified theory. Theoretical Population Biology 69:68–87.</w:t>
        </w:r>
      </w:ins>
    </w:p>
    <w:p w14:paraId="31C6A508" w14:textId="77777777" w:rsidR="00934706" w:rsidRPr="00934706" w:rsidRDefault="00934706" w:rsidP="00934706">
      <w:pPr>
        <w:pStyle w:val="Bibliography"/>
        <w:rPr>
          <w:ins w:id="947" w:author="Andy Kleinhesselink" w:date="2019-05-13T16:22:00Z"/>
          <w:rPrChange w:id="948" w:author="Andy Kleinhesselink" w:date="2019-05-13T16:22:00Z">
            <w:rPr>
              <w:ins w:id="949" w:author="Andy Kleinhesselink" w:date="2019-05-13T16:22:00Z"/>
            </w:rPr>
          </w:rPrChange>
        </w:rPr>
        <w:pPrChange w:id="950" w:author="Andy Kleinhesselink" w:date="2019-05-13T16:22:00Z">
          <w:pPr>
            <w:widowControl w:val="0"/>
            <w:autoSpaceDE w:val="0"/>
            <w:autoSpaceDN w:val="0"/>
            <w:adjustRightInd w:val="0"/>
          </w:pPr>
        </w:pPrChange>
      </w:pPr>
      <w:ins w:id="951" w:author="Andy Kleinhesselink" w:date="2019-05-13T16:22:00Z">
        <w:r w:rsidRPr="00934706">
          <w:rPr>
            <w:rPrChange w:id="952" w:author="Andy Kleinhesselink" w:date="2019-05-13T16:22:00Z">
              <w:rPr/>
            </w:rPrChange>
          </w:rPr>
          <w:t xml:space="preserve">Miller, E. T., and C. A. </w:t>
        </w:r>
        <w:proofErr w:type="spellStart"/>
        <w:r w:rsidRPr="00934706">
          <w:rPr>
            <w:rPrChange w:id="953" w:author="Andy Kleinhesselink" w:date="2019-05-13T16:22:00Z">
              <w:rPr/>
            </w:rPrChange>
          </w:rPr>
          <w:t>Klausmeier</w:t>
        </w:r>
        <w:proofErr w:type="spellEnd"/>
        <w:r w:rsidRPr="00934706">
          <w:rPr>
            <w:rPrChange w:id="954" w:author="Andy Kleinhesselink" w:date="2019-05-13T16:22:00Z">
              <w:rPr/>
            </w:rPrChange>
          </w:rPr>
          <w:t>. 2017. Evolutionary stability of coexistence due to the storage effect in a two-season model. Theoretical Ecology 10:91–103.</w:t>
        </w:r>
      </w:ins>
    </w:p>
    <w:p w14:paraId="2CB5F1C2" w14:textId="77777777" w:rsidR="00934706" w:rsidRPr="00934706" w:rsidRDefault="00934706" w:rsidP="00934706">
      <w:pPr>
        <w:pStyle w:val="Bibliography"/>
        <w:rPr>
          <w:ins w:id="955" w:author="Andy Kleinhesselink" w:date="2019-05-13T16:22:00Z"/>
          <w:rPrChange w:id="956" w:author="Andy Kleinhesselink" w:date="2019-05-13T16:22:00Z">
            <w:rPr>
              <w:ins w:id="957" w:author="Andy Kleinhesselink" w:date="2019-05-13T16:22:00Z"/>
            </w:rPr>
          </w:rPrChange>
        </w:rPr>
        <w:pPrChange w:id="958" w:author="Andy Kleinhesselink" w:date="2019-05-13T16:22:00Z">
          <w:pPr>
            <w:widowControl w:val="0"/>
            <w:autoSpaceDE w:val="0"/>
            <w:autoSpaceDN w:val="0"/>
            <w:adjustRightInd w:val="0"/>
          </w:pPr>
        </w:pPrChange>
      </w:pPr>
      <w:ins w:id="959" w:author="Andy Kleinhesselink" w:date="2019-05-13T16:22:00Z">
        <w:r w:rsidRPr="00934706">
          <w:rPr>
            <w:rPrChange w:id="960" w:author="Andy Kleinhesselink" w:date="2019-05-13T16:22:00Z">
              <w:rPr/>
            </w:rPrChange>
          </w:rPr>
          <w:t>Morin, P. J., S. P. Lawler, and E. A. Johnson. 1988. Competition Between Aquatic Insects and Vertebrates: Interaction Strength and Higher Order Interactions. Ecology 69:1401–1409.</w:t>
        </w:r>
      </w:ins>
    </w:p>
    <w:p w14:paraId="5B086EC0" w14:textId="77777777" w:rsidR="00934706" w:rsidRPr="00934706" w:rsidRDefault="00934706" w:rsidP="00934706">
      <w:pPr>
        <w:pStyle w:val="Bibliography"/>
        <w:rPr>
          <w:ins w:id="961" w:author="Andy Kleinhesselink" w:date="2019-05-13T16:22:00Z"/>
          <w:rPrChange w:id="962" w:author="Andy Kleinhesselink" w:date="2019-05-13T16:22:00Z">
            <w:rPr>
              <w:ins w:id="963" w:author="Andy Kleinhesselink" w:date="2019-05-13T16:22:00Z"/>
            </w:rPr>
          </w:rPrChange>
        </w:rPr>
        <w:pPrChange w:id="964" w:author="Andy Kleinhesselink" w:date="2019-05-13T16:22:00Z">
          <w:pPr>
            <w:widowControl w:val="0"/>
            <w:autoSpaceDE w:val="0"/>
            <w:autoSpaceDN w:val="0"/>
            <w:adjustRightInd w:val="0"/>
          </w:pPr>
        </w:pPrChange>
      </w:pPr>
      <w:ins w:id="965" w:author="Andy Kleinhesselink" w:date="2019-05-13T16:22:00Z">
        <w:r w:rsidRPr="00934706">
          <w:rPr>
            <w:rPrChange w:id="966" w:author="Andy Kleinhesselink" w:date="2019-05-13T16:22:00Z">
              <w:rPr/>
            </w:rPrChange>
          </w:rPr>
          <w:t>Neill, W. E. 1974. The Community Matrix and Interdependence of the Competition Coefficients. The American Naturalist 108:399–408.</w:t>
        </w:r>
      </w:ins>
    </w:p>
    <w:p w14:paraId="6D8D9C55" w14:textId="77777777" w:rsidR="00934706" w:rsidRPr="00934706" w:rsidRDefault="00934706" w:rsidP="00934706">
      <w:pPr>
        <w:pStyle w:val="Bibliography"/>
        <w:rPr>
          <w:ins w:id="967" w:author="Andy Kleinhesselink" w:date="2019-05-13T16:22:00Z"/>
          <w:rPrChange w:id="968" w:author="Andy Kleinhesselink" w:date="2019-05-13T16:22:00Z">
            <w:rPr>
              <w:ins w:id="969" w:author="Andy Kleinhesselink" w:date="2019-05-13T16:22:00Z"/>
            </w:rPr>
          </w:rPrChange>
        </w:rPr>
        <w:pPrChange w:id="970" w:author="Andy Kleinhesselink" w:date="2019-05-13T16:22:00Z">
          <w:pPr>
            <w:widowControl w:val="0"/>
            <w:autoSpaceDE w:val="0"/>
            <w:autoSpaceDN w:val="0"/>
            <w:adjustRightInd w:val="0"/>
          </w:pPr>
        </w:pPrChange>
      </w:pPr>
      <w:proofErr w:type="spellStart"/>
      <w:ins w:id="971" w:author="Andy Kleinhesselink" w:date="2019-05-13T16:22:00Z">
        <w:r w:rsidRPr="00934706">
          <w:rPr>
            <w:rPrChange w:id="972" w:author="Andy Kleinhesselink" w:date="2019-05-13T16:22:00Z">
              <w:rPr/>
            </w:rPrChange>
          </w:rPr>
          <w:t>O’Dwyer</w:t>
        </w:r>
        <w:proofErr w:type="spellEnd"/>
        <w:r w:rsidRPr="00934706">
          <w:rPr>
            <w:rPrChange w:id="973" w:author="Andy Kleinhesselink" w:date="2019-05-13T16:22:00Z">
              <w:rPr/>
            </w:rPrChange>
          </w:rPr>
          <w:t>, J. P. 2018. Whence Lotka-</w:t>
        </w:r>
        <w:proofErr w:type="gramStart"/>
        <w:r w:rsidRPr="00934706">
          <w:rPr>
            <w:rPrChange w:id="974" w:author="Andy Kleinhesselink" w:date="2019-05-13T16:22:00Z">
              <w:rPr/>
            </w:rPrChange>
          </w:rPr>
          <w:t>Volterra?:</w:t>
        </w:r>
        <w:proofErr w:type="gramEnd"/>
        <w:r w:rsidRPr="00934706">
          <w:rPr>
            <w:rPrChange w:id="975" w:author="Andy Kleinhesselink" w:date="2019-05-13T16:22:00Z">
              <w:rPr/>
            </w:rPrChange>
          </w:rPr>
          <w:t xml:space="preserve"> Conservation laws and integrable systems in ecology. Theoretical Ecology.</w:t>
        </w:r>
      </w:ins>
    </w:p>
    <w:p w14:paraId="6CB347E3" w14:textId="77777777" w:rsidR="00934706" w:rsidRPr="00934706" w:rsidRDefault="00934706" w:rsidP="00934706">
      <w:pPr>
        <w:pStyle w:val="Bibliography"/>
        <w:rPr>
          <w:ins w:id="976" w:author="Andy Kleinhesselink" w:date="2019-05-13T16:22:00Z"/>
          <w:rPrChange w:id="977" w:author="Andy Kleinhesselink" w:date="2019-05-13T16:22:00Z">
            <w:rPr>
              <w:ins w:id="978" w:author="Andy Kleinhesselink" w:date="2019-05-13T16:22:00Z"/>
            </w:rPr>
          </w:rPrChange>
        </w:rPr>
        <w:pPrChange w:id="979" w:author="Andy Kleinhesselink" w:date="2019-05-13T16:22:00Z">
          <w:pPr>
            <w:widowControl w:val="0"/>
            <w:autoSpaceDE w:val="0"/>
            <w:autoSpaceDN w:val="0"/>
            <w:adjustRightInd w:val="0"/>
          </w:pPr>
        </w:pPrChange>
      </w:pPr>
      <w:ins w:id="980" w:author="Andy Kleinhesselink" w:date="2019-05-13T16:22:00Z">
        <w:r w:rsidRPr="00934706">
          <w:rPr>
            <w:rPrChange w:id="981" w:author="Andy Kleinhesselink" w:date="2019-05-13T16:22:00Z">
              <w:rPr/>
            </w:rPrChange>
          </w:rPr>
          <w:t>Pomerantz, M. J. 1981. Do “Higher Order Interactions” in Competition Systems Really Exist? The American Naturalist 117:583–591.</w:t>
        </w:r>
      </w:ins>
    </w:p>
    <w:p w14:paraId="34D9B598" w14:textId="77777777" w:rsidR="00934706" w:rsidRPr="00934706" w:rsidRDefault="00934706" w:rsidP="00934706">
      <w:pPr>
        <w:pStyle w:val="Bibliography"/>
        <w:rPr>
          <w:ins w:id="982" w:author="Andy Kleinhesselink" w:date="2019-05-13T16:22:00Z"/>
          <w:rPrChange w:id="983" w:author="Andy Kleinhesselink" w:date="2019-05-13T16:22:00Z">
            <w:rPr>
              <w:ins w:id="984" w:author="Andy Kleinhesselink" w:date="2019-05-13T16:22:00Z"/>
            </w:rPr>
          </w:rPrChange>
        </w:rPr>
        <w:pPrChange w:id="985" w:author="Andy Kleinhesselink" w:date="2019-05-13T16:22:00Z">
          <w:pPr>
            <w:widowControl w:val="0"/>
            <w:autoSpaceDE w:val="0"/>
            <w:autoSpaceDN w:val="0"/>
            <w:adjustRightInd w:val="0"/>
          </w:pPr>
        </w:pPrChange>
      </w:pPr>
      <w:ins w:id="986" w:author="Andy Kleinhesselink" w:date="2019-05-13T16:22:00Z">
        <w:r w:rsidRPr="00934706">
          <w:rPr>
            <w:rPrChange w:id="987" w:author="Andy Kleinhesselink" w:date="2019-05-13T16:22:00Z">
              <w:rPr/>
            </w:rPrChange>
          </w:rPr>
          <w:lastRenderedPageBreak/>
          <w:t>R Core Team. 2015. R: A Language and Environment for Statistical Computing. R Foundation for Statistical Computing, Vienna, Austria.</w:t>
        </w:r>
      </w:ins>
    </w:p>
    <w:p w14:paraId="1F1851E0" w14:textId="77777777" w:rsidR="00934706" w:rsidRPr="00934706" w:rsidRDefault="00934706" w:rsidP="00934706">
      <w:pPr>
        <w:pStyle w:val="Bibliography"/>
        <w:rPr>
          <w:ins w:id="988" w:author="Andy Kleinhesselink" w:date="2019-05-13T16:22:00Z"/>
          <w:rPrChange w:id="989" w:author="Andy Kleinhesselink" w:date="2019-05-13T16:22:00Z">
            <w:rPr>
              <w:ins w:id="990" w:author="Andy Kleinhesselink" w:date="2019-05-13T16:22:00Z"/>
            </w:rPr>
          </w:rPrChange>
        </w:rPr>
        <w:pPrChange w:id="991" w:author="Andy Kleinhesselink" w:date="2019-05-13T16:22:00Z">
          <w:pPr>
            <w:widowControl w:val="0"/>
            <w:autoSpaceDE w:val="0"/>
            <w:autoSpaceDN w:val="0"/>
            <w:adjustRightInd w:val="0"/>
          </w:pPr>
        </w:pPrChange>
      </w:pPr>
      <w:ins w:id="992" w:author="Andy Kleinhesselink" w:date="2019-05-13T16:22:00Z">
        <w:r w:rsidRPr="00934706">
          <w:rPr>
            <w:rPrChange w:id="993" w:author="Andy Kleinhesselink" w:date="2019-05-13T16:22:00Z">
              <w:rPr/>
            </w:rPrChange>
          </w:rPr>
          <w:t>Tilman, D. 1977. Resource Competition between Plankton Algae: An Experimental and Theoretical Approach. Ecology 58:338–348.</w:t>
        </w:r>
      </w:ins>
    </w:p>
    <w:p w14:paraId="0309C70F" w14:textId="77777777" w:rsidR="00934706" w:rsidRPr="00934706" w:rsidRDefault="00934706" w:rsidP="00934706">
      <w:pPr>
        <w:pStyle w:val="Bibliography"/>
        <w:rPr>
          <w:ins w:id="994" w:author="Andy Kleinhesselink" w:date="2019-05-13T16:22:00Z"/>
          <w:rPrChange w:id="995" w:author="Andy Kleinhesselink" w:date="2019-05-13T16:22:00Z">
            <w:rPr>
              <w:ins w:id="996" w:author="Andy Kleinhesselink" w:date="2019-05-13T16:22:00Z"/>
            </w:rPr>
          </w:rPrChange>
        </w:rPr>
        <w:pPrChange w:id="997" w:author="Andy Kleinhesselink" w:date="2019-05-13T16:22:00Z">
          <w:pPr>
            <w:widowControl w:val="0"/>
            <w:autoSpaceDE w:val="0"/>
            <w:autoSpaceDN w:val="0"/>
            <w:adjustRightInd w:val="0"/>
          </w:pPr>
        </w:pPrChange>
      </w:pPr>
      <w:proofErr w:type="spellStart"/>
      <w:ins w:id="998" w:author="Andy Kleinhesselink" w:date="2019-05-13T16:22:00Z">
        <w:r w:rsidRPr="00934706">
          <w:rPr>
            <w:rPrChange w:id="999" w:author="Andy Kleinhesselink" w:date="2019-05-13T16:22:00Z">
              <w:rPr/>
            </w:rPrChange>
          </w:rPr>
          <w:t>Vandermeer</w:t>
        </w:r>
        <w:proofErr w:type="spellEnd"/>
        <w:r w:rsidRPr="00934706">
          <w:rPr>
            <w:rPrChange w:id="1000" w:author="Andy Kleinhesselink" w:date="2019-05-13T16:22:00Z">
              <w:rPr/>
            </w:rPrChange>
          </w:rPr>
          <w:t>, J. H. 1969. The Competitive Structure of Communities: An Experimental Approach with Protozoa. Ecology 50:362–371.</w:t>
        </w:r>
      </w:ins>
    </w:p>
    <w:p w14:paraId="0394688B" w14:textId="440C1B5D" w:rsidR="00B47D5A" w:rsidRPr="00934706" w:rsidDel="00632744" w:rsidRDefault="00B47D5A" w:rsidP="00934706">
      <w:pPr>
        <w:pStyle w:val="Bibliography"/>
        <w:rPr>
          <w:del w:id="1001" w:author="Andy Kleinhesselink" w:date="2019-04-30T16:49:00Z"/>
          <w:rPrChange w:id="1002" w:author="Andy Kleinhesselink" w:date="2019-05-13T16:22:00Z">
            <w:rPr>
              <w:del w:id="1003" w:author="Andy Kleinhesselink" w:date="2019-04-30T16:49:00Z"/>
            </w:rPr>
          </w:rPrChange>
        </w:rPr>
        <w:pPrChange w:id="1004" w:author="Andy Kleinhesselink" w:date="2019-05-13T16:22:00Z">
          <w:pPr>
            <w:pStyle w:val="Bibliography"/>
          </w:pPr>
        </w:pPrChange>
      </w:pPr>
      <w:del w:id="1005" w:author="Andy Kleinhesselink" w:date="2019-04-30T16:49:00Z">
        <w:r w:rsidRPr="00934706" w:rsidDel="00632744">
          <w:rPr>
            <w:rPrChange w:id="1006" w:author="Andy Kleinhesselink" w:date="2019-05-13T16:22:00Z">
              <w:rPr/>
            </w:rPrChange>
          </w:rPr>
          <w:delText>Abrams, P. A. 1983. Arguments in Favor of Higher Order Interactions. The American Naturalist 121:887–891.</w:delText>
        </w:r>
      </w:del>
    </w:p>
    <w:p w14:paraId="6F7B47CD" w14:textId="65637C03" w:rsidR="00B47D5A" w:rsidRPr="00934706" w:rsidDel="00632744" w:rsidRDefault="00B47D5A" w:rsidP="00934706">
      <w:pPr>
        <w:pStyle w:val="Bibliography"/>
        <w:rPr>
          <w:del w:id="1007" w:author="Andy Kleinhesselink" w:date="2019-04-30T16:49:00Z"/>
          <w:rPrChange w:id="1008" w:author="Andy Kleinhesselink" w:date="2019-05-13T16:22:00Z">
            <w:rPr>
              <w:del w:id="1009" w:author="Andy Kleinhesselink" w:date="2019-04-30T16:49:00Z"/>
            </w:rPr>
          </w:rPrChange>
        </w:rPr>
        <w:pPrChange w:id="1010" w:author="Andy Kleinhesselink" w:date="2019-05-13T16:22:00Z">
          <w:pPr>
            <w:pStyle w:val="Bibliography"/>
          </w:pPr>
        </w:pPrChange>
      </w:pPr>
      <w:del w:id="1011" w:author="Andy Kleinhesselink" w:date="2019-04-30T16:49:00Z">
        <w:r w:rsidRPr="00934706" w:rsidDel="00632744">
          <w:rPr>
            <w:rPrChange w:id="1012" w:author="Andy Kleinhesselink" w:date="2019-05-13T16:22:00Z">
              <w:rPr/>
            </w:rPrChange>
          </w:rPr>
          <w:delText>Adler, F. R., and W. F. Morris. 1994. A General Test for Interaction Modification. Ecology 75:1552–1559.</w:delText>
        </w:r>
      </w:del>
    </w:p>
    <w:p w14:paraId="677E8339" w14:textId="7D0350F4" w:rsidR="00B47D5A" w:rsidRPr="00934706" w:rsidDel="00632744" w:rsidRDefault="00B47D5A" w:rsidP="00934706">
      <w:pPr>
        <w:pStyle w:val="Bibliography"/>
        <w:rPr>
          <w:del w:id="1013" w:author="Andy Kleinhesselink" w:date="2019-04-30T16:49:00Z"/>
          <w:rPrChange w:id="1014" w:author="Andy Kleinhesselink" w:date="2019-05-13T16:22:00Z">
            <w:rPr>
              <w:del w:id="1015" w:author="Andy Kleinhesselink" w:date="2019-04-30T16:49:00Z"/>
            </w:rPr>
          </w:rPrChange>
        </w:rPr>
        <w:pPrChange w:id="1016" w:author="Andy Kleinhesselink" w:date="2019-05-13T16:22:00Z">
          <w:pPr>
            <w:pStyle w:val="Bibliography"/>
          </w:pPr>
        </w:pPrChange>
      </w:pPr>
      <w:del w:id="1017" w:author="Andy Kleinhesselink" w:date="2019-04-30T16:49:00Z">
        <w:r w:rsidRPr="00934706" w:rsidDel="00632744">
          <w:rPr>
            <w:rPrChange w:id="1018" w:author="Andy Kleinhesselink" w:date="2019-05-13T16:22:00Z">
              <w:rPr/>
            </w:rPrChange>
          </w:rPr>
          <w:delText>Aronson, J., J. Kigel, A. Shmida, and J. Klein. 1992. Adaptive phenology of desert and Mediterranean populations of annual plants grown with and without water stress. Oecologia 89:17–26.</w:delText>
        </w:r>
      </w:del>
    </w:p>
    <w:p w14:paraId="7B7D165E" w14:textId="03459801" w:rsidR="00B47D5A" w:rsidRPr="00934706" w:rsidDel="00632744" w:rsidRDefault="00B47D5A" w:rsidP="00934706">
      <w:pPr>
        <w:pStyle w:val="Bibliography"/>
        <w:rPr>
          <w:del w:id="1019" w:author="Andy Kleinhesselink" w:date="2019-04-30T16:49:00Z"/>
          <w:rPrChange w:id="1020" w:author="Andy Kleinhesselink" w:date="2019-05-13T16:22:00Z">
            <w:rPr>
              <w:del w:id="1021" w:author="Andy Kleinhesselink" w:date="2019-04-30T16:49:00Z"/>
            </w:rPr>
          </w:rPrChange>
        </w:rPr>
        <w:pPrChange w:id="1022" w:author="Andy Kleinhesselink" w:date="2019-05-13T16:22:00Z">
          <w:pPr>
            <w:pStyle w:val="Bibliography"/>
          </w:pPr>
        </w:pPrChange>
      </w:pPr>
      <w:del w:id="1023" w:author="Andy Kleinhesselink" w:date="2019-04-30T16:49:00Z">
        <w:r w:rsidRPr="00934706" w:rsidDel="00632744">
          <w:rPr>
            <w:rPrChange w:id="1024" w:author="Andy Kleinhesselink" w:date="2019-05-13T16:22:00Z">
              <w:rPr/>
            </w:rPrChange>
          </w:rPr>
          <w:delText>Bennett, J. A., K. Riibak, R. Tamme, R. J. Lewis, and M. Pärtel. 2016. The reciprocal relationship between competition and intraspecific trait variation. Journal of Ecology 104:1410–1420.</w:delText>
        </w:r>
      </w:del>
    </w:p>
    <w:p w14:paraId="08D00D3C" w14:textId="33F55F3E" w:rsidR="00B47D5A" w:rsidRPr="00934706" w:rsidDel="00632744" w:rsidRDefault="00B47D5A" w:rsidP="00934706">
      <w:pPr>
        <w:pStyle w:val="Bibliography"/>
        <w:rPr>
          <w:del w:id="1025" w:author="Andy Kleinhesselink" w:date="2019-04-30T16:49:00Z"/>
          <w:rPrChange w:id="1026" w:author="Andy Kleinhesselink" w:date="2019-05-13T16:22:00Z">
            <w:rPr>
              <w:del w:id="1027" w:author="Andy Kleinhesselink" w:date="2019-04-30T16:49:00Z"/>
            </w:rPr>
          </w:rPrChange>
        </w:rPr>
        <w:pPrChange w:id="1028" w:author="Andy Kleinhesselink" w:date="2019-05-13T16:22:00Z">
          <w:pPr>
            <w:pStyle w:val="Bibliography"/>
          </w:pPr>
        </w:pPrChange>
      </w:pPr>
      <w:del w:id="1029" w:author="Andy Kleinhesselink" w:date="2019-04-30T16:49:00Z">
        <w:r w:rsidRPr="00934706" w:rsidDel="00632744">
          <w:rPr>
            <w:rPrChange w:id="1030" w:author="Andy Kleinhesselink" w:date="2019-05-13T16:22:00Z">
              <w:rPr/>
            </w:rPrChange>
          </w:rPr>
          <w:delText>Billick, I., and T. J. Case. 1994. Higher Order Interactions in Ecological Communities: What Are They and How Can They be Detected? Ecology 75:1530–1543.</w:delText>
        </w:r>
      </w:del>
    </w:p>
    <w:p w14:paraId="30987EA8" w14:textId="6753A8C9" w:rsidR="00B47D5A" w:rsidRPr="00934706" w:rsidDel="00632744" w:rsidRDefault="00B47D5A" w:rsidP="00934706">
      <w:pPr>
        <w:pStyle w:val="Bibliography"/>
        <w:rPr>
          <w:del w:id="1031" w:author="Andy Kleinhesselink" w:date="2019-04-30T16:49:00Z"/>
          <w:rPrChange w:id="1032" w:author="Andy Kleinhesselink" w:date="2019-05-13T16:22:00Z">
            <w:rPr>
              <w:del w:id="1033" w:author="Andy Kleinhesselink" w:date="2019-04-30T16:49:00Z"/>
            </w:rPr>
          </w:rPrChange>
        </w:rPr>
        <w:pPrChange w:id="1034" w:author="Andy Kleinhesselink" w:date="2019-05-13T16:22:00Z">
          <w:pPr>
            <w:pStyle w:val="Bibliography"/>
          </w:pPr>
        </w:pPrChange>
      </w:pPr>
      <w:del w:id="1035" w:author="Andy Kleinhesselink" w:date="2019-04-30T16:49:00Z">
        <w:r w:rsidRPr="00934706" w:rsidDel="00632744">
          <w:rPr>
            <w:rPrChange w:id="1036" w:author="Andy Kleinhesselink" w:date="2019-05-13T16:22:00Z">
              <w:rPr/>
            </w:rPrChange>
          </w:rPr>
          <w:delText>Case, T. J., and E. A. Bender. 1981. Testing for Higher Order Interactions. The American Naturalist 118:920–929.</w:delText>
        </w:r>
      </w:del>
    </w:p>
    <w:p w14:paraId="653FADEC" w14:textId="0F7F0A01" w:rsidR="00B47D5A" w:rsidRPr="00934706" w:rsidDel="00632744" w:rsidRDefault="00B47D5A" w:rsidP="00934706">
      <w:pPr>
        <w:pStyle w:val="Bibliography"/>
        <w:rPr>
          <w:del w:id="1037" w:author="Andy Kleinhesselink" w:date="2019-04-30T16:49:00Z"/>
          <w:rPrChange w:id="1038" w:author="Andy Kleinhesselink" w:date="2019-05-13T16:22:00Z">
            <w:rPr>
              <w:del w:id="1039" w:author="Andy Kleinhesselink" w:date="2019-04-30T16:49:00Z"/>
            </w:rPr>
          </w:rPrChange>
        </w:rPr>
        <w:pPrChange w:id="1040" w:author="Andy Kleinhesselink" w:date="2019-05-13T16:22:00Z">
          <w:pPr>
            <w:pStyle w:val="Bibliography"/>
          </w:pPr>
        </w:pPrChange>
      </w:pPr>
      <w:del w:id="1041" w:author="Andy Kleinhesselink" w:date="2019-04-30T16:49:00Z">
        <w:r w:rsidRPr="00934706" w:rsidDel="00632744">
          <w:rPr>
            <w:rPrChange w:id="1042" w:author="Andy Kleinhesselink" w:date="2019-05-13T16:22:00Z">
              <w:rPr/>
            </w:rPrChange>
          </w:rPr>
          <w:delText>Chesson, P. 2000. Mechanisms of Maintenance of Species Diversity. Annual Review of Ecology and Systematics 31:343–366.</w:delText>
        </w:r>
      </w:del>
    </w:p>
    <w:p w14:paraId="57002E18" w14:textId="17AF79D2" w:rsidR="00B47D5A" w:rsidRPr="00934706" w:rsidDel="00632744" w:rsidRDefault="00B47D5A" w:rsidP="00934706">
      <w:pPr>
        <w:pStyle w:val="Bibliography"/>
        <w:rPr>
          <w:del w:id="1043" w:author="Andy Kleinhesselink" w:date="2019-04-30T16:49:00Z"/>
          <w:rPrChange w:id="1044" w:author="Andy Kleinhesselink" w:date="2019-05-13T16:22:00Z">
            <w:rPr>
              <w:del w:id="1045" w:author="Andy Kleinhesselink" w:date="2019-04-30T16:49:00Z"/>
            </w:rPr>
          </w:rPrChange>
        </w:rPr>
        <w:pPrChange w:id="1046" w:author="Andy Kleinhesselink" w:date="2019-05-13T16:22:00Z">
          <w:pPr>
            <w:pStyle w:val="Bibliography"/>
          </w:pPr>
        </w:pPrChange>
      </w:pPr>
      <w:del w:id="1047" w:author="Andy Kleinhesselink" w:date="2019-04-30T16:49:00Z">
        <w:r w:rsidRPr="00934706" w:rsidDel="00632744">
          <w:rPr>
            <w:rPrChange w:id="1048" w:author="Andy Kleinhesselink" w:date="2019-05-13T16:22:00Z">
              <w:rPr/>
            </w:rPrChange>
          </w:rPr>
          <w:delText>Cohen, D. 1976. The Optimal Timing of Reproduction. The American Naturalist 110:801–807.</w:delText>
        </w:r>
      </w:del>
    </w:p>
    <w:p w14:paraId="3CF5361F" w14:textId="32832953" w:rsidR="00B47D5A" w:rsidRPr="00934706" w:rsidDel="00632744" w:rsidRDefault="00B47D5A" w:rsidP="00934706">
      <w:pPr>
        <w:pStyle w:val="Bibliography"/>
        <w:rPr>
          <w:del w:id="1049" w:author="Andy Kleinhesselink" w:date="2019-04-30T16:49:00Z"/>
          <w:rPrChange w:id="1050" w:author="Andy Kleinhesselink" w:date="2019-05-13T16:22:00Z">
            <w:rPr>
              <w:del w:id="1051" w:author="Andy Kleinhesselink" w:date="2019-04-30T16:49:00Z"/>
            </w:rPr>
          </w:rPrChange>
        </w:rPr>
        <w:pPrChange w:id="1052" w:author="Andy Kleinhesselink" w:date="2019-05-13T16:22:00Z">
          <w:pPr>
            <w:pStyle w:val="Bibliography"/>
          </w:pPr>
        </w:pPrChange>
      </w:pPr>
      <w:del w:id="1053" w:author="Andy Kleinhesselink" w:date="2019-04-30T16:49:00Z">
        <w:r w:rsidRPr="00934706" w:rsidDel="00632744">
          <w:rPr>
            <w:rPrChange w:id="1054" w:author="Andy Kleinhesselink" w:date="2019-05-13T16:22:00Z">
              <w:rPr/>
            </w:rPrChange>
          </w:rPr>
          <w:delTex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delText>
        </w:r>
      </w:del>
    </w:p>
    <w:p w14:paraId="262A1037" w14:textId="65B1C252" w:rsidR="00B47D5A" w:rsidRPr="00934706" w:rsidDel="00632744" w:rsidRDefault="00B47D5A" w:rsidP="00934706">
      <w:pPr>
        <w:pStyle w:val="Bibliography"/>
        <w:rPr>
          <w:del w:id="1055" w:author="Andy Kleinhesselink" w:date="2019-04-30T16:49:00Z"/>
          <w:rPrChange w:id="1056" w:author="Andy Kleinhesselink" w:date="2019-05-13T16:22:00Z">
            <w:rPr>
              <w:del w:id="1057" w:author="Andy Kleinhesselink" w:date="2019-04-30T16:49:00Z"/>
            </w:rPr>
          </w:rPrChange>
        </w:rPr>
        <w:pPrChange w:id="1058" w:author="Andy Kleinhesselink" w:date="2019-05-13T16:22:00Z">
          <w:pPr>
            <w:pStyle w:val="Bibliography"/>
          </w:pPr>
        </w:pPrChange>
      </w:pPr>
      <w:del w:id="1059" w:author="Andy Kleinhesselink" w:date="2019-04-30T16:49:00Z">
        <w:r w:rsidRPr="00934706" w:rsidDel="00632744">
          <w:rPr>
            <w:rPrChange w:id="1060" w:author="Andy Kleinhesselink" w:date="2019-05-13T16:22:00Z">
              <w:rPr/>
            </w:rPrChange>
          </w:rPr>
          <w:delText>Dybzinski, R., and D. Tilman. 2007. Resource Use Patterns Predict Long</w:delText>
        </w:r>
        <w:r w:rsidRPr="00934706" w:rsidDel="00632744">
          <w:rPr>
            <w:rFonts w:ascii="Cambria Math" w:hAnsi="Cambria Math" w:cs="Cambria Math"/>
            <w:rPrChange w:id="1061" w:author="Andy Kleinhesselink" w:date="2019-05-13T16:22:00Z">
              <w:rPr>
                <w:rFonts w:ascii="Cambria Math" w:hAnsi="Cambria Math" w:cs="Cambria Math"/>
              </w:rPr>
            </w:rPrChange>
          </w:rPr>
          <w:delText>‐</w:delText>
        </w:r>
        <w:r w:rsidRPr="00934706" w:rsidDel="00632744">
          <w:rPr>
            <w:rPrChange w:id="1062" w:author="Andy Kleinhesselink" w:date="2019-05-13T16:22:00Z">
              <w:rPr/>
            </w:rPrChange>
          </w:rPr>
          <w:delText>Term Outcomes of Plant Competition for Nutrients and Light. The American Naturalist 170:305–318.</w:delText>
        </w:r>
      </w:del>
    </w:p>
    <w:p w14:paraId="36BCD65D" w14:textId="6F78A977" w:rsidR="00B47D5A" w:rsidRPr="00934706" w:rsidDel="00632744" w:rsidRDefault="00B47D5A" w:rsidP="00934706">
      <w:pPr>
        <w:pStyle w:val="Bibliography"/>
        <w:rPr>
          <w:del w:id="1063" w:author="Andy Kleinhesselink" w:date="2019-04-30T16:49:00Z"/>
          <w:rPrChange w:id="1064" w:author="Andy Kleinhesselink" w:date="2019-05-13T16:22:00Z">
            <w:rPr>
              <w:del w:id="1065" w:author="Andy Kleinhesselink" w:date="2019-04-30T16:49:00Z"/>
            </w:rPr>
          </w:rPrChange>
        </w:rPr>
        <w:pPrChange w:id="1066" w:author="Andy Kleinhesselink" w:date="2019-05-13T16:22:00Z">
          <w:pPr>
            <w:pStyle w:val="Bibliography"/>
          </w:pPr>
        </w:pPrChange>
      </w:pPr>
      <w:del w:id="1067" w:author="Andy Kleinhesselink" w:date="2019-04-30T16:49:00Z">
        <w:r w:rsidRPr="00934706" w:rsidDel="00632744">
          <w:rPr>
            <w:rPrChange w:id="1068" w:author="Andy Kleinhesselink" w:date="2019-05-13T16:22:00Z">
              <w:rPr/>
            </w:rPrChange>
          </w:rPr>
          <w:delText>Godoy, O., and J. M. Levine. 2013. Phenology effects on invasion success: insights from coupling field experiments to coexistence theory. Ecology 95:726–736.</w:delText>
        </w:r>
      </w:del>
    </w:p>
    <w:p w14:paraId="05787319" w14:textId="030A26BB" w:rsidR="00B47D5A" w:rsidRPr="00934706" w:rsidDel="00632744" w:rsidRDefault="00B47D5A" w:rsidP="00934706">
      <w:pPr>
        <w:pStyle w:val="Bibliography"/>
        <w:rPr>
          <w:del w:id="1069" w:author="Andy Kleinhesselink" w:date="2019-04-30T16:49:00Z"/>
          <w:rPrChange w:id="1070" w:author="Andy Kleinhesselink" w:date="2019-05-13T16:22:00Z">
            <w:rPr>
              <w:del w:id="1071" w:author="Andy Kleinhesselink" w:date="2019-04-30T16:49:00Z"/>
            </w:rPr>
          </w:rPrChange>
        </w:rPr>
        <w:pPrChange w:id="1072" w:author="Andy Kleinhesselink" w:date="2019-05-13T16:22:00Z">
          <w:pPr>
            <w:pStyle w:val="Bibliography"/>
          </w:pPr>
        </w:pPrChange>
      </w:pPr>
      <w:del w:id="1073" w:author="Andy Kleinhesselink" w:date="2019-04-30T16:49:00Z">
        <w:r w:rsidRPr="00934706" w:rsidDel="00632744">
          <w:rPr>
            <w:rPrChange w:id="1074" w:author="Andy Kleinhesselink" w:date="2019-05-13T16:22:00Z">
              <w:rPr/>
            </w:rPrChange>
          </w:rPr>
          <w:delText>Grilli, J., G. Barabás, M. J. Michalska-Smith, and S. Allesina. 2017. Higher-order interactions stabilize dynamics in competitive network models. Nature 548:210–213.</w:delText>
        </w:r>
      </w:del>
    </w:p>
    <w:p w14:paraId="78E43A3B" w14:textId="3F7A97C9" w:rsidR="00B47D5A" w:rsidRPr="00934706" w:rsidDel="00632744" w:rsidRDefault="00B47D5A" w:rsidP="00934706">
      <w:pPr>
        <w:pStyle w:val="Bibliography"/>
        <w:rPr>
          <w:del w:id="1075" w:author="Andy Kleinhesselink" w:date="2019-04-30T16:49:00Z"/>
          <w:rPrChange w:id="1076" w:author="Andy Kleinhesselink" w:date="2019-05-13T16:22:00Z">
            <w:rPr>
              <w:del w:id="1077" w:author="Andy Kleinhesselink" w:date="2019-04-30T16:49:00Z"/>
            </w:rPr>
          </w:rPrChange>
        </w:rPr>
        <w:pPrChange w:id="1078" w:author="Andy Kleinhesselink" w:date="2019-05-13T16:22:00Z">
          <w:pPr>
            <w:pStyle w:val="Bibliography"/>
          </w:pPr>
        </w:pPrChange>
      </w:pPr>
      <w:del w:id="1079" w:author="Andy Kleinhesselink" w:date="2019-04-30T16:49:00Z">
        <w:r w:rsidRPr="00934706" w:rsidDel="00632744">
          <w:rPr>
            <w:rPrChange w:id="1080" w:author="Andy Kleinhesselink" w:date="2019-05-13T16:22:00Z">
              <w:rPr/>
            </w:rPrChange>
          </w:rPr>
          <w:delText>Hassell, M. P., and H. N. Comins. 1976. Discrete time models for two-species competition. Theoretical Population Biology 9:202–221.</w:delText>
        </w:r>
      </w:del>
    </w:p>
    <w:p w14:paraId="669AD375" w14:textId="5AC5E292" w:rsidR="00B47D5A" w:rsidRPr="00934706" w:rsidDel="00632744" w:rsidRDefault="00B47D5A" w:rsidP="00934706">
      <w:pPr>
        <w:pStyle w:val="Bibliography"/>
        <w:rPr>
          <w:del w:id="1081" w:author="Andy Kleinhesselink" w:date="2019-04-30T16:49:00Z"/>
          <w:rPrChange w:id="1082" w:author="Andy Kleinhesselink" w:date="2019-05-13T16:22:00Z">
            <w:rPr>
              <w:del w:id="1083" w:author="Andy Kleinhesselink" w:date="2019-04-30T16:49:00Z"/>
            </w:rPr>
          </w:rPrChange>
        </w:rPr>
        <w:pPrChange w:id="1084" w:author="Andy Kleinhesselink" w:date="2019-05-13T16:22:00Z">
          <w:pPr>
            <w:pStyle w:val="Bibliography"/>
          </w:pPr>
        </w:pPrChange>
      </w:pPr>
      <w:del w:id="1085" w:author="Andy Kleinhesselink" w:date="2019-04-30T16:49:00Z">
        <w:r w:rsidRPr="00934706" w:rsidDel="00632744">
          <w:rPr>
            <w:rPrChange w:id="1086" w:author="Andy Kleinhesselink" w:date="2019-05-13T16:22:00Z">
              <w:rPr/>
            </w:rPrChange>
          </w:rPr>
          <w:delText>Kraft, N. J. B., O. Godoy, and J. M. Levine. 2015. Plant functional traits and the multidimensional nature of species coexistence. Proceedings of the National Academy of Sciences of the United States of America 112:797–802.</w:delText>
        </w:r>
      </w:del>
    </w:p>
    <w:p w14:paraId="5CAF0A3E" w14:textId="7491D1CE" w:rsidR="00B47D5A" w:rsidRPr="00934706" w:rsidDel="00632744" w:rsidRDefault="00B47D5A" w:rsidP="00934706">
      <w:pPr>
        <w:pStyle w:val="Bibliography"/>
        <w:rPr>
          <w:del w:id="1087" w:author="Andy Kleinhesselink" w:date="2019-04-30T16:49:00Z"/>
          <w:rPrChange w:id="1088" w:author="Andy Kleinhesselink" w:date="2019-05-13T16:22:00Z">
            <w:rPr>
              <w:del w:id="1089" w:author="Andy Kleinhesselink" w:date="2019-04-30T16:49:00Z"/>
            </w:rPr>
          </w:rPrChange>
        </w:rPr>
        <w:pPrChange w:id="1090" w:author="Andy Kleinhesselink" w:date="2019-05-13T16:22:00Z">
          <w:pPr>
            <w:pStyle w:val="Bibliography"/>
          </w:pPr>
        </w:pPrChange>
      </w:pPr>
      <w:del w:id="1091" w:author="Andy Kleinhesselink" w:date="2019-04-30T16:49:00Z">
        <w:r w:rsidRPr="00934706" w:rsidDel="00632744">
          <w:rPr>
            <w:rPrChange w:id="1092" w:author="Andy Kleinhesselink" w:date="2019-05-13T16:22:00Z">
              <w:rPr/>
            </w:rPrChange>
          </w:rPr>
          <w:delText>Letten, A. D., P.-J. Ke, and T. Fukami. 2017. Linking modern coexistence theory and contemporary niche theory. Ecological Monographs 87:161–177.</w:delText>
        </w:r>
      </w:del>
    </w:p>
    <w:p w14:paraId="4228C517" w14:textId="1616D918" w:rsidR="00B47D5A" w:rsidRPr="00934706" w:rsidDel="00632744" w:rsidRDefault="00B47D5A" w:rsidP="00934706">
      <w:pPr>
        <w:pStyle w:val="Bibliography"/>
        <w:rPr>
          <w:del w:id="1093" w:author="Andy Kleinhesselink" w:date="2019-04-30T16:49:00Z"/>
          <w:rPrChange w:id="1094" w:author="Andy Kleinhesselink" w:date="2019-05-13T16:22:00Z">
            <w:rPr>
              <w:del w:id="1095" w:author="Andy Kleinhesselink" w:date="2019-04-30T16:49:00Z"/>
            </w:rPr>
          </w:rPrChange>
        </w:rPr>
        <w:pPrChange w:id="1096" w:author="Andy Kleinhesselink" w:date="2019-05-13T16:22:00Z">
          <w:pPr>
            <w:pStyle w:val="Bibliography"/>
          </w:pPr>
        </w:pPrChange>
      </w:pPr>
      <w:del w:id="1097" w:author="Andy Kleinhesselink" w:date="2019-04-30T16:49:00Z">
        <w:r w:rsidRPr="00934706" w:rsidDel="00632744">
          <w:rPr>
            <w:rPrChange w:id="1098" w:author="Andy Kleinhesselink" w:date="2019-05-13T16:22:00Z">
              <w:rPr/>
            </w:rPrChange>
          </w:rPr>
          <w:delText>Letten, A. D., and D. B. Stouffer. 2019. The mechanistic basis for higher-order interactions and non-additivity in competitive communities. Ecology Letters In Press.</w:delText>
        </w:r>
      </w:del>
    </w:p>
    <w:p w14:paraId="311DD1A8" w14:textId="0593338E" w:rsidR="00B47D5A" w:rsidRPr="00934706" w:rsidDel="00632744" w:rsidRDefault="00B47D5A" w:rsidP="00934706">
      <w:pPr>
        <w:pStyle w:val="Bibliography"/>
        <w:rPr>
          <w:del w:id="1099" w:author="Andy Kleinhesselink" w:date="2019-04-30T16:49:00Z"/>
          <w:rPrChange w:id="1100" w:author="Andy Kleinhesselink" w:date="2019-05-13T16:22:00Z">
            <w:rPr>
              <w:del w:id="1101" w:author="Andy Kleinhesselink" w:date="2019-04-30T16:49:00Z"/>
            </w:rPr>
          </w:rPrChange>
        </w:rPr>
        <w:pPrChange w:id="1102" w:author="Andy Kleinhesselink" w:date="2019-05-13T16:22:00Z">
          <w:pPr>
            <w:pStyle w:val="Bibliography"/>
          </w:pPr>
        </w:pPrChange>
      </w:pPr>
      <w:del w:id="1103" w:author="Andy Kleinhesselink" w:date="2019-04-30T16:49:00Z">
        <w:r w:rsidRPr="00934706" w:rsidDel="00632744">
          <w:rPr>
            <w:rPrChange w:id="1104" w:author="Andy Kleinhesselink" w:date="2019-05-13T16:22:00Z">
              <w:rPr/>
            </w:rPrChange>
          </w:rPr>
          <w:delText>Levine, J. M., J. Bascompte, P. B. Adler, and S. Allesina. 2017. Beyond pairwise mechanisms of species coexistence in complex communities. Nature 546:56–64.</w:delText>
        </w:r>
      </w:del>
    </w:p>
    <w:p w14:paraId="6000ECC0" w14:textId="1D8CDE59" w:rsidR="00B47D5A" w:rsidRPr="00934706" w:rsidDel="00632744" w:rsidRDefault="00B47D5A" w:rsidP="00934706">
      <w:pPr>
        <w:pStyle w:val="Bibliography"/>
        <w:rPr>
          <w:del w:id="1105" w:author="Andy Kleinhesselink" w:date="2019-04-30T16:49:00Z"/>
          <w:rPrChange w:id="1106" w:author="Andy Kleinhesselink" w:date="2019-05-13T16:22:00Z">
            <w:rPr>
              <w:del w:id="1107" w:author="Andy Kleinhesselink" w:date="2019-04-30T16:49:00Z"/>
            </w:rPr>
          </w:rPrChange>
        </w:rPr>
        <w:pPrChange w:id="1108" w:author="Andy Kleinhesselink" w:date="2019-05-13T16:22:00Z">
          <w:pPr>
            <w:pStyle w:val="Bibliography"/>
          </w:pPr>
        </w:pPrChange>
      </w:pPr>
      <w:del w:id="1109" w:author="Andy Kleinhesselink" w:date="2019-04-30T16:49:00Z">
        <w:r w:rsidRPr="00934706" w:rsidDel="00632744">
          <w:rPr>
            <w:rPrChange w:id="1110" w:author="Andy Kleinhesselink" w:date="2019-05-13T16:22:00Z">
              <w:rPr/>
            </w:rPrChange>
          </w:rPr>
          <w:delText>Mayfield, M. M., and D. B. Stouffer. 2017. Higher-order interactions capture unexplained complexity in diverse communities. Nature Ecology &amp; Evolution 1:0062.</w:delText>
        </w:r>
      </w:del>
    </w:p>
    <w:p w14:paraId="1E876FF9" w14:textId="270163AA" w:rsidR="00B47D5A" w:rsidRPr="00934706" w:rsidDel="00632744" w:rsidRDefault="00B47D5A" w:rsidP="00934706">
      <w:pPr>
        <w:pStyle w:val="Bibliography"/>
        <w:rPr>
          <w:del w:id="1111" w:author="Andy Kleinhesselink" w:date="2019-04-30T16:49:00Z"/>
          <w:rPrChange w:id="1112" w:author="Andy Kleinhesselink" w:date="2019-05-13T16:22:00Z">
            <w:rPr>
              <w:del w:id="1113" w:author="Andy Kleinhesselink" w:date="2019-04-30T16:49:00Z"/>
            </w:rPr>
          </w:rPrChange>
        </w:rPr>
        <w:pPrChange w:id="1114" w:author="Andy Kleinhesselink" w:date="2019-05-13T16:22:00Z">
          <w:pPr>
            <w:pStyle w:val="Bibliography"/>
          </w:pPr>
        </w:pPrChange>
      </w:pPr>
      <w:del w:id="1115" w:author="Andy Kleinhesselink" w:date="2019-04-30T16:49:00Z">
        <w:r w:rsidRPr="00934706" w:rsidDel="00632744">
          <w:rPr>
            <w:rPrChange w:id="1116" w:author="Andy Kleinhesselink" w:date="2019-05-13T16:22:00Z">
              <w:rPr/>
            </w:rPrChange>
          </w:rPr>
          <w:delText>Meszéna, G., M. Gyllenberg, L. Pásztor, and J. A. J. Metz. 2006. Competitive exclusion and limiting similarity: A unified theory. Theoretical Population Biology 69:68–87.</w:delText>
        </w:r>
      </w:del>
    </w:p>
    <w:p w14:paraId="4CDF5E5A" w14:textId="7B594426" w:rsidR="00B47D5A" w:rsidRPr="00934706" w:rsidDel="00632744" w:rsidRDefault="00B47D5A" w:rsidP="00934706">
      <w:pPr>
        <w:pStyle w:val="Bibliography"/>
        <w:rPr>
          <w:del w:id="1117" w:author="Andy Kleinhesselink" w:date="2019-04-30T16:49:00Z"/>
          <w:rPrChange w:id="1118" w:author="Andy Kleinhesselink" w:date="2019-05-13T16:22:00Z">
            <w:rPr>
              <w:del w:id="1119" w:author="Andy Kleinhesselink" w:date="2019-04-30T16:49:00Z"/>
            </w:rPr>
          </w:rPrChange>
        </w:rPr>
        <w:pPrChange w:id="1120" w:author="Andy Kleinhesselink" w:date="2019-05-13T16:22:00Z">
          <w:pPr>
            <w:pStyle w:val="Bibliography"/>
          </w:pPr>
        </w:pPrChange>
      </w:pPr>
      <w:del w:id="1121" w:author="Andy Kleinhesselink" w:date="2019-04-30T16:49:00Z">
        <w:r w:rsidRPr="00934706" w:rsidDel="00632744">
          <w:rPr>
            <w:rPrChange w:id="1122" w:author="Andy Kleinhesselink" w:date="2019-05-13T16:22:00Z">
              <w:rPr/>
            </w:rPrChange>
          </w:rPr>
          <w:delText>Miller, E. T., and C. A. Klausmeier. 2017. Evolutionary stability of coexistence due to the storage effect in a two-season model. Theoretical Ecology 10:91–103.</w:delText>
        </w:r>
      </w:del>
    </w:p>
    <w:p w14:paraId="303373B2" w14:textId="34828168" w:rsidR="00B47D5A" w:rsidRPr="00934706" w:rsidDel="00632744" w:rsidRDefault="00B47D5A" w:rsidP="00934706">
      <w:pPr>
        <w:pStyle w:val="Bibliography"/>
        <w:rPr>
          <w:del w:id="1123" w:author="Andy Kleinhesselink" w:date="2019-04-30T16:49:00Z"/>
          <w:rPrChange w:id="1124" w:author="Andy Kleinhesselink" w:date="2019-05-13T16:22:00Z">
            <w:rPr>
              <w:del w:id="1125" w:author="Andy Kleinhesselink" w:date="2019-04-30T16:49:00Z"/>
            </w:rPr>
          </w:rPrChange>
        </w:rPr>
        <w:pPrChange w:id="1126" w:author="Andy Kleinhesselink" w:date="2019-05-13T16:22:00Z">
          <w:pPr>
            <w:pStyle w:val="Bibliography"/>
          </w:pPr>
        </w:pPrChange>
      </w:pPr>
      <w:del w:id="1127" w:author="Andy Kleinhesselink" w:date="2019-04-30T16:49:00Z">
        <w:r w:rsidRPr="00934706" w:rsidDel="00632744">
          <w:rPr>
            <w:rPrChange w:id="1128" w:author="Andy Kleinhesselink" w:date="2019-05-13T16:22:00Z">
              <w:rPr/>
            </w:rPrChange>
          </w:rPr>
          <w:delText>Neill, W. E. 1974. The Community Matrix and Interdependence of the Competition Coefficients. The American Naturalist 108:399–408.</w:delText>
        </w:r>
      </w:del>
    </w:p>
    <w:p w14:paraId="40EA34B4" w14:textId="0DAB4727" w:rsidR="00B47D5A" w:rsidRPr="00934706" w:rsidDel="00632744" w:rsidRDefault="00B47D5A" w:rsidP="00934706">
      <w:pPr>
        <w:pStyle w:val="Bibliography"/>
        <w:rPr>
          <w:del w:id="1129" w:author="Andy Kleinhesselink" w:date="2019-04-30T16:49:00Z"/>
          <w:rPrChange w:id="1130" w:author="Andy Kleinhesselink" w:date="2019-05-13T16:22:00Z">
            <w:rPr>
              <w:del w:id="1131" w:author="Andy Kleinhesselink" w:date="2019-04-30T16:49:00Z"/>
            </w:rPr>
          </w:rPrChange>
        </w:rPr>
        <w:pPrChange w:id="1132" w:author="Andy Kleinhesselink" w:date="2019-05-13T16:22:00Z">
          <w:pPr>
            <w:pStyle w:val="Bibliography"/>
          </w:pPr>
        </w:pPrChange>
      </w:pPr>
      <w:del w:id="1133" w:author="Andy Kleinhesselink" w:date="2019-04-30T16:49:00Z">
        <w:r w:rsidRPr="00934706" w:rsidDel="00632744">
          <w:rPr>
            <w:rPrChange w:id="1134" w:author="Andy Kleinhesselink" w:date="2019-05-13T16:22:00Z">
              <w:rPr/>
            </w:rPrChange>
          </w:rPr>
          <w:delText>O’Dwyer, J. P. 2018. Whence Lotka-Volterra?: Conservation laws and integrable systems in ecology. Theoretical Ecology.</w:delText>
        </w:r>
      </w:del>
    </w:p>
    <w:p w14:paraId="73F4AA57" w14:textId="5C71E6B2" w:rsidR="00B47D5A" w:rsidRPr="00934706" w:rsidDel="00632744" w:rsidRDefault="00B47D5A" w:rsidP="00934706">
      <w:pPr>
        <w:pStyle w:val="Bibliography"/>
        <w:rPr>
          <w:del w:id="1135" w:author="Andy Kleinhesselink" w:date="2019-04-30T16:49:00Z"/>
          <w:rPrChange w:id="1136" w:author="Andy Kleinhesselink" w:date="2019-05-13T16:22:00Z">
            <w:rPr>
              <w:del w:id="1137" w:author="Andy Kleinhesselink" w:date="2019-04-30T16:49:00Z"/>
            </w:rPr>
          </w:rPrChange>
        </w:rPr>
        <w:pPrChange w:id="1138" w:author="Andy Kleinhesselink" w:date="2019-05-13T16:22:00Z">
          <w:pPr>
            <w:pStyle w:val="Bibliography"/>
          </w:pPr>
        </w:pPrChange>
      </w:pPr>
      <w:del w:id="1139" w:author="Andy Kleinhesselink" w:date="2019-04-30T16:49:00Z">
        <w:r w:rsidRPr="00934706" w:rsidDel="00632744">
          <w:rPr>
            <w:rPrChange w:id="1140" w:author="Andy Kleinhesselink" w:date="2019-05-13T16:22:00Z">
              <w:rPr/>
            </w:rPrChange>
          </w:rPr>
          <w:delText>Pomerantz, M. J. 1981. Do “Higher Order Interactions” in Competition Systems Really Exist? The American Naturalist 117:583–591.</w:delText>
        </w:r>
      </w:del>
    </w:p>
    <w:p w14:paraId="0C37BA5A" w14:textId="18AC13E8" w:rsidR="00B47D5A" w:rsidRPr="00934706" w:rsidDel="00632744" w:rsidRDefault="00B47D5A" w:rsidP="00934706">
      <w:pPr>
        <w:pStyle w:val="Bibliography"/>
        <w:rPr>
          <w:del w:id="1141" w:author="Andy Kleinhesselink" w:date="2019-04-30T16:49:00Z"/>
          <w:rPrChange w:id="1142" w:author="Andy Kleinhesselink" w:date="2019-05-13T16:22:00Z">
            <w:rPr>
              <w:del w:id="1143" w:author="Andy Kleinhesselink" w:date="2019-04-30T16:49:00Z"/>
            </w:rPr>
          </w:rPrChange>
        </w:rPr>
        <w:pPrChange w:id="1144" w:author="Andy Kleinhesselink" w:date="2019-05-13T16:22:00Z">
          <w:pPr>
            <w:pStyle w:val="Bibliography"/>
          </w:pPr>
        </w:pPrChange>
      </w:pPr>
      <w:del w:id="1145" w:author="Andy Kleinhesselink" w:date="2019-04-30T16:49:00Z">
        <w:r w:rsidRPr="00934706" w:rsidDel="00632744">
          <w:rPr>
            <w:rPrChange w:id="1146" w:author="Andy Kleinhesselink" w:date="2019-05-13T16:22:00Z">
              <w:rPr/>
            </w:rPrChange>
          </w:rPr>
          <w:delText>R Core Team. 2015. R: A Language and Environment for Statistical Computing. R Foundation for Statistical Computing, Vienna, Austria.</w:delText>
        </w:r>
      </w:del>
    </w:p>
    <w:p w14:paraId="50F4D427" w14:textId="1F1F9409" w:rsidR="00B47D5A" w:rsidRPr="00934706" w:rsidDel="00632744" w:rsidRDefault="00B47D5A" w:rsidP="00934706">
      <w:pPr>
        <w:pStyle w:val="Bibliography"/>
        <w:rPr>
          <w:del w:id="1147" w:author="Andy Kleinhesselink" w:date="2019-04-30T16:49:00Z"/>
          <w:rPrChange w:id="1148" w:author="Andy Kleinhesselink" w:date="2019-05-13T16:22:00Z">
            <w:rPr>
              <w:del w:id="1149" w:author="Andy Kleinhesselink" w:date="2019-04-30T16:49:00Z"/>
            </w:rPr>
          </w:rPrChange>
        </w:rPr>
        <w:pPrChange w:id="1150" w:author="Andy Kleinhesselink" w:date="2019-05-13T16:22:00Z">
          <w:pPr>
            <w:pStyle w:val="Bibliography"/>
          </w:pPr>
        </w:pPrChange>
      </w:pPr>
      <w:del w:id="1151" w:author="Andy Kleinhesselink" w:date="2019-04-30T16:49:00Z">
        <w:r w:rsidRPr="00934706" w:rsidDel="00632744">
          <w:rPr>
            <w:rPrChange w:id="1152" w:author="Andy Kleinhesselink" w:date="2019-05-13T16:22:00Z">
              <w:rPr/>
            </w:rPrChange>
          </w:rPr>
          <w:delText>Tilman, D. 1977. Resource Competition between Plankton Algae: An Experimental and Theoretical Approach. Ecology 58:338–348.</w:delText>
        </w:r>
      </w:del>
    </w:p>
    <w:p w14:paraId="5B7BC49E" w14:textId="197EE880" w:rsidR="00B47D5A" w:rsidRPr="00934706" w:rsidDel="00632744" w:rsidRDefault="00B47D5A" w:rsidP="00934706">
      <w:pPr>
        <w:pStyle w:val="Bibliography"/>
        <w:rPr>
          <w:del w:id="1153" w:author="Andy Kleinhesselink" w:date="2019-04-30T16:49:00Z"/>
          <w:rPrChange w:id="1154" w:author="Andy Kleinhesselink" w:date="2019-05-13T16:22:00Z">
            <w:rPr>
              <w:del w:id="1155" w:author="Andy Kleinhesselink" w:date="2019-04-30T16:49:00Z"/>
            </w:rPr>
          </w:rPrChange>
        </w:rPr>
        <w:pPrChange w:id="1156" w:author="Andy Kleinhesselink" w:date="2019-05-13T16:22:00Z">
          <w:pPr>
            <w:pStyle w:val="Bibliography"/>
          </w:pPr>
        </w:pPrChange>
      </w:pPr>
      <w:del w:id="1157" w:author="Andy Kleinhesselink" w:date="2019-04-30T16:49:00Z">
        <w:r w:rsidRPr="00934706" w:rsidDel="00632744">
          <w:rPr>
            <w:rPrChange w:id="1158" w:author="Andy Kleinhesselink" w:date="2019-05-13T16:22:00Z">
              <w:rPr/>
            </w:rPrChange>
          </w:rPr>
          <w:delText>Vandermeer, J. H. 1969. The Competitive Structure of Communities: An Experimental Approach with Protozoa. Ecology 50:362–371.</w:delText>
        </w:r>
      </w:del>
    </w:p>
    <w:p w14:paraId="7B78105E" w14:textId="37462AFF" w:rsidR="0061034E" w:rsidRDefault="00F56B3F" w:rsidP="00934706">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799ABFD2" w:rsidR="00E84F09" w:rsidRPr="00FB51D5" w:rsidRDefault="00FB51D5" w:rsidP="00B570B6">
      <w:pPr>
        <w:pStyle w:val="Caption"/>
      </w:pPr>
      <w:bookmarkStart w:id="1159"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024DEB">
        <w:rPr>
          <w:noProof/>
        </w:rPr>
        <w:t>1</w:t>
      </w:r>
      <w:r w:rsidR="006A0465">
        <w:rPr>
          <w:b w:val="0"/>
          <w:bCs w:val="0"/>
          <w:noProof/>
        </w:rPr>
        <w:fldChar w:fldCharType="end"/>
      </w:r>
      <w:bookmarkEnd w:id="1159"/>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p>
    <w:p w14:paraId="1B0306FB" w14:textId="40574164" w:rsidR="00CC0BA7" w:rsidRPr="00FB51D5" w:rsidRDefault="00FB51D5" w:rsidP="00FB51D5">
      <w:pPr>
        <w:pStyle w:val="figcaption"/>
      </w:pPr>
      <w:bookmarkStart w:id="1160"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2</w:t>
      </w:r>
      <w:r w:rsidR="006A0465">
        <w:rPr>
          <w:noProof/>
        </w:rPr>
        <w:fldChar w:fldCharType="end"/>
      </w:r>
      <w:bookmarkEnd w:id="1160"/>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11E4FFDB" w:rsidR="0032749A" w:rsidRDefault="00FB51D5" w:rsidP="0012796D">
      <w:pPr>
        <w:pStyle w:val="Caption"/>
      </w:pPr>
      <w:bookmarkStart w:id="1161"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3</w:t>
      </w:r>
      <w:r w:rsidR="006A0465">
        <w:rPr>
          <w:noProof/>
        </w:rPr>
        <w:fldChar w:fldCharType="end"/>
      </w:r>
      <w:bookmarkEnd w:id="1161"/>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73C88873" w:rsidR="00AD2064" w:rsidRDefault="0032749A" w:rsidP="0012796D">
      <w:pPr>
        <w:pStyle w:val="Caption"/>
      </w:pPr>
      <w:bookmarkStart w:id="1162" w:name="_Ref524701722"/>
      <w:r>
        <w:t xml:space="preserve">Figure </w:t>
      </w:r>
      <w:r>
        <w:rPr>
          <w:noProof/>
        </w:rPr>
        <w:fldChar w:fldCharType="begin"/>
      </w:r>
      <w:r>
        <w:rPr>
          <w:noProof/>
        </w:rPr>
        <w:instrText xml:space="preserve"> SEQ Figure \* ARABIC </w:instrText>
      </w:r>
      <w:r>
        <w:rPr>
          <w:noProof/>
        </w:rPr>
        <w:fldChar w:fldCharType="separate"/>
      </w:r>
      <w:r w:rsidR="00024DEB">
        <w:rPr>
          <w:noProof/>
        </w:rPr>
        <w:t>4</w:t>
      </w:r>
      <w:r>
        <w:rPr>
          <w:noProof/>
        </w:rPr>
        <w:fldChar w:fldCharType="end"/>
      </w:r>
      <w:bookmarkEnd w:id="1162"/>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6F91978D" w:rsidR="00AD2064" w:rsidRDefault="00AD2064" w:rsidP="00AD2064">
      <w:pPr>
        <w:pStyle w:val="Caption"/>
      </w:pPr>
      <w:bookmarkStart w:id="1163" w:name="_Ref524702022"/>
      <w:r>
        <w:t xml:space="preserve">Figure </w:t>
      </w:r>
      <w:r>
        <w:rPr>
          <w:noProof/>
        </w:rPr>
        <w:fldChar w:fldCharType="begin"/>
      </w:r>
      <w:r>
        <w:rPr>
          <w:noProof/>
        </w:rPr>
        <w:instrText xml:space="preserve"> SEQ Figure \* ARABIC </w:instrText>
      </w:r>
      <w:r>
        <w:rPr>
          <w:noProof/>
        </w:rPr>
        <w:fldChar w:fldCharType="separate"/>
      </w:r>
      <w:r w:rsidR="00024DEB">
        <w:rPr>
          <w:noProof/>
        </w:rPr>
        <w:t>5</w:t>
      </w:r>
      <w:r>
        <w:rPr>
          <w:noProof/>
        </w:rPr>
        <w:fldChar w:fldCharType="end"/>
      </w:r>
      <w:bookmarkEnd w:id="1163"/>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00C462A6">
            <wp:extent cx="5486397"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397" cy="3135084"/>
                    </a:xfrm>
                    <a:prstGeom prst="rect">
                      <a:avLst/>
                    </a:prstGeom>
                  </pic:spPr>
                </pic:pic>
              </a:graphicData>
            </a:graphic>
          </wp:inline>
        </w:drawing>
      </w:r>
    </w:p>
    <w:p w14:paraId="6D5FEF62" w14:textId="24008C58" w:rsidR="00C57AA2" w:rsidRDefault="000E4052" w:rsidP="0012796D">
      <w:pPr>
        <w:pStyle w:val="Caption"/>
      </w:pPr>
      <w:bookmarkStart w:id="1164"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024DEB">
        <w:rPr>
          <w:noProof/>
        </w:rPr>
        <w:t>6</w:t>
      </w:r>
      <w:r>
        <w:rPr>
          <w:b w:val="0"/>
          <w:bCs w:val="0"/>
          <w:noProof/>
        </w:rPr>
        <w:fldChar w:fldCharType="end"/>
      </w:r>
      <w:bookmarkEnd w:id="1164"/>
      <w:r>
        <w:t xml:space="preserve">. Mechanistic explanation for higher-order interactions.  A) The resource uptake rates of the mid and late season species </w:t>
      </w:r>
      <w:r w:rsidR="00967DE0">
        <w:t xml:space="preserve">plotted over </w:t>
      </w:r>
      <w:r>
        <w:t xml:space="preserve">the course of </w:t>
      </w:r>
      <w:r w:rsidR="00BE496F">
        <w:t xml:space="preserve">a </w:t>
      </w:r>
      <w:r>
        <w:t>growing season, with</w:t>
      </w:r>
      <w:r w:rsidR="00967DE0">
        <w:t xml:space="preserve"> (open symbols)</w:t>
      </w:r>
      <w:r>
        <w:t xml:space="preserve"> and without </w:t>
      </w:r>
      <w:r w:rsidR="00967DE0">
        <w:t xml:space="preserve">(filled symbols) </w:t>
      </w:r>
      <w:r>
        <w:t xml:space="preserve">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with</w:t>
      </w:r>
      <w:r w:rsidR="00967DE0">
        <w:t xml:space="preserve"> (dashed)</w:t>
      </w:r>
      <w:r w:rsidR="00DE701D">
        <w:t xml:space="preserve"> and without</w:t>
      </w:r>
      <w:r w:rsidR="00967DE0">
        <w:t xml:space="preserve"> (solid)</w:t>
      </w:r>
      <w:r w:rsidR="00DE701D">
        <w:t xml:space="preserve"> the early species. </w:t>
      </w:r>
      <w:r w:rsidR="007427A4">
        <w:t>B</w:t>
      </w:r>
      <w:r>
        <w:t xml:space="preserve">) The </w:t>
      </w:r>
      <w:r w:rsidR="00C06737">
        <w:t>time-</w:t>
      </w:r>
      <w:r>
        <w:t>average</w:t>
      </w:r>
      <w:r w:rsidR="00C06737">
        <w:t>d</w:t>
      </w:r>
      <w:r>
        <w:t xml:space="preserve"> resource uptake rates of the mid and late season species </w:t>
      </w:r>
      <w:r w:rsidR="00350B62">
        <w:t>in the absence</w:t>
      </w:r>
      <w:r w:rsidR="00967DE0">
        <w:t xml:space="preserve"> </w:t>
      </w:r>
      <w:r w:rsidR="00350B62">
        <w:t>and presence</w:t>
      </w:r>
      <w:r w:rsidR="00967DE0">
        <w:t xml:space="preserve"> </w:t>
      </w:r>
      <w:r w:rsidR="00350B62">
        <w:t xml:space="preserve">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1143073C" w:rsidR="00283D04" w:rsidRDefault="00283D04" w:rsidP="002619E8">
      <w:pPr>
        <w:pStyle w:val="Caption"/>
        <w:keepNext/>
      </w:pPr>
      <w:bookmarkStart w:id="1165"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024DEB">
        <w:rPr>
          <w:noProof/>
        </w:rPr>
        <w:t>1</w:t>
      </w:r>
      <w:r w:rsidR="008B7445">
        <w:rPr>
          <w:noProof/>
        </w:rPr>
        <w:fldChar w:fldCharType="end"/>
      </w:r>
      <w:bookmarkEnd w:id="1165"/>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6D408942" w:rsidR="00D42E14" w:rsidRDefault="00D42E14" w:rsidP="00024DEB">
      <w:pPr>
        <w:pStyle w:val="Caption"/>
      </w:pPr>
      <w:bookmarkStart w:id="1166"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1</w:t>
      </w:r>
      <w:r w:rsidR="009462AD">
        <w:rPr>
          <w:noProof/>
        </w:rPr>
        <w:fldChar w:fldCharType="end"/>
      </w:r>
      <w:bookmarkEnd w:id="1166"/>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03B4C8D1" w:rsidR="00D42E14" w:rsidRPr="00D42E14" w:rsidRDefault="00D42E14" w:rsidP="006B2FC8">
      <w:pPr>
        <w:pStyle w:val="Caption"/>
        <w:rPr>
          <w:rFonts w:eastAsia="Noto Sans CJK SC Regular" w:cs="FreeSans"/>
          <w:szCs w:val="28"/>
        </w:rPr>
      </w:pPr>
      <w:bookmarkStart w:id="1167"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2</w:t>
      </w:r>
      <w:r w:rsidR="009462AD">
        <w:rPr>
          <w:noProof/>
        </w:rPr>
        <w:fldChar w:fldCharType="end"/>
      </w:r>
      <w:bookmarkEnd w:id="1167"/>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3240387D"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024DEB">
        <w:t xml:space="preserve">Figure </w:t>
      </w:r>
      <w:r w:rsidR="00024DEB">
        <w:rPr>
          <w:noProof/>
        </w:rPr>
        <w:t>2</w:t>
      </w:r>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1096A78F"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024DEB">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440D0C56"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024DEB">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headerReference w:type="default" r:id="rId20"/>
      <w:footerReference w:type="default" r:id="rId21"/>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y Kleinhesselink" w:date="2019-04-30T15:07:00Z" w:initials="AK">
    <w:p w14:paraId="681C85D8" w14:textId="5A593FE6" w:rsidR="00934706" w:rsidRDefault="00934706">
      <w:pPr>
        <w:pStyle w:val="CommentText"/>
      </w:pPr>
      <w:r>
        <w:rPr>
          <w:rStyle w:val="CommentReference"/>
        </w:rPr>
        <w:annotationRef/>
      </w:r>
      <w:r>
        <w:rPr>
          <w:noProof/>
        </w:rPr>
        <w:t xml:space="preserve">coexistence? </w:t>
      </w:r>
    </w:p>
  </w:comment>
  <w:comment w:id="7" w:author="Andy Kleinhesselink" w:date="2019-04-30T15:08:00Z" w:initials="AK">
    <w:p w14:paraId="2253ADD5" w14:textId="1FC3B925" w:rsidR="00934706" w:rsidRDefault="00934706">
      <w:pPr>
        <w:pStyle w:val="CommentText"/>
      </w:pPr>
      <w:r>
        <w:rPr>
          <w:rStyle w:val="CommentReference"/>
        </w:rPr>
        <w:annotationRef/>
      </w:r>
      <w:r>
        <w:t xml:space="preserve">Need to re-write to </w:t>
      </w:r>
      <w:proofErr w:type="spellStart"/>
      <w:r>
        <w:t>de-emphasise</w:t>
      </w:r>
      <w:proofErr w:type="spellEnd"/>
      <w:r>
        <w:t xml:space="preserve"> our mechanistic “story” about what causes the effects.  </w:t>
      </w:r>
    </w:p>
  </w:comment>
  <w:comment w:id="736" w:author="Andy Kleinhesselink" w:date="2019-05-01T18:16:00Z" w:initials="AK">
    <w:p w14:paraId="33D9E1E1" w14:textId="7F5F79DC" w:rsidR="00934706" w:rsidRDefault="00934706">
      <w:pPr>
        <w:pStyle w:val="CommentText"/>
      </w:pPr>
      <w:r>
        <w:rPr>
          <w:rStyle w:val="CommentReference"/>
        </w:rPr>
        <w:annotationRef/>
      </w:r>
      <w:r>
        <w:t>I can link this directly to Adler and Morris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1C85D8" w15:done="0"/>
  <w15:commentEx w15:paraId="2253ADD5" w15:done="0"/>
  <w15:commentEx w15:paraId="33D9E1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1C85D8" w16cid:durableId="2072E337"/>
  <w16cid:commentId w16cid:paraId="2253ADD5" w16cid:durableId="2072E389"/>
  <w16cid:commentId w16cid:paraId="33D9E1E1" w16cid:durableId="207461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36A37" w14:textId="77777777" w:rsidR="00BD6383" w:rsidRDefault="00BD6383">
      <w:pPr>
        <w:spacing w:after="0"/>
      </w:pPr>
      <w:r>
        <w:separator/>
      </w:r>
    </w:p>
  </w:endnote>
  <w:endnote w:type="continuationSeparator" w:id="0">
    <w:p w14:paraId="563A9132" w14:textId="77777777" w:rsidR="00BD6383" w:rsidRDefault="00BD63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934706" w:rsidRDefault="00934706">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D305B" w14:textId="77777777" w:rsidR="00BD6383" w:rsidRDefault="00BD6383">
      <w:pPr>
        <w:spacing w:after="0"/>
      </w:pPr>
      <w:r>
        <w:separator/>
      </w:r>
    </w:p>
  </w:footnote>
  <w:footnote w:type="continuationSeparator" w:id="0">
    <w:p w14:paraId="76F09DA6" w14:textId="77777777" w:rsidR="00BD6383" w:rsidRDefault="00BD638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C7639" w14:textId="77777777" w:rsidR="00934706" w:rsidRDefault="009347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34F1"/>
    <w:rsid w:val="00003A19"/>
    <w:rsid w:val="00004AFB"/>
    <w:rsid w:val="00004C68"/>
    <w:rsid w:val="00006510"/>
    <w:rsid w:val="00007A0F"/>
    <w:rsid w:val="00014913"/>
    <w:rsid w:val="00017E5B"/>
    <w:rsid w:val="00020DDC"/>
    <w:rsid w:val="00021DB6"/>
    <w:rsid w:val="00022209"/>
    <w:rsid w:val="00024622"/>
    <w:rsid w:val="00024DEB"/>
    <w:rsid w:val="00025789"/>
    <w:rsid w:val="00026A4D"/>
    <w:rsid w:val="00030770"/>
    <w:rsid w:val="00031CB7"/>
    <w:rsid w:val="000324B7"/>
    <w:rsid w:val="0003256E"/>
    <w:rsid w:val="00033A04"/>
    <w:rsid w:val="00036314"/>
    <w:rsid w:val="00036F83"/>
    <w:rsid w:val="000407E9"/>
    <w:rsid w:val="000412FB"/>
    <w:rsid w:val="000423C1"/>
    <w:rsid w:val="00043157"/>
    <w:rsid w:val="00044E45"/>
    <w:rsid w:val="00045E08"/>
    <w:rsid w:val="00054720"/>
    <w:rsid w:val="00055C5B"/>
    <w:rsid w:val="00057742"/>
    <w:rsid w:val="00057A7A"/>
    <w:rsid w:val="000612C8"/>
    <w:rsid w:val="00062BEB"/>
    <w:rsid w:val="000633BD"/>
    <w:rsid w:val="000635CF"/>
    <w:rsid w:val="0006446A"/>
    <w:rsid w:val="00065F2A"/>
    <w:rsid w:val="0007109F"/>
    <w:rsid w:val="000725F8"/>
    <w:rsid w:val="00074156"/>
    <w:rsid w:val="00074C1D"/>
    <w:rsid w:val="000802AC"/>
    <w:rsid w:val="00080744"/>
    <w:rsid w:val="00080966"/>
    <w:rsid w:val="00084FB3"/>
    <w:rsid w:val="00092171"/>
    <w:rsid w:val="00094883"/>
    <w:rsid w:val="00094F7A"/>
    <w:rsid w:val="00097935"/>
    <w:rsid w:val="000A00C8"/>
    <w:rsid w:val="000A0B3E"/>
    <w:rsid w:val="000A1F7F"/>
    <w:rsid w:val="000A409C"/>
    <w:rsid w:val="000A46AB"/>
    <w:rsid w:val="000A621F"/>
    <w:rsid w:val="000A6BBF"/>
    <w:rsid w:val="000B11A8"/>
    <w:rsid w:val="000B20AC"/>
    <w:rsid w:val="000B2C35"/>
    <w:rsid w:val="000B358F"/>
    <w:rsid w:val="000B35DE"/>
    <w:rsid w:val="000B3C97"/>
    <w:rsid w:val="000B6CF7"/>
    <w:rsid w:val="000B7372"/>
    <w:rsid w:val="000B74AE"/>
    <w:rsid w:val="000C13DF"/>
    <w:rsid w:val="000C1C9C"/>
    <w:rsid w:val="000C3A80"/>
    <w:rsid w:val="000C6C09"/>
    <w:rsid w:val="000D1683"/>
    <w:rsid w:val="000D418D"/>
    <w:rsid w:val="000E2D60"/>
    <w:rsid w:val="000E4052"/>
    <w:rsid w:val="000E64D4"/>
    <w:rsid w:val="000E6A29"/>
    <w:rsid w:val="000E7EAC"/>
    <w:rsid w:val="000F09D9"/>
    <w:rsid w:val="000F436E"/>
    <w:rsid w:val="000F4757"/>
    <w:rsid w:val="000F73D1"/>
    <w:rsid w:val="00100E32"/>
    <w:rsid w:val="00101025"/>
    <w:rsid w:val="00101A73"/>
    <w:rsid w:val="00104485"/>
    <w:rsid w:val="00104C42"/>
    <w:rsid w:val="00107C6B"/>
    <w:rsid w:val="00115C56"/>
    <w:rsid w:val="00123779"/>
    <w:rsid w:val="0012549B"/>
    <w:rsid w:val="001255D9"/>
    <w:rsid w:val="00125A2C"/>
    <w:rsid w:val="00125A8C"/>
    <w:rsid w:val="001277DE"/>
    <w:rsid w:val="0012796D"/>
    <w:rsid w:val="001321B8"/>
    <w:rsid w:val="00132B92"/>
    <w:rsid w:val="001346A4"/>
    <w:rsid w:val="0013521D"/>
    <w:rsid w:val="001356B1"/>
    <w:rsid w:val="00136E54"/>
    <w:rsid w:val="00140180"/>
    <w:rsid w:val="00141AE0"/>
    <w:rsid w:val="00142FC0"/>
    <w:rsid w:val="00145620"/>
    <w:rsid w:val="00145C41"/>
    <w:rsid w:val="001461C8"/>
    <w:rsid w:val="00147BF8"/>
    <w:rsid w:val="00150BAB"/>
    <w:rsid w:val="001525D6"/>
    <w:rsid w:val="00154223"/>
    <w:rsid w:val="00154937"/>
    <w:rsid w:val="00154BF0"/>
    <w:rsid w:val="00155BFB"/>
    <w:rsid w:val="001562BC"/>
    <w:rsid w:val="001572D7"/>
    <w:rsid w:val="00162291"/>
    <w:rsid w:val="00163557"/>
    <w:rsid w:val="001643DC"/>
    <w:rsid w:val="00165B91"/>
    <w:rsid w:val="00165CD7"/>
    <w:rsid w:val="00166EE9"/>
    <w:rsid w:val="00167504"/>
    <w:rsid w:val="00170DA9"/>
    <w:rsid w:val="00171A6B"/>
    <w:rsid w:val="00171AAC"/>
    <w:rsid w:val="00171E83"/>
    <w:rsid w:val="001724B0"/>
    <w:rsid w:val="00172674"/>
    <w:rsid w:val="00175B82"/>
    <w:rsid w:val="0017612D"/>
    <w:rsid w:val="00177105"/>
    <w:rsid w:val="00181318"/>
    <w:rsid w:val="001813E9"/>
    <w:rsid w:val="00183126"/>
    <w:rsid w:val="00185210"/>
    <w:rsid w:val="00185409"/>
    <w:rsid w:val="001858A4"/>
    <w:rsid w:val="00186428"/>
    <w:rsid w:val="00192A3D"/>
    <w:rsid w:val="00193660"/>
    <w:rsid w:val="00194369"/>
    <w:rsid w:val="00195151"/>
    <w:rsid w:val="001A1AFB"/>
    <w:rsid w:val="001A3B2C"/>
    <w:rsid w:val="001A66F7"/>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D3AB9"/>
    <w:rsid w:val="001D41DC"/>
    <w:rsid w:val="001E1A88"/>
    <w:rsid w:val="001E5AC6"/>
    <w:rsid w:val="001E65C5"/>
    <w:rsid w:val="001E683B"/>
    <w:rsid w:val="001E75E1"/>
    <w:rsid w:val="001E7750"/>
    <w:rsid w:val="001E7CE9"/>
    <w:rsid w:val="001E7E3D"/>
    <w:rsid w:val="001F2EFA"/>
    <w:rsid w:val="001F342D"/>
    <w:rsid w:val="001F3D0E"/>
    <w:rsid w:val="001F66FC"/>
    <w:rsid w:val="001F7933"/>
    <w:rsid w:val="002008BF"/>
    <w:rsid w:val="00201805"/>
    <w:rsid w:val="00203F4A"/>
    <w:rsid w:val="0020556F"/>
    <w:rsid w:val="002068F8"/>
    <w:rsid w:val="00206EC9"/>
    <w:rsid w:val="002070A9"/>
    <w:rsid w:val="0021457E"/>
    <w:rsid w:val="00221456"/>
    <w:rsid w:val="00222153"/>
    <w:rsid w:val="00222A68"/>
    <w:rsid w:val="0022450C"/>
    <w:rsid w:val="00225047"/>
    <w:rsid w:val="00227E4C"/>
    <w:rsid w:val="0023375E"/>
    <w:rsid w:val="00235288"/>
    <w:rsid w:val="00235A1D"/>
    <w:rsid w:val="00236F8E"/>
    <w:rsid w:val="00237247"/>
    <w:rsid w:val="00237B1A"/>
    <w:rsid w:val="00240FC7"/>
    <w:rsid w:val="00242093"/>
    <w:rsid w:val="002422AD"/>
    <w:rsid w:val="0024253F"/>
    <w:rsid w:val="00250DE2"/>
    <w:rsid w:val="00252518"/>
    <w:rsid w:val="0025446F"/>
    <w:rsid w:val="00255991"/>
    <w:rsid w:val="00256167"/>
    <w:rsid w:val="0026092E"/>
    <w:rsid w:val="002619E8"/>
    <w:rsid w:val="00264E89"/>
    <w:rsid w:val="00273564"/>
    <w:rsid w:val="00282E26"/>
    <w:rsid w:val="00283064"/>
    <w:rsid w:val="00283422"/>
    <w:rsid w:val="00283D04"/>
    <w:rsid w:val="00286192"/>
    <w:rsid w:val="00286557"/>
    <w:rsid w:val="002865CB"/>
    <w:rsid w:val="00286FFE"/>
    <w:rsid w:val="002916DB"/>
    <w:rsid w:val="00291AB6"/>
    <w:rsid w:val="002931CC"/>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52ED"/>
    <w:rsid w:val="002D7549"/>
    <w:rsid w:val="002E165A"/>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2AFC"/>
    <w:rsid w:val="0030478D"/>
    <w:rsid w:val="003061EC"/>
    <w:rsid w:val="0031067C"/>
    <w:rsid w:val="00311108"/>
    <w:rsid w:val="003114BE"/>
    <w:rsid w:val="00317989"/>
    <w:rsid w:val="00320803"/>
    <w:rsid w:val="00320E1C"/>
    <w:rsid w:val="0032457D"/>
    <w:rsid w:val="0032539D"/>
    <w:rsid w:val="00327309"/>
    <w:rsid w:val="0032749A"/>
    <w:rsid w:val="00335CBC"/>
    <w:rsid w:val="0033719B"/>
    <w:rsid w:val="00341B79"/>
    <w:rsid w:val="003431F6"/>
    <w:rsid w:val="00345F27"/>
    <w:rsid w:val="00350B62"/>
    <w:rsid w:val="00352A94"/>
    <w:rsid w:val="0035430F"/>
    <w:rsid w:val="00356459"/>
    <w:rsid w:val="003566DC"/>
    <w:rsid w:val="00356FAF"/>
    <w:rsid w:val="003576FC"/>
    <w:rsid w:val="00357DD5"/>
    <w:rsid w:val="00357FDC"/>
    <w:rsid w:val="00362941"/>
    <w:rsid w:val="003666F9"/>
    <w:rsid w:val="00366918"/>
    <w:rsid w:val="00366E5F"/>
    <w:rsid w:val="00373175"/>
    <w:rsid w:val="00373187"/>
    <w:rsid w:val="003768E1"/>
    <w:rsid w:val="00377F99"/>
    <w:rsid w:val="0038105E"/>
    <w:rsid w:val="0038260F"/>
    <w:rsid w:val="003840B0"/>
    <w:rsid w:val="00384764"/>
    <w:rsid w:val="00386CB5"/>
    <w:rsid w:val="00386DC9"/>
    <w:rsid w:val="00390672"/>
    <w:rsid w:val="003913CF"/>
    <w:rsid w:val="003913E9"/>
    <w:rsid w:val="00392577"/>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B2D39"/>
    <w:rsid w:val="003C16DF"/>
    <w:rsid w:val="003C1A0B"/>
    <w:rsid w:val="003C223F"/>
    <w:rsid w:val="003C2F6C"/>
    <w:rsid w:val="003C4452"/>
    <w:rsid w:val="003C462E"/>
    <w:rsid w:val="003C4E20"/>
    <w:rsid w:val="003C709A"/>
    <w:rsid w:val="003D032F"/>
    <w:rsid w:val="003D12E0"/>
    <w:rsid w:val="003D1B36"/>
    <w:rsid w:val="003D6101"/>
    <w:rsid w:val="003D6332"/>
    <w:rsid w:val="003D6553"/>
    <w:rsid w:val="003E382F"/>
    <w:rsid w:val="003E6BC1"/>
    <w:rsid w:val="003E6E06"/>
    <w:rsid w:val="003E7098"/>
    <w:rsid w:val="003F035E"/>
    <w:rsid w:val="003F17F3"/>
    <w:rsid w:val="003F3423"/>
    <w:rsid w:val="003F3B8C"/>
    <w:rsid w:val="003F3BC4"/>
    <w:rsid w:val="003F42A6"/>
    <w:rsid w:val="003F4CA5"/>
    <w:rsid w:val="003F5F9F"/>
    <w:rsid w:val="003F7251"/>
    <w:rsid w:val="003F7DD7"/>
    <w:rsid w:val="00400658"/>
    <w:rsid w:val="004007F8"/>
    <w:rsid w:val="004009F0"/>
    <w:rsid w:val="004047B8"/>
    <w:rsid w:val="0040751C"/>
    <w:rsid w:val="00416AA2"/>
    <w:rsid w:val="00416AC9"/>
    <w:rsid w:val="00420669"/>
    <w:rsid w:val="004223F2"/>
    <w:rsid w:val="00422E62"/>
    <w:rsid w:val="00424597"/>
    <w:rsid w:val="0042484C"/>
    <w:rsid w:val="0043064D"/>
    <w:rsid w:val="00432C3E"/>
    <w:rsid w:val="004335CB"/>
    <w:rsid w:val="004346A6"/>
    <w:rsid w:val="00434E85"/>
    <w:rsid w:val="0044174E"/>
    <w:rsid w:val="004420AA"/>
    <w:rsid w:val="004420E2"/>
    <w:rsid w:val="00443153"/>
    <w:rsid w:val="0044559B"/>
    <w:rsid w:val="004477C0"/>
    <w:rsid w:val="00450C52"/>
    <w:rsid w:val="00451F78"/>
    <w:rsid w:val="0045307B"/>
    <w:rsid w:val="004558C1"/>
    <w:rsid w:val="00455957"/>
    <w:rsid w:val="00457823"/>
    <w:rsid w:val="004623F9"/>
    <w:rsid w:val="00463A63"/>
    <w:rsid w:val="004643A4"/>
    <w:rsid w:val="0046702B"/>
    <w:rsid w:val="00467660"/>
    <w:rsid w:val="00467E5C"/>
    <w:rsid w:val="00472E69"/>
    <w:rsid w:val="0047332A"/>
    <w:rsid w:val="004753D0"/>
    <w:rsid w:val="00480AFB"/>
    <w:rsid w:val="00481470"/>
    <w:rsid w:val="00482F75"/>
    <w:rsid w:val="00482FE2"/>
    <w:rsid w:val="004872F2"/>
    <w:rsid w:val="00491490"/>
    <w:rsid w:val="00494698"/>
    <w:rsid w:val="00497EBD"/>
    <w:rsid w:val="004A7CD3"/>
    <w:rsid w:val="004B030A"/>
    <w:rsid w:val="004B2868"/>
    <w:rsid w:val="004B29D8"/>
    <w:rsid w:val="004B2F46"/>
    <w:rsid w:val="004B70FE"/>
    <w:rsid w:val="004B7D03"/>
    <w:rsid w:val="004B7E48"/>
    <w:rsid w:val="004C15D1"/>
    <w:rsid w:val="004C1933"/>
    <w:rsid w:val="004C44FD"/>
    <w:rsid w:val="004C4E00"/>
    <w:rsid w:val="004C6A66"/>
    <w:rsid w:val="004C7A45"/>
    <w:rsid w:val="004D0A07"/>
    <w:rsid w:val="004D0C4B"/>
    <w:rsid w:val="004D211D"/>
    <w:rsid w:val="004D2A5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500E60"/>
    <w:rsid w:val="0050150B"/>
    <w:rsid w:val="00502128"/>
    <w:rsid w:val="005027F6"/>
    <w:rsid w:val="00503D72"/>
    <w:rsid w:val="005052D7"/>
    <w:rsid w:val="00505C15"/>
    <w:rsid w:val="00506580"/>
    <w:rsid w:val="0051421D"/>
    <w:rsid w:val="005142CC"/>
    <w:rsid w:val="00514E6E"/>
    <w:rsid w:val="00515D8D"/>
    <w:rsid w:val="00516EBB"/>
    <w:rsid w:val="005172E2"/>
    <w:rsid w:val="005209EA"/>
    <w:rsid w:val="0052115B"/>
    <w:rsid w:val="005222BA"/>
    <w:rsid w:val="00523384"/>
    <w:rsid w:val="0052449B"/>
    <w:rsid w:val="00524B65"/>
    <w:rsid w:val="00525B6E"/>
    <w:rsid w:val="00525C05"/>
    <w:rsid w:val="00527F85"/>
    <w:rsid w:val="005304A0"/>
    <w:rsid w:val="005305EF"/>
    <w:rsid w:val="005329FC"/>
    <w:rsid w:val="00532AC5"/>
    <w:rsid w:val="00534E1B"/>
    <w:rsid w:val="005372DC"/>
    <w:rsid w:val="00537A61"/>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4485"/>
    <w:rsid w:val="0056606B"/>
    <w:rsid w:val="005667C2"/>
    <w:rsid w:val="00571A8C"/>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B1483"/>
    <w:rsid w:val="005B1C30"/>
    <w:rsid w:val="005B1E48"/>
    <w:rsid w:val="005B5848"/>
    <w:rsid w:val="005B77EB"/>
    <w:rsid w:val="005C105D"/>
    <w:rsid w:val="005C1314"/>
    <w:rsid w:val="005C217E"/>
    <w:rsid w:val="005C60B9"/>
    <w:rsid w:val="005C7DF9"/>
    <w:rsid w:val="005D1919"/>
    <w:rsid w:val="005D4AF7"/>
    <w:rsid w:val="005D4B8B"/>
    <w:rsid w:val="005D6D8C"/>
    <w:rsid w:val="005D7F23"/>
    <w:rsid w:val="005E21C2"/>
    <w:rsid w:val="005E254B"/>
    <w:rsid w:val="005E2A79"/>
    <w:rsid w:val="005E388B"/>
    <w:rsid w:val="005E4B9D"/>
    <w:rsid w:val="005E7D95"/>
    <w:rsid w:val="005F2560"/>
    <w:rsid w:val="005F2766"/>
    <w:rsid w:val="005F5537"/>
    <w:rsid w:val="005F57F2"/>
    <w:rsid w:val="005F6E49"/>
    <w:rsid w:val="00600A7D"/>
    <w:rsid w:val="0060208F"/>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744"/>
    <w:rsid w:val="00632CC8"/>
    <w:rsid w:val="00632DC9"/>
    <w:rsid w:val="0063372E"/>
    <w:rsid w:val="00633D92"/>
    <w:rsid w:val="00634FB1"/>
    <w:rsid w:val="00635361"/>
    <w:rsid w:val="0063756B"/>
    <w:rsid w:val="0063785D"/>
    <w:rsid w:val="00640706"/>
    <w:rsid w:val="00641C2F"/>
    <w:rsid w:val="00642B7F"/>
    <w:rsid w:val="00642C85"/>
    <w:rsid w:val="00643FA1"/>
    <w:rsid w:val="00645793"/>
    <w:rsid w:val="00646496"/>
    <w:rsid w:val="006515F9"/>
    <w:rsid w:val="006564A4"/>
    <w:rsid w:val="006568A5"/>
    <w:rsid w:val="006602A8"/>
    <w:rsid w:val="00661CB0"/>
    <w:rsid w:val="00661E05"/>
    <w:rsid w:val="006627FD"/>
    <w:rsid w:val="0066362B"/>
    <w:rsid w:val="00665670"/>
    <w:rsid w:val="00674D02"/>
    <w:rsid w:val="006776EE"/>
    <w:rsid w:val="006776FA"/>
    <w:rsid w:val="00680407"/>
    <w:rsid w:val="006814C9"/>
    <w:rsid w:val="006827ED"/>
    <w:rsid w:val="00684CEE"/>
    <w:rsid w:val="006852EC"/>
    <w:rsid w:val="00694199"/>
    <w:rsid w:val="0069477D"/>
    <w:rsid w:val="00696E1C"/>
    <w:rsid w:val="006A001D"/>
    <w:rsid w:val="006A0465"/>
    <w:rsid w:val="006A0D7B"/>
    <w:rsid w:val="006A0FD1"/>
    <w:rsid w:val="006A1A7F"/>
    <w:rsid w:val="006A1B59"/>
    <w:rsid w:val="006A2EBB"/>
    <w:rsid w:val="006B1AE6"/>
    <w:rsid w:val="006B2044"/>
    <w:rsid w:val="006B205F"/>
    <w:rsid w:val="006B266A"/>
    <w:rsid w:val="006B2FC8"/>
    <w:rsid w:val="006B4336"/>
    <w:rsid w:val="006B73DB"/>
    <w:rsid w:val="006B7C91"/>
    <w:rsid w:val="006C3333"/>
    <w:rsid w:val="006C39D4"/>
    <w:rsid w:val="006C7243"/>
    <w:rsid w:val="006D02EA"/>
    <w:rsid w:val="006D49B9"/>
    <w:rsid w:val="006D5FDA"/>
    <w:rsid w:val="006D7279"/>
    <w:rsid w:val="006E0AFD"/>
    <w:rsid w:val="006E2F3C"/>
    <w:rsid w:val="006E30B0"/>
    <w:rsid w:val="006E36D5"/>
    <w:rsid w:val="006E3B83"/>
    <w:rsid w:val="006E3BA5"/>
    <w:rsid w:val="006E4237"/>
    <w:rsid w:val="006E4B1F"/>
    <w:rsid w:val="006E60AC"/>
    <w:rsid w:val="006E7A89"/>
    <w:rsid w:val="006F04A5"/>
    <w:rsid w:val="006F32EC"/>
    <w:rsid w:val="006F5B8B"/>
    <w:rsid w:val="006F61D0"/>
    <w:rsid w:val="006F7BC5"/>
    <w:rsid w:val="007011F1"/>
    <w:rsid w:val="0070122A"/>
    <w:rsid w:val="007039BD"/>
    <w:rsid w:val="00707A12"/>
    <w:rsid w:val="00710116"/>
    <w:rsid w:val="00711D2F"/>
    <w:rsid w:val="00713FA4"/>
    <w:rsid w:val="00723001"/>
    <w:rsid w:val="0072311D"/>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363F"/>
    <w:rsid w:val="00745446"/>
    <w:rsid w:val="00746378"/>
    <w:rsid w:val="0075287A"/>
    <w:rsid w:val="007529E8"/>
    <w:rsid w:val="007543E5"/>
    <w:rsid w:val="007557F2"/>
    <w:rsid w:val="0075755E"/>
    <w:rsid w:val="00760127"/>
    <w:rsid w:val="0076057D"/>
    <w:rsid w:val="007613CD"/>
    <w:rsid w:val="00762A08"/>
    <w:rsid w:val="00762A58"/>
    <w:rsid w:val="00762F8F"/>
    <w:rsid w:val="007651E8"/>
    <w:rsid w:val="007670DB"/>
    <w:rsid w:val="007722B8"/>
    <w:rsid w:val="00775E0E"/>
    <w:rsid w:val="00777505"/>
    <w:rsid w:val="00781391"/>
    <w:rsid w:val="00782BCD"/>
    <w:rsid w:val="007848CB"/>
    <w:rsid w:val="0078682F"/>
    <w:rsid w:val="00786CE8"/>
    <w:rsid w:val="00786DC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9B3"/>
    <w:rsid w:val="007C1073"/>
    <w:rsid w:val="007C13D7"/>
    <w:rsid w:val="007C14B2"/>
    <w:rsid w:val="007C267B"/>
    <w:rsid w:val="007C5074"/>
    <w:rsid w:val="007C6ED7"/>
    <w:rsid w:val="007D0051"/>
    <w:rsid w:val="007D15EE"/>
    <w:rsid w:val="007D1796"/>
    <w:rsid w:val="007D23D7"/>
    <w:rsid w:val="007D41F0"/>
    <w:rsid w:val="007D4E37"/>
    <w:rsid w:val="007D58B1"/>
    <w:rsid w:val="007D5CD2"/>
    <w:rsid w:val="007D671F"/>
    <w:rsid w:val="007E11EC"/>
    <w:rsid w:val="007E34C1"/>
    <w:rsid w:val="007E6387"/>
    <w:rsid w:val="007F10AC"/>
    <w:rsid w:val="007F2B64"/>
    <w:rsid w:val="007F2BCE"/>
    <w:rsid w:val="007F340A"/>
    <w:rsid w:val="007F344C"/>
    <w:rsid w:val="007F5B3C"/>
    <w:rsid w:val="007F5F64"/>
    <w:rsid w:val="007F6090"/>
    <w:rsid w:val="007F6AFB"/>
    <w:rsid w:val="008017B3"/>
    <w:rsid w:val="00801FF0"/>
    <w:rsid w:val="008023DA"/>
    <w:rsid w:val="00810316"/>
    <w:rsid w:val="00811537"/>
    <w:rsid w:val="00811892"/>
    <w:rsid w:val="008126A0"/>
    <w:rsid w:val="00813B7D"/>
    <w:rsid w:val="0081607A"/>
    <w:rsid w:val="008218DB"/>
    <w:rsid w:val="00821ADE"/>
    <w:rsid w:val="00821C24"/>
    <w:rsid w:val="008269E1"/>
    <w:rsid w:val="00830521"/>
    <w:rsid w:val="00831F1B"/>
    <w:rsid w:val="0083280F"/>
    <w:rsid w:val="008359A4"/>
    <w:rsid w:val="008365AD"/>
    <w:rsid w:val="00836E48"/>
    <w:rsid w:val="00837079"/>
    <w:rsid w:val="00837BAD"/>
    <w:rsid w:val="00841145"/>
    <w:rsid w:val="008423F9"/>
    <w:rsid w:val="00843A27"/>
    <w:rsid w:val="00844A96"/>
    <w:rsid w:val="00846BFF"/>
    <w:rsid w:val="00847F1E"/>
    <w:rsid w:val="008500DC"/>
    <w:rsid w:val="0085240E"/>
    <w:rsid w:val="00852C69"/>
    <w:rsid w:val="0085381B"/>
    <w:rsid w:val="00854D5C"/>
    <w:rsid w:val="00855A32"/>
    <w:rsid w:val="0086031F"/>
    <w:rsid w:val="00861762"/>
    <w:rsid w:val="008628EF"/>
    <w:rsid w:val="0086361A"/>
    <w:rsid w:val="00871ECE"/>
    <w:rsid w:val="00872AC5"/>
    <w:rsid w:val="0087349C"/>
    <w:rsid w:val="00874D10"/>
    <w:rsid w:val="0087569B"/>
    <w:rsid w:val="00875FCF"/>
    <w:rsid w:val="0087700B"/>
    <w:rsid w:val="00877B92"/>
    <w:rsid w:val="008817B9"/>
    <w:rsid w:val="00881AA1"/>
    <w:rsid w:val="0088204B"/>
    <w:rsid w:val="008829A7"/>
    <w:rsid w:val="0088315A"/>
    <w:rsid w:val="0088524D"/>
    <w:rsid w:val="008910AD"/>
    <w:rsid w:val="0089652F"/>
    <w:rsid w:val="00896B38"/>
    <w:rsid w:val="008A10A6"/>
    <w:rsid w:val="008A121F"/>
    <w:rsid w:val="008A128F"/>
    <w:rsid w:val="008A135E"/>
    <w:rsid w:val="008A671C"/>
    <w:rsid w:val="008A72E9"/>
    <w:rsid w:val="008B1071"/>
    <w:rsid w:val="008B18CA"/>
    <w:rsid w:val="008B1A03"/>
    <w:rsid w:val="008B2591"/>
    <w:rsid w:val="008B3053"/>
    <w:rsid w:val="008B7181"/>
    <w:rsid w:val="008B7445"/>
    <w:rsid w:val="008C1C38"/>
    <w:rsid w:val="008C27F1"/>
    <w:rsid w:val="008C2B8F"/>
    <w:rsid w:val="008C304A"/>
    <w:rsid w:val="008D0335"/>
    <w:rsid w:val="008D04AB"/>
    <w:rsid w:val="008D2BE6"/>
    <w:rsid w:val="008D4740"/>
    <w:rsid w:val="008D4991"/>
    <w:rsid w:val="008D763A"/>
    <w:rsid w:val="008E1024"/>
    <w:rsid w:val="008F10EC"/>
    <w:rsid w:val="008F7479"/>
    <w:rsid w:val="008F75DD"/>
    <w:rsid w:val="00900591"/>
    <w:rsid w:val="00902BFF"/>
    <w:rsid w:val="00903029"/>
    <w:rsid w:val="0090565B"/>
    <w:rsid w:val="0091020A"/>
    <w:rsid w:val="00910E0D"/>
    <w:rsid w:val="00912917"/>
    <w:rsid w:val="009137D6"/>
    <w:rsid w:val="0091382C"/>
    <w:rsid w:val="009173B3"/>
    <w:rsid w:val="00917F8B"/>
    <w:rsid w:val="009205B1"/>
    <w:rsid w:val="00920A5B"/>
    <w:rsid w:val="00923C48"/>
    <w:rsid w:val="00923E50"/>
    <w:rsid w:val="00927C9B"/>
    <w:rsid w:val="0093039B"/>
    <w:rsid w:val="00931DEF"/>
    <w:rsid w:val="00934706"/>
    <w:rsid w:val="00935C65"/>
    <w:rsid w:val="00937549"/>
    <w:rsid w:val="00937A28"/>
    <w:rsid w:val="00940EB4"/>
    <w:rsid w:val="009410B6"/>
    <w:rsid w:val="009462AD"/>
    <w:rsid w:val="00947035"/>
    <w:rsid w:val="009510D0"/>
    <w:rsid w:val="009514BB"/>
    <w:rsid w:val="00953C98"/>
    <w:rsid w:val="00954E6F"/>
    <w:rsid w:val="00960940"/>
    <w:rsid w:val="009613A1"/>
    <w:rsid w:val="009614A4"/>
    <w:rsid w:val="0096574B"/>
    <w:rsid w:val="00966331"/>
    <w:rsid w:val="00967DE0"/>
    <w:rsid w:val="00971BE1"/>
    <w:rsid w:val="00973FCF"/>
    <w:rsid w:val="00975D6D"/>
    <w:rsid w:val="009761CF"/>
    <w:rsid w:val="00980607"/>
    <w:rsid w:val="009823D3"/>
    <w:rsid w:val="00983C26"/>
    <w:rsid w:val="00986CA9"/>
    <w:rsid w:val="00987D59"/>
    <w:rsid w:val="00992219"/>
    <w:rsid w:val="00993042"/>
    <w:rsid w:val="00993CB8"/>
    <w:rsid w:val="00993F10"/>
    <w:rsid w:val="009965D1"/>
    <w:rsid w:val="00996637"/>
    <w:rsid w:val="009A0425"/>
    <w:rsid w:val="009A13BD"/>
    <w:rsid w:val="009A187B"/>
    <w:rsid w:val="009A1C14"/>
    <w:rsid w:val="009A2CBC"/>
    <w:rsid w:val="009A4C5C"/>
    <w:rsid w:val="009A73D0"/>
    <w:rsid w:val="009B5EA1"/>
    <w:rsid w:val="009B6D1E"/>
    <w:rsid w:val="009B769C"/>
    <w:rsid w:val="009B7777"/>
    <w:rsid w:val="009B7DE8"/>
    <w:rsid w:val="009C022B"/>
    <w:rsid w:val="009C120E"/>
    <w:rsid w:val="009C1451"/>
    <w:rsid w:val="009C1F30"/>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4B4A"/>
    <w:rsid w:val="009F62AD"/>
    <w:rsid w:val="00A0199A"/>
    <w:rsid w:val="00A02DFA"/>
    <w:rsid w:val="00A03283"/>
    <w:rsid w:val="00A05494"/>
    <w:rsid w:val="00A0621E"/>
    <w:rsid w:val="00A064D6"/>
    <w:rsid w:val="00A06B5E"/>
    <w:rsid w:val="00A079F8"/>
    <w:rsid w:val="00A1442F"/>
    <w:rsid w:val="00A159AD"/>
    <w:rsid w:val="00A17826"/>
    <w:rsid w:val="00A22074"/>
    <w:rsid w:val="00A27263"/>
    <w:rsid w:val="00A312F1"/>
    <w:rsid w:val="00A32F87"/>
    <w:rsid w:val="00A33854"/>
    <w:rsid w:val="00A33C70"/>
    <w:rsid w:val="00A3410F"/>
    <w:rsid w:val="00A423E8"/>
    <w:rsid w:val="00A42F96"/>
    <w:rsid w:val="00A43229"/>
    <w:rsid w:val="00A43F37"/>
    <w:rsid w:val="00A453B7"/>
    <w:rsid w:val="00A459BB"/>
    <w:rsid w:val="00A45C04"/>
    <w:rsid w:val="00A4780A"/>
    <w:rsid w:val="00A47ED5"/>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4D2F"/>
    <w:rsid w:val="00A8558C"/>
    <w:rsid w:val="00A8591F"/>
    <w:rsid w:val="00A8774E"/>
    <w:rsid w:val="00A901E6"/>
    <w:rsid w:val="00A90D09"/>
    <w:rsid w:val="00A91CBB"/>
    <w:rsid w:val="00A95A5A"/>
    <w:rsid w:val="00A96836"/>
    <w:rsid w:val="00AA06FA"/>
    <w:rsid w:val="00AA2D5F"/>
    <w:rsid w:val="00AA4B2D"/>
    <w:rsid w:val="00AA4CCD"/>
    <w:rsid w:val="00AB155F"/>
    <w:rsid w:val="00AB38BB"/>
    <w:rsid w:val="00AB49EB"/>
    <w:rsid w:val="00AB55F9"/>
    <w:rsid w:val="00AC09E9"/>
    <w:rsid w:val="00AC1798"/>
    <w:rsid w:val="00AC1D66"/>
    <w:rsid w:val="00AC4416"/>
    <w:rsid w:val="00AC5CF7"/>
    <w:rsid w:val="00AC7B19"/>
    <w:rsid w:val="00AC7C1E"/>
    <w:rsid w:val="00AD1314"/>
    <w:rsid w:val="00AD1F9E"/>
    <w:rsid w:val="00AD2064"/>
    <w:rsid w:val="00AD476F"/>
    <w:rsid w:val="00AE160A"/>
    <w:rsid w:val="00AE1B29"/>
    <w:rsid w:val="00AE1DE1"/>
    <w:rsid w:val="00AE2E61"/>
    <w:rsid w:val="00AE33E3"/>
    <w:rsid w:val="00AE54AF"/>
    <w:rsid w:val="00AE5DD5"/>
    <w:rsid w:val="00AE7000"/>
    <w:rsid w:val="00AE7910"/>
    <w:rsid w:val="00AF01A0"/>
    <w:rsid w:val="00AF0C3A"/>
    <w:rsid w:val="00AF2CFB"/>
    <w:rsid w:val="00AF2F13"/>
    <w:rsid w:val="00AF4FB3"/>
    <w:rsid w:val="00AF553E"/>
    <w:rsid w:val="00AF755B"/>
    <w:rsid w:val="00B00A38"/>
    <w:rsid w:val="00B01A38"/>
    <w:rsid w:val="00B042AE"/>
    <w:rsid w:val="00B04BD4"/>
    <w:rsid w:val="00B13F40"/>
    <w:rsid w:val="00B146B0"/>
    <w:rsid w:val="00B155E4"/>
    <w:rsid w:val="00B16C99"/>
    <w:rsid w:val="00B1739D"/>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D3B"/>
    <w:rsid w:val="00B66B5F"/>
    <w:rsid w:val="00B72E69"/>
    <w:rsid w:val="00B7338B"/>
    <w:rsid w:val="00B74CF6"/>
    <w:rsid w:val="00B74CF7"/>
    <w:rsid w:val="00B75032"/>
    <w:rsid w:val="00B759A2"/>
    <w:rsid w:val="00B80F6C"/>
    <w:rsid w:val="00B81ADA"/>
    <w:rsid w:val="00B8271F"/>
    <w:rsid w:val="00B838FF"/>
    <w:rsid w:val="00B83C2C"/>
    <w:rsid w:val="00B84F3F"/>
    <w:rsid w:val="00B9028D"/>
    <w:rsid w:val="00B905F9"/>
    <w:rsid w:val="00B91309"/>
    <w:rsid w:val="00B92CBD"/>
    <w:rsid w:val="00B93196"/>
    <w:rsid w:val="00B94938"/>
    <w:rsid w:val="00B955B9"/>
    <w:rsid w:val="00B9629F"/>
    <w:rsid w:val="00B96BFA"/>
    <w:rsid w:val="00BA2597"/>
    <w:rsid w:val="00BA31DD"/>
    <w:rsid w:val="00BA4F59"/>
    <w:rsid w:val="00BA6556"/>
    <w:rsid w:val="00BA66EA"/>
    <w:rsid w:val="00BA799A"/>
    <w:rsid w:val="00BB1915"/>
    <w:rsid w:val="00BB2A54"/>
    <w:rsid w:val="00BB40C0"/>
    <w:rsid w:val="00BC099B"/>
    <w:rsid w:val="00BC43C9"/>
    <w:rsid w:val="00BC4F5E"/>
    <w:rsid w:val="00BC59FC"/>
    <w:rsid w:val="00BC61C9"/>
    <w:rsid w:val="00BC6731"/>
    <w:rsid w:val="00BC6B38"/>
    <w:rsid w:val="00BC795B"/>
    <w:rsid w:val="00BD14F0"/>
    <w:rsid w:val="00BD2E83"/>
    <w:rsid w:val="00BD3DE5"/>
    <w:rsid w:val="00BD6383"/>
    <w:rsid w:val="00BD75EE"/>
    <w:rsid w:val="00BE06B2"/>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30C3"/>
    <w:rsid w:val="00C1461C"/>
    <w:rsid w:val="00C15AA1"/>
    <w:rsid w:val="00C15DC8"/>
    <w:rsid w:val="00C164A4"/>
    <w:rsid w:val="00C16DFD"/>
    <w:rsid w:val="00C17369"/>
    <w:rsid w:val="00C17375"/>
    <w:rsid w:val="00C2079B"/>
    <w:rsid w:val="00C20EA8"/>
    <w:rsid w:val="00C2312B"/>
    <w:rsid w:val="00C25D83"/>
    <w:rsid w:val="00C26E59"/>
    <w:rsid w:val="00C27F91"/>
    <w:rsid w:val="00C30202"/>
    <w:rsid w:val="00C32A0E"/>
    <w:rsid w:val="00C41A81"/>
    <w:rsid w:val="00C433F7"/>
    <w:rsid w:val="00C45A90"/>
    <w:rsid w:val="00C5194E"/>
    <w:rsid w:val="00C51E7E"/>
    <w:rsid w:val="00C51F6E"/>
    <w:rsid w:val="00C5228E"/>
    <w:rsid w:val="00C54AE2"/>
    <w:rsid w:val="00C557AF"/>
    <w:rsid w:val="00C56739"/>
    <w:rsid w:val="00C57A43"/>
    <w:rsid w:val="00C57AA2"/>
    <w:rsid w:val="00C60F12"/>
    <w:rsid w:val="00C6584D"/>
    <w:rsid w:val="00C65956"/>
    <w:rsid w:val="00C675A4"/>
    <w:rsid w:val="00C709A8"/>
    <w:rsid w:val="00C725BD"/>
    <w:rsid w:val="00C729F4"/>
    <w:rsid w:val="00C72D40"/>
    <w:rsid w:val="00C74DF2"/>
    <w:rsid w:val="00C76257"/>
    <w:rsid w:val="00C8045B"/>
    <w:rsid w:val="00C8213B"/>
    <w:rsid w:val="00C848D5"/>
    <w:rsid w:val="00C8696F"/>
    <w:rsid w:val="00C875B7"/>
    <w:rsid w:val="00C92FC1"/>
    <w:rsid w:val="00C95F02"/>
    <w:rsid w:val="00C97E84"/>
    <w:rsid w:val="00CA248C"/>
    <w:rsid w:val="00CA4AC9"/>
    <w:rsid w:val="00CA53B0"/>
    <w:rsid w:val="00CA7985"/>
    <w:rsid w:val="00CB0097"/>
    <w:rsid w:val="00CB1A6E"/>
    <w:rsid w:val="00CB5754"/>
    <w:rsid w:val="00CB5E7F"/>
    <w:rsid w:val="00CB67A6"/>
    <w:rsid w:val="00CB7013"/>
    <w:rsid w:val="00CB76E3"/>
    <w:rsid w:val="00CC0BA7"/>
    <w:rsid w:val="00CC2A77"/>
    <w:rsid w:val="00CC3F4A"/>
    <w:rsid w:val="00CC41D1"/>
    <w:rsid w:val="00CC55F7"/>
    <w:rsid w:val="00CC68E7"/>
    <w:rsid w:val="00CC72F4"/>
    <w:rsid w:val="00CD1156"/>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60CA"/>
    <w:rsid w:val="00D1676D"/>
    <w:rsid w:val="00D24B1E"/>
    <w:rsid w:val="00D24FE6"/>
    <w:rsid w:val="00D27415"/>
    <w:rsid w:val="00D31091"/>
    <w:rsid w:val="00D33926"/>
    <w:rsid w:val="00D35815"/>
    <w:rsid w:val="00D35DB1"/>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6BFE"/>
    <w:rsid w:val="00D976D1"/>
    <w:rsid w:val="00DA1F0D"/>
    <w:rsid w:val="00DA3D20"/>
    <w:rsid w:val="00DA4927"/>
    <w:rsid w:val="00DA4C84"/>
    <w:rsid w:val="00DA6F0F"/>
    <w:rsid w:val="00DB13F4"/>
    <w:rsid w:val="00DB194D"/>
    <w:rsid w:val="00DB2857"/>
    <w:rsid w:val="00DB3FFC"/>
    <w:rsid w:val="00DB5576"/>
    <w:rsid w:val="00DB6F66"/>
    <w:rsid w:val="00DB7382"/>
    <w:rsid w:val="00DC1659"/>
    <w:rsid w:val="00DC17A2"/>
    <w:rsid w:val="00DC3BA9"/>
    <w:rsid w:val="00DC47EC"/>
    <w:rsid w:val="00DC6F10"/>
    <w:rsid w:val="00DC7337"/>
    <w:rsid w:val="00DD23C1"/>
    <w:rsid w:val="00DD2AFC"/>
    <w:rsid w:val="00DE07DD"/>
    <w:rsid w:val="00DE2068"/>
    <w:rsid w:val="00DE2761"/>
    <w:rsid w:val="00DE4A69"/>
    <w:rsid w:val="00DE6242"/>
    <w:rsid w:val="00DE701D"/>
    <w:rsid w:val="00DF17A1"/>
    <w:rsid w:val="00DF254F"/>
    <w:rsid w:val="00DF5BA1"/>
    <w:rsid w:val="00E00222"/>
    <w:rsid w:val="00E00978"/>
    <w:rsid w:val="00E00A99"/>
    <w:rsid w:val="00E017BB"/>
    <w:rsid w:val="00E02964"/>
    <w:rsid w:val="00E04413"/>
    <w:rsid w:val="00E1153D"/>
    <w:rsid w:val="00E144E6"/>
    <w:rsid w:val="00E22254"/>
    <w:rsid w:val="00E26D21"/>
    <w:rsid w:val="00E27AD3"/>
    <w:rsid w:val="00E3690F"/>
    <w:rsid w:val="00E36A05"/>
    <w:rsid w:val="00E3718A"/>
    <w:rsid w:val="00E44327"/>
    <w:rsid w:val="00E474BD"/>
    <w:rsid w:val="00E519FF"/>
    <w:rsid w:val="00E52683"/>
    <w:rsid w:val="00E52776"/>
    <w:rsid w:val="00E52AD1"/>
    <w:rsid w:val="00E53D49"/>
    <w:rsid w:val="00E55C86"/>
    <w:rsid w:val="00E5609A"/>
    <w:rsid w:val="00E56775"/>
    <w:rsid w:val="00E57340"/>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908D7"/>
    <w:rsid w:val="00E92F57"/>
    <w:rsid w:val="00E93DCC"/>
    <w:rsid w:val="00E9515D"/>
    <w:rsid w:val="00E9784F"/>
    <w:rsid w:val="00E97CEA"/>
    <w:rsid w:val="00E97E5C"/>
    <w:rsid w:val="00EA0496"/>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6DE"/>
    <w:rsid w:val="00EC7CC1"/>
    <w:rsid w:val="00ED3771"/>
    <w:rsid w:val="00ED6805"/>
    <w:rsid w:val="00ED70D3"/>
    <w:rsid w:val="00EE3A65"/>
    <w:rsid w:val="00EE6309"/>
    <w:rsid w:val="00EE79BD"/>
    <w:rsid w:val="00EF1582"/>
    <w:rsid w:val="00EF227C"/>
    <w:rsid w:val="00EF249D"/>
    <w:rsid w:val="00EF2842"/>
    <w:rsid w:val="00EF2C78"/>
    <w:rsid w:val="00EF4366"/>
    <w:rsid w:val="00EF469C"/>
    <w:rsid w:val="00EF5DD2"/>
    <w:rsid w:val="00F021CE"/>
    <w:rsid w:val="00F034BB"/>
    <w:rsid w:val="00F0623F"/>
    <w:rsid w:val="00F10851"/>
    <w:rsid w:val="00F109A0"/>
    <w:rsid w:val="00F12855"/>
    <w:rsid w:val="00F1355F"/>
    <w:rsid w:val="00F140E9"/>
    <w:rsid w:val="00F26B4A"/>
    <w:rsid w:val="00F26F51"/>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03F5"/>
    <w:rsid w:val="00F52A67"/>
    <w:rsid w:val="00F5470C"/>
    <w:rsid w:val="00F56B3F"/>
    <w:rsid w:val="00F575F2"/>
    <w:rsid w:val="00F60713"/>
    <w:rsid w:val="00F61DD9"/>
    <w:rsid w:val="00F6700D"/>
    <w:rsid w:val="00F676E7"/>
    <w:rsid w:val="00F67798"/>
    <w:rsid w:val="00F742B8"/>
    <w:rsid w:val="00F75326"/>
    <w:rsid w:val="00F75903"/>
    <w:rsid w:val="00F77140"/>
    <w:rsid w:val="00F77A1E"/>
    <w:rsid w:val="00F80F5F"/>
    <w:rsid w:val="00F82748"/>
    <w:rsid w:val="00F8634A"/>
    <w:rsid w:val="00F87E61"/>
    <w:rsid w:val="00F90404"/>
    <w:rsid w:val="00F92067"/>
    <w:rsid w:val="00F9294C"/>
    <w:rsid w:val="00F95078"/>
    <w:rsid w:val="00F95D7B"/>
    <w:rsid w:val="00F96ACA"/>
    <w:rsid w:val="00F9758A"/>
    <w:rsid w:val="00FA019E"/>
    <w:rsid w:val="00FA2031"/>
    <w:rsid w:val="00FA2245"/>
    <w:rsid w:val="00FA25B6"/>
    <w:rsid w:val="00FA398A"/>
    <w:rsid w:val="00FA49A0"/>
    <w:rsid w:val="00FA4B01"/>
    <w:rsid w:val="00FA4C3C"/>
    <w:rsid w:val="00FA7251"/>
    <w:rsid w:val="00FA7562"/>
    <w:rsid w:val="00FA7B0B"/>
    <w:rsid w:val="00FB18B5"/>
    <w:rsid w:val="00FB2B55"/>
    <w:rsid w:val="00FB51D5"/>
    <w:rsid w:val="00FB5815"/>
    <w:rsid w:val="00FB6393"/>
    <w:rsid w:val="00FC281D"/>
    <w:rsid w:val="00FC527B"/>
    <w:rsid w:val="00FC5EC2"/>
    <w:rsid w:val="00FC6003"/>
    <w:rsid w:val="00FC6F31"/>
    <w:rsid w:val="00FC7D3C"/>
    <w:rsid w:val="00FD0816"/>
    <w:rsid w:val="00FD337E"/>
    <w:rsid w:val="00FD5022"/>
    <w:rsid w:val="00FD5FFE"/>
    <w:rsid w:val="00FE0701"/>
    <w:rsid w:val="00FE071D"/>
    <w:rsid w:val="00FE22F4"/>
    <w:rsid w:val="00FE289E"/>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BF291-43FB-3D4E-B0DF-6AA04D356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41</Pages>
  <Words>33026</Words>
  <Characters>188251</Characters>
  <Application>Microsoft Office Word</Application>
  <DocSecurity>0</DocSecurity>
  <Lines>1568</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65</cp:revision>
  <cp:lastPrinted>2018-12-10T21:51:00Z</cp:lastPrinted>
  <dcterms:created xsi:type="dcterms:W3CDTF">2018-12-07T10:43:00Z</dcterms:created>
  <dcterms:modified xsi:type="dcterms:W3CDTF">2019-05-13T23:47:00Z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zotero-version="5.0.66"&gt;&lt;session id="dUCggyXr"/&gt;&lt;style id="http://www.zotero.org/styles/ecology" hasBibliography="1" bibliographyStyleHasBeenSet="1"/&gt;&lt;prefs&gt;&lt;pref name="fieldType" value="Field"/&gt;&lt;/prefs&gt;&lt;/data&gt;</vt:lpwstr>
  </property>
</Properties>
</file>