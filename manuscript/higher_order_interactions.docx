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commentRangeStart w:id="0"/>
      <w:commentRangeEnd w:id="0"/>
      <w:r w:rsidR="008910AD">
        <w:rPr>
          <w:rStyle w:val="CommentReference"/>
        </w:rPr>
        <w:commentReference w:id="0"/>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C08C367" w14:textId="77777777" w:rsidR="00B93196" w:rsidRDefault="00B93196">
      <w:pPr>
        <w:pStyle w:val="TitlePage"/>
        <w:jc w:val="center"/>
      </w:pPr>
    </w:p>
    <w:p w14:paraId="173CFB2C" w14:textId="77777777" w:rsidR="00B93196" w:rsidRDefault="00B93196">
      <w:pPr>
        <w:pStyle w:val="TitlePage"/>
        <w:jc w:val="center"/>
      </w:pPr>
    </w:p>
    <w:p w14:paraId="197C75AB" w14:textId="77777777" w:rsidR="00B93196" w:rsidRDefault="00B93196">
      <w:pPr>
        <w:pStyle w:val="TitlePage"/>
        <w:jc w:val="center"/>
      </w:pPr>
    </w:p>
    <w:p w14:paraId="56BADAD1" w14:textId="77777777" w:rsidR="00B93196" w:rsidRDefault="00B93196">
      <w:pPr>
        <w:pStyle w:val="TitlePage"/>
        <w:jc w:val="center"/>
      </w:pPr>
    </w:p>
    <w:p w14:paraId="59695885" w14:textId="77777777" w:rsidR="00B93196" w:rsidRDefault="00B93196">
      <w:pPr>
        <w:pStyle w:val="TitlePage"/>
        <w:jc w:val="center"/>
      </w:pPr>
    </w:p>
    <w:p w14:paraId="3975C2EE" w14:textId="77777777" w:rsidR="00B93196" w:rsidRDefault="00B93196">
      <w:pPr>
        <w:pStyle w:val="TitlePage"/>
        <w:jc w:val="center"/>
      </w:pPr>
    </w:p>
    <w:p w14:paraId="75C3EB6A" w14:textId="241C2305" w:rsidR="00B93196" w:rsidRDefault="00390672">
      <w:pPr>
        <w:pStyle w:val="TitlePage"/>
      </w:pPr>
      <w:r>
        <w:t xml:space="preserve">Running </w:t>
      </w:r>
      <w:del w:id="1" w:author="Andy Kleinhesselink" w:date="2018-12-08T20:12:00Z">
        <w:r w:rsidDel="00252518">
          <w:delText>Title</w:delText>
        </w:r>
      </w:del>
      <w:ins w:id="2" w:author="Andy Kleinhesselink" w:date="2018-12-08T20:12:00Z">
        <w:r w:rsidR="00252518">
          <w:t>Head</w:t>
        </w:r>
      </w:ins>
      <w:r>
        <w:t>:  Higher Order Interactions</w:t>
      </w:r>
    </w:p>
    <w:p w14:paraId="0F9ADF94" w14:textId="361E6C25" w:rsidR="0076057D" w:rsidRDefault="0076057D">
      <w:pPr>
        <w:pStyle w:val="TitlePage"/>
      </w:pPr>
      <w:r>
        <w:t>Main Text Word Count: ~5,</w:t>
      </w:r>
      <w:del w:id="3" w:author="Andy Kleinhesselink" w:date="2018-12-08T22:22:00Z">
        <w:r w:rsidDel="00C06737">
          <w:delText>500</w:delText>
        </w:r>
      </w:del>
      <w:ins w:id="4" w:author="Andy Kleinhesselink" w:date="2018-12-08T22:22:00Z">
        <w:r w:rsidR="00C06737">
          <w:t>7</w:t>
        </w:r>
        <w:r w:rsidR="00C06737">
          <w:t>00</w:t>
        </w:r>
      </w:ins>
    </w:p>
    <w:p w14:paraId="351F6574" w14:textId="292A99E8"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935C65">
        <w:rPr>
          <w:noProof/>
        </w:rPr>
        <w:t>7770</w:t>
      </w:r>
      <w:r w:rsidR="009462AD">
        <w:rPr>
          <w:noProof/>
        </w:rPr>
        <w:fldChar w:fldCharType="end"/>
      </w:r>
      <w:r w:rsidR="005A3275">
        <w:t xml:space="preserve"> (including appendix</w:t>
      </w:r>
      <w:r>
        <w:t xml:space="preserve"> and literature cited</w:t>
      </w:r>
      <w:r w:rsidR="005A3275">
        <w:t>)</w:t>
      </w:r>
    </w:p>
    <w:p w14:paraId="782B423B" w14:textId="430C8862" w:rsidR="00B93196"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935C65">
        <w:rPr>
          <w:noProof/>
        </w:rPr>
        <w:t>39</w:t>
      </w:r>
      <w:r w:rsidR="009462AD">
        <w:rPr>
          <w:noProof/>
        </w:rPr>
        <w:fldChar w:fldCharType="end"/>
      </w:r>
      <w:r w:rsidR="005A3275">
        <w:t xml:space="preserve"> (including appendix)</w:t>
      </w:r>
      <w:r w:rsidR="00390672">
        <w:br w:type="page"/>
      </w:r>
    </w:p>
    <w:p w14:paraId="2E98D409" w14:textId="77777777" w:rsidR="00B93196" w:rsidRDefault="00390672">
      <w:pPr>
        <w:pStyle w:val="Heading"/>
      </w:pPr>
      <w:bookmarkStart w:id="5" w:name="abstract"/>
      <w:bookmarkEnd w:id="5"/>
      <w:r>
        <w:lastRenderedPageBreak/>
        <w:t>Abstract</w:t>
      </w:r>
    </w:p>
    <w:p w14:paraId="380B27D3" w14:textId="13340B60" w:rsidR="00B93196" w:rsidRDefault="00163557">
      <w:pPr>
        <w:spacing w:after="202"/>
        <w:contextualSpacing/>
      </w:pPr>
      <w:r>
        <w:t>When</w:t>
      </w:r>
      <w:r w:rsidR="00386CB5">
        <w:t xml:space="preserve"> species </w:t>
      </w:r>
      <w:r w:rsidR="00AB49EB">
        <w:t xml:space="preserve">simultaneously </w:t>
      </w:r>
      <w:del w:id="6" w:author="Andy Kleinhesselink" w:date="2018-12-08T22:16:00Z">
        <w:r w:rsidR="00386CB5" w:rsidDel="00026A4D">
          <w:delText>interact with two or more competitor</w:delText>
        </w:r>
        <w:r w:rsidR="00665670" w:rsidDel="00026A4D">
          <w:delText>s</w:delText>
        </w:r>
      </w:del>
      <w:ins w:id="7" w:author="Andy Kleinhesselink" w:date="2018-12-08T22:16:00Z">
        <w:r w:rsidR="00026A4D">
          <w:t>compete with two or more competitors</w:t>
        </w:r>
      </w:ins>
      <w:r w:rsidR="00386CB5">
        <w:t xml:space="preserve">, </w:t>
      </w:r>
      <w:r w:rsidR="00390672">
        <w:t>higher order interactions (HOIs) c</w:t>
      </w:r>
      <w:r w:rsidR="00735D12">
        <w:t>an</w:t>
      </w:r>
      <w:r w:rsidR="00390672">
        <w:t xml:space="preserve"> invalidate the application of classical theories of species competition</w:t>
      </w:r>
      <w:r w:rsidR="0079467C">
        <w:t xml:space="preserve"> and coexistence</w:t>
      </w:r>
      <w:r w:rsidR="00390672">
        <w:t xml:space="preserve">. </w:t>
      </w:r>
      <w:r w:rsidR="003C16DF">
        <w:t>I</w:t>
      </w:r>
      <w:r w:rsidR="00192A3D">
        <w:t>n order to extend ecological theory to multi-species communities</w:t>
      </w:r>
      <w:r w:rsidR="00665670">
        <w:t xml:space="preserve">, </w:t>
      </w:r>
      <w:r w:rsidR="00F0623F">
        <w:t xml:space="preserve">it </w:t>
      </w:r>
      <w:r w:rsidR="003C16DF">
        <w:t>is critical to understand how often and by what mechanisms HOIs arise</w:t>
      </w:r>
      <w:r w:rsidR="00390672">
        <w:t xml:space="preserve">. In this paper we </w:t>
      </w:r>
      <w:r w:rsidR="00514E6E">
        <w:t xml:space="preserve">propose a </w:t>
      </w:r>
      <w:r w:rsidR="00CA7985">
        <w:t xml:space="preserve">quantitative </w:t>
      </w:r>
      <w:r w:rsidR="00514E6E">
        <w:t xml:space="preserve">definition for HOIs that </w:t>
      </w:r>
      <w:r w:rsidR="00632DC9">
        <w:t xml:space="preserve">distinguishes them from </w:t>
      </w:r>
      <w:r w:rsidR="00514E6E">
        <w:t>non-linear density dependence</w:t>
      </w:r>
      <w:r w:rsidR="00632DC9">
        <w:t xml:space="preserve"> and emphasizes their consequences for </w:t>
      </w:r>
      <w:r w:rsidR="000B20AC">
        <w:t xml:space="preserve">multi-species </w:t>
      </w:r>
      <w:r w:rsidR="00632DC9">
        <w:t>competition</w:t>
      </w:r>
      <w:r w:rsidR="00514E6E">
        <w:t xml:space="preserve">. </w:t>
      </w:r>
      <w:r w:rsidR="00A312F1">
        <w:t xml:space="preserve">In order to </w:t>
      </w:r>
      <w:r w:rsidR="000B20AC">
        <w:t>illustrate how</w:t>
      </w:r>
      <w:r w:rsidR="00632DC9">
        <w:t xml:space="preserve"> </w:t>
      </w:r>
      <w:r w:rsidR="00514E6E">
        <w:t>HOIs can be detected</w:t>
      </w:r>
      <w:r w:rsidR="00A312F1">
        <w:t xml:space="preserve"> </w:t>
      </w:r>
      <w:r w:rsidR="00514E6E">
        <w:t xml:space="preserve">and </w:t>
      </w:r>
      <w:r w:rsidR="000B20AC">
        <w:t>to shed light on the</w:t>
      </w:r>
      <w:r w:rsidR="0079467C">
        <w:t>ir mechanistic basis</w:t>
      </w:r>
      <w:r w:rsidR="000B20AC">
        <w:t>, we simulat</w:t>
      </w:r>
      <w:r w:rsidR="0079467C">
        <w:t>e</w:t>
      </w:r>
      <w:r w:rsidR="000B20AC">
        <w:t xml:space="preserve"> resource competition between </w:t>
      </w:r>
      <w:r w:rsidR="001E683B">
        <w:t>three annual plant species</w:t>
      </w:r>
      <w:r w:rsidR="00B00A38">
        <w:t xml:space="preserve"> </w:t>
      </w:r>
      <w:r w:rsidR="001F3D0E">
        <w:t>differing in the</w:t>
      </w:r>
      <w:r w:rsidR="00632DC9">
        <w:t xml:space="preserve">ir </w:t>
      </w:r>
      <w:r w:rsidR="000B20AC">
        <w:t xml:space="preserve">phenology and </w:t>
      </w:r>
      <w:r w:rsidR="00F0623F">
        <w:t xml:space="preserve">functional </w:t>
      </w:r>
      <w:r w:rsidR="00632DC9">
        <w:t>response to resource depletion</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 whether</w:t>
      </w:r>
      <w:r w:rsidR="00632DC9">
        <w:t xml:space="preserve"> competition</w:t>
      </w:r>
      <w:r w:rsidR="0079467C">
        <w:t xml:space="preserve"> involving more than one species is equal to the sum of </w:t>
      </w:r>
      <w:r w:rsidR="00632DC9">
        <w:t>single species effects</w:t>
      </w:r>
      <w:r w:rsidR="00B00A38">
        <w:t xml:space="preserve">.  </w:t>
      </w:r>
      <w:r w:rsidR="00C32A0E">
        <w:t xml:space="preserve">We find </w:t>
      </w:r>
      <w:del w:id="8" w:author="Andy Kleinhesselink" w:date="2018-12-08T22:18:00Z">
        <w:r w:rsidR="00C32A0E" w:rsidDel="00C06737">
          <w:delText xml:space="preserve">that </w:delText>
        </w:r>
      </w:del>
      <w:r w:rsidR="00632DC9">
        <w:t xml:space="preserve">the strength of </w:t>
      </w:r>
      <w:r w:rsidR="001E683B">
        <w:t>HOIs</w:t>
      </w:r>
      <w:r w:rsidR="00632DC9">
        <w:t xml:space="preserve"> vary with phenology</w:t>
      </w:r>
      <w:del w:id="9" w:author="Andy Kleinhesselink" w:date="2018-12-08T22:18:00Z">
        <w:r w:rsidR="00632DC9" w:rsidDel="00C06737">
          <w:delText xml:space="preserve"> in our </w:delText>
        </w:r>
        <w:r w:rsidR="00F0623F" w:rsidDel="00C06737">
          <w:delText>simulation</w:delText>
        </w:r>
      </w:del>
      <w:r w:rsidR="00F0623F">
        <w:t>:</w:t>
      </w:r>
      <w:r w:rsidR="00632DC9">
        <w:t xml:space="preserve"> </w:t>
      </w:r>
      <w:r w:rsidR="00F0623F">
        <w:t>s</w:t>
      </w:r>
      <w:r w:rsidR="00632DC9">
        <w:t xml:space="preserve">pecies that grow later </w:t>
      </w:r>
      <w:del w:id="10" w:author="Andy Kleinhesselink" w:date="2018-12-08T22:18:00Z">
        <w:r w:rsidR="00632DC9" w:rsidDel="00C06737">
          <w:delText xml:space="preserve">in the season </w:delText>
        </w:r>
      </w:del>
      <w:r w:rsidR="00632DC9">
        <w:t>experience stronger HOIs because the</w:t>
      </w:r>
      <w:ins w:id="11" w:author="Andy Kleinhesselink" w:date="2018-12-08T22:19:00Z">
        <w:r w:rsidR="00C06737">
          <w:t>ir</w:t>
        </w:r>
      </w:ins>
      <w:r w:rsidR="00632DC9">
        <w:t xml:space="preserve"> competitive environment </w:t>
      </w:r>
      <w:del w:id="12" w:author="Andy Kleinhesselink" w:date="2018-12-08T22:19:00Z">
        <w:r w:rsidR="00632DC9" w:rsidDel="00C06737">
          <w:delText xml:space="preserve">they experience </w:delText>
        </w:r>
      </w:del>
      <w:r w:rsidR="00632DC9">
        <w:t xml:space="preserve">is strongly affected by </w:t>
      </w:r>
      <w:del w:id="13" w:author="Andy Kleinhesselink" w:date="2018-12-08T22:19:00Z">
        <w:r w:rsidR="00632DC9" w:rsidDel="00C06737">
          <w:delText xml:space="preserve">species </w:delText>
        </w:r>
      </w:del>
      <w:r w:rsidR="0079467C">
        <w:t>earlier growing species</w:t>
      </w:r>
      <w:r w:rsidR="00C32A0E">
        <w:t xml:space="preserve">. </w:t>
      </w:r>
      <w:r w:rsidR="00390672">
        <w:t xml:space="preserve">We conclude that </w:t>
      </w:r>
      <w:ins w:id="14" w:author="Andy Kleinhesselink" w:date="2018-12-08T22:19:00Z">
        <w:r w:rsidR="00C06737">
          <w:t xml:space="preserve">stronger </w:t>
        </w:r>
      </w:ins>
      <w:r w:rsidR="00390672">
        <w:t xml:space="preserve">HOIs </w:t>
      </w:r>
      <w:r w:rsidR="003C16DF">
        <w:t>are</w:t>
      </w:r>
      <w:r w:rsidR="00390672">
        <w:t xml:space="preserve"> likely to </w:t>
      </w:r>
      <w:ins w:id="15" w:author="Andy Kleinhesselink" w:date="2018-12-08T22:20:00Z">
        <w:r w:rsidR="00C06737">
          <w:t xml:space="preserve">occur </w:t>
        </w:r>
      </w:ins>
      <w:del w:id="16" w:author="Andy Kleinhesselink" w:date="2018-12-08T22:20:00Z">
        <w:r w:rsidR="0079467C" w:rsidDel="00C06737">
          <w:delText xml:space="preserve">be stronger in </w:delText>
        </w:r>
        <w:r w:rsidR="00632DC9" w:rsidDel="00C06737">
          <w:delText xml:space="preserve">in </w:delText>
        </w:r>
      </w:del>
      <w:r w:rsidR="00632DC9">
        <w:t xml:space="preserve">systems </w:t>
      </w:r>
      <w:r w:rsidR="000B20AC">
        <w:t xml:space="preserve">with rapid declines in </w:t>
      </w:r>
      <w:r w:rsidR="00632DC9">
        <w:t>resource availability</w:t>
      </w:r>
      <w:r w:rsidR="00F0623F">
        <w:t xml:space="preserve"> </w:t>
      </w:r>
      <w:r w:rsidR="00192A3D">
        <w:t xml:space="preserve">and </w:t>
      </w:r>
      <w:r w:rsidR="000B20AC">
        <w:t xml:space="preserve">rapid increases in </w:t>
      </w:r>
      <w:r w:rsidR="00192A3D">
        <w:t xml:space="preserve">individual </w:t>
      </w:r>
      <w:r w:rsidR="00F0623F">
        <w:t xml:space="preserve">size </w:t>
      </w:r>
      <w:r w:rsidR="00632DC9">
        <w:t>over the course of a single</w:t>
      </w:r>
      <w:r w:rsidR="00192A3D">
        <w:t xml:space="preserve"> growing</w:t>
      </w:r>
      <w:r w:rsidR="00632DC9">
        <w:t xml:space="preserve"> season</w:t>
      </w:r>
      <w:r w:rsidR="00390672">
        <w:t>.</w:t>
      </w:r>
    </w:p>
    <w:p w14:paraId="1F03993B" w14:textId="77777777" w:rsidR="00B93196" w:rsidRDefault="00B93196">
      <w:pPr>
        <w:spacing w:after="202"/>
        <w:contextualSpacing/>
      </w:pPr>
    </w:p>
    <w:p w14:paraId="4CB745C8" w14:textId="175B5B94" w:rsidR="0061034E" w:rsidRDefault="00390672" w:rsidP="00973FCF">
      <w:pPr>
        <w:spacing w:after="202"/>
        <w:ind w:firstLine="0"/>
        <w:contextualSpacing/>
        <w:rPr>
          <w:rFonts w:eastAsia="Noto Sans CJK SC Regular" w:cs="FreeSans"/>
          <w:b/>
          <w:szCs w:val="28"/>
        </w:rPr>
      </w:pPr>
      <w:r>
        <w:rPr>
          <w:i/>
          <w:iCs/>
        </w:rPr>
        <w:t>Key words: competition, coexistence theory</w:t>
      </w:r>
      <w:r w:rsidR="00735D12">
        <w:rPr>
          <w:i/>
          <w:iCs/>
        </w:rPr>
        <w:t>, phenology, annual plants</w:t>
      </w:r>
      <w:bookmarkStart w:id="17" w:name="introduction"/>
      <w:bookmarkEnd w:id="17"/>
    </w:p>
    <w:p w14:paraId="2DFCF149" w14:textId="77777777" w:rsidR="00B93196" w:rsidRDefault="00390672">
      <w:pPr>
        <w:pStyle w:val="Heading"/>
      </w:pPr>
      <w:r>
        <w:lastRenderedPageBreak/>
        <w:t>Introduction</w:t>
      </w:r>
    </w:p>
    <w:p w14:paraId="5BC13903" w14:textId="581C5D26" w:rsidR="00B93196" w:rsidRDefault="00AE5DD5">
      <w:pPr>
        <w:spacing w:after="202"/>
        <w:contextualSpacing/>
      </w:pPr>
      <w:r>
        <w:t xml:space="preserve">Over </w:t>
      </w:r>
      <w:r w:rsidR="004643A4">
        <w:t>a lifetime</w:t>
      </w:r>
      <w:r>
        <w:t>, most</w:t>
      </w:r>
      <w:r w:rsidR="00390672">
        <w:t xml:space="preserve"> </w:t>
      </w:r>
      <w:r>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most classical models in community ecology summarize species interactions </w:t>
      </w:r>
      <w:r w:rsidR="004643A4">
        <w:t xml:space="preserve">in a pairwise fashion, </w:t>
      </w:r>
      <w:r w:rsidR="00525B6E">
        <w:t>assuming that the per capita effect of one species on another is independent of the densities of other species in the system</w:t>
      </w:r>
      <w:r w:rsidR="00390672">
        <w:t xml:space="preserve">. </w:t>
      </w:r>
      <w:r w:rsidR="002E3A23">
        <w:t xml:space="preserve">Such models </w:t>
      </w:r>
      <w:r w:rsidR="00390672">
        <w:t xml:space="preserve">have been critical to the development of modern coexistence theory </w:t>
      </w:r>
      <w:r w:rsidR="005A5626">
        <w:fldChar w:fldCharType="begin"/>
      </w:r>
      <w:r w:rsidR="00B92CBD">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B92CBD">
        <w:rPr>
          <w:noProof/>
        </w:rPr>
        <w:t>(Chesson 2000, Levine et al. 2017)</w:t>
      </w:r>
      <w:r w:rsidR="005A5626">
        <w:fldChar w:fldCharType="end"/>
      </w:r>
      <w:r w:rsidR="004C44FD">
        <w:t>, and imply</w:t>
      </w:r>
      <w:r w:rsidR="00390672">
        <w:t xml:space="preserve"> that the </w:t>
      </w:r>
      <w:r w:rsidR="00B3111A">
        <w:t>dynamics</w:t>
      </w:r>
      <w:r w:rsidR="00390672">
        <w:t xml:space="preserve"> of multi-species species competition can be predicted </w:t>
      </w:r>
      <w:r w:rsidR="002E3A23">
        <w:t>if we have an accurate understanding of the interactions between each pair of species</w:t>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A5626">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2A041BF3" w14:textId="3F5CA02D" w:rsidR="00BD75EE" w:rsidRDefault="00390672">
      <w:pPr>
        <w:spacing w:after="202"/>
        <w:contextualSpacing/>
      </w:pPr>
      <w:r>
        <w:t xml:space="preserve">The </w:t>
      </w:r>
      <w:r w:rsidR="00024622">
        <w:t>potential for</w:t>
      </w:r>
      <w:r>
        <w:t xml:space="preserve"> higher order interactions (HOIs) between species challenges th</w:t>
      </w:r>
      <w:r w:rsidR="00620DAA">
        <w:t>e</w:t>
      </w:r>
      <w:r>
        <w:t xml:space="preserve"> core assumption </w:t>
      </w:r>
      <w:r w:rsidR="00620DAA">
        <w:t xml:space="preserve">of additive pairwise interactions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t xml:space="preserve">. </w:t>
      </w:r>
      <w:r w:rsidR="00852C69">
        <w:t>The conceptual</w:t>
      </w:r>
      <w:r w:rsidR="003431F6">
        <w:t xml:space="preserve"> </w:t>
      </w:r>
      <w:r w:rsidR="00852C69">
        <w:t xml:space="preserve">importance of HOIs is </w:t>
      </w:r>
      <w:r w:rsidR="003431F6">
        <w:t>clear: if HOIs are prevalent</w:t>
      </w:r>
      <w:r w:rsidR="00DF5BA1">
        <w:t>,</w:t>
      </w:r>
      <w:r w:rsidR="003431F6">
        <w:t xml:space="preserve"> </w:t>
      </w:r>
      <w:r w:rsidR="009E7519">
        <w:t xml:space="preserve">even a perfect </w:t>
      </w:r>
      <w:r w:rsidR="00C8696F">
        <w:t xml:space="preserve">understanding of competition between pairs of species </w:t>
      </w:r>
      <w:r w:rsidR="00852C69">
        <w:t xml:space="preserve">may not be </w:t>
      </w:r>
      <w:r w:rsidR="003017BD">
        <w:t xml:space="preserve">sufficient to </w:t>
      </w:r>
      <w:r w:rsidR="007F2B64">
        <w:t xml:space="preserve">describe </w:t>
      </w:r>
      <w:r w:rsidR="003431F6">
        <w:t xml:space="preserve">the dynamics of </w:t>
      </w:r>
      <w:r w:rsidR="00DF5BA1">
        <w:t xml:space="preserve">multispecies </w:t>
      </w:r>
      <w:r w:rsidR="003431F6">
        <w:t xml:space="preserve">communities </w:t>
      </w:r>
      <w:r w:rsidR="005A5626">
        <w:fldChar w:fldCharType="begin"/>
      </w:r>
      <w:r w:rsidR="00033A0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4B7E48">
        <w:t>T</w:t>
      </w:r>
      <w:r w:rsidR="00EC01A1">
        <w:t xml:space="preserve">he presence of HOIs </w:t>
      </w:r>
      <w:r w:rsidR="00DF5BA1">
        <w:t xml:space="preserve">also </w:t>
      </w:r>
      <w:r w:rsidR="00EC01A1">
        <w:t xml:space="preserve">challenges classical definitions of </w:t>
      </w:r>
      <w:r w:rsidR="00DF5BA1">
        <w:t xml:space="preserve">species </w:t>
      </w:r>
      <w:r w:rsidR="00EC01A1">
        <w:t xml:space="preserve">coexistence and </w:t>
      </w:r>
      <w:r w:rsidR="009E7519">
        <w:t xml:space="preserve">the </w:t>
      </w:r>
      <w:r w:rsidR="00EC01A1">
        <w:t xml:space="preserve">niche that rest on </w:t>
      </w:r>
      <w:r w:rsidR="009E7519">
        <w:t xml:space="preserve">the assumption that </w:t>
      </w:r>
      <w:r w:rsidR="00EC01A1">
        <w:t>intraspecific</w:t>
      </w:r>
      <w:r w:rsidR="009E7519">
        <w:t xml:space="preserve"> and</w:t>
      </w:r>
      <w:r w:rsidR="00EC01A1">
        <w:t xml:space="preserve"> interspecific </w:t>
      </w:r>
      <w:r w:rsidR="009E7519">
        <w:t xml:space="preserve">interactions are </w:t>
      </w:r>
      <w:r w:rsidR="00DF5BA1">
        <w:t xml:space="preserve">of a </w:t>
      </w:r>
      <w:r w:rsidR="009E7519">
        <w:t xml:space="preserve">fixed strength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EC01A1">
        <w:t xml:space="preserve">. </w:t>
      </w:r>
      <w:r w:rsidR="007E6387">
        <w:t>In the extreme,</w:t>
      </w:r>
      <w:r>
        <w:t xml:space="preserve"> HOIs </w:t>
      </w:r>
      <w:r w:rsidR="00366918">
        <w:t xml:space="preserve">may </w:t>
      </w:r>
      <w:r w:rsidR="00D72D86">
        <w:t>permit</w:t>
      </w:r>
      <w:r>
        <w:t xml:space="preserve"> coexistence in </w:t>
      </w:r>
      <w:r w:rsidR="00E75F7D">
        <w:t>communities of three or more species</w:t>
      </w:r>
      <w:r w:rsidR="005561EF">
        <w:t xml:space="preserve"> that are unable to coexist as species pairs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t xml:space="preserve">. </w:t>
      </w:r>
    </w:p>
    <w:p w14:paraId="0AACBB3E" w14:textId="65314195" w:rsidR="006A1B59" w:rsidRDefault="00616BAF" w:rsidP="003431F6">
      <w:pPr>
        <w:spacing w:after="202"/>
        <w:contextualSpacing/>
      </w:pPr>
      <w:r>
        <w:lastRenderedPageBreak/>
        <w:t xml:space="preserve">Although </w:t>
      </w:r>
      <w:r w:rsidR="00960940">
        <w:t>there has been a revival in ecologists’ interest in the implications of HOIs for coexistence</w:t>
      </w:r>
      <w:r w:rsidR="00DF5BA1">
        <w:t xml:space="preserve"> in communities,</w:t>
      </w:r>
      <w:r w:rsidR="00FE0701">
        <w:t xml:space="preserve"> </w:t>
      </w:r>
      <w:r w:rsidR="005561EF">
        <w:t xml:space="preserve">the field still lacks </w:t>
      </w:r>
      <w:r w:rsidR="00E75F7D">
        <w:t xml:space="preserve">a </w:t>
      </w:r>
      <w:r w:rsidR="00DF5BA1">
        <w:t xml:space="preserve">common </w:t>
      </w:r>
      <w:r w:rsidR="0075287A">
        <w:t xml:space="preserve">quantitative </w:t>
      </w:r>
      <w:r w:rsidR="00E75F7D">
        <w:t xml:space="preserve">definition </w:t>
      </w:r>
      <w:r w:rsidR="005561EF">
        <w:t>of</w:t>
      </w:r>
      <w:r w:rsidR="00E75F7D">
        <w:t xml:space="preserve"> HOIs</w:t>
      </w:r>
      <w:r w:rsidR="005561EF">
        <w:t xml:space="preserve"> and</w:t>
      </w:r>
      <w:r w:rsidR="00E75F7D">
        <w:t xml:space="preserve"> robust methods</w:t>
      </w:r>
      <w:r w:rsidR="005561EF">
        <w:t xml:space="preserve"> to detect them</w:t>
      </w:r>
      <w:r w:rsidR="00960940">
        <w:t xml:space="preserve"> in empirical data</w:t>
      </w:r>
      <w:r w:rsidR="00E75F7D">
        <w:t xml:space="preserve">. </w:t>
      </w:r>
      <w:r w:rsidR="00960940">
        <w:t xml:space="preserve">The difficulty in defining HOIs was apparent early on </w:t>
      </w:r>
      <w:r w:rsidR="006D02EA">
        <w:fldChar w:fldCharType="begin"/>
      </w:r>
      <w:r w:rsidR="00596808">
        <w:instrText xml:space="preserve"> ADDIN ZOTERO_ITEM CSL_CITATION {"citationID":"AsicaT1g","properties":{"formattedCitation":"(Vandermeer 1969, Neill 1974, Case and Bender 1981, Pomerantz 1981)","plainCitation":"(Vandermeer 1969, Neill 1974, Case and Bender 1981, Pomerantz 1981)","noteIndex":0},"citationItems":[{"id":7573,"uris":["http://zotero.org/users/688880/items/MDKZWCM7"],"uri":["http://zotero.org/users/688880/items/MDKZWCM7"],"itemData":{"id":7573,"type":"article-journal","title":"The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J."}],"issued":{"date-parts":[["1981",4,1]]}}}],"schema":"https://github.com/citation-style-language/schema/raw/master/csl-citation.json"} </w:instrText>
      </w:r>
      <w:r w:rsidR="006D02EA">
        <w:fldChar w:fldCharType="separate"/>
      </w:r>
      <w:r w:rsidR="006D02EA">
        <w:rPr>
          <w:noProof/>
        </w:rPr>
        <w:t>(Vandermeer 1969, Neill 1974, Case and Bender 1981, Pomerantz 1981)</w:t>
      </w:r>
      <w:r w:rsidR="006D02EA">
        <w:fldChar w:fldCharType="end"/>
      </w:r>
      <w:r w:rsidR="006D02EA">
        <w:t xml:space="preserve">. </w:t>
      </w:r>
      <w:r w:rsidR="007A2BB7">
        <w:t xml:space="preserve"> Early </w:t>
      </w:r>
      <w:r w:rsidR="004F1562">
        <w:t>discussions defined an HOI only within the context of a standard Lotka-Volterra competition model</w:t>
      </w:r>
      <w:r w:rsidR="007A3AB9">
        <w:t xml:space="preserve"> where </w:t>
      </w:r>
      <w:r w:rsidR="00EB69C7">
        <w:t xml:space="preserve">per capita growth rate declines linearly with competition, and the effects of multiple competitors are simply summed to the get the aggregate </w:t>
      </w:r>
      <w:r w:rsidR="00AE1DE1">
        <w:t xml:space="preserve">competitive </w:t>
      </w:r>
      <w:r w:rsidR="00EB69C7">
        <w:t xml:space="preserve">effect </w:t>
      </w:r>
      <w:r w:rsidR="00DC47EC">
        <w:fldChar w:fldCharType="begin"/>
      </w:r>
      <w:r w:rsidR="00DA1F0D">
        <w:instrText xml:space="preserve"> ADDIN ZOTERO_ITEM CSL_CITATION {"citationID":"bQvG6UdF","properties":{"formattedCitation":"(Vandermeer 1969)","plainCitation":"(Vandermeer 1969)","noteIndex":0},"citationItems":[{"id":7573,"uris":["http://zotero.org/users/688880/items/MDKZWCM7"],"uri":["http://zotero.org/users/688880/items/MDKZWCM7"],"itemData":{"id":7573,"type":"article-journal","title":"The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H."}],"issued":{"date-parts":[["1969",5]]}}}],"schema":"https://github.com/citation-style-language/schema/raw/master/csl-citation.json"} </w:instrText>
      </w:r>
      <w:r w:rsidR="00DC47EC">
        <w:fldChar w:fldCharType="separate"/>
      </w:r>
      <w:r w:rsidR="00DA1F0D">
        <w:rPr>
          <w:noProof/>
        </w:rPr>
        <w:t>(Vandermeer 1969)</w:t>
      </w:r>
      <w:r w:rsidR="00DC47EC">
        <w:fldChar w:fldCharType="end"/>
      </w:r>
      <w:r w:rsidR="007A2BB7">
        <w:t xml:space="preserve">. </w:t>
      </w:r>
      <w:r w:rsidR="006D02EA">
        <w:t xml:space="preserve"> </w:t>
      </w:r>
      <w:r w:rsidR="004B7D03">
        <w:t xml:space="preserve">Billick and Case </w:t>
      </w:r>
      <w:r w:rsidR="004B7D03">
        <w:fldChar w:fldCharType="begin"/>
      </w:r>
      <w:r w:rsidR="004B7D03">
        <w:instrText xml:space="preserve"> ADDIN ZOTERO_ITEM CSL_CITATION {"citationID":"NEgTQrGT","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4B7D03">
        <w:fldChar w:fldCharType="separate"/>
      </w:r>
      <w:r w:rsidR="004B7D03">
        <w:rPr>
          <w:noProof/>
        </w:rPr>
        <w:t>(1994)</w:t>
      </w:r>
      <w:r w:rsidR="004B7D03">
        <w:fldChar w:fldCharType="end"/>
      </w:r>
      <w:r w:rsidR="004B7D03">
        <w:t xml:space="preserve"> attempted to defin</w:t>
      </w:r>
      <w:r w:rsidR="004F1562">
        <w:t>e</w:t>
      </w:r>
      <w:r w:rsidR="004B7D03">
        <w:t xml:space="preserve"> HOIs </w:t>
      </w:r>
      <w:r w:rsidR="004F1562">
        <w:t xml:space="preserve">more generally </w:t>
      </w:r>
      <w:r w:rsidR="004B7D03">
        <w:t>as the presence of</w:t>
      </w:r>
      <w:r w:rsidR="00DA1F0D">
        <w:t xml:space="preserve"> non-additive effects </w:t>
      </w:r>
      <w:r w:rsidR="00852C69">
        <w:t>between species</w:t>
      </w:r>
      <w:r w:rsidR="004B7E48">
        <w:t>,</w:t>
      </w:r>
      <w:r w:rsidR="00852C69">
        <w:t xml:space="preserve"> </w:t>
      </w:r>
      <w:r w:rsidR="00593B78">
        <w:t>but</w:t>
      </w:r>
      <w:r w:rsidR="00852C69">
        <w:t xml:space="preserve"> this</w:t>
      </w:r>
      <w:r w:rsidR="00593B78">
        <w:t xml:space="preserve"> definition</w:t>
      </w:r>
      <w:r w:rsidR="00852C69">
        <w:t xml:space="preserve"> </w:t>
      </w:r>
      <w:r w:rsidR="004F1562">
        <w:t xml:space="preserve">was itself </w:t>
      </w:r>
      <w:r w:rsidR="003566DC">
        <w:t xml:space="preserve">viewed as </w:t>
      </w:r>
      <w:r w:rsidR="004F1562">
        <w:t>problematic</w:t>
      </w:r>
      <w:r w:rsidR="004B7E48">
        <w:t xml:space="preserve"> </w:t>
      </w:r>
      <w:r w:rsidR="00593B78">
        <w:fldChar w:fldCharType="begin"/>
      </w:r>
      <w:r w:rsidR="003431F6">
        <w:instrText xml:space="preserve"> ADDIN ZOTERO_ITEM CSL_CITATION {"citationID":"Ht4WYEcT","properties":{"formattedCitation":"(Adler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593B78">
        <w:fldChar w:fldCharType="separate"/>
      </w:r>
      <w:r w:rsidR="003431F6">
        <w:t>(Adler and Morris 1994)</w:t>
      </w:r>
      <w:r w:rsidR="00593B78">
        <w:fldChar w:fldCharType="end"/>
      </w:r>
      <w:r w:rsidR="003566DC">
        <w:t xml:space="preserve"> because</w:t>
      </w:r>
      <w:r w:rsidR="00620DAA">
        <w:t xml:space="preserve"> </w:t>
      </w:r>
      <w:r w:rsidR="00AE1DE1">
        <w:t>such non-additivity automatically arises</w:t>
      </w:r>
      <w:r w:rsidR="00620DAA">
        <w:t xml:space="preserve"> in any model with non-linear density dependence</w:t>
      </w:r>
      <w:r w:rsidR="00DA1F0D">
        <w:t xml:space="preserve">.  </w:t>
      </w:r>
      <w:r w:rsidR="00CF41F8">
        <w:t xml:space="preserve">The lack of </w:t>
      </w:r>
      <w:r w:rsidR="00837079">
        <w:t>an agreed upon</w:t>
      </w:r>
      <w:r w:rsidR="00CF41F8">
        <w:t xml:space="preserve"> definitio</w:t>
      </w:r>
      <w:r w:rsidR="00837079">
        <w:t xml:space="preserve">n for </w:t>
      </w:r>
      <w:r w:rsidR="00983C26">
        <w:t>HOIs</w:t>
      </w:r>
      <w:r w:rsidR="00837079">
        <w:t xml:space="preserve"> is apparent in a</w:t>
      </w:r>
      <w:r w:rsidR="00DA1F0D">
        <w:t xml:space="preserve"> recent paper by Mayfield and Stouffer </w:t>
      </w:r>
      <w:r w:rsidR="00DA1F0D">
        <w:fldChar w:fldCharType="begin"/>
      </w:r>
      <w:r w:rsidR="00DA1F0D">
        <w:instrText xml:space="preserve"> ADDIN ZOTERO_ITEM CSL_CITATION {"citationID":"aXScVAcV","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DA1F0D">
        <w:fldChar w:fldCharType="separate"/>
      </w:r>
      <w:r w:rsidR="00DA1F0D">
        <w:rPr>
          <w:noProof/>
        </w:rPr>
        <w:t>(2017)</w:t>
      </w:r>
      <w:r w:rsidR="00DA1F0D">
        <w:fldChar w:fldCharType="end"/>
      </w:r>
      <w:r w:rsidR="00837079">
        <w:t>, which</w:t>
      </w:r>
      <w:r w:rsidR="00DA1F0D">
        <w:t xml:space="preserve"> </w:t>
      </w:r>
      <w:r w:rsidR="004B7E48">
        <w:t xml:space="preserve">included </w:t>
      </w:r>
      <w:r w:rsidR="00DA1F0D">
        <w:t xml:space="preserve">non-linear intra- </w:t>
      </w:r>
      <w:r w:rsidR="003431F6">
        <w:t>and</w:t>
      </w:r>
      <w:r w:rsidR="00DA1F0D">
        <w:t xml:space="preserve"> inter</w:t>
      </w:r>
      <w:r w:rsidR="003431F6">
        <w:t>-</w:t>
      </w:r>
      <w:r w:rsidR="00DA1F0D">
        <w:t>specific interaction</w:t>
      </w:r>
      <w:r w:rsidR="004D0C4B">
        <w:t>s</w:t>
      </w:r>
      <w:r w:rsidR="00DA1F0D">
        <w:t xml:space="preserve"> </w:t>
      </w:r>
      <w:r w:rsidR="00837079">
        <w:t>as</w:t>
      </w:r>
      <w:r w:rsidR="00DA1F0D">
        <w:t xml:space="preserve"> HOI</w:t>
      </w:r>
      <w:r w:rsidR="00983C26">
        <w:t>s</w:t>
      </w:r>
      <w:r w:rsidR="00DA1F0D">
        <w:t xml:space="preserve">, </w:t>
      </w:r>
      <w:r w:rsidR="00983C26">
        <w:t xml:space="preserve">a usage deviating </w:t>
      </w:r>
      <w:r w:rsidR="00852C69">
        <w:t xml:space="preserve">from the </w:t>
      </w:r>
      <w:r w:rsidR="004B7E48">
        <w:t xml:space="preserve">original </w:t>
      </w:r>
      <w:r w:rsidR="004F1562">
        <w:t>emphasis on</w:t>
      </w:r>
      <w:r w:rsidR="00620DAA">
        <w:t xml:space="preserve"> </w:t>
      </w:r>
      <w:r w:rsidR="005C1314">
        <w:t>interaction modification arising with</w:t>
      </w:r>
      <w:r w:rsidR="00620DAA">
        <w:t xml:space="preserve"> two or more species</w:t>
      </w:r>
      <w:r w:rsidR="004D0C4B">
        <w:t xml:space="preserve"> (see also </w:t>
      </w:r>
      <w:r w:rsidR="004047B8">
        <w:fldChar w:fldCharType="begin"/>
      </w:r>
      <w:r w:rsidR="004047B8">
        <w:instrText xml:space="preserve"> ADDIN ZOTERO_ITEM CSL_CITATION {"citationID":"RLXlxsk1","properties":{"formattedCitation":"(Letten and Stouffer 2019)","plainCitation":"(Letten and Stouffer 2019)","noteIndex":0},"citationItems":[{"id":7620,"uris":["http://zotero.org/users/688880/items/LNFPQT3Z"],"uri":["http://zotero.org/users/688880/items/LNFPQT3Z"],"itemData":{"id":7620,"type":"article-journal","title":"The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rsidR="004047B8">
        <w:fldChar w:fldCharType="separate"/>
      </w:r>
      <w:r w:rsidR="004047B8">
        <w:rPr>
          <w:noProof/>
        </w:rPr>
        <w:t>(Letten and Stouffer 2019)</w:t>
      </w:r>
      <w:r w:rsidR="004047B8">
        <w:fldChar w:fldCharType="end"/>
      </w:r>
      <w:r w:rsidR="004D0C4B">
        <w:t>)</w:t>
      </w:r>
      <w:r w:rsidR="00DA1F0D">
        <w:t xml:space="preserve">. </w:t>
      </w:r>
      <w:r w:rsidR="00593B78">
        <w:t xml:space="preserve"> </w:t>
      </w:r>
      <w:r w:rsidR="00852C69">
        <w:t>The renewed interest in HOIs</w:t>
      </w:r>
      <w:r w:rsidR="00033A04">
        <w:t xml:space="preserve"> and their potential</w:t>
      </w:r>
      <w:r w:rsidR="003566DC">
        <w:t xml:space="preserve"> to</w:t>
      </w:r>
      <w:r w:rsidR="00033A04">
        <w:t xml:space="preserve"> profound</w:t>
      </w:r>
      <w:r w:rsidR="003566DC">
        <w:t>ly</w:t>
      </w:r>
      <w:r w:rsidR="00033A04">
        <w:t xml:space="preserve"> </w:t>
      </w:r>
      <w:r w:rsidR="003566DC">
        <w:t xml:space="preserve">shape </w:t>
      </w:r>
      <w:r w:rsidR="00092171">
        <w:t xml:space="preserve">the </w:t>
      </w:r>
      <w:r w:rsidR="003566DC">
        <w:t>diversity</w:t>
      </w:r>
      <w:r w:rsidR="00092171">
        <w:t xml:space="preserve"> and dynamics of </w:t>
      </w:r>
      <w:r w:rsidR="00033A04">
        <w:t xml:space="preserve">multispecies communities </w:t>
      </w:r>
      <w:r w:rsidR="00852C69">
        <w:t xml:space="preserve">demand a </w:t>
      </w:r>
      <w:r w:rsidR="00033A04">
        <w:t xml:space="preserve">clear </w:t>
      </w:r>
      <w:r w:rsidR="00E601A2">
        <w:t xml:space="preserve">quantitative </w:t>
      </w:r>
      <w:r w:rsidR="003431F6">
        <w:t>definition</w:t>
      </w:r>
      <w:r w:rsidR="00092171">
        <w:t>, as</w:t>
      </w:r>
      <w:r w:rsidR="003431F6">
        <w:t xml:space="preserve"> </w:t>
      </w:r>
      <w:r w:rsidR="00092171">
        <w:t>well as careful consideration of</w:t>
      </w:r>
      <w:r w:rsidR="003431F6">
        <w:t xml:space="preserve"> how HOIs </w:t>
      </w:r>
      <w:r w:rsidR="00092171">
        <w:t xml:space="preserve">can </w:t>
      </w:r>
      <w:r w:rsidR="003431F6">
        <w:t xml:space="preserve">be detected </w:t>
      </w:r>
      <w:r w:rsidR="00092171">
        <w:t>with the</w:t>
      </w:r>
      <w:r w:rsidR="003431F6">
        <w:t xml:space="preserve"> kind of empirical data ecologists </w:t>
      </w:r>
      <w:r w:rsidR="00092171">
        <w:t xml:space="preserve">typically </w:t>
      </w:r>
      <w:r w:rsidR="003431F6">
        <w:t>collect.</w:t>
      </w:r>
    </w:p>
    <w:p w14:paraId="54009F6F" w14:textId="53BF0448" w:rsidR="00661E05" w:rsidRDefault="00661E05" w:rsidP="00973FCF">
      <w:pPr>
        <w:spacing w:after="202"/>
        <w:contextualSpacing/>
      </w:pPr>
      <w:r>
        <w:t>In addition</w:t>
      </w:r>
      <w:r w:rsidR="00092171">
        <w:t xml:space="preserve"> to the challenges of defining and detecting HOIs described above</w:t>
      </w:r>
      <w:r>
        <w:t xml:space="preserve">, the mechanisms </w:t>
      </w:r>
      <w:r w:rsidR="00092171">
        <w:t>that</w:t>
      </w:r>
      <w:r>
        <w:t xml:space="preserve"> generate higher order interactions between </w:t>
      </w:r>
      <w:r w:rsidR="00033A04">
        <w:t xml:space="preserve">competing species </w:t>
      </w:r>
      <w:r>
        <w:t xml:space="preserve">are unclear.  Ecologists know that higher order interactions emerge organically in </w:t>
      </w:r>
      <w:r w:rsidR="00E22254">
        <w:t xml:space="preserve">many </w:t>
      </w:r>
      <w:r>
        <w:lastRenderedPageBreak/>
        <w:t xml:space="preserve">mechanistic competition models </w:t>
      </w:r>
      <w:r w:rsidR="00E22254">
        <w:fldChar w:fldCharType="begin"/>
      </w:r>
      <w:r w:rsidR="00E22254">
        <w:instrText xml:space="preserve"> ADDIN ZOTERO_ITEM CSL_CITATION {"citationID":"X2CI67UC","properties":{"formattedCitation":"(Abrams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E22254">
        <w:fldChar w:fldCharType="separate"/>
      </w:r>
      <w:r w:rsidR="00E22254" w:rsidRPr="003431F6">
        <w:rPr>
          <w:rFonts w:cs="Times New Roman"/>
        </w:rPr>
        <w:t>(Abrams 1983, O’Dwyer 2018)</w:t>
      </w:r>
      <w:r w:rsidR="00E22254">
        <w:fldChar w:fldCharType="end"/>
      </w:r>
      <w:r w:rsidR="00E22254">
        <w:t xml:space="preserve">.  This has </w:t>
      </w:r>
      <w:r>
        <w:t>two key implications</w:t>
      </w:r>
      <w:r w:rsidR="00E22254">
        <w:t>: f</w:t>
      </w:r>
      <w:r>
        <w:t xml:space="preserve">irst, since mechanistic models generate HOIs without the addition of explicit HOI terms, one might argue that </w:t>
      </w:r>
      <w:r w:rsidR="00092171">
        <w:t>HOIs</w:t>
      </w:r>
      <w:r>
        <w:t xml:space="preserve"> </w:t>
      </w:r>
      <w:r w:rsidR="00092171">
        <w:t xml:space="preserve">may be </w:t>
      </w:r>
      <w:r>
        <w:t>an artif</w:t>
      </w:r>
      <w:r w:rsidR="00092171">
        <w:t xml:space="preserve">act </w:t>
      </w:r>
      <w:r>
        <w:t>of phenomenological models.  However, the question of whether perfect knowledge of pairwise interactions is sufficient to predict the dynamics of more complex systems is fundamentally phenomenological and thus can only be investigated in the context of phenomenological interactions.  Second, if mechanistic models almost unavoidably generate HOIs</w:t>
      </w:r>
      <w:r w:rsidR="00E22254">
        <w:t xml:space="preserve"> </w:t>
      </w:r>
      <w:r>
        <w:fldChar w:fldCharType="begin"/>
      </w:r>
      <w:r>
        <w:instrText xml:space="preserve"> ADDIN ZOTERO_ITEM CSL_CITATION {"citationID":"A3iL0P4z","properties":{"formattedCitation":"(Abrams 1983)","plainCitation":"(Abrams 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A."}],"issued":{"date-parts":[["1983"]]}}}],"schema":"https://github.com/citation-style-language/schema/raw/master/csl-citation.json"} </w:instrText>
      </w:r>
      <w:r>
        <w:fldChar w:fldCharType="separate"/>
      </w:r>
      <w:r>
        <w:rPr>
          <w:noProof/>
        </w:rPr>
        <w:t>(Abrams 1983)</w:t>
      </w:r>
      <w:r>
        <w:fldChar w:fldCharType="end"/>
      </w:r>
      <w:r w:rsidR="00E22254">
        <w:t xml:space="preserve">, the scarcity of </w:t>
      </w:r>
      <w:r>
        <w:t xml:space="preserve">rigorous demonstrations of HOIs in </w:t>
      </w:r>
      <w:r w:rsidR="00E22254">
        <w:t>nature represents a</w:t>
      </w:r>
      <w:r w:rsidR="00092171">
        <w:t xml:space="preserve">n important </w:t>
      </w:r>
      <w:r w:rsidR="00E22254">
        <w:t xml:space="preserve">gap in our </w:t>
      </w:r>
      <w:r w:rsidR="00092171">
        <w:t>empirical understanding</w:t>
      </w:r>
      <w:r w:rsidR="00E22254">
        <w:t xml:space="preserve"> of competition—the logistical challenge of studying multispecies competition notwithstanding</w:t>
      </w:r>
      <w:r>
        <w:t xml:space="preserve">.  An </w:t>
      </w:r>
      <w:r w:rsidR="005F6E49">
        <w:t xml:space="preserve">understanding </w:t>
      </w:r>
      <w:r>
        <w:t xml:space="preserve">of the mechanistic basis of HOIs would help ecologists predict when and where HOIs are most likely to emerge—and may help explain why phenomenological models without HOIs have been successfully applied in many communities.  </w:t>
      </w:r>
    </w:p>
    <w:p w14:paraId="59CB5162" w14:textId="46324FCA" w:rsidR="000D418D" w:rsidRDefault="005F6E49" w:rsidP="00734B7F">
      <w:pPr>
        <w:spacing w:after="202"/>
        <w:contextualSpacing/>
      </w:pPr>
      <w:r>
        <w:t>HOIs have the potential to profoundly alter our understanding of the dynamics of multi-species communities, however progress in this area is limited by inconsistent definitions, difficulties in detecting HOIs in empirical data and few investigations of the processes that give rise to HOIs</w:t>
      </w:r>
      <w:r w:rsidR="000A0B3E" w:rsidRPr="00373175">
        <w:t>.  To illustrate our definition and to highlight the mechanism that can generate HOIs w</w:t>
      </w:r>
      <w:r w:rsidR="000D418D" w:rsidRPr="00373175">
        <w:t>e</w:t>
      </w:r>
      <w:r w:rsidR="000D418D">
        <w:t xml:space="preserve"> construct a </w:t>
      </w:r>
      <w:r w:rsidR="00D65A29">
        <w:t xml:space="preserve">simple </w:t>
      </w:r>
      <w:r w:rsidR="000D418D">
        <w:t xml:space="preserve">mechanistic </w:t>
      </w:r>
      <w:r w:rsidR="00150BAB">
        <w:t xml:space="preserve">resource competition </w:t>
      </w:r>
      <w:r w:rsidR="000D418D">
        <w:t>model</w:t>
      </w:r>
      <w:r w:rsidR="00D65A29">
        <w:t xml:space="preserve"> that captures key features of</w:t>
      </w:r>
      <w:r w:rsidR="000D418D">
        <w:t xml:space="preserve"> </w:t>
      </w:r>
      <w:r w:rsidR="00D65A29">
        <w:t>the kind of</w:t>
      </w:r>
      <w:r w:rsidR="000D418D">
        <w:t xml:space="preserve"> empirical data that ecologists </w:t>
      </w:r>
      <w:r w:rsidR="00D65A29">
        <w:t xml:space="preserve">often </w:t>
      </w:r>
      <w:r w:rsidR="000D418D">
        <w:t>collect when studying natural populations</w:t>
      </w:r>
      <w:r w:rsidR="006A0FD1">
        <w:t xml:space="preserve">. </w:t>
      </w:r>
      <w:r w:rsidR="0085240E">
        <w:t xml:space="preserve"> </w:t>
      </w:r>
      <w:r w:rsidR="00386DC9">
        <w:t>We use the mechanistic model to simulate a</w:t>
      </w:r>
      <w:r w:rsidR="004B7E48">
        <w:t xml:space="preserve"> virtual </w:t>
      </w:r>
      <w:r w:rsidR="00386DC9">
        <w:t>field experiment on the effects of competition on individual performance.</w:t>
      </w:r>
      <w:r w:rsidR="004B7E48">
        <w:t xml:space="preserve"> </w:t>
      </w:r>
      <w:r w:rsidR="00386DC9">
        <w:t xml:space="preserve">We then fit phenomenological models to the simulated data in order to </w:t>
      </w:r>
      <w:r w:rsidR="00386DC9">
        <w:lastRenderedPageBreak/>
        <w:t>assess the presence of HOIs.  Our virtual experiment demonstrates that HOIs may indeed be common</w:t>
      </w:r>
      <w:r w:rsidR="009D7935">
        <w:t xml:space="preserve"> </w:t>
      </w:r>
      <w:r w:rsidR="00386DC9">
        <w:t xml:space="preserve">even in relatively simple mechanistic </w:t>
      </w:r>
      <w:r w:rsidR="00634FB1">
        <w:t xml:space="preserve">models of </w:t>
      </w:r>
      <w:r w:rsidR="00386DC9">
        <w:t>competition</w:t>
      </w:r>
      <w:r w:rsidR="009D7935">
        <w:t xml:space="preserve">.  Importantly, we suggest that systems in which competitors vary in timing of resource uptake are likely to show HOIs, and that HOIs will likely be stronger for species maturing later in the growing season. </w:t>
      </w:r>
      <w:r w:rsidR="00386DC9">
        <w:t xml:space="preserve">Our worked example </w:t>
      </w:r>
      <w:r w:rsidR="009D7935">
        <w:t xml:space="preserve">also </w:t>
      </w:r>
      <w:r w:rsidR="00386DC9">
        <w:t xml:space="preserve">shows </w:t>
      </w:r>
      <w:r w:rsidR="009D7935">
        <w:t xml:space="preserve">how the strength and even the direction of HOIs are dependent on the structure of the phenomenological model being fit to the data. </w:t>
      </w:r>
    </w:p>
    <w:p w14:paraId="464CEE47" w14:textId="78671CD9" w:rsidR="00B93196" w:rsidRDefault="00C03FEF">
      <w:pPr>
        <w:pStyle w:val="Heading2"/>
      </w:pPr>
      <w:bookmarkStart w:id="18" w:name="defining-higher-order-interactions"/>
      <w:bookmarkEnd w:id="18"/>
      <w:r>
        <w:t>What counts as a</w:t>
      </w:r>
      <w:r w:rsidR="0045307B">
        <w:t xml:space="preserve"> higher order </w:t>
      </w:r>
      <w:r>
        <w:t>interaction?</w:t>
      </w:r>
    </w:p>
    <w:p w14:paraId="430530D7" w14:textId="3F031A57" w:rsidR="00E9784F" w:rsidRDefault="00A064D6" w:rsidP="00373187">
      <w:pPr>
        <w:spacing w:after="202"/>
        <w:contextualSpacing/>
      </w:pPr>
      <w:r>
        <w:t>C</w:t>
      </w:r>
      <w:r w:rsidR="00390672">
        <w:t>ompetition occurs when individuals consu</w:t>
      </w:r>
      <w:r w:rsidR="00EC66DE">
        <w:t>me the same limiting resource</w:t>
      </w:r>
      <w:r>
        <w:t>, such that i</w:t>
      </w:r>
      <w:r w:rsidR="00390672">
        <w:t xml:space="preserve">ncreases in consumer densities </w:t>
      </w:r>
      <w:r>
        <w:t xml:space="preserve">reduce </w:t>
      </w:r>
      <w:r w:rsidR="00390672">
        <w:t>the availability of resources</w:t>
      </w:r>
      <w:r w:rsidR="00854D5C">
        <w:t>,</w:t>
      </w:r>
      <w:r w:rsidR="00390672">
        <w:t xml:space="preserve"> which </w:t>
      </w:r>
      <w:r w:rsidR="00854D5C">
        <w:t>in turn</w:t>
      </w:r>
      <w:r w:rsidR="00390672">
        <w:t xml:space="preserve"> changes the </w:t>
      </w:r>
      <w:r w:rsidR="00745446">
        <w:t xml:space="preserve">population growth rate </w:t>
      </w:r>
      <w:r w:rsidR="00390672">
        <w:t xml:space="preserve">of </w:t>
      </w:r>
      <w:r>
        <w:t xml:space="preserve">the </w:t>
      </w:r>
      <w:r w:rsidR="00390672">
        <w:t>consumers</w:t>
      </w:r>
      <w:r w:rsidR="00155BFB">
        <w:t xml:space="preserve"> </w:t>
      </w:r>
      <w:r w:rsidR="00155BFB">
        <w:fldChar w:fldCharType="begin"/>
      </w:r>
      <w:r w:rsidR="00155BFB">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155BFB">
        <w:fldChar w:fldCharType="separate"/>
      </w:r>
      <w:r w:rsidR="00155BFB" w:rsidRPr="00155BFB">
        <w:rPr>
          <w:rFonts w:cs="Times New Roman"/>
        </w:rPr>
        <w:t>(Meszéna et al. 2006)</w:t>
      </w:r>
      <w:r w:rsidR="00155BFB">
        <w:fldChar w:fldCharType="end"/>
      </w:r>
      <w:r w:rsidR="00390672">
        <w:t>. Thus</w:t>
      </w:r>
      <w:r w:rsidR="00EC66DE">
        <w:t xml:space="preserve">, </w:t>
      </w:r>
      <w:r w:rsidR="00390672">
        <w:t xml:space="preserve">resource competition </w:t>
      </w:r>
      <w:r w:rsidR="00141AE0">
        <w:t xml:space="preserve">is </w:t>
      </w:r>
      <w:r w:rsidR="00390672">
        <w:t xml:space="preserve">an indirect effect </w:t>
      </w:r>
      <w:r w:rsidR="009B6D1E">
        <w:t xml:space="preserve">of </w:t>
      </w:r>
      <w:r w:rsidR="00390672">
        <w:t>individuals</w:t>
      </w:r>
      <w:r w:rsidR="009B6D1E">
        <w:t xml:space="preserve"> on one another</w:t>
      </w:r>
      <w:r w:rsidR="00390672">
        <w:t xml:space="preserve"> mediated by </w:t>
      </w:r>
      <w:r w:rsidR="0003256E">
        <w:t xml:space="preserve">shared </w:t>
      </w:r>
      <w:r w:rsidR="00390672">
        <w:t>resource</w:t>
      </w:r>
      <w:r w:rsidR="0003256E">
        <w:t>s</w:t>
      </w:r>
      <w:r w:rsidR="00163557">
        <w:t>.</w:t>
      </w:r>
      <w:r w:rsidR="00390672">
        <w:t xml:space="preserve"> </w:t>
      </w:r>
      <w:r w:rsidR="00F575F2">
        <w:t>T</w:t>
      </w:r>
      <w:r w:rsidR="00390672">
        <w:t>he</w:t>
      </w:r>
      <w:r w:rsidR="00854D5C">
        <w:t xml:space="preserve"> commonly used</w:t>
      </w:r>
      <w:r w:rsidR="00390672">
        <w:t xml:space="preserve"> phenomenological definition of competition</w:t>
      </w:r>
      <w:r w:rsidR="00854D5C">
        <w:t xml:space="preserve"> simplifies the representation of the interaction by</w:t>
      </w:r>
      <w:r w:rsidR="00390672">
        <w:t xml:space="preserve"> focus</w:t>
      </w:r>
      <w:r w:rsidR="00854D5C">
        <w:t>ing</w:t>
      </w:r>
      <w:r w:rsidR="00390672">
        <w:t xml:space="preserve"> on the </w:t>
      </w:r>
      <w:r w:rsidR="00D14DA7">
        <w:t xml:space="preserve">net effect of the </w:t>
      </w:r>
      <w:r w:rsidR="00390672">
        <w:t xml:space="preserve">indirect </w:t>
      </w:r>
      <w:r w:rsidR="00D14DA7">
        <w:t>interaction</w:t>
      </w:r>
      <w:r w:rsidR="00854D5C">
        <w:t xml:space="preserve"> without tracking the status of shared resources</w:t>
      </w:r>
      <w:r w:rsidR="00390672">
        <w:t xml:space="preserve">. </w:t>
      </w:r>
      <w:r w:rsidR="00141AE0">
        <w:t>At the population-level</w:t>
      </w:r>
      <w:r w:rsidR="0045307B">
        <w:t>,</w:t>
      </w:r>
      <w:r w:rsidR="00141AE0">
        <w:t xml:space="preserve"> phenomenological </w:t>
      </w:r>
      <w:r w:rsidR="00390672">
        <w:t>competition is</w:t>
      </w:r>
      <w:r w:rsidR="00854D5C">
        <w:t xml:space="preserve"> </w:t>
      </w:r>
      <w:r w:rsidR="00390672">
        <w:t xml:space="preserve">measured as the reduction in a per-capita population growth rate </w:t>
      </w:r>
      <w:r w:rsidR="00141AE0">
        <w:t xml:space="preserve">due to </w:t>
      </w:r>
      <w:r w:rsidR="00390672">
        <w:t>an increase in density of individuals of the same trophic level</w:t>
      </w:r>
      <w:r w:rsidR="00EC66DE">
        <w:t xml:space="preserve"> </w:t>
      </w:r>
      <w:r w:rsidR="00EC66DE">
        <w:fldChar w:fldCharType="begin"/>
      </w:r>
      <w:r w:rsidR="00EC66DE">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EC66DE">
        <w:fldChar w:fldCharType="separate"/>
      </w:r>
      <w:r w:rsidR="00EC66DE">
        <w:rPr>
          <w:noProof/>
        </w:rPr>
        <w:t>(Chesson 2000)</w:t>
      </w:r>
      <w:r w:rsidR="00EC66DE">
        <w:fldChar w:fldCharType="end"/>
      </w:r>
      <w:r w:rsidR="00390672">
        <w:t xml:space="preserve">. </w:t>
      </w:r>
    </w:p>
    <w:p w14:paraId="169B83CF" w14:textId="575048C0" w:rsidR="0045307B" w:rsidRDefault="00101A73" w:rsidP="00373187">
      <w:pPr>
        <w:spacing w:after="202"/>
        <w:contextualSpacing/>
      </w:pPr>
      <w:r>
        <w:t>T</w:t>
      </w:r>
      <w:r w:rsidR="00141AE0">
        <w:t>he great benefit</w:t>
      </w:r>
      <w:r w:rsidR="00E57D3F">
        <w:t xml:space="preserve"> of modeling competition phenomenologically is that such models can be fit</w:t>
      </w:r>
      <w:r w:rsidR="005967FA">
        <w:t>ted to</w:t>
      </w:r>
      <w:r w:rsidR="00E57D3F">
        <w:t xml:space="preserve"> empirical data for any pair of species without making assumptions about which resources or environmental factors are limiting to their populations</w:t>
      </w:r>
      <w:r w:rsidR="00D709AF">
        <w:t xml:space="preserve"> (e.g. </w:t>
      </w:r>
      <w:r w:rsidR="007A5644">
        <w:t xml:space="preserve">Kraft et al. </w:t>
      </w:r>
      <w:commentRangeStart w:id="19"/>
      <w:r w:rsidR="00D709AF">
        <w:fldChar w:fldCharType="begin"/>
      </w:r>
      <w:r w:rsidR="007A5644">
        <w:instrText xml:space="preserve"> ADDIN ZOTERO_ITEM CSL_CITATION {"citationID":"viM4iVeN","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D709AF">
        <w:fldChar w:fldCharType="separate"/>
      </w:r>
      <w:r w:rsidR="007A5644">
        <w:rPr>
          <w:noProof/>
        </w:rPr>
        <w:t>(2015)</w:t>
      </w:r>
      <w:r w:rsidR="00D709AF">
        <w:fldChar w:fldCharType="end"/>
      </w:r>
      <w:commentRangeEnd w:id="19"/>
      <w:r w:rsidR="002C2C9C">
        <w:rPr>
          <w:rStyle w:val="CommentReference"/>
        </w:rPr>
        <w:commentReference w:id="19"/>
      </w:r>
      <w:r w:rsidR="00D709AF">
        <w:t>)</w:t>
      </w:r>
      <w:r w:rsidR="00E57D3F">
        <w:t xml:space="preserve">. </w:t>
      </w:r>
      <w:r w:rsidR="007A5644">
        <w:t xml:space="preserve">Nevertheless, phenomenological </w:t>
      </w:r>
      <w:r w:rsidR="00E57D3F">
        <w:t>models</w:t>
      </w:r>
      <w:r w:rsidR="007A5644">
        <w:t xml:space="preserve"> do</w:t>
      </w:r>
      <w:r w:rsidR="00E57D3F">
        <w:t xml:space="preserve"> require choosing a </w:t>
      </w:r>
      <w:r w:rsidR="00E57D3F">
        <w:lastRenderedPageBreak/>
        <w:t xml:space="preserve">functional form </w:t>
      </w:r>
      <w:r w:rsidR="007A5644">
        <w:t xml:space="preserve">that can accurately describe </w:t>
      </w:r>
      <w:r w:rsidR="00E57D3F">
        <w:t xml:space="preserve">the effects of </w:t>
      </w:r>
      <w:r w:rsidR="00E9784F">
        <w:t xml:space="preserve">species </w:t>
      </w:r>
      <w:r w:rsidR="0045307B">
        <w:t>density</w:t>
      </w:r>
      <w:r w:rsidR="00E9784F">
        <w:t xml:space="preserve"> on </w:t>
      </w:r>
      <w:r w:rsidR="00A3410F">
        <w:t>population</w:t>
      </w:r>
      <w:r w:rsidR="00E9784F">
        <w:t xml:space="preserve"> performance</w:t>
      </w:r>
      <w:r>
        <w:t>.</w:t>
      </w:r>
      <w:r w:rsidR="0045307B">
        <w:t xml:space="preserve"> </w:t>
      </w:r>
      <w:r w:rsidR="007A5644">
        <w:t>T</w:t>
      </w:r>
      <w:r w:rsidR="00014913">
        <w:t xml:space="preserve">his </w:t>
      </w:r>
      <w:r w:rsidR="00141AE0">
        <w:t xml:space="preserve">choice </w:t>
      </w:r>
      <w:r w:rsidR="00E9784F">
        <w:t xml:space="preserve">fundamentally </w:t>
      </w:r>
      <w:r w:rsidR="00014913">
        <w:t>dictates</w:t>
      </w:r>
      <w:r w:rsidR="00E9784F">
        <w:t xml:space="preserve"> how we </w:t>
      </w:r>
      <w:r w:rsidR="003768E1">
        <w:t xml:space="preserve">define </w:t>
      </w:r>
      <w:r w:rsidR="00E9784F">
        <w:t xml:space="preserve">species interactions and how we could </w:t>
      </w:r>
      <w:r w:rsidR="003768E1">
        <w:t>detect</w:t>
      </w:r>
      <w:r w:rsidR="00141AE0">
        <w:t xml:space="preserve"> </w:t>
      </w:r>
      <w:r w:rsidR="00014913">
        <w:t>higher order interactions</w:t>
      </w:r>
      <w:r w:rsidR="00E9784F">
        <w:t xml:space="preserve"> </w:t>
      </w:r>
      <w:r w:rsidR="00E9784F">
        <w:fldChar w:fldCharType="begin"/>
      </w:r>
      <w:r w:rsidR="00014913">
        <w:instrText xml:space="preserve"> ADDIN ZOTERO_ITEM CSL_CITATION {"citationID":"GPLLt3Li","properties":{"formattedCitation":"(Adler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E9784F">
        <w:fldChar w:fldCharType="separate"/>
      </w:r>
      <w:r w:rsidR="00014913">
        <w:rPr>
          <w:noProof/>
        </w:rPr>
        <w:t>(Adler and Morris 1994)</w:t>
      </w:r>
      <w:r w:rsidR="00E9784F">
        <w:fldChar w:fldCharType="end"/>
      </w:r>
      <w:r w:rsidR="00206EC9">
        <w:t>.</w:t>
      </w:r>
      <w:r w:rsidR="007F344C">
        <w:t xml:space="preserve"> </w:t>
      </w:r>
    </w:p>
    <w:p w14:paraId="6B31B291" w14:textId="41C4CF33" w:rsidR="00286FFE" w:rsidRDefault="007A5644" w:rsidP="00F80F5F">
      <w:pPr>
        <w:spacing w:after="202"/>
        <w:contextualSpacing/>
      </w:pPr>
      <w:r>
        <w:t>A</w:t>
      </w:r>
      <w:r w:rsidR="00F80F5F">
        <w:t xml:space="preserve"> useful definition for HOIs, </w:t>
      </w:r>
      <w:r>
        <w:t xml:space="preserve">should start from a recognition of </w:t>
      </w:r>
      <w:r w:rsidR="00A3410F">
        <w:t xml:space="preserve">the important implication </w:t>
      </w:r>
      <w:r w:rsidR="00F80F5F">
        <w:t>HOIs</w:t>
      </w:r>
      <w:r w:rsidR="00014913">
        <w:t xml:space="preserve"> have for community dynamics</w:t>
      </w:r>
      <w:r w:rsidR="00F80F5F">
        <w:t xml:space="preserve">:  </w:t>
      </w:r>
      <w:r w:rsidR="00A3410F">
        <w:t xml:space="preserve">the presence of </w:t>
      </w:r>
      <w:r w:rsidR="00F80F5F">
        <w:t>HOIs mean</w:t>
      </w:r>
      <w:r w:rsidR="0086361A">
        <w:t>s</w:t>
      </w:r>
      <w:r w:rsidR="00F80F5F">
        <w:t xml:space="preserve"> that </w:t>
      </w:r>
      <w:r w:rsidR="00A3410F">
        <w:t xml:space="preserve">even </w:t>
      </w:r>
      <w:r w:rsidR="00101A73">
        <w:t xml:space="preserve">if an ecologist had </w:t>
      </w:r>
      <w:r w:rsidR="00F80F5F">
        <w:t xml:space="preserve">perfect knowledge of how each </w:t>
      </w:r>
      <w:r w:rsidR="00357DD5">
        <w:t>pair of species compete against one another</w:t>
      </w:r>
      <w:r w:rsidR="00A3410F">
        <w:t xml:space="preserve">, </w:t>
      </w:r>
      <w:r w:rsidR="00101A73">
        <w:t>the ecologist would be un</w:t>
      </w:r>
      <w:r w:rsidR="00A3410F">
        <w:t>able to predict the dynamics of a community with more than two species</w:t>
      </w:r>
      <w:r w:rsidR="00F80F5F">
        <w:t xml:space="preserve">. </w:t>
      </w:r>
      <w:r w:rsidR="00B24D7A">
        <w:t xml:space="preserve">While this may sound mysterious, HOIs </w:t>
      </w:r>
      <w:r w:rsidR="0086361A">
        <w:t xml:space="preserve">can </w:t>
      </w:r>
      <w:r w:rsidR="00FC6F31">
        <w:t>arise from a simple modification of standard competition models: if we assume</w:t>
      </w:r>
      <w:r w:rsidR="00A3410F">
        <w:t>,</w:t>
      </w:r>
      <w:r w:rsidR="00FC6F31">
        <w:t xml:space="preserve"> as i</w:t>
      </w:r>
      <w:r w:rsidR="00A3410F">
        <w:t xml:space="preserve">s done in the </w:t>
      </w:r>
      <w:r w:rsidR="006103C8">
        <w:t>classical</w:t>
      </w:r>
      <w:r w:rsidR="00FC6F31">
        <w:t xml:space="preserve"> Lotka-Volterra model, that interactions between species </w:t>
      </w:r>
      <w:r w:rsidR="00101A73">
        <w:t>are</w:t>
      </w:r>
      <w:r w:rsidR="00373175">
        <w:t xml:space="preserve"> independent of the broader competitive environment</w:t>
      </w:r>
      <w:r w:rsidR="00FC6F31">
        <w:t>, then this means there are no HOIs; if on the</w:t>
      </w:r>
      <w:r w:rsidR="00451F78">
        <w:t xml:space="preserve"> other</w:t>
      </w:r>
      <w:r w:rsidR="00FC6F31">
        <w:t xml:space="preserve"> hand, interactions between species depend on the density of other species then this leads to HOIs </w:t>
      </w:r>
      <w:r w:rsidR="00286FFE">
        <w:t>(see</w:t>
      </w:r>
      <w:r>
        <w:t xml:space="preserve"> </w:t>
      </w:r>
      <w:r w:rsidRPr="006B2FC8">
        <w:t>Billick and Case</w:t>
      </w:r>
      <w:r w:rsidR="00286FFE">
        <w:t xml:space="preserve"> </w:t>
      </w:r>
      <w:r w:rsidR="00FC6F31">
        <w:fldChar w:fldCharType="begin"/>
      </w:r>
      <w:r>
        <w:instrText xml:space="preserve"> ADDIN ZOTERO_ITEM CSL_CITATION {"citationID":"lcHJy7Va","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FC6F31">
        <w:fldChar w:fldCharType="separate"/>
      </w:r>
      <w:r>
        <w:rPr>
          <w:noProof/>
        </w:rPr>
        <w:t>(1994)</w:t>
      </w:r>
      <w:r w:rsidR="00FC6F31">
        <w:fldChar w:fldCharType="end"/>
      </w:r>
      <w:r>
        <w:t xml:space="preserve"> for a derivation</w:t>
      </w:r>
      <w:r w:rsidR="006103C8">
        <w:t>)</w:t>
      </w:r>
      <w:r w:rsidR="00FC6F31">
        <w:t xml:space="preserve">.  Thus HOIs </w:t>
      </w:r>
      <w:r w:rsidR="0075755E">
        <w:t xml:space="preserve">and </w:t>
      </w:r>
      <w:r w:rsidR="00FC6F31">
        <w:t>interaction modification</w:t>
      </w:r>
      <w:r w:rsidR="00A3410F">
        <w:t xml:space="preserve"> </w:t>
      </w:r>
      <w:r w:rsidR="0075755E">
        <w:t xml:space="preserve">are </w:t>
      </w:r>
      <w:r w:rsidR="00912917">
        <w:t>often discussed</w:t>
      </w:r>
      <w:r w:rsidR="0075755E">
        <w:t xml:space="preserve"> as two sides of the same coin</w:t>
      </w:r>
      <w:r w:rsidR="00FC6F31">
        <w:t xml:space="preserve"> </w:t>
      </w:r>
      <w:r w:rsidR="00FC6F31">
        <w:fldChar w:fldCharType="begin"/>
      </w:r>
      <w:r w:rsidR="00FC6F31">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C6F31">
        <w:fldChar w:fldCharType="separate"/>
      </w:r>
      <w:r w:rsidR="00FC6F31">
        <w:rPr>
          <w:noProof/>
        </w:rPr>
        <w:t>(Adler and Morris 1994)</w:t>
      </w:r>
      <w:r w:rsidR="00FC6F31">
        <w:fldChar w:fldCharType="end"/>
      </w:r>
      <w:r w:rsidR="00FC6F31">
        <w:t xml:space="preserve">.  </w:t>
      </w:r>
    </w:p>
    <w:p w14:paraId="02626C12" w14:textId="7663537D" w:rsidR="00600A7D" w:rsidRDefault="0086361A" w:rsidP="00C57A43">
      <w:pPr>
        <w:spacing w:after="202"/>
        <w:contextualSpacing/>
      </w:pPr>
      <w:r>
        <w:t xml:space="preserve">Nevertheless, recent </w:t>
      </w:r>
      <w:r w:rsidR="00D010D2">
        <w:t xml:space="preserve">theoretical and empirical papers </w:t>
      </w:r>
      <w:r>
        <w:t>have defined HOIs in other ways</w:t>
      </w:r>
      <w:r w:rsidR="00D010D2">
        <w:t xml:space="preserve">.  </w:t>
      </w:r>
      <w:r w:rsidR="002C11CA">
        <w:t>For instance</w:t>
      </w:r>
      <w:r w:rsidR="00283064">
        <w:t>,</w:t>
      </w:r>
      <w:r w:rsidR="002C11CA">
        <w:t xml:space="preserve"> Grilli et al. </w:t>
      </w:r>
      <w:r w:rsidR="00283064">
        <w:fldChar w:fldCharType="begin"/>
      </w:r>
      <w:r w:rsidR="00596808">
        <w:instrText xml:space="preserve"> ADDIN ZOTERO_ITEM CSL_CITATION {"citationID":"IV2qO4zr","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r w:rsidR="00283064">
        <w:fldChar w:fldCharType="separate"/>
      </w:r>
      <w:r w:rsidR="00596808">
        <w:rPr>
          <w:noProof/>
        </w:rPr>
        <w:t>(2017)</w:t>
      </w:r>
      <w:r w:rsidR="00283064">
        <w:fldChar w:fldCharType="end"/>
      </w:r>
      <w:r w:rsidR="00283064">
        <w:t xml:space="preserve"> </w:t>
      </w:r>
      <w:r w:rsidR="002C11CA">
        <w:t xml:space="preserve">show </w:t>
      </w:r>
      <w:r w:rsidR="00014913">
        <w:t>HOIs</w:t>
      </w:r>
      <w:r w:rsidR="002C11CA">
        <w:t xml:space="preserve"> emerg</w:t>
      </w:r>
      <w:r w:rsidR="00E519FF">
        <w:t>ing in a model of forest dynamics</w:t>
      </w:r>
      <w:r w:rsidR="002C11CA">
        <w:t xml:space="preserve"> </w:t>
      </w:r>
      <w:r w:rsidR="0056606B">
        <w:t xml:space="preserve">even </w:t>
      </w:r>
      <w:r w:rsidR="002C11CA">
        <w:t>without interaction modifications.  However, what the authors call HOIs in th</w:t>
      </w:r>
      <w:r w:rsidR="00014913">
        <w:t xml:space="preserve">eir model </w:t>
      </w:r>
      <w:r w:rsidR="002C11CA">
        <w:t xml:space="preserve">are </w:t>
      </w:r>
      <w:r>
        <w:t>essentially</w:t>
      </w:r>
      <w:r w:rsidR="002C11CA">
        <w:t xml:space="preserve"> indirect effects or interaction chains</w:t>
      </w:r>
      <w:commentRangeStart w:id="20"/>
      <w:r w:rsidR="00101A73">
        <w:t xml:space="preserve"> (sensu</w:t>
      </w:r>
      <w:r w:rsidR="00D86989">
        <w:t xml:space="preserve"> Levine et al.</w:t>
      </w:r>
      <w:r w:rsidR="00283064">
        <w:t xml:space="preserve"> </w:t>
      </w:r>
      <w:r w:rsidR="00283064">
        <w:fldChar w:fldCharType="begin"/>
      </w:r>
      <w:r w:rsidR="00D86989">
        <w:instrText xml:space="preserve"> ADDIN ZOTERO_ITEM CSL_CITATION {"citationID":"SALOzdS6","properties":{"formattedCitation":"(2017)","plainCitation":"(2017)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B."},{"family":"Allesina","given":"Stefano"}],"issued":{"date-parts":[["2017",6]]}},"suppress-author":true}],"schema":"https://github.com/citation-style-language/schema/raw/master/csl-citation.json"} Levine </w:instrText>
      </w:r>
      <w:r w:rsidR="00283064">
        <w:fldChar w:fldCharType="separate"/>
      </w:r>
      <w:r w:rsidR="00D86989">
        <w:rPr>
          <w:noProof/>
        </w:rPr>
        <w:t>(2017)</w:t>
      </w:r>
      <w:r w:rsidR="00283064">
        <w:fldChar w:fldCharType="end"/>
      </w:r>
      <w:r w:rsidR="00283064">
        <w:t>.</w:t>
      </w:r>
      <w:r w:rsidR="00373175">
        <w:t xml:space="preserve"> </w:t>
      </w:r>
      <w:commentRangeEnd w:id="20"/>
      <w:r w:rsidR="002C2C9C">
        <w:rPr>
          <w:rStyle w:val="CommentReference"/>
        </w:rPr>
        <w:commentReference w:id="20"/>
      </w:r>
      <w:r w:rsidR="00373175">
        <w:t>These appear to be HOIs on the time scale of the longest</w:t>
      </w:r>
      <w:r w:rsidR="00101A73">
        <w:t>-</w:t>
      </w:r>
      <w:r w:rsidR="00373175">
        <w:t xml:space="preserve">lived life stage in the competing populations because their model does not explicitly track the density of competitors during early </w:t>
      </w:r>
      <w:r w:rsidR="00044E45">
        <w:t>stages of competition</w:t>
      </w:r>
      <w:r w:rsidR="00373175">
        <w:t>.</w:t>
      </w:r>
      <w:r w:rsidR="00FC5EC2">
        <w:t xml:space="preserve"> Meanwhile</w:t>
      </w:r>
      <w:r w:rsidR="00044E45">
        <w:t xml:space="preserve">, Mayfield and Stouffer </w:t>
      </w:r>
      <w:r w:rsidR="00044E45">
        <w:fldChar w:fldCharType="begin"/>
      </w:r>
      <w:r w:rsidR="00044E45">
        <w:instrText xml:space="preserve"> ADDIN ZOTERO_ITEM CSL_CITATION {"citationID":"uv4MRYeG","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044E45">
        <w:fldChar w:fldCharType="separate"/>
      </w:r>
      <w:r w:rsidR="00044E45">
        <w:rPr>
          <w:noProof/>
        </w:rPr>
        <w:t>(2017)</w:t>
      </w:r>
      <w:r w:rsidR="00044E45">
        <w:fldChar w:fldCharType="end"/>
      </w:r>
      <w:r w:rsidR="00044E45">
        <w:t xml:space="preserve"> define as HOIs any polynomial </w:t>
      </w:r>
      <w:r w:rsidR="00B01A38">
        <w:t xml:space="preserve">forms </w:t>
      </w:r>
      <w:r w:rsidR="00044E45">
        <w:t xml:space="preserve">of </w:t>
      </w:r>
      <w:r w:rsidR="00C433F7">
        <w:t xml:space="preserve">intra and interspecific competitor </w:t>
      </w:r>
      <w:r w:rsidR="00044E45">
        <w:t xml:space="preserve">density in their </w:t>
      </w:r>
      <w:r w:rsidR="00044E45">
        <w:lastRenderedPageBreak/>
        <w:t xml:space="preserve">demographic model that improve the statistical fit </w:t>
      </w:r>
      <w:r w:rsidR="00FC281D">
        <w:t>of annual plant fecundity to competitor density</w:t>
      </w:r>
      <w:r w:rsidR="00044E45">
        <w:t xml:space="preserve">.  </w:t>
      </w:r>
      <w:r w:rsidR="00D86989">
        <w:t>T</w:t>
      </w:r>
      <w:r w:rsidR="0056606B">
        <w:t>h</w:t>
      </w:r>
      <w:r w:rsidR="00D86989">
        <w:t>is</w:t>
      </w:r>
      <w:r w:rsidR="00283064">
        <w:t xml:space="preserve"> </w:t>
      </w:r>
      <w:r w:rsidR="0056606B">
        <w:t xml:space="preserve">definition includes interactions between intraspecific and interspecific density and even </w:t>
      </w:r>
      <w:r w:rsidR="00C875B7">
        <w:t xml:space="preserve">quadratic terms involving </w:t>
      </w:r>
      <w:r w:rsidR="00283064">
        <w:t xml:space="preserve">the density of </w:t>
      </w:r>
      <w:r w:rsidR="0055486E">
        <w:t>a single</w:t>
      </w:r>
      <w:r w:rsidR="00283064">
        <w:t xml:space="preserve"> species</w:t>
      </w:r>
      <w:r w:rsidR="00C875B7">
        <w:t>.  While including these terms as HOIs simplifies the</w:t>
      </w:r>
      <w:r w:rsidR="0055486E">
        <w:t>ir</w:t>
      </w:r>
      <w:r w:rsidR="00C875B7">
        <w:t xml:space="preserve"> </w:t>
      </w:r>
      <w:r w:rsidR="00E908D7">
        <w:t>statistical</w:t>
      </w:r>
      <w:r w:rsidR="00C875B7">
        <w:t xml:space="preserve"> de</w:t>
      </w:r>
      <w:r w:rsidR="00E908D7">
        <w:t>tection</w:t>
      </w:r>
      <w:r w:rsidR="0055486E">
        <w:t xml:space="preserve">, </w:t>
      </w:r>
      <w:r w:rsidR="00101A73">
        <w:t xml:space="preserve">and maps clearly onto what a mathematician thinks of as a “higher order” term, </w:t>
      </w:r>
      <w:r w:rsidR="00E908D7">
        <w:t xml:space="preserve">these HOIs have different </w:t>
      </w:r>
      <w:r w:rsidR="00903029">
        <w:t>implications for community dynamics</w:t>
      </w:r>
      <w:r w:rsidR="00E908D7">
        <w:t xml:space="preserve"> than the definition we emphasize</w:t>
      </w:r>
      <w:r w:rsidR="00C875B7">
        <w:t xml:space="preserve">. </w:t>
      </w:r>
      <w:r w:rsidR="00903029">
        <w:t xml:space="preserve">For instance, </w:t>
      </w:r>
      <w:r>
        <w:t>including</w:t>
      </w:r>
      <w:r w:rsidR="00DE2068">
        <w:t xml:space="preserve"> quadratic density terms </w:t>
      </w:r>
      <w:r>
        <w:t>within the definition of</w:t>
      </w:r>
      <w:r w:rsidR="00DE2068">
        <w:t xml:space="preserve"> HOIs </w:t>
      </w:r>
      <w:r w:rsidR="005667C2">
        <w:t>is</w:t>
      </w:r>
      <w:r w:rsidR="00044E45">
        <w:t xml:space="preserve"> </w:t>
      </w:r>
      <w:r w:rsidR="00DE2068">
        <w:t xml:space="preserve">inconsistent with HOIs </w:t>
      </w:r>
      <w:r w:rsidR="00E908D7">
        <w:t>result</w:t>
      </w:r>
      <w:r w:rsidR="005667C2">
        <w:t>ing</w:t>
      </w:r>
      <w:r w:rsidR="00E908D7">
        <w:t xml:space="preserve"> from</w:t>
      </w:r>
      <w:r w:rsidR="00DE2068">
        <w:t xml:space="preserve"> interaction modification</w:t>
      </w:r>
      <w:r w:rsidR="00D86989">
        <w:t xml:space="preserve"> between species.  More specifically they imply that a species modifies its own competitive effect.</w:t>
      </w:r>
      <w:r w:rsidR="00C875B7">
        <w:t xml:space="preserve"> </w:t>
      </w:r>
    </w:p>
    <w:p w14:paraId="7A1A44C6" w14:textId="245E3F47" w:rsidR="001A6A75" w:rsidRPr="006B2FC8" w:rsidRDefault="00283064" w:rsidP="00516EBB">
      <w:pPr>
        <w:spacing w:after="202"/>
        <w:contextualSpacing/>
      </w:pPr>
      <w:r w:rsidRPr="006B2FC8">
        <w:t xml:space="preserve">A similar </w:t>
      </w:r>
      <w:r w:rsidR="0055486E" w:rsidRPr="006B2FC8">
        <w:t xml:space="preserve">set of issues </w:t>
      </w:r>
      <w:r w:rsidRPr="006B2FC8">
        <w:t xml:space="preserve">was pointed out early on by </w:t>
      </w:r>
      <w:r w:rsidRPr="006B2FC8">
        <w:fldChar w:fldCharType="begin"/>
      </w:r>
      <w:r w:rsidR="00596808">
        <w:instrText xml:space="preserve"> ADDIN ZOTERO_ITEM CSL_CITATION {"citationID":"K5Wdr7Dt","properties":{"formattedCitation":"(1981)","plainCitation":"(1981)","dontUpdate":true,"noteIndex":0},"citationItems":[{"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J."}],"issued":{"date-parts":[["1981",4,1]]}},"suppress-author":true}],"schema":"https://github.com/citation-style-language/schema/raw/master/csl-citation.json"} </w:instrText>
      </w:r>
      <w:r w:rsidRPr="006B2FC8">
        <w:fldChar w:fldCharType="separate"/>
      </w:r>
      <w:r w:rsidR="00054720" w:rsidRPr="006B2FC8">
        <w:t xml:space="preserve">Pomerantz </w:t>
      </w:r>
      <w:r w:rsidR="00054720" w:rsidRPr="006B2FC8">
        <w:rPr>
          <w:noProof/>
        </w:rPr>
        <w:t>(1981)</w:t>
      </w:r>
      <w:r w:rsidRPr="006B2FC8">
        <w:fldChar w:fldCharType="end"/>
      </w:r>
      <w:r w:rsidR="00054720" w:rsidRPr="006B2FC8">
        <w:t xml:space="preserve"> who argued that </w:t>
      </w:r>
      <w:r w:rsidR="0086361A" w:rsidRPr="006B2FC8">
        <w:t xml:space="preserve">a distinction needed to be made between HOIs and non-linear </w:t>
      </w:r>
      <w:r w:rsidR="00132B92" w:rsidRPr="006B2FC8">
        <w:t>density dependence</w:t>
      </w:r>
      <w:r w:rsidR="00054720" w:rsidRPr="006B2FC8">
        <w:t xml:space="preserve">. </w:t>
      </w:r>
      <w:r w:rsidR="00044E45" w:rsidRPr="006B2FC8">
        <w:t xml:space="preserve">In the most widely used </w:t>
      </w:r>
      <w:r w:rsidR="001D0EAD" w:rsidRPr="006B2FC8">
        <w:t>models</w:t>
      </w:r>
      <w:r w:rsidR="0055486E" w:rsidRPr="006B2FC8">
        <w:t xml:space="preserve"> for effects of competition, such as the </w:t>
      </w:r>
      <w:proofErr w:type="spellStart"/>
      <w:r w:rsidR="0055486E" w:rsidRPr="006B2FC8">
        <w:t>Beverton</w:t>
      </w:r>
      <w:proofErr w:type="spellEnd"/>
      <w:r w:rsidR="0055486E" w:rsidRPr="006B2FC8">
        <w:t>-Holt, Hassel</w:t>
      </w:r>
      <w:r w:rsidR="00595CA6" w:rsidRPr="006B2FC8">
        <w:t>l</w:t>
      </w:r>
      <w:r w:rsidR="0055486E" w:rsidRPr="006B2FC8">
        <w:t xml:space="preserve"> and Ricker models,</w:t>
      </w:r>
      <w:r w:rsidR="001D0EAD" w:rsidRPr="006B2FC8">
        <w:t xml:space="preserve"> per capita growth rate is </w:t>
      </w:r>
      <w:r w:rsidR="00D86989">
        <w:t>a</w:t>
      </w:r>
      <w:r w:rsidR="001D0EAD" w:rsidRPr="006B2FC8">
        <w:t xml:space="preserve"> </w:t>
      </w:r>
      <w:r w:rsidR="007F5F64" w:rsidRPr="006B2FC8">
        <w:t>non</w:t>
      </w:r>
      <w:r w:rsidR="001D0EAD" w:rsidRPr="006B2FC8">
        <w:t xml:space="preserve">linear function of </w:t>
      </w:r>
      <w:r w:rsidR="0055486E" w:rsidRPr="006B2FC8">
        <w:t xml:space="preserve">competitor </w:t>
      </w:r>
      <w:r w:rsidR="001D0EAD" w:rsidRPr="006B2FC8">
        <w:t>density</w:t>
      </w:r>
      <w:r w:rsidR="0055486E" w:rsidRPr="006B2FC8">
        <w:t xml:space="preserve"> </w:t>
      </w:r>
      <w:r w:rsidR="00014913" w:rsidRPr="006B2FC8">
        <w:fldChar w:fldCharType="begin"/>
      </w:r>
      <w:r w:rsidR="00014913" w:rsidRPr="006B2FC8">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014913" w:rsidRPr="006B2FC8">
        <w:fldChar w:fldCharType="separate"/>
      </w:r>
      <w:r w:rsidR="00014913" w:rsidRPr="006B2FC8">
        <w:rPr>
          <w:noProof/>
        </w:rPr>
        <w:t>(Hassell and Comins 1976)</w:t>
      </w:r>
      <w:r w:rsidR="00014913" w:rsidRPr="006B2FC8">
        <w:fldChar w:fldCharType="end"/>
      </w:r>
      <w:r w:rsidR="00014913" w:rsidRPr="006B2FC8">
        <w:t xml:space="preserve">.  </w:t>
      </w:r>
      <w:r w:rsidR="007F5F64" w:rsidRPr="006B2FC8">
        <w:t>I</w:t>
      </w:r>
      <w:r w:rsidR="0055486E" w:rsidRPr="006B2FC8">
        <w:t xml:space="preserve">n each of these models the effect of each additional competitor </w:t>
      </w:r>
      <w:r w:rsidR="007F5F64" w:rsidRPr="006B2FC8">
        <w:t xml:space="preserve">on growth </w:t>
      </w:r>
      <w:r w:rsidR="0055486E" w:rsidRPr="006B2FC8">
        <w:t>declines as more competitors are added.  Th</w:t>
      </w:r>
      <w:r w:rsidR="001D0EAD" w:rsidRPr="006B2FC8">
        <w:t>is could be interpreted as a kind of interaction modification</w:t>
      </w:r>
      <w:r w:rsidR="00940EB4" w:rsidRPr="006B2FC8">
        <w:t xml:space="preserve"> among </w:t>
      </w:r>
      <w:r w:rsidR="00940EB4" w:rsidRPr="006B2FC8">
        <w:rPr>
          <w:i/>
        </w:rPr>
        <w:t>individuals within</w:t>
      </w:r>
      <w:r w:rsidR="00940EB4" w:rsidRPr="006B2FC8">
        <w:t xml:space="preserve"> species. </w:t>
      </w:r>
      <w:r w:rsidR="007C1073" w:rsidRPr="006B2FC8">
        <w:t>Like Pomerantz (1981)</w:t>
      </w:r>
      <w:r w:rsidR="00940EB4" w:rsidRPr="006B2FC8">
        <w:t xml:space="preserve"> however, </w:t>
      </w:r>
      <w:r w:rsidR="007C1073" w:rsidRPr="006B2FC8">
        <w:t xml:space="preserve">we </w:t>
      </w:r>
      <w:r w:rsidR="00940EB4" w:rsidRPr="006B2FC8">
        <w:t xml:space="preserve">advocate </w:t>
      </w:r>
      <w:r w:rsidR="007C1073" w:rsidRPr="006B2FC8">
        <w:t>restricting</w:t>
      </w:r>
      <w:r w:rsidR="0085381B" w:rsidRPr="006B2FC8">
        <w:t xml:space="preserve"> higher order interactions to</w:t>
      </w:r>
      <w:r w:rsidR="00940EB4" w:rsidRPr="006B2FC8">
        <w:t xml:space="preserve"> </w:t>
      </w:r>
      <w:r w:rsidR="00CA248C" w:rsidRPr="006B2FC8">
        <w:t>cases where individuals of one species modif</w:t>
      </w:r>
      <w:r w:rsidR="006E36D5" w:rsidRPr="006B2FC8">
        <w:t>ies</w:t>
      </w:r>
      <w:r w:rsidR="00CA248C" w:rsidRPr="006B2FC8">
        <w:t xml:space="preserve"> the effect of individuals of other species</w:t>
      </w:r>
      <w:r w:rsidR="00940EB4" w:rsidRPr="006B2FC8">
        <w:t xml:space="preserve">. </w:t>
      </w:r>
    </w:p>
    <w:p w14:paraId="381359B2" w14:textId="2F2BB7FE" w:rsidR="001A6A75" w:rsidRPr="006B2FC8" w:rsidRDefault="001A6A75" w:rsidP="00973FCF">
      <w:pPr>
        <w:spacing w:after="202"/>
        <w:ind w:firstLine="0"/>
        <w:contextualSpacing/>
        <w:rPr>
          <w:i/>
        </w:rPr>
      </w:pPr>
      <w:r w:rsidRPr="006B2FC8">
        <w:rPr>
          <w:i/>
        </w:rPr>
        <w:t>Defining Higher Order Interactions</w:t>
      </w:r>
    </w:p>
    <w:p w14:paraId="37D58977" w14:textId="3BE6E6D8" w:rsidR="009C4CDF" w:rsidRPr="006B2FC8" w:rsidRDefault="00726A15" w:rsidP="0055486E">
      <w:pPr>
        <w:spacing w:after="202"/>
        <w:contextualSpacing/>
      </w:pPr>
      <w:r>
        <w:t>To summarize, h</w:t>
      </w:r>
      <w:r w:rsidR="00D86989">
        <w:t>igher order interactions have profound implications for multispecies communities</w:t>
      </w:r>
      <w:r w:rsidR="00937549">
        <w:t xml:space="preserve">, </w:t>
      </w:r>
      <w:r w:rsidR="005F6E49">
        <w:t>foremost among these is that they</w:t>
      </w:r>
      <w:r w:rsidR="00D86989">
        <w:t xml:space="preserve"> </w:t>
      </w:r>
      <w:r w:rsidR="005F6E49">
        <w:t>can make it impossible to predict the dynamics</w:t>
      </w:r>
      <w:r w:rsidR="00C03FEF" w:rsidRPr="006B2FC8">
        <w:t xml:space="preserve"> </w:t>
      </w:r>
      <w:r w:rsidR="005F6E49">
        <w:t>of</w:t>
      </w:r>
      <w:r w:rsidR="00C03FEF" w:rsidRPr="006B2FC8">
        <w:t xml:space="preserve"> multispecies communities</w:t>
      </w:r>
      <w:r w:rsidR="00D86989">
        <w:t xml:space="preserve"> </w:t>
      </w:r>
      <w:r w:rsidR="005F6E49">
        <w:t>from</w:t>
      </w:r>
      <w:r w:rsidR="00D86989">
        <w:t xml:space="preserve"> </w:t>
      </w:r>
      <w:r w:rsidR="002E165A">
        <w:t xml:space="preserve">models of </w:t>
      </w:r>
      <w:r w:rsidR="00D86989">
        <w:t xml:space="preserve">single species </w:t>
      </w:r>
      <w:r w:rsidR="00D86989">
        <w:lastRenderedPageBreak/>
        <w:t>competition</w:t>
      </w:r>
      <w:r w:rsidR="00C03FEF" w:rsidRPr="006B2FC8">
        <w:t xml:space="preserve">. </w:t>
      </w:r>
      <w:r w:rsidR="00D512C8" w:rsidRPr="006B2FC8">
        <w:t xml:space="preserve"> </w:t>
      </w:r>
      <w:r w:rsidR="002E165A">
        <w:t xml:space="preserve">And equivalently, this implies </w:t>
      </w:r>
      <w:r w:rsidR="00D512C8" w:rsidRPr="006B2FC8">
        <w:t xml:space="preserve">that </w:t>
      </w:r>
      <w:r w:rsidR="002E165A">
        <w:t xml:space="preserve">the </w:t>
      </w:r>
      <w:r w:rsidR="00D512C8" w:rsidRPr="006B2FC8">
        <w:t xml:space="preserve">dynamics </w:t>
      </w:r>
      <w:r w:rsidR="002E165A">
        <w:t>of</w:t>
      </w:r>
      <w:r w:rsidR="00D512C8" w:rsidRPr="006B2FC8">
        <w:t xml:space="preserve"> </w:t>
      </w:r>
      <w:r w:rsidR="002E165A">
        <w:t xml:space="preserve">the </w:t>
      </w:r>
      <w:r w:rsidR="00D512C8" w:rsidRPr="006B2FC8">
        <w:t>multispecies communities</w:t>
      </w:r>
      <w:r w:rsidR="002E165A">
        <w:t xml:space="preserve"> we see around us</w:t>
      </w:r>
      <w:r w:rsidR="00D512C8" w:rsidRPr="006B2FC8">
        <w:t xml:space="preserve"> cannot be neatly decomposed into </w:t>
      </w:r>
      <w:r w:rsidR="00F60713" w:rsidRPr="006B2FC8">
        <w:t xml:space="preserve">separate </w:t>
      </w:r>
      <w:r w:rsidR="0022450C" w:rsidRPr="006B2FC8">
        <w:t>competitive effects of each species on each other species.  E</w:t>
      </w:r>
      <w:r w:rsidR="00C03FEF" w:rsidRPr="006B2FC8">
        <w:t xml:space="preserve">mergent properties </w:t>
      </w:r>
      <w:r w:rsidR="0022450C" w:rsidRPr="006B2FC8">
        <w:t xml:space="preserve">at the community level, or non-independence of competitive effects </w:t>
      </w:r>
      <w:r w:rsidR="00C03FEF" w:rsidRPr="006B2FC8">
        <w:t>aris</w:t>
      </w:r>
      <w:r w:rsidR="00A650E9" w:rsidRPr="006B2FC8">
        <w:t>e due to</w:t>
      </w:r>
      <w:r w:rsidR="00C03FEF" w:rsidRPr="006B2FC8">
        <w:t xml:space="preserve"> interaction modification</w:t>
      </w:r>
      <w:r w:rsidR="00C725BD" w:rsidRPr="006B2FC8">
        <w:t xml:space="preserve"> between competitors</w:t>
      </w:r>
      <w:r w:rsidR="00C03FEF" w:rsidRPr="006B2FC8">
        <w:t xml:space="preserve">.  </w:t>
      </w:r>
      <w:r w:rsidR="004F3621" w:rsidRPr="006B2FC8">
        <w:t xml:space="preserve">Following from this </w:t>
      </w:r>
      <w:r w:rsidR="009C1F30">
        <w:t>context</w:t>
      </w:r>
      <w:r w:rsidR="00104485">
        <w:t xml:space="preserve">, </w:t>
      </w:r>
      <w:r w:rsidR="004F3621" w:rsidRPr="006B2FC8">
        <w:t>and b</w:t>
      </w:r>
      <w:r w:rsidR="00D4616C" w:rsidRPr="006B2FC8">
        <w:t xml:space="preserve">uilding on past efforts by Billick and Case </w:t>
      </w:r>
      <w:r w:rsidR="007651E8" w:rsidRPr="006B2FC8">
        <w:t>(</w:t>
      </w:r>
      <w:r w:rsidR="00D4616C" w:rsidRPr="006B2FC8">
        <w:t>1994</w:t>
      </w:r>
      <w:r w:rsidR="007651E8" w:rsidRPr="006B2FC8">
        <w:t>)</w:t>
      </w:r>
      <w:r w:rsidR="00D4616C" w:rsidRPr="006B2FC8">
        <w:t xml:space="preserve"> and Adler and Morris </w:t>
      </w:r>
      <w:r w:rsidR="007651E8" w:rsidRPr="006B2FC8">
        <w:t>(</w:t>
      </w:r>
      <w:r w:rsidR="00D4616C" w:rsidRPr="006B2FC8">
        <w:t>1994</w:t>
      </w:r>
      <w:r w:rsidR="007651E8" w:rsidRPr="006B2FC8">
        <w:t>)</w:t>
      </w:r>
      <w:r w:rsidR="00D4616C" w:rsidRPr="006B2FC8">
        <w:t xml:space="preserve">, we propose </w:t>
      </w:r>
      <w:r w:rsidR="001A6A75" w:rsidRPr="006B2FC8">
        <w:t>the following</w:t>
      </w:r>
      <w:r w:rsidR="005B5848" w:rsidRPr="006B2FC8">
        <w:t xml:space="preserve"> general mathematical definition. </w:t>
      </w:r>
    </w:p>
    <w:p w14:paraId="3C5CC92A" w14:textId="255A398D" w:rsidR="00181318" w:rsidRPr="006B2FC8" w:rsidRDefault="004F3621" w:rsidP="00181318">
      <w:pPr>
        <w:spacing w:after="202"/>
        <w:contextualSpacing/>
      </w:pPr>
      <w:r w:rsidRPr="006B2FC8">
        <w:t>We start with a</w:t>
      </w:r>
      <w:r w:rsidR="00390672" w:rsidRPr="006B2FC8">
        <w:t xml:space="preserve"> general </w:t>
      </w:r>
      <w:r w:rsidR="007C09B3" w:rsidRPr="006B2FC8">
        <w:t xml:space="preserve">phenomenological </w:t>
      </w:r>
      <w:r w:rsidR="00390672" w:rsidRPr="006B2FC8">
        <w:t xml:space="preserve">model </w:t>
      </w:r>
      <w:r w:rsidR="006B1AE6" w:rsidRPr="006B2FC8">
        <w:t>for</w:t>
      </w:r>
      <w:r w:rsidR="007C09B3" w:rsidRPr="006B2FC8">
        <w:t xml:space="preserve"> </w:t>
      </w:r>
      <w:r w:rsidR="00390672" w:rsidRPr="006B2FC8">
        <w:t>species</w:t>
      </w:r>
      <w:r w:rsidR="00B74CF6" w:rsidRPr="006B2FC8">
        <w:t xml:space="preserve"> </w:t>
      </w:r>
      <w:r w:rsidR="00390672" w:rsidRPr="006B2FC8">
        <w:t>competition</w:t>
      </w:r>
      <w:r w:rsidR="001B5599" w:rsidRPr="006B2FC8">
        <w:t xml:space="preserve"> in discrete time</w:t>
      </w:r>
      <w:r w:rsidR="00225047" w:rsidRPr="006B2FC8">
        <w:t xml:space="preserve"> (though the equivalent definition applies in continuous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CE2561" w:rsidRPr="006B2FC8" w14:paraId="14D09AEC" w14:textId="77777777" w:rsidTr="00181318">
        <w:trPr>
          <w:trHeight w:val="503"/>
        </w:trPr>
        <w:tc>
          <w:tcPr>
            <w:tcW w:w="918" w:type="dxa"/>
            <w:vAlign w:val="center"/>
          </w:tcPr>
          <w:p w14:paraId="4E9E200E" w14:textId="77777777" w:rsidR="00181318" w:rsidRPr="006B2FC8" w:rsidRDefault="00181318" w:rsidP="00181318">
            <w:pPr>
              <w:spacing w:after="202"/>
              <w:ind w:firstLine="0"/>
              <w:contextualSpacing/>
              <w:jc w:val="center"/>
            </w:pPr>
          </w:p>
        </w:tc>
        <w:tc>
          <w:tcPr>
            <w:tcW w:w="7200" w:type="dxa"/>
            <w:vAlign w:val="center"/>
          </w:tcPr>
          <w:p w14:paraId="2340A416" w14:textId="48B71CA9" w:rsidR="00181318" w:rsidRPr="006B2FC8" w:rsidRDefault="0006446A" w:rsidP="007F6AF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=f</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oMath>
            </m:oMathPara>
          </w:p>
        </w:tc>
        <w:tc>
          <w:tcPr>
            <w:tcW w:w="738" w:type="dxa"/>
            <w:vAlign w:val="center"/>
          </w:tcPr>
          <w:p w14:paraId="01E3A228" w14:textId="416640D3" w:rsidR="00181318" w:rsidRPr="006B2FC8" w:rsidRDefault="00181318" w:rsidP="00181318">
            <w:pPr>
              <w:spacing w:after="202"/>
              <w:ind w:firstLine="0"/>
              <w:contextualSpacing/>
              <w:jc w:val="center"/>
            </w:pPr>
            <w:r w:rsidRPr="006B2FC8">
              <w:t>(</w:t>
            </w:r>
            <w:r w:rsidR="00AC7C1E" w:rsidRPr="006B2FC8">
              <w:rPr>
                <w:noProof/>
              </w:rPr>
              <w:fldChar w:fldCharType="begin"/>
            </w:r>
            <w:r w:rsidR="00AC7C1E" w:rsidRPr="006B2FC8">
              <w:rPr>
                <w:noProof/>
              </w:rPr>
              <w:instrText xml:space="preserve"> SEQ eq \* MERGEFORMAT </w:instrText>
            </w:r>
            <w:r w:rsidR="00AC7C1E" w:rsidRPr="006B2FC8">
              <w:rPr>
                <w:noProof/>
              </w:rPr>
              <w:fldChar w:fldCharType="separate"/>
            </w:r>
            <w:r w:rsidR="00935C65">
              <w:rPr>
                <w:noProof/>
              </w:rPr>
              <w:t>1</w:t>
            </w:r>
            <w:r w:rsidR="00AC7C1E" w:rsidRPr="006B2FC8">
              <w:rPr>
                <w:noProof/>
              </w:rPr>
              <w:fldChar w:fldCharType="end"/>
            </w:r>
            <w:r w:rsidRPr="006B2FC8">
              <w:t>)</w:t>
            </w:r>
          </w:p>
        </w:tc>
      </w:tr>
    </w:tbl>
    <w:p w14:paraId="5565AAC2" w14:textId="2A7CB04A" w:rsidR="00C97E84" w:rsidRPr="006B2FC8" w:rsidRDefault="00390672" w:rsidP="00996637">
      <w:pPr>
        <w:spacing w:after="202"/>
        <w:ind w:firstLine="0"/>
        <w:contextualSpacing/>
      </w:pPr>
      <w:r w:rsidRPr="006B2FC8">
        <w:t xml:space="preserve">where </w:t>
      </w:r>
      <m:oMath>
        <m:f>
          <m:fPr>
            <m:ctrlPr>
              <w:rPr>
                <w:rFonts w:ascii="Cambria Math" w:hAnsi="Cambria Math"/>
                <w:i/>
              </w:rPr>
            </m:ctrlPr>
          </m:fPr>
          <m:num>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oMath>
      <w:r w:rsidR="005B5848" w:rsidRPr="006B2FC8">
        <w:t xml:space="preserve"> is the per capita growth rate of species </w:t>
      </w:r>
      <m:oMath>
        <m:r>
          <w:rPr>
            <w:rFonts w:ascii="Cambria Math" w:hAnsi="Cambria Math"/>
          </w:rPr>
          <m:t>i</m:t>
        </m:r>
      </m:oMath>
      <w:r w:rsidRPr="006B2FC8">
        <w:t xml:space="preserve"> at time </w:t>
      </w:r>
      <m:oMath>
        <m:r>
          <w:rPr>
            <w:rFonts w:ascii="Cambria Math" w:hAnsi="Cambria Math"/>
          </w:rPr>
          <m:t>t</m:t>
        </m:r>
      </m:oMath>
      <w:r w:rsidRPr="006B2FC8">
        <w:t xml:space="preserve">, </w:t>
      </w:r>
      <m:oMath>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i</m:t>
            </m:r>
          </m:sub>
        </m:sSub>
      </m:oMath>
      <w:r w:rsidR="00923C48">
        <w:t xml:space="preserve"> represents that species’ </w:t>
      </w:r>
      <w:commentRangeStart w:id="21"/>
      <w:commentRangeStart w:id="22"/>
      <w:r w:rsidR="00177105">
        <w:t>intrinsic</w:t>
      </w:r>
      <w:r w:rsidR="00177105" w:rsidRPr="006B2FC8">
        <w:t xml:space="preserve"> </w:t>
      </w:r>
      <w:r w:rsidR="00CE2561" w:rsidRPr="006B2FC8">
        <w:t>per capita</w:t>
      </w:r>
      <w:r w:rsidR="00C0352C" w:rsidRPr="006B2FC8">
        <w:t xml:space="preserve"> population growth rate</w:t>
      </w:r>
      <w:commentRangeEnd w:id="21"/>
      <w:r w:rsidR="000F4757">
        <w:rPr>
          <w:rStyle w:val="CommentReference"/>
        </w:rPr>
        <w:commentReference w:id="21"/>
      </w:r>
      <w:commentRangeEnd w:id="22"/>
      <w:r w:rsidR="00177105">
        <w:rPr>
          <w:rStyle w:val="CommentReference"/>
        </w:rPr>
        <w:commentReference w:id="22"/>
      </w:r>
      <w:r w:rsidR="00CE2561" w:rsidRPr="006B2FC8">
        <w:t xml:space="preserve">, </w:t>
      </w:r>
      <w:r w:rsidR="007F6AFB" w:rsidRPr="006B2FC8">
        <w:t xml:space="preserve">and </w:t>
      </w:r>
      <w:r w:rsidR="00C0352C" w:rsidRPr="006B2FC8">
        <w:t xml:space="preserve">the function </w:t>
      </w:r>
      <m:oMath>
        <m:r>
          <w:rPr>
            <w:rFonts w:ascii="Cambria Math" w:hAnsi="Cambria Math"/>
          </w:rPr>
          <m:t>f</m:t>
        </m:r>
      </m:oMath>
      <w:r w:rsidR="00CE2561" w:rsidRPr="006B2FC8">
        <w:t xml:space="preserve"> </w:t>
      </w:r>
      <w:r w:rsidR="00C0352C" w:rsidRPr="006B2FC8">
        <w:t xml:space="preserve">gives the </w:t>
      </w:r>
      <w:r w:rsidR="0039661F" w:rsidRPr="006B2FC8">
        <w:t xml:space="preserve">competitor-influenced </w:t>
      </w:r>
      <w:r w:rsidR="00C0352C" w:rsidRPr="006B2FC8">
        <w:t xml:space="preserve">per capita population growth rate as a function of </w:t>
      </w:r>
      <w:r w:rsidR="00A650E9" w:rsidRPr="006B2FC8">
        <w:t xml:space="preserve">total </w:t>
      </w:r>
      <w:r w:rsidR="00C0352C" w:rsidRPr="006B2FC8">
        <w:t>competition</w:t>
      </w:r>
      <w:r w:rsidR="00737633"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4CCD" w:rsidRPr="006B2FC8">
        <w:t>, which</w:t>
      </w:r>
      <w:r w:rsidR="004C15D1">
        <w:t xml:space="preserve"> is</w:t>
      </w:r>
      <w:r w:rsidR="00AA4CCD" w:rsidRPr="006B2FC8">
        <w:t xml:space="preserve"> determined by the density of all competitors in the community. While</w:t>
      </w:r>
      <w:r w:rsidR="00DB13F4"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37633" w:rsidRPr="006B2FC8">
        <w:t xml:space="preserve"> </w:t>
      </w:r>
      <w:r w:rsidR="00AA4CCD" w:rsidRPr="006B2FC8">
        <w:t xml:space="preserve">is technically dependent on </w:t>
      </w:r>
      <m:oMath>
        <m:r>
          <w:rPr>
            <w:rFonts w:ascii="Cambria Math" w:hAnsi="Cambria Math"/>
          </w:rPr>
          <m:t>f</m:t>
        </m:r>
      </m:oMath>
      <w:r w:rsidR="00996637" w:rsidRPr="006B2FC8">
        <w:t>—</w:t>
      </w:r>
      <w:r w:rsidR="00AA4CCD" w:rsidRPr="006B2FC8">
        <w:t>it cannot be measured without specifying some function for per capita growth rate</w:t>
      </w:r>
      <w:r w:rsidR="002D52ED" w:rsidRPr="006B2FC8">
        <w:t xml:space="preserve">—we </w:t>
      </w:r>
      <w:r w:rsidR="00996637" w:rsidRPr="006B2FC8">
        <w:t xml:space="preserve">believe that </w:t>
      </w:r>
      <w:r w:rsidR="00D35DB1" w:rsidRPr="006B2FC8">
        <w:t xml:space="preserve">separating </w:t>
      </w:r>
      <w:r w:rsidR="00996637" w:rsidRPr="006B2FC8">
        <w:t xml:space="preserve">the two </w:t>
      </w:r>
      <w:r w:rsidR="00CE2561" w:rsidRPr="006B2FC8">
        <w:t>is</w:t>
      </w:r>
      <w:r w:rsidR="00B454D3" w:rsidRPr="006B2FC8">
        <w:t xml:space="preserve"> </w:t>
      </w:r>
      <w:r w:rsidR="00737633" w:rsidRPr="006B2FC8">
        <w:t xml:space="preserve">heuristically </w:t>
      </w:r>
      <w:r w:rsidR="00B454D3" w:rsidRPr="006B2FC8">
        <w:t xml:space="preserve">valuable as a way to </w:t>
      </w:r>
      <w:r w:rsidR="00CE2561" w:rsidRPr="006B2FC8">
        <w:t>differentiat</w:t>
      </w:r>
      <w:r w:rsidR="00B454D3" w:rsidRPr="006B2FC8">
        <w:t>e</w:t>
      </w:r>
      <w:r w:rsidR="00CE2561" w:rsidRPr="006B2FC8">
        <w:t xml:space="preserve"> non-linear demographic responses </w:t>
      </w:r>
      <w:r w:rsidR="00B454D3" w:rsidRPr="006B2FC8">
        <w:t>from HOIs</w:t>
      </w:r>
      <w:r w:rsidR="00C8213B" w:rsidRPr="006B2FC8">
        <w:t xml:space="preserve">.  </w:t>
      </w:r>
      <w:r w:rsidR="00C97E84" w:rsidRPr="006B2FC8">
        <w:t xml:space="preserve">For instance, in </w:t>
      </w:r>
      <w:r w:rsidR="00C8213B" w:rsidRPr="006B2FC8">
        <w:t xml:space="preserve">the </w:t>
      </w:r>
      <w:r w:rsidR="00CE2561" w:rsidRPr="006B2FC8">
        <w:t xml:space="preserve">most widely used </w:t>
      </w:r>
      <w:r w:rsidR="00C8213B" w:rsidRPr="006B2FC8">
        <w:t xml:space="preserve">models </w:t>
      </w:r>
      <w:r w:rsidR="007D671F" w:rsidRPr="006B2FC8">
        <w:t>for</w:t>
      </w:r>
      <w:r w:rsidR="00C97E84" w:rsidRPr="006B2FC8">
        <w:t xml:space="preserve"> </w:t>
      </w:r>
      <w:r w:rsidR="007D671F" w:rsidRPr="006B2FC8">
        <w:t>density dependent population</w:t>
      </w:r>
      <w:r w:rsidR="00C97E84" w:rsidRPr="006B2FC8">
        <w:t xml:space="preserve"> growth</w:t>
      </w:r>
      <w:r w:rsidR="00C41A81">
        <w:t>,</w:t>
      </w:r>
      <w:r w:rsidR="00C8213B" w:rsidRPr="006B2FC8">
        <w:t xml:space="preserve"> </w:t>
      </w:r>
      <m:oMath>
        <m:r>
          <w:rPr>
            <w:rFonts w:ascii="Cambria Math" w:hAnsi="Cambria Math"/>
          </w:rPr>
          <m:t>f</m:t>
        </m:r>
      </m:oMath>
      <w:r w:rsidR="00C8213B" w:rsidRPr="006B2FC8">
        <w:t xml:space="preserve"> is non-linear</w:t>
      </w:r>
      <w:r w:rsidR="00C97E84" w:rsidRPr="006B2FC8">
        <w:t>:</w:t>
      </w:r>
      <w:r w:rsidR="00C8213B" w:rsidRPr="006B2FC8">
        <w:t xml:space="preserve"> in the </w:t>
      </w:r>
      <w:r w:rsidR="00996637" w:rsidRPr="006B2FC8">
        <w:t>R</w:t>
      </w:r>
      <w:r w:rsidR="00C8213B" w:rsidRPr="006B2FC8">
        <w:t xml:space="preserve">icker model </w:t>
      </w:r>
      <m:oMath>
        <m:r>
          <w:rPr>
            <w:rFonts w:ascii="Cambria Math" w:hAnsi="Cambria Math"/>
          </w:rPr>
          <m:t xml:space="preserve">f= </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oMath>
      <w:r w:rsidR="00996637" w:rsidRPr="006B2FC8">
        <w:t xml:space="preserve">, whereas in the Beverton-Holt </w:t>
      </w:r>
      <w:r w:rsidR="006E3B83" w:rsidRPr="006B2FC8">
        <w:t xml:space="preserve">or Hassel </w:t>
      </w:r>
      <w:r w:rsidR="00996637" w:rsidRPr="006B2FC8">
        <w:t xml:space="preserve">model </w:t>
      </w:r>
      <m:oMath>
        <m:r>
          <w:rPr>
            <w:rFonts w:ascii="Cambria Math" w:hAnsi="Cambria Math"/>
          </w:rPr>
          <m:t>f=</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-1</m:t>
            </m:r>
          </m:sup>
        </m:sSup>
        <m:r>
          <w:rPr>
            <w:rFonts w:ascii="Cambria Math" w:hAnsi="Cambria Math"/>
          </w:rPr>
          <m:t xml:space="preserve">. </m:t>
        </m:r>
      </m:oMath>
      <w:r w:rsidR="00D75239" w:rsidRPr="006B2FC8">
        <w:t xml:space="preserve"> </w:t>
      </w:r>
      <w:r w:rsidR="00A63AE4">
        <w:t xml:space="preserve">Just because per capita growth rate </w:t>
      </w:r>
      <w:r w:rsidR="001D3AB9">
        <w:t>declines</w:t>
      </w:r>
      <w:r w:rsidR="00A63AE4">
        <w:t xml:space="preserve"> </w:t>
      </w:r>
      <w:r w:rsidR="0031067C">
        <w:t>nonlinearly</w:t>
      </w:r>
      <w:r w:rsidR="00A63AE4">
        <w:t xml:space="preserve"> </w:t>
      </w:r>
      <w:r w:rsidR="001D3AB9">
        <w:t>with an increasing</w:t>
      </w:r>
      <w:r w:rsidR="00DB3FFC">
        <w:t xml:space="preserve"> the number of </w:t>
      </w:r>
      <w:r w:rsidR="00A63AE4">
        <w:t>competitor individual</w:t>
      </w:r>
      <w:r w:rsidR="00DB3FFC">
        <w:t>s</w:t>
      </w:r>
      <w:r w:rsidR="00497EBD">
        <w:t xml:space="preserve"> </w:t>
      </w:r>
      <w:r w:rsidR="0096574B">
        <w:t>does not mean that</w:t>
      </w:r>
      <w:r w:rsidR="00621C62">
        <w:t xml:space="preserve"> ten individuals of </w:t>
      </w:r>
      <w:r w:rsidR="00F5470C">
        <w:t xml:space="preserve">one </w:t>
      </w:r>
      <w:r w:rsidR="00497EBD">
        <w:lastRenderedPageBreak/>
        <w:t>competitor species, for example,</w:t>
      </w:r>
      <w:r w:rsidR="00F5470C">
        <w:t xml:space="preserve"> modify the </w:t>
      </w:r>
      <w:r w:rsidR="00EF2C78">
        <w:t xml:space="preserve">per capita </w:t>
      </w:r>
      <w:r w:rsidR="00F5470C">
        <w:t>effect</w:t>
      </w:r>
      <w:r w:rsidR="00EF2C78">
        <w:t>s</w:t>
      </w:r>
      <w:r w:rsidR="00F5470C">
        <w:t xml:space="preserve"> of </w:t>
      </w:r>
      <w:r w:rsidR="00497EBD">
        <w:t xml:space="preserve">ten individuals of </w:t>
      </w:r>
      <w:r w:rsidR="00F5470C">
        <w:t xml:space="preserve">another competitor species.  </w:t>
      </w:r>
    </w:p>
    <w:p w14:paraId="40CA0111" w14:textId="61A965FB" w:rsidR="004A7CD3" w:rsidRPr="006B2FC8" w:rsidRDefault="002E165A" w:rsidP="004F3621">
      <w:pPr>
        <w:spacing w:after="202"/>
        <w:contextualSpacing/>
      </w:pPr>
      <w:r>
        <w:t xml:space="preserve">Our definition of an HOI </w:t>
      </w:r>
      <w:r w:rsidR="00D76E3D">
        <w:t xml:space="preserve">therefore </w:t>
      </w:r>
      <w:r>
        <w:t xml:space="preserve">focuses </w:t>
      </w:r>
      <w:r w:rsidR="00C41A81">
        <w:t xml:space="preserve">specifically </w:t>
      </w:r>
      <w:r>
        <w:t xml:space="preserve">on how individual species contribute to total competition, </w:t>
      </w:r>
      <w:r w:rsidRPr="00107C6B">
        <w:rPr>
          <w:i/>
        </w:rPr>
        <w:t>C</w:t>
      </w:r>
      <w:r>
        <w:t xml:space="preserve">:  </w:t>
      </w:r>
      <w:r w:rsidRPr="00107C6B">
        <w:rPr>
          <w:i/>
        </w:rPr>
        <w:t xml:space="preserve">an </w:t>
      </w:r>
      <w:r w:rsidR="00C97E84" w:rsidRPr="00107C6B">
        <w:rPr>
          <w:i/>
        </w:rPr>
        <w:t>HOI</w:t>
      </w:r>
      <w:r w:rsidR="00A03283" w:rsidRPr="00107C6B">
        <w:rPr>
          <w:i/>
        </w:rPr>
        <w:t xml:space="preserve"> occur</w:t>
      </w:r>
      <w:r w:rsidR="00C97E84" w:rsidRPr="00107C6B">
        <w:rPr>
          <w:i/>
        </w:rPr>
        <w:t xml:space="preserve">s </w:t>
      </w:r>
      <w:r w:rsidR="00A03283" w:rsidRPr="00107C6B">
        <w:rPr>
          <w:i/>
        </w:rPr>
        <w:t>whenever</w:t>
      </w:r>
      <w:r w:rsidR="002D52ED" w:rsidRPr="00107C6B">
        <w:rPr>
          <w:i/>
        </w:rPr>
        <w:t xml:space="preserve"> </w:t>
      </w:r>
      <m:oMath>
        <m:r>
          <w:rPr>
            <w:rFonts w:ascii="Cambria Math" w:hAnsi="Cambria Math"/>
          </w:rPr>
          <m:t>C</m:t>
        </m:r>
      </m:oMath>
      <w:r w:rsidR="002D52ED" w:rsidRPr="00107C6B">
        <w:rPr>
          <w:i/>
        </w:rPr>
        <w:t xml:space="preserve"> can</w:t>
      </w:r>
      <w:r w:rsidR="00A03283" w:rsidRPr="00107C6B">
        <w:rPr>
          <w:i/>
        </w:rPr>
        <w:t>not</w:t>
      </w:r>
      <w:r w:rsidR="002D52ED" w:rsidRPr="00107C6B">
        <w:rPr>
          <w:i/>
        </w:rPr>
        <w:t xml:space="preserve"> be expressed as a sum of individual species effects</w:t>
      </w:r>
      <w:r w:rsidR="00C97E84" w:rsidRPr="00107C6B">
        <w:rPr>
          <w:i/>
        </w:rPr>
        <w:t>.</w:t>
      </w:r>
      <w:r w:rsidR="00C97E84" w:rsidRPr="006B2FC8">
        <w:t xml:space="preserve"> </w:t>
      </w:r>
      <w:r w:rsidR="00DC3BA9" w:rsidRPr="006B2FC8">
        <w:t>Mathematically this means that</w:t>
      </w:r>
      <w:r>
        <w:t xml:space="preserve"> for all </w:t>
      </w:r>
      <w:r w:rsidRPr="00107C6B">
        <w:rPr>
          <w:i/>
        </w:rPr>
        <w:t>S</w:t>
      </w:r>
      <w:r>
        <w:t xml:space="preserve"> species in the community,</w:t>
      </w:r>
      <w:r w:rsidR="00DC3BA9"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nary>
      </m:oMath>
      <w:r w:rsidR="00DC3BA9" w:rsidRPr="006B2FC8">
        <w:t xml:space="preserve"> </w:t>
      </w:r>
      <w:r w:rsidR="00B9028D" w:rsidRPr="006B2FC8">
        <w:t xml:space="preserve">for any function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28D" w:rsidRPr="006B2FC8">
        <w:t xml:space="preserve"> </w:t>
      </w:r>
      <w:r w:rsidR="00352A94" w:rsidRPr="006B2FC8">
        <w:t xml:space="preserve">of a single species </w:t>
      </w:r>
      <w:r w:rsidR="00352A94" w:rsidRPr="006B2FC8">
        <w:rPr>
          <w:i/>
        </w:rPr>
        <w:t xml:space="preserve">j’s </w:t>
      </w:r>
      <w:r w:rsidR="00352A94" w:rsidRPr="006B2FC8">
        <w:t>density</w:t>
      </w:r>
      <w:r w:rsidR="00DC3BA9" w:rsidRPr="006B2FC8">
        <w:t xml:space="preserve">. </w:t>
      </w:r>
      <w:r w:rsidR="0089652F" w:rsidRPr="006B2FC8">
        <w:t>HOIs are therefore a</w:t>
      </w:r>
      <w:r w:rsidR="00DC3BA9" w:rsidRPr="006B2FC8">
        <w:t>ny additional terms i</w:t>
      </w:r>
      <w:r w:rsidR="00516EBB" w:rsidRPr="006B2FC8">
        <w:t>n the summation of</w:t>
      </w:r>
      <w:r w:rsidR="00DC3BA9" w:rsidRPr="006B2FC8">
        <w:t xml:space="preserve"> </w:t>
      </w:r>
      <m:oMath>
        <m:r>
          <w:rPr>
            <w:rFonts w:ascii="Cambria Math" w:hAnsi="Cambria Math"/>
          </w:rPr>
          <m:t>C</m:t>
        </m:r>
      </m:oMath>
      <w:r w:rsidR="00DC3BA9" w:rsidRPr="006B2FC8">
        <w:t xml:space="preserve"> that involve </w:t>
      </w:r>
      <w:r w:rsidR="00516EBB" w:rsidRPr="006B2FC8">
        <w:t xml:space="preserve">functions of </w:t>
      </w:r>
      <w:r w:rsidR="00DC3BA9" w:rsidRPr="006B2FC8">
        <w:t>more than one species</w:t>
      </w:r>
      <w:r w:rsidR="0089652F" w:rsidRPr="006B2FC8">
        <w:t>’</w:t>
      </w:r>
      <w:r w:rsidR="00DC3BA9" w:rsidRPr="006B2FC8">
        <w:t xml:space="preserve"> density. </w:t>
      </w:r>
      <w:r w:rsidR="00F021CE">
        <w:t xml:space="preserve">This definition formalizes that </w:t>
      </w:r>
      <w:r w:rsidR="00177105">
        <w:t>developed for interaction modification</w:t>
      </w:r>
      <w:r w:rsidR="00F021CE">
        <w:t xml:space="preserve"> by Adler and Morris (1994). </w:t>
      </w:r>
      <w:r w:rsidR="00EB7ED4" w:rsidRPr="006B2FC8">
        <w:t>Following this definition</w:t>
      </w:r>
      <w:r w:rsidR="0062107B" w:rsidRPr="006B2FC8">
        <w:t xml:space="preserve">, </w:t>
      </w:r>
      <w:r w:rsidR="00D42B30" w:rsidRPr="006B2FC8">
        <w:t xml:space="preserve">there are no HOIs in the </w:t>
      </w:r>
      <w:r w:rsidR="007D671F" w:rsidRPr="006B2FC8">
        <w:t xml:space="preserve">standard </w:t>
      </w:r>
      <w:r w:rsidR="00D86346" w:rsidRPr="006B2FC8">
        <w:t xml:space="preserve">Ricker and </w:t>
      </w:r>
      <w:proofErr w:type="spellStart"/>
      <w:r w:rsidR="00D86346" w:rsidRPr="006B2FC8">
        <w:t>Beverton</w:t>
      </w:r>
      <w:proofErr w:type="spellEnd"/>
      <w:r w:rsidR="00D86346" w:rsidRPr="006B2FC8">
        <w:t>-Holt models</w:t>
      </w:r>
      <w:r w:rsidR="00D42B30" w:rsidRPr="006B2FC8">
        <w:t xml:space="preserve"> </w:t>
      </w:r>
      <w:r w:rsidR="00F42797" w:rsidRPr="006B2FC8">
        <w:t>because</w:t>
      </w:r>
      <w:r w:rsidR="004F3621" w:rsidRPr="006B2FC8">
        <w:t>,</w:t>
      </w:r>
      <w:r w:rsidR="00F42797" w:rsidRPr="006B2FC8">
        <w:t xml:space="preserve"> despite the nonlinear effects </w:t>
      </w:r>
      <w:r w:rsidR="004F3621" w:rsidRPr="006B2FC8">
        <w:t xml:space="preserve">of </w:t>
      </w:r>
      <m:oMath>
        <m:r>
          <w:rPr>
            <w:rFonts w:ascii="Cambria Math" w:hAnsi="Cambria Math"/>
          </w:rPr>
          <m:t>C</m:t>
        </m:r>
      </m:oMath>
      <w:r w:rsidR="004F3621" w:rsidRPr="006B2FC8">
        <w:t xml:space="preserve"> </w:t>
      </w:r>
      <w:r w:rsidR="00F42797" w:rsidRPr="006B2FC8">
        <w:t>on per capita growth,</w:t>
      </w:r>
      <w:r w:rsidR="00D86346" w:rsidRPr="006B2FC8">
        <w:t xml:space="preserve"> </w:t>
      </w:r>
      <m:oMath>
        <m:r>
          <w:rPr>
            <w:rFonts w:ascii="Cambria Math" w:hAnsi="Cambria Math"/>
          </w:rPr>
          <m:t>C</m:t>
        </m:r>
      </m:oMath>
      <w:r w:rsidR="002D52ED" w:rsidRPr="006B2FC8">
        <w:t xml:space="preserve"> is a weighted sum of species densities,</w:t>
      </w:r>
      <w:r w:rsidR="0026092E" w:rsidRPr="006B2FC8">
        <w:t xml:space="preserve"> </w:t>
      </w:r>
      <m:oMath>
        <m:r>
          <w:rPr>
            <w:rFonts w:ascii="Cambria Math" w:hAnsi="Cambria Math"/>
          </w:rPr>
          <m:t xml:space="preserve">C= </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oMath>
      <w:r w:rsidR="00B454D3" w:rsidRPr="006B2FC8">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D52ED" w:rsidRPr="006B2FC8">
        <w:t xml:space="preserve"> i</w:t>
      </w:r>
      <w:proofErr w:type="spellStart"/>
      <w:r w:rsidR="00B454D3" w:rsidRPr="006B2FC8">
        <w:t>s</w:t>
      </w:r>
      <w:proofErr w:type="spellEnd"/>
      <w:r w:rsidR="00B454D3" w:rsidRPr="006B2FC8">
        <w:t xml:space="preserve"> the competitive effect of </w:t>
      </w:r>
      <w:r w:rsidR="002D52ED" w:rsidRPr="006B2FC8">
        <w:t>each</w:t>
      </w:r>
      <w:r w:rsidR="00525C05" w:rsidRPr="006B2FC8">
        <w:t xml:space="preserve"> individual of </w:t>
      </w:r>
      <w:r w:rsidR="00B454D3" w:rsidRPr="006B2FC8">
        <w:t xml:space="preserve">species </w:t>
      </w:r>
      <m:oMath>
        <m:r>
          <w:rPr>
            <w:rFonts w:ascii="Cambria Math" w:hAnsi="Cambria Math"/>
          </w:rPr>
          <m:t>j</m:t>
        </m:r>
      </m:oMath>
      <w:r w:rsidR="00B454D3" w:rsidRPr="006B2FC8">
        <w:t xml:space="preserve"> on</w:t>
      </w:r>
      <w:r w:rsidR="00525C05" w:rsidRPr="006B2FC8">
        <w:t xml:space="preserve"> </w:t>
      </w:r>
      <w:r w:rsidR="00B454D3" w:rsidRPr="006B2FC8">
        <w:t xml:space="preserve">species </w:t>
      </w:r>
      <m:oMath>
        <m:r>
          <w:rPr>
            <w:rFonts w:ascii="Cambria Math" w:hAnsi="Cambria Math"/>
          </w:rPr>
          <m:t>i</m:t>
        </m:r>
      </m:oMath>
      <w:r w:rsidR="00B454D3" w:rsidRPr="006B2FC8">
        <w:t xml:space="preserve">.  </w:t>
      </w:r>
      <w:r w:rsidR="00AF553E" w:rsidRPr="006B2FC8">
        <w:t>In fact, one advantage of</w:t>
      </w:r>
      <w:r w:rsidR="00D42B30" w:rsidRPr="006B2FC8">
        <w:t xml:space="preserve"> our definition of HOIs </w:t>
      </w:r>
      <w:r w:rsidR="00AF553E" w:rsidRPr="006B2FC8">
        <w:t xml:space="preserve">over </w:t>
      </w:r>
      <w:r w:rsidR="004F3621" w:rsidRPr="006B2FC8">
        <w:t xml:space="preserve">earlier definitions </w:t>
      </w:r>
      <w:r w:rsidR="00AF553E" w:rsidRPr="006B2FC8">
        <w:t xml:space="preserve">(e.g. Billick and Case 1994) is that it </w:t>
      </w:r>
      <w:r w:rsidR="00D42B30" w:rsidRPr="006B2FC8">
        <w:t xml:space="preserve">does not require that each species’ </w:t>
      </w:r>
      <w:r w:rsidR="00AC1798" w:rsidRPr="006B2FC8">
        <w:t xml:space="preserve">growth </w:t>
      </w:r>
      <w:r w:rsidR="00D42B30" w:rsidRPr="006B2FC8">
        <w:t xml:space="preserve">depend linearly on density.  </w:t>
      </w:r>
      <w:r w:rsidR="00993042" w:rsidRPr="006B2FC8">
        <w:t xml:space="preserve">For example, </w:t>
      </w:r>
      <m:oMath>
        <m:r>
          <w:rPr>
            <w:rFonts w:ascii="Cambria Math" w:hAnsi="Cambria Math"/>
          </w:rPr>
          <m:t>C</m:t>
        </m:r>
      </m:oMath>
      <w:r w:rsidR="00D42B30" w:rsidRPr="006B2FC8">
        <w:t xml:space="preserve"> could </w:t>
      </w:r>
      <w:r w:rsidR="00993042" w:rsidRPr="006B2FC8">
        <w:t>be a</w:t>
      </w:r>
      <w:r w:rsidR="00D42B30" w:rsidRPr="006B2FC8">
        <w:t xml:space="preserve"> sum of</w:t>
      </w:r>
      <w:r w:rsidR="00993042" w:rsidRPr="006B2FC8">
        <w:t xml:space="preserve"> quadratic function</w:t>
      </w:r>
      <w:r w:rsidR="00D42B30" w:rsidRPr="006B2FC8">
        <w:t>s</w:t>
      </w:r>
      <w:r w:rsidR="00993042" w:rsidRPr="006B2FC8">
        <w:t xml:space="preserve"> of </w:t>
      </w:r>
      <w:r w:rsidR="00D42B30" w:rsidRPr="006B2FC8">
        <w:t xml:space="preserve">each </w:t>
      </w:r>
      <w:r w:rsidR="00993042" w:rsidRPr="006B2FC8">
        <w:t>species</w:t>
      </w:r>
      <w:r w:rsidR="00D42B30" w:rsidRPr="006B2FC8">
        <w:t>’</w:t>
      </w:r>
      <w:r w:rsidR="00993042" w:rsidRPr="006B2FC8">
        <w:t xml:space="preserve"> density:</w:t>
      </w:r>
      <w:r w:rsidR="00D42B30"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r>
              <w:rPr>
                <w:rFonts w:ascii="Cambria Math" w:hAnsi="Cambria Math"/>
              </w:rPr>
              <m:t>)</m:t>
            </m:r>
          </m:e>
        </m:nary>
      </m:oMath>
      <w:r w:rsidR="00C97E84" w:rsidRPr="006B2FC8">
        <w:t xml:space="preserve"> </w:t>
      </w:r>
      <w:r w:rsidR="0062107B" w:rsidRPr="006B2FC8">
        <w:fldChar w:fldCharType="begin"/>
      </w:r>
      <w:r w:rsidR="0062107B" w:rsidRPr="006B2FC8">
        <w:instrText xml:space="preserve"> ADDIN ZOTERO_ITEM CSL_CITATION {"citationID":"xg28DGh2","properties":{"formattedCitation":"(Mayfield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62107B" w:rsidRPr="006B2FC8">
        <w:fldChar w:fldCharType="separate"/>
      </w:r>
      <w:r w:rsidR="0062107B" w:rsidRPr="006B2FC8">
        <w:rPr>
          <w:noProof/>
        </w:rPr>
        <w:t>(Mayfield and Stouffer 2017)</w:t>
      </w:r>
      <w:r w:rsidR="0062107B" w:rsidRPr="006B2FC8">
        <w:fldChar w:fldCharType="end"/>
      </w:r>
      <w:r w:rsidR="0062107B" w:rsidRPr="006B2FC8">
        <w:t xml:space="preserve">. </w:t>
      </w:r>
      <w:r w:rsidR="00525C05" w:rsidRPr="006B2FC8">
        <w:t xml:space="preserve">While </w:t>
      </w:r>
      <w:r w:rsidR="00DC3BA9" w:rsidRPr="006B2FC8">
        <w:t xml:space="preserve">the effects of density are </w:t>
      </w:r>
      <w:r w:rsidR="00525C05" w:rsidRPr="006B2FC8">
        <w:t>non-linear</w:t>
      </w:r>
      <w:r w:rsidR="00E26D21" w:rsidRPr="006B2FC8">
        <w:t xml:space="preserve"> in this formulation</w:t>
      </w:r>
      <w:r w:rsidR="00AC1798" w:rsidRPr="006B2FC8">
        <w:t xml:space="preserve"> of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525C05" w:rsidRPr="006B2FC8">
        <w:t>, t</w:t>
      </w:r>
      <w:r w:rsidR="00C97E84" w:rsidRPr="006B2FC8">
        <w:t xml:space="preserve">his </w:t>
      </w:r>
      <w:r w:rsidR="0062107B" w:rsidRPr="006B2FC8">
        <w:t xml:space="preserve">does </w:t>
      </w:r>
      <w:r w:rsidR="00C97E84" w:rsidRPr="006B2FC8">
        <w:t>not imply HOIs because each species</w:t>
      </w:r>
      <w:r w:rsidR="00525C05" w:rsidRPr="006B2FC8">
        <w:t xml:space="preserve">’ </w:t>
      </w:r>
      <w:r w:rsidR="00993042" w:rsidRPr="006B2FC8">
        <w:t>contribution to total competition</w:t>
      </w:r>
      <w:r w:rsidR="0062107B" w:rsidRPr="006B2FC8">
        <w:t xml:space="preserve"> does not depend on the density of any other species</w:t>
      </w:r>
      <w:r w:rsidR="00AC1798" w:rsidRPr="006B2FC8">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AC1798" w:rsidRPr="006B2FC8">
        <w:t xml:space="preserve"> depends only on </w:t>
      </w:r>
      <w:r w:rsidR="00AC1798" w:rsidRPr="006B2FC8">
        <w:rPr>
          <w:i/>
        </w:rPr>
        <w:t>n</w:t>
      </w:r>
      <w:r w:rsidR="00AC1798" w:rsidRPr="006B2FC8">
        <w:rPr>
          <w:i/>
          <w:vertAlign w:val="subscript"/>
        </w:rPr>
        <w:t>j</w:t>
      </w:r>
      <w:r w:rsidR="00AC1798" w:rsidRPr="006B2FC8">
        <w:t>)</w:t>
      </w:r>
      <w:r w:rsidR="00D059D6" w:rsidRPr="006B2FC8">
        <w:t xml:space="preserve">.  </w:t>
      </w:r>
      <w:r w:rsidR="00E017BB">
        <w:t>In this case, p</w:t>
      </w:r>
      <w:r w:rsidR="00222A68">
        <w:t xml:space="preserve">erfect knowledge of how each </w:t>
      </w:r>
      <w:r w:rsidR="00DD23C1">
        <w:t>competitor</w:t>
      </w:r>
      <w:r w:rsidR="00222A68">
        <w:t xml:space="preserve"> individually affects a focal species</w:t>
      </w:r>
      <w:r w:rsidR="00DD23C1">
        <w:t>’</w:t>
      </w:r>
      <w:r w:rsidR="00222A68">
        <w:t xml:space="preserve"> growth perfectly predicts the </w:t>
      </w:r>
      <w:r w:rsidR="007C267B">
        <w:t xml:space="preserve">simultaneous </w:t>
      </w:r>
      <w:r w:rsidR="00222A68">
        <w:t xml:space="preserve">effects of </w:t>
      </w:r>
      <w:r w:rsidR="007C267B">
        <w:t xml:space="preserve">multiple competitor species. </w:t>
      </w:r>
      <w:r w:rsidR="003A3A29" w:rsidRPr="006B2FC8">
        <w:t>O</w:t>
      </w:r>
      <w:r w:rsidR="00910E0D" w:rsidRPr="006B2FC8">
        <w:t xml:space="preserve">ur </w:t>
      </w:r>
      <w:r w:rsidR="0062107B" w:rsidRPr="006B2FC8">
        <w:t xml:space="preserve">definition of </w:t>
      </w:r>
      <w:r w:rsidR="00910E0D" w:rsidRPr="006B2FC8">
        <w:t xml:space="preserve">HOIs does include cases where </w:t>
      </w:r>
      <w:r w:rsidR="00910E0D" w:rsidRPr="006B2FC8">
        <w:lastRenderedPageBreak/>
        <w:t>intraspe</w:t>
      </w:r>
      <w:r w:rsidR="00793336" w:rsidRPr="006B2FC8">
        <w:t xml:space="preserve">cific competition is modified by the density of another species.  This means that HOIs </w:t>
      </w:r>
      <w:r w:rsidR="003A3A29" w:rsidRPr="006B2FC8">
        <w:t xml:space="preserve">as defined here </w:t>
      </w:r>
      <w:r w:rsidR="00793336" w:rsidRPr="006B2FC8">
        <w:t xml:space="preserve">can occur even in interactions between two species </w:t>
      </w:r>
      <w:r w:rsidR="00793336" w:rsidRPr="006B2FC8">
        <w:fldChar w:fldCharType="begin"/>
      </w:r>
      <w:r w:rsidR="00793336" w:rsidRPr="006B2FC8">
        <w:instrText xml:space="preserve"> ADDIN ZOTERO_ITEM CSL_CITATION {"citationID":"2QrHzs3J","properties":{"formattedCitation":"(Billick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793336" w:rsidRPr="006B2FC8">
        <w:fldChar w:fldCharType="separate"/>
      </w:r>
      <w:r w:rsidR="00793336" w:rsidRPr="006B2FC8">
        <w:rPr>
          <w:noProof/>
        </w:rPr>
        <w:t>(Billick and Case 1994, Mayfield and Stouffer 2017)</w:t>
      </w:r>
      <w:r w:rsidR="00793336" w:rsidRPr="006B2FC8">
        <w:fldChar w:fldCharType="end"/>
      </w:r>
      <w:r w:rsidR="00516EBB" w:rsidRPr="006B2FC8">
        <w:t xml:space="preserve">. </w:t>
      </w:r>
    </w:p>
    <w:p w14:paraId="54DAEBDC" w14:textId="5DC2A52E" w:rsidR="00B93196" w:rsidRDefault="007254DA">
      <w:pPr>
        <w:pStyle w:val="Heading"/>
      </w:pPr>
      <w:bookmarkStart w:id="23" w:name="hois-arrising-from-cycles-of-pairwise-co"/>
      <w:bookmarkStart w:id="24" w:name="hois-in-a-mechanistic-resource-competiti"/>
      <w:bookmarkEnd w:id="23"/>
      <w:bookmarkEnd w:id="24"/>
      <w:r>
        <w:t xml:space="preserve">HOIs </w:t>
      </w:r>
      <w:r w:rsidR="00390672">
        <w:t>in a mechanistic resource competition model</w:t>
      </w:r>
    </w:p>
    <w:p w14:paraId="60EC86AD" w14:textId="1AA9397F"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and understand the mechanisms generating HOIs</w:t>
      </w:r>
      <w:r w:rsidR="00491490">
        <w:t xml:space="preserve"> </w:t>
      </w:r>
      <w:r w:rsidR="009E57BE">
        <w:t>in empirical data on species interactions</w:t>
      </w:r>
      <w:r w:rsidR="00491490">
        <w:t>, we</w:t>
      </w:r>
      <w:r>
        <w:t xml:space="preserve"> simulate competition among annual plants for a single shared resource using a mechanistic resource competition model.  We then </w:t>
      </w:r>
      <w:r w:rsidR="009E57BE">
        <w:t>fit species</w:t>
      </w:r>
      <w:r w:rsidR="00EB3314">
        <w:t xml:space="preserve">’ </w:t>
      </w:r>
      <w:r w:rsidR="009E57BE">
        <w:t>responses to interspecific competition</w:t>
      </w:r>
      <w:r>
        <w:t xml:space="preserve"> </w:t>
      </w:r>
      <w:r w:rsidR="009E57BE">
        <w:t xml:space="preserve">using a </w:t>
      </w:r>
      <w:r>
        <w:t xml:space="preserve">simple phenomenological competition model. By </w:t>
      </w:r>
      <w:r w:rsidR="004F3621">
        <w:t xml:space="preserve">considering </w:t>
      </w:r>
      <w:r>
        <w:t xml:space="preserve">the cases in which higher order interactions emerge </w:t>
      </w:r>
      <w:r w:rsidR="0044174E">
        <w:t>in this phenomenological description of the system</w:t>
      </w:r>
      <w:r>
        <w:t xml:space="preserve">, we can address the </w:t>
      </w:r>
      <w:r w:rsidR="000612C8">
        <w:t>processes causing</w:t>
      </w:r>
      <w:r>
        <w:t xml:space="preserve"> these interactions </w:t>
      </w:r>
      <w:r w:rsidR="0088204B">
        <w:t xml:space="preserve">to </w:t>
      </w:r>
      <w:r>
        <w:t>develop.</w:t>
      </w:r>
      <w:bookmarkStart w:id="25" w:name="resource-mechanistic-model"/>
      <w:bookmarkEnd w:id="25"/>
    </w:p>
    <w:p w14:paraId="4A3CD663" w14:textId="107C16CC" w:rsidR="00B93196" w:rsidRDefault="00390672" w:rsidP="00871ECE">
      <w:pPr>
        <w:spacing w:after="202"/>
        <w:contextualSpacing/>
      </w:pPr>
      <w:r>
        <w:t>Our mechanistic model is inspired by annual plant communities</w:t>
      </w:r>
      <w:r w:rsidR="002E165A">
        <w:t xml:space="preserve"> growin</w:t>
      </w:r>
      <w:r w:rsidR="004F6781">
        <w:t>g</w:t>
      </w:r>
      <w:r w:rsidR="002E165A">
        <w:t xml:space="preserve"> in a Mediterranean climate</w:t>
      </w:r>
      <w:r w:rsidR="00871ECE">
        <w:t>.  I</w:t>
      </w:r>
      <w:r>
        <w:t xml:space="preserve">n this </w:t>
      </w:r>
      <w:r w:rsidR="002F1C5D">
        <w:t>system</w:t>
      </w:r>
      <w:r>
        <w:t xml:space="preserve">, rainfall </w:t>
      </w:r>
      <w:r w:rsidR="00282E26">
        <w:t>gene</w:t>
      </w:r>
      <w:r w:rsidR="00D93ED5">
        <w:t>r</w:t>
      </w:r>
      <w:r w:rsidR="00282E26">
        <w:t xml:space="preserve">ally </w:t>
      </w:r>
      <w:r>
        <w:t xml:space="preserve">starts in the </w:t>
      </w:r>
      <w:r w:rsidR="00282E26">
        <w:t xml:space="preserve">early </w:t>
      </w:r>
      <w:r>
        <w:t>winter and gradually declines through the spring while temperature and evaporative demand increase. Plants germinate in the winter and</w:t>
      </w:r>
      <w:r w:rsidR="00C2312B">
        <w:t xml:space="preserve"> grow until they</w:t>
      </w:r>
      <w:r>
        <w:t xml:space="preserve"> begin to flower in spring. By summer, most plants have completed flowering and produce seeds and die.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  </w:t>
      </w:r>
      <w:r>
        <w:t xml:space="preserve">As spring progresses, plants grow larger </w:t>
      </w:r>
      <w:r w:rsidR="00E53D49">
        <w:t xml:space="preserve">and use up </w:t>
      </w:r>
      <w:r w:rsidR="009514BB">
        <w:t>the pool of stored soil resources</w:t>
      </w:r>
      <w:r w:rsidR="00E53D49">
        <w:t xml:space="preserve">.  Because growth is resource dependent in our model, plant growth slows and eventually net growth is negative as resources are depleted. We make the assumption that when net </w:t>
      </w:r>
      <w:r w:rsidR="00E53D49">
        <w:lastRenderedPageBreak/>
        <w:t xml:space="preserve">plant growth stops, the optimal behavior of the plants is to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9"/>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2FCA111" w:rsidR="00455957" w:rsidRDefault="0006446A"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2A18718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935C65">
              <w:rPr>
                <w:noProof/>
              </w:rPr>
              <w:t>2</w:t>
            </w:r>
            <w:r w:rsidR="00AC7C1E">
              <w:rPr>
                <w:noProof/>
              </w:rPr>
              <w:fldChar w:fldCharType="end"/>
            </w:r>
            <w:r>
              <w:t>)</w:t>
            </w:r>
          </w:p>
        </w:tc>
      </w:tr>
    </w:tbl>
    <w:p w14:paraId="3DB42D78" w14:textId="12CFDCB0"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I</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r w:rsidR="0078682F">
        <w:rPr>
          <w:i/>
        </w:rPr>
        <w:t>S</w:t>
      </w:r>
      <w:r w:rsidR="0078682F">
        <w:t xml:space="preserve"> </w:t>
      </w:r>
      <w:r w:rsidR="009C4676">
        <w:t xml:space="preserve">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proofErr w:type="spellStart"/>
      <w:r w:rsidR="009C4676" w:rsidRPr="009C4676">
        <w:rPr>
          <w:i/>
        </w:rPr>
        <w:t>i</w:t>
      </w:r>
      <w:proofErr w:type="spellEnd"/>
      <w:r>
        <w:t xml:space="preserve">. 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I</m:t>
        </m:r>
      </m:oMath>
      <w:r>
        <w:t xml:space="preserve"> to zero</w:t>
      </w:r>
      <w:r w:rsidR="00D93ED5">
        <w:t>—</w:t>
      </w:r>
      <w:r w:rsidR="00B838FF">
        <w:t>resource availability starts out high and is gradually depleted (</w:t>
      </w:r>
      <w:r w:rsidR="00B838FF">
        <w:fldChar w:fldCharType="begin"/>
      </w:r>
      <w:r w:rsidR="00B838FF">
        <w:instrText xml:space="preserve"> REF _Ref514237815 \h </w:instrText>
      </w:r>
      <w:r w:rsidR="00B838FF">
        <w:fldChar w:fldCharType="separate"/>
      </w:r>
      <w:r w:rsidR="00935C65">
        <w:t xml:space="preserve">Figure </w:t>
      </w:r>
      <w:r w:rsidR="00935C65">
        <w:rPr>
          <w:noProof/>
        </w:rPr>
        <w:t>2</w:t>
      </w:r>
      <w:r w:rsidR="00B838FF">
        <w:fldChar w:fldCharType="end"/>
      </w:r>
      <w:r w:rsidR="00B838FF">
        <w:t xml:space="preserve"> a). </w:t>
      </w:r>
    </w:p>
    <w:p w14:paraId="4441285D" w14:textId="4816C4E5" w:rsidR="00B93196" w:rsidRPr="00455957" w:rsidRDefault="00390672" w:rsidP="00455957">
      <w:pPr>
        <w:spacing w:after="202"/>
        <w:contextualSpacing/>
      </w:pPr>
      <w:r>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8"/>
        <w:gridCol w:w="724"/>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D4542C4" w:rsidR="00455957" w:rsidRDefault="0006446A"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m:t>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m:t>
                        </m:r>
                      </m:e>
                    </m:eqArr>
                  </m:e>
                </m:d>
                <m:r>
                  <w:rPr>
                    <w:rFonts w:ascii="Cambria Math" w:hAnsi="Cambria Math"/>
                  </w:rPr>
                  <m:t>,</m:t>
                </m:r>
              </m:oMath>
            </m:oMathPara>
          </w:p>
        </w:tc>
        <w:tc>
          <w:tcPr>
            <w:tcW w:w="738" w:type="dxa"/>
            <w:vAlign w:val="center"/>
          </w:tcPr>
          <w:p w14:paraId="06117B59" w14:textId="0D6A05EA"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935C65">
              <w:rPr>
                <w:noProof/>
              </w:rPr>
              <w:t>3</w:t>
            </w:r>
            <w:r w:rsidR="00AC7C1E">
              <w:rPr>
                <w:noProof/>
              </w:rPr>
              <w:fldChar w:fldCharType="end"/>
            </w:r>
            <w:r>
              <w:t>)</w:t>
            </w:r>
          </w:p>
        </w:tc>
      </w:tr>
    </w:tbl>
    <w:p w14:paraId="5C4B5E77" w14:textId="071B010B"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conversion factor, </w:t>
      </w:r>
      <m:oMath>
        <m:r>
          <w:rPr>
            <w:rFonts w:ascii="Cambria Math" w:hAnsi="Cambria Math"/>
          </w:rPr>
          <m:t>m</m:t>
        </m:r>
      </m:oMath>
      <w:r w:rsidR="00390672">
        <w:t xml:space="preserve"> is a per biomass respiration and tissue loss rate, and as in the first equation,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t xml:space="preserve"> is </w:t>
      </w:r>
      <w:r w:rsidR="0038105E">
        <w:t xml:space="preserve">the </w:t>
      </w:r>
      <w:r w:rsidR="00E84F09">
        <w:t>function giving</w:t>
      </w:r>
      <w:r w:rsidR="00390672">
        <w:t xml:space="preserve"> resource uptake rate.</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m:t>
        </m:r>
      </m:oMath>
      <w:r w:rsidR="00390672">
        <w:t xml:space="preserve"> meaning that biomass gained is equal to biomass lost to respiration and maintenance. </w:t>
      </w:r>
      <w:r w:rsidR="00E64622">
        <w:t>T</w:t>
      </w:r>
      <w:r w:rsidR="00390672">
        <w:t xml:space="preserve">he optimal behavior of the plant at this point is to stop growing and convert </w:t>
      </w:r>
      <w:r w:rsidR="009514BB">
        <w:t>all bi</w:t>
      </w:r>
      <w:r w:rsidR="0051421D">
        <w:t>om</w:t>
      </w:r>
      <w:r w:rsidR="009514BB">
        <w:t>ass</w:t>
      </w:r>
      <w:r w:rsidR="00390672">
        <w:t xml:space="preserve"> to </w:t>
      </w:r>
      <w:r w:rsidR="00390672">
        <w:lastRenderedPageBreak/>
        <w:t>seed mass. We impose this behavior on the model by</w:t>
      </w:r>
      <w:r w:rsidR="007F5B3C">
        <w:t xml:space="preserve"> setting growth to zero when resources fall to this point</w:t>
      </w:r>
      <w:r w:rsidR="00390672">
        <w:t>.</w:t>
      </w:r>
    </w:p>
    <w:p w14:paraId="5273D6F1" w14:textId="404DFD1B" w:rsidR="00B93196" w:rsidRDefault="00390672">
      <w:pPr>
        <w:spacing w:after="202"/>
        <w:contextualSpacing/>
      </w:pPr>
      <w:r>
        <w:t>Different species are likely to have different rates of resource uptake</w:t>
      </w:r>
      <w:r w:rsidR="00B838FF">
        <w:t xml:space="preserve"> and growth</w:t>
      </w:r>
      <w:r>
        <w:t>.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r w:rsidR="00935C65">
        <w:t xml:space="preserve">Figure </w:t>
      </w:r>
      <w:r w:rsidR="00935C65">
        <w:rPr>
          <w:noProof/>
        </w:rPr>
        <w:t>2</w:t>
      </w:r>
      <w:r w:rsidR="00B838FF">
        <w:fldChar w:fldCharType="end"/>
      </w:r>
      <w:r w:rsidR="00B838FF">
        <w:t>c</w:t>
      </w:r>
      <w:r w:rsidR="003F7DD7">
        <w:t>)</w:t>
      </w:r>
      <w:r>
        <w:t xml:space="preserve">. This means that species which </w:t>
      </w:r>
      <w:r w:rsidR="00E8164E">
        <w:t xml:space="preserve">grow rapidly </w:t>
      </w:r>
      <w:r>
        <w:t xml:space="preserve">early in the season when resource availability is high </w:t>
      </w:r>
      <w:r w:rsidR="00E8164E">
        <w:t>will stop growing and produce seed earlier</w:t>
      </w:r>
      <w:r w:rsidR="00B838FF">
        <w:t xml:space="preserve"> (</w:t>
      </w:r>
      <w:r w:rsidR="00B838FF">
        <w:fldChar w:fldCharType="begin"/>
      </w:r>
      <w:r w:rsidR="00B838FF">
        <w:instrText xml:space="preserve"> REF _Ref514237815 \h </w:instrText>
      </w:r>
      <w:r w:rsidR="00B838FF">
        <w:fldChar w:fldCharType="separate"/>
      </w:r>
      <w:r w:rsidR="00935C65">
        <w:t xml:space="preserve">Figure </w:t>
      </w:r>
      <w:r w:rsidR="00935C65">
        <w:rPr>
          <w:noProof/>
        </w:rPr>
        <w:t>2</w:t>
      </w:r>
      <w:r w:rsidR="00B838FF">
        <w:fldChar w:fldCharType="end"/>
      </w:r>
      <w:r w:rsidR="00B838FF">
        <w:t>b)</w:t>
      </w:r>
      <w:r>
        <w:t>. In contrast, species that grow slower early in the growing season are able to persist later into the season when resource availability is low</w:t>
      </w:r>
      <w:r w:rsidR="00E8164E">
        <w:t xml:space="preserve">.  </w:t>
      </w:r>
    </w:p>
    <w:p w14:paraId="4109C1FA" w14:textId="3EC5BBB2" w:rsidR="00B93196" w:rsidRDefault="00E8164E">
      <w:pPr>
        <w:spacing w:after="202"/>
        <w:contextualSpacing/>
      </w:pPr>
      <w:r>
        <w:t>T</w:t>
      </w:r>
      <w:r w:rsidR="00390672">
        <w:t xml:space="preserve">his trade-off </w:t>
      </w:r>
      <w:proofErr w:type="spellStart"/>
      <w:r w:rsidR="004F6781">
        <w:t>betweeen</w:t>
      </w:r>
      <w:proofErr w:type="spellEnd"/>
      <w:r w:rsidR="004F6781">
        <w:t xml:space="preserve"> </w:t>
      </w:r>
      <w:r w:rsidR="00390672">
        <w:t xml:space="preserve">species </w:t>
      </w:r>
      <w:r>
        <w:t xml:space="preserve">in early </w:t>
      </w:r>
      <w:r w:rsidR="00B838FF">
        <w:t xml:space="preserve">and </w:t>
      </w:r>
      <w:r>
        <w:t xml:space="preserve">late season growth rates is produced by giving each species </w:t>
      </w:r>
      <m:oMath>
        <m:r>
          <w:rPr>
            <w:rFonts w:ascii="Cambria Math" w:hAnsi="Cambria Math"/>
          </w:rPr>
          <m:t>i</m:t>
        </m:r>
      </m:oMath>
      <w:r w:rsidR="00390672">
        <w:t xml:space="preserve"> a </w:t>
      </w:r>
      <w:r w:rsidR="00EB3314">
        <w:t xml:space="preserve">saturating Monod </w:t>
      </w:r>
      <w:r w:rsidR="00390672">
        <w:t>resource uptake function</w:t>
      </w:r>
      <w:r w:rsidR="00EB3314">
        <w:t xml:space="preserve"> </w:t>
      </w:r>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77777777" w:rsidR="00455957" w:rsidRDefault="0006446A"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+R</m:t>
                    </m:r>
                  </m:den>
                </m:f>
                <m:r>
                  <w:rPr>
                    <w:rFonts w:ascii="Cambria Math" w:hAnsi="Cambria Math"/>
                  </w:rPr>
                  <m:t>,</m:t>
                </m:r>
              </m:oMath>
            </m:oMathPara>
          </w:p>
        </w:tc>
        <w:tc>
          <w:tcPr>
            <w:tcW w:w="738" w:type="dxa"/>
            <w:vAlign w:val="center"/>
          </w:tcPr>
          <w:p w14:paraId="0C94889F" w14:textId="43772891"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935C65">
              <w:rPr>
                <w:noProof/>
              </w:rPr>
              <w:t>4</w:t>
            </w:r>
            <w:r w:rsidR="00AC7C1E">
              <w:rPr>
                <w:noProof/>
              </w:rPr>
              <w:fldChar w:fldCharType="end"/>
            </w:r>
            <w:r>
              <w:t>)</w:t>
            </w:r>
          </w:p>
        </w:tc>
      </w:tr>
    </w:tbl>
    <w:p w14:paraId="2CFB29CA" w14:textId="02472268"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is the half-saturation constant of resource capture.  </w:t>
      </w:r>
      <w:r w:rsidR="00EB3314">
        <w:t xml:space="preserve">In our simulations the species with the highest maximum resource uptake rate </w:t>
      </w:r>
      <m:oMath>
        <m:r>
          <w:rPr>
            <w:rFonts w:ascii="Cambria Math" w:hAnsi="Cambria Math"/>
          </w:rPr>
          <m:t>r</m:t>
        </m:r>
      </m:oMath>
      <w:r w:rsidR="00EB3314">
        <w:t xml:space="preserve">, has the highest half-saturation constant </w:t>
      </w:r>
      <m:oMath>
        <m:r>
          <w:rPr>
            <w:rFonts w:ascii="Cambria Math" w:hAnsi="Cambria Math"/>
          </w:rPr>
          <m:t>k</m:t>
        </m:r>
      </m:oMath>
      <w:r w:rsidR="00EB3314">
        <w:t>, and the species with slowest maximum resource uptake rate has the lowest half-saturation constant</w:t>
      </w:r>
      <w:r w:rsidR="007C14B2">
        <w:t xml:space="preserve"> (Table S1)</w:t>
      </w:r>
      <w:r w:rsidR="00EB3314">
        <w:t xml:space="preserve">. </w:t>
      </w:r>
      <w:r w:rsidR="00390672">
        <w:t>The resource upta</w:t>
      </w:r>
      <w:r w:rsidR="00696E1C">
        <w:t xml:space="preserve">ke curves result in </w:t>
      </w:r>
      <w:r w:rsidR="00EB3314">
        <w:t xml:space="preserve">species-specific </w:t>
      </w:r>
      <w:r w:rsidR="00696E1C">
        <w:t xml:space="preserve">growth and phenology for </w:t>
      </w:r>
      <w:r w:rsidR="00FD5022">
        <w:t>the three species we model here</w:t>
      </w:r>
      <w:r w:rsidR="00B838FF">
        <w:t xml:space="preserve">, </w:t>
      </w:r>
      <w:r w:rsidR="00844A96">
        <w:t xml:space="preserve">and term </w:t>
      </w:r>
      <w:r w:rsidR="00B838FF">
        <w:t>‘early’, ‘mid’ and ‘late’ (</w:t>
      </w:r>
      <w:r w:rsidR="00B838FF">
        <w:fldChar w:fldCharType="begin"/>
      </w:r>
      <w:r w:rsidR="00B838FF">
        <w:instrText xml:space="preserve"> REF _Ref514237815 \h </w:instrText>
      </w:r>
      <w:r w:rsidR="00B838FF">
        <w:fldChar w:fldCharType="separate"/>
      </w:r>
      <w:r w:rsidR="00935C65">
        <w:t xml:space="preserve">Figure </w:t>
      </w:r>
      <w:r w:rsidR="00935C65">
        <w:rPr>
          <w:noProof/>
        </w:rPr>
        <w:t>2</w:t>
      </w:r>
      <w:r w:rsidR="00B838FF">
        <w:fldChar w:fldCharType="end"/>
      </w:r>
      <w:r w:rsidR="00B838FF">
        <w:t>)</w:t>
      </w:r>
      <w:r w:rsidR="003F7DD7">
        <w:t xml:space="preserve">. </w:t>
      </w:r>
      <w:r w:rsidR="00635361">
        <w:t xml:space="preserve">The differences in the timing of growth of species in this model recreates important functional differences between species observed empirically in this system </w:t>
      </w:r>
      <w:r w:rsidR="00635361">
        <w:fldChar w:fldCharType="begin"/>
      </w:r>
      <w:r w:rsidR="00635361">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success.","DOI":"10.1890/13-1157.1","ISSN":"0012-9658","shortTitle":"Phenology effects on invasion success","journalAbbreviation":"Ecology","author":[{"family":"Godoy","given":"Oscar"},{"family":"Levine","given":"Jonathan M."}],"issued":{"date-parts":[["2013",7,31]]}}}],"schema":"https://github.com/citation-style-language/schema/raw/master/csl-citation.json"} </w:instrText>
      </w:r>
      <w:r w:rsidR="00635361">
        <w:fldChar w:fldCharType="separate"/>
      </w:r>
      <w:r w:rsidR="00635361">
        <w:rPr>
          <w:noProof/>
        </w:rPr>
        <w:t>(Godoy and Levine 2013)</w:t>
      </w:r>
      <w:r w:rsidR="00635361">
        <w:fldChar w:fldCharType="end"/>
      </w:r>
      <w:r w:rsidR="00635361">
        <w:t>.</w:t>
      </w:r>
    </w:p>
    <w:p w14:paraId="26FF65B1" w14:textId="160FD964" w:rsidR="00696E1C" w:rsidRDefault="00390672" w:rsidP="002B617C">
      <w:pPr>
        <w:spacing w:after="202"/>
        <w:contextualSpacing/>
      </w:pPr>
      <w:r>
        <w:lastRenderedPageBreak/>
        <w:t xml:space="preserve">So </w:t>
      </w:r>
      <w:r w:rsidR="00163557">
        <w:t>far,</w:t>
      </w:r>
      <w:r>
        <w:t xml:space="preserve"> we have described a model </w:t>
      </w:r>
      <w:r w:rsidR="00FE3A4F">
        <w:t xml:space="preserve">of growth dynamics </w:t>
      </w:r>
      <w:r>
        <w:t xml:space="preserve">in continuous time </w:t>
      </w:r>
      <w:r w:rsidR="00694199">
        <w:rPr>
          <w:i/>
        </w:rPr>
        <w:t>u</w:t>
      </w:r>
      <w:r w:rsidR="00694199">
        <w:t xml:space="preserve"> </w:t>
      </w:r>
      <w:r>
        <w:t>within a single generation</w:t>
      </w:r>
      <w:r w:rsidR="0038105E">
        <w:t xml:space="preserve"> and with units of total biomass</w:t>
      </w:r>
      <w:r>
        <w:t xml:space="preserve">. </w:t>
      </w:r>
      <w:r w:rsidR="004009F0">
        <w:t xml:space="preserve">A phenomenological model of competition that might </w:t>
      </w:r>
      <w:r w:rsidR="00640706">
        <w:t xml:space="preserve">more realistically </w:t>
      </w:r>
      <w:r w:rsidR="004009F0">
        <w:t>be used in a field study would track the total population density</w:t>
      </w:r>
      <w:r w:rsidR="002B617C">
        <w:t xml:space="preserve">,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2B617C">
        <w:t>, as</w:t>
      </w:r>
      <w:r w:rsidR="004009F0">
        <w:t xml:space="preserve"> number of individuals of species </w:t>
      </w:r>
      <m:oMath>
        <m:r>
          <w:rPr>
            <w:rFonts w:ascii="Cambria Math" w:hAnsi="Cambria Math"/>
          </w:rPr>
          <m:t>i</m:t>
        </m:r>
      </m:oMath>
      <w:r w:rsidR="004009F0">
        <w:t xml:space="preserve"> at time t. </w:t>
      </w:r>
      <w:r w:rsidR="00A666CB">
        <w:t xml:space="preserve">We make the following assumptions to convert between the units of the simulation and the units of the phenomenological model.  First, we </w:t>
      </w:r>
      <w:r w:rsidR="00640706">
        <w:t>assume that all individuals start as seeds at the beginning of a simulation.  Thus</w:t>
      </w:r>
      <w:r w:rsidR="0078682F">
        <w:t xml:space="preserve">, </w:t>
      </w:r>
      <w:r w:rsidR="00640706">
        <w:t xml:space="preserve">we </w:t>
      </w:r>
      <w:r w:rsidR="004009F0">
        <w:t>calculate the initial biomass</w:t>
      </w:r>
      <w:r w:rsidR="00640706">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oMath>
      <w:r w:rsidR="00640706">
        <w:t xml:space="preserve">, </w:t>
      </w:r>
      <w:r w:rsidR="004009F0">
        <w:t xml:space="preserve">at the start of a simulation </w:t>
      </w:r>
      <w:r w:rsidR="00640706">
        <w:t>as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i,t</m:t>
            </m:r>
          </m:sub>
        </m:sSub>
      </m:oMath>
      <w:r w:rsidR="00640706">
        <w:t>,</w:t>
      </w:r>
      <w:r w:rsidR="002B617C">
        <w:t xml:space="preserve"> </w:t>
      </w:r>
      <w:r w:rsidR="00640706">
        <w:t xml:space="preserve">where </w:t>
      </w:r>
      <m:oMath>
        <m:r>
          <w:rPr>
            <w:rFonts w:ascii="Cambria Math" w:hAnsi="Cambria Math"/>
          </w:rPr>
          <m:t>μ</m:t>
        </m:r>
      </m:oMath>
      <w:r w:rsidR="002B617C">
        <w:t xml:space="preserve"> is the mass of an individual 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640706">
        <w:t xml:space="preserve"> is initial population density of species </w:t>
      </w:r>
      <w:proofErr w:type="spellStart"/>
      <w:r w:rsidR="00640706" w:rsidRPr="002619E8">
        <w:rPr>
          <w:i/>
        </w:rPr>
        <w:t>i</w:t>
      </w:r>
      <w:proofErr w:type="spellEnd"/>
      <w:r w:rsidR="002B617C">
        <w:t xml:space="preserve">. Second, we assume that </w:t>
      </w:r>
      <w:r w:rsidR="00A666CB">
        <w:t xml:space="preserve">population </w:t>
      </w:r>
      <w:r w:rsidR="00185409">
        <w:t xml:space="preserve">density at year </w:t>
      </w:r>
      <m:oMath>
        <m:r>
          <w:rPr>
            <w:rFonts w:ascii="Cambria Math" w:hAnsi="Cambria Math"/>
          </w:rPr>
          <m:t>t+1</m:t>
        </m:r>
      </m:oMath>
      <w:r w:rsidR="00A666CB">
        <w:t xml:space="preserve"> is </w:t>
      </w:r>
      <w:r w:rsidR="002B617C">
        <w:t xml:space="preserve">equal to the number of seeds produced by </w:t>
      </w:r>
      <w:r w:rsidR="00A666CB">
        <w:t xml:space="preserve">each species during the course of a simulation.  </w:t>
      </w:r>
      <w:r w:rsidR="002B617C">
        <w:t xml:space="preserve">To find this, we assume that seeds production is proportional to the net growth of each species during the course of the growing season. </w:t>
      </w:r>
      <w:r>
        <w:t>Thus,</w:t>
      </w:r>
      <w:r w:rsidR="00A666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54E1A72F" w:rsidR="00455957" w:rsidRDefault="0006446A"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c</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e>
                  <m:sub>
                    <m:r>
                      <w:rPr>
                        <w:rFonts w:ascii="Cambria Math" w:hAnsi="Cambria Math"/>
                      </w:rPr>
                      <m:t>t</m:t>
                    </m:r>
                  </m:sub>
                </m:sSub>
                <m:r>
                  <w:rPr>
                    <w:rFonts w:ascii="Cambria Math" w:hAnsi="Cambria Math"/>
                  </w:rPr>
                  <m:t>,</m:t>
                </m:r>
              </m:oMath>
            </m:oMathPara>
          </w:p>
        </w:tc>
        <w:tc>
          <w:tcPr>
            <w:tcW w:w="738" w:type="dxa"/>
            <w:vAlign w:val="center"/>
          </w:tcPr>
          <w:p w14:paraId="29DF05E3" w14:textId="512183EE"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935C65">
              <w:rPr>
                <w:noProof/>
              </w:rPr>
              <w:t>5</w:t>
            </w:r>
            <w:r w:rsidR="00AC7C1E">
              <w:rPr>
                <w:noProof/>
              </w:rPr>
              <w:fldChar w:fldCharType="end"/>
            </w:r>
            <w:r>
              <w:t>)</w:t>
            </w:r>
          </w:p>
        </w:tc>
      </w:tr>
    </w:tbl>
    <w:p w14:paraId="3F5DF659" w14:textId="76C2B758" w:rsidR="00515D8D" w:rsidRDefault="00390672" w:rsidP="00973FCF">
      <w:pPr>
        <w:spacing w:after="202"/>
        <w:ind w:firstLine="0"/>
        <w:contextualSpacing/>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i,t+1</m:t>
            </m:r>
          </m:sub>
        </m:sSub>
      </m:oMath>
      <w:r>
        <w:t xml:space="preserve"> is </w:t>
      </w:r>
      <w:commentRangeStart w:id="26"/>
      <w:commentRangeStart w:id="27"/>
      <w:r>
        <w:t xml:space="preserve">the number of </w:t>
      </w:r>
      <w:proofErr w:type="spellStart"/>
      <w:r w:rsidR="000B11A8">
        <w:t>germinable</w:t>
      </w:r>
      <w:proofErr w:type="spellEnd"/>
      <w:r w:rsidR="000B11A8">
        <w:t xml:space="preserve"> </w:t>
      </w:r>
      <w:r>
        <w:t>seeds produced</w:t>
      </w:r>
      <w:r w:rsidR="006E4B1F">
        <w:t xml:space="preserve"> </w:t>
      </w:r>
      <w:r w:rsidR="002B617C">
        <w:t>during the</w:t>
      </w:r>
      <w:r w:rsidR="006E4B1F">
        <w:t xml:space="preserve"> growing season</w:t>
      </w:r>
      <w:r w:rsidR="00140180">
        <w:t>, and therefore available to start population growth</w:t>
      </w:r>
      <w:r w:rsidR="00D52D05">
        <w:t xml:space="preserve"> in year </w:t>
      </w:r>
      <w:r w:rsidR="00D52D05" w:rsidRPr="00004C68">
        <w:rPr>
          <w:i/>
        </w:rPr>
        <w:t>t+1</w:t>
      </w:r>
      <w:commentRangeEnd w:id="26"/>
      <w:r w:rsidR="00537A61">
        <w:rPr>
          <w:rStyle w:val="CommentReference"/>
        </w:rPr>
        <w:commentReference w:id="26"/>
      </w:r>
      <w:commentRangeEnd w:id="27"/>
      <w:r w:rsidR="00004C68">
        <w:rPr>
          <w:rStyle w:val="CommentReference"/>
        </w:rPr>
        <w:commentReference w:id="27"/>
      </w:r>
      <w:r w:rsidR="00A666CB">
        <w:t xml:space="preserve">, </w:t>
      </w:r>
      <w:r w:rsidR="002B617C">
        <w:t xml:space="preserve">and </w:t>
      </w:r>
      <w:r w:rsidR="00A666CB" w:rsidRPr="00004C68">
        <w:rPr>
          <w:i/>
        </w:rPr>
        <w:t>c</w:t>
      </w:r>
      <w:r w:rsidR="00A666CB">
        <w:t xml:space="preserve"> is a conversion factor that represents the mass of seeds produced for each unit of total plant mass. </w:t>
      </w:r>
      <w:r w:rsidR="007C14B2">
        <w:t xml:space="preserve">We assume that all species have the same values for </w:t>
      </w:r>
      <m:oMath>
        <m:r>
          <w:rPr>
            <w:rFonts w:ascii="Cambria Math" w:hAnsi="Cambria Math"/>
          </w:rPr>
          <m:t>μ</m:t>
        </m:r>
      </m:oMath>
      <w:r w:rsidR="007C14B2">
        <w:t xml:space="preserve"> and </w:t>
      </w:r>
      <w:r w:rsidR="007C14B2" w:rsidRPr="00004C68">
        <w:rPr>
          <w:i/>
        </w:rPr>
        <w:t>c</w:t>
      </w:r>
      <w:r w:rsidR="00640706">
        <w:t xml:space="preserve"> (Table S1).</w:t>
      </w:r>
      <w:r w:rsidR="007C14B2">
        <w:t xml:space="preserve"> </w:t>
      </w:r>
      <w:r>
        <w:t xml:space="preserve">We simulate these dynamics using the ordinary differential equation solvers package </w:t>
      </w:r>
      <w:proofErr w:type="spellStart"/>
      <w:r w:rsidR="006E4B1F" w:rsidRPr="006E4B1F">
        <w:rPr>
          <w:rFonts w:ascii="Lucida Console" w:hAnsi="Lucida Console" w:cs="Arial"/>
        </w:rPr>
        <w:t>desolve</w:t>
      </w:r>
      <w:proofErr w:type="spellEnd"/>
      <w:r>
        <w:t xml:space="preserve"> in the statistical program </w:t>
      </w:r>
      <w:r w:rsidRPr="006E4B1F">
        <w:rPr>
          <w:rFonts w:cs="Times New Roman"/>
        </w:rPr>
        <w:t>R</w:t>
      </w:r>
      <w:r w:rsidR="006E4B1F" w:rsidRPr="006E4B1F">
        <w:rPr>
          <w:rFonts w:cs="Times New Roman"/>
        </w:rPr>
        <w:t xml:space="preserve"> </w:t>
      </w:r>
      <w:r w:rsidR="006E4B1F" w:rsidRPr="006E4B1F">
        <w:rPr>
          <w:rFonts w:cs="Times New Roman"/>
        </w:rPr>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t>. Simulation parameters and code to run the simulations are given in the supporting information.</w:t>
      </w:r>
      <w:r w:rsidR="00515D8D">
        <w:t xml:space="preserve">  </w:t>
      </w:r>
    </w:p>
    <w:p w14:paraId="6721D678" w14:textId="1FF1BDF7" w:rsidR="00B93196" w:rsidRDefault="00515D8D" w:rsidP="00CE658F">
      <w:pPr>
        <w:spacing w:after="202"/>
        <w:contextualSpacing/>
      </w:pPr>
      <w:bookmarkStart w:id="28" w:name="response-surface-experiment"/>
      <w:bookmarkEnd w:id="28"/>
      <w:r>
        <w:lastRenderedPageBreak/>
        <w:t>Finally</w:t>
      </w:r>
      <w:r w:rsidR="00CE658F">
        <w:t>,</w:t>
      </w:r>
      <w:r>
        <w:t xml:space="preserve"> </w:t>
      </w:r>
      <w:r w:rsidR="00390672">
        <w:t>we</w:t>
      </w:r>
      <w:r w:rsidR="00CE658F">
        <w:t xml:space="preserve"> used </w:t>
      </w:r>
      <w:r w:rsidR="00B838FF">
        <w:t xml:space="preserve">this </w:t>
      </w:r>
      <w:r w:rsidR="00CE658F">
        <w:t>mechanistic model to</w:t>
      </w:r>
      <w:r w:rsidR="00390672">
        <w:t xml:space="preserve"> simulate</w:t>
      </w:r>
      <w:r w:rsidR="00CE658F">
        <w:t xml:space="preserve"> plant growth </w:t>
      </w:r>
      <w:r w:rsidR="00F95D7B">
        <w:t xml:space="preserve">when faced with </w:t>
      </w:r>
      <w:r w:rsidR="00542765">
        <w:t>a range of densities</w:t>
      </w:r>
      <w:r w:rsidR="00F95D7B">
        <w:t xml:space="preserve"> of one or two other competitors</w:t>
      </w:r>
      <w:r w:rsidR="00542765">
        <w:t xml:space="preserve">, and from these simulated data we fit a </w:t>
      </w:r>
      <w:r w:rsidR="007C13D7">
        <w:t xml:space="preserve">phenomenological competition </w:t>
      </w:r>
      <w:r w:rsidR="00542765">
        <w:t>model</w:t>
      </w:r>
      <w:r w:rsidR="007C13D7">
        <w:t xml:space="preserve">.  </w:t>
      </w:r>
      <w:r w:rsidR="00A33854">
        <w:t xml:space="preserve">In the </w:t>
      </w:r>
      <w:r w:rsidR="00542765">
        <w:t xml:space="preserve">simulated experiment </w:t>
      </w:r>
      <w:r w:rsidR="00390672">
        <w:t xml:space="preserve">each of the three species </w:t>
      </w:r>
      <w:r w:rsidR="00542765">
        <w:t xml:space="preserve">are </w:t>
      </w:r>
      <w:r w:rsidR="00390672">
        <w:t xml:space="preserve">grown </w:t>
      </w:r>
      <w:r w:rsidR="00457823">
        <w:t xml:space="preserve">in “plots” with </w:t>
      </w:r>
      <w:r w:rsidR="00542765">
        <w:t xml:space="preserve">increasing densities </w:t>
      </w:r>
      <w:r w:rsidR="004477C0">
        <w:t>(0,</w:t>
      </w:r>
      <w:r w:rsidR="00EF1582">
        <w:t xml:space="preserve"> </w:t>
      </w:r>
      <w:r w:rsidR="004477C0">
        <w:t>1,</w:t>
      </w:r>
      <w:r w:rsidR="00EF1582">
        <w:t xml:space="preserve"> </w:t>
      </w:r>
      <w:r w:rsidR="004477C0">
        <w:t>2,</w:t>
      </w:r>
      <w:r w:rsidR="00EF1582">
        <w:t xml:space="preserve"> …7, 8) </w:t>
      </w:r>
      <w:r w:rsidR="00542765">
        <w:t xml:space="preserve">of either </w:t>
      </w:r>
      <w:r w:rsidR="00505C15">
        <w:t xml:space="preserve">a single </w:t>
      </w:r>
      <w:r w:rsidR="00542765">
        <w:t xml:space="preserve">interspecific competitor species or </w:t>
      </w:r>
      <w:r w:rsidR="000C3A80">
        <w:t xml:space="preserve">plots with </w:t>
      </w:r>
      <w:r w:rsidR="00542765">
        <w:t xml:space="preserve">two interspecific competitor species </w:t>
      </w:r>
      <w:r w:rsidR="00EF1582">
        <w:t xml:space="preserve">where each </w:t>
      </w:r>
      <w:r w:rsidR="002A427A">
        <w:t xml:space="preserve">competitor </w:t>
      </w:r>
      <w:r w:rsidR="00505C15">
        <w:t xml:space="preserve">species was at a </w:t>
      </w:r>
      <w:r w:rsidR="002A427A">
        <w:t>density ranging from 0 to 8</w:t>
      </w:r>
      <w:r w:rsidR="00505C15">
        <w:t xml:space="preserve"> (in an orthogonal design)</w:t>
      </w:r>
      <w:r w:rsidR="00390672">
        <w:t>.</w:t>
      </w:r>
      <w:r w:rsidR="00366E5F">
        <w:t xml:space="preserve"> </w:t>
      </w:r>
      <w:r w:rsidR="005E7D95">
        <w:t xml:space="preserve">For each </w:t>
      </w:r>
      <w:r w:rsidR="00542765">
        <w:t>simulation</w:t>
      </w:r>
      <w:r w:rsidR="005E7D95">
        <w:t>, w</w:t>
      </w:r>
      <w:r w:rsidR="00390672">
        <w:t>e calculate</w:t>
      </w:r>
      <w:r w:rsidR="005E7D95">
        <w:t>d</w:t>
      </w:r>
      <w:r w:rsidR="00390672">
        <w:t xml:space="preserve"> the reproductive output of </w:t>
      </w:r>
      <w:r w:rsidR="000C3A80">
        <w:t xml:space="preserve">a single individual of </w:t>
      </w:r>
      <w:r w:rsidR="00390672">
        <w:t xml:space="preserve">the focal species and fit </w:t>
      </w:r>
      <w:r w:rsidR="002A58BE">
        <w:t xml:space="preserve">the </w:t>
      </w:r>
      <w:r w:rsidR="00390672">
        <w:t xml:space="preserve">phenomenological competition models </w:t>
      </w:r>
      <w:r w:rsidR="002A58BE">
        <w:t xml:space="preserve">described in the next section </w:t>
      </w:r>
      <w:r w:rsidR="00390672">
        <w:t xml:space="preserve">to our simulated </w:t>
      </w:r>
      <w:r w:rsidR="002A58BE">
        <w:t xml:space="preserve">experimental </w:t>
      </w:r>
      <w:r w:rsidR="00390672">
        <w:t xml:space="preserve">data. </w:t>
      </w:r>
    </w:p>
    <w:p w14:paraId="182DB920" w14:textId="77777777" w:rsidR="00B93196" w:rsidRDefault="00390672">
      <w:pPr>
        <w:pStyle w:val="Heading2"/>
      </w:pPr>
      <w:bookmarkStart w:id="29" w:name="phenomenological-annual-plant-model"/>
      <w:bookmarkEnd w:id="29"/>
      <w:r>
        <w:t>Phenomenological annual plant model</w:t>
      </w:r>
    </w:p>
    <w:p w14:paraId="2D23B9F2" w14:textId="5125F73F" w:rsidR="00B93196" w:rsidRDefault="00390672">
      <w:pPr>
        <w:spacing w:after="202"/>
        <w:contextualSpacing/>
      </w:pPr>
      <w:r>
        <w:t>We model annual plant competition in terms of the decline in per capita reproductive output with increasing density of competitors at the start of the growing season (</w:t>
      </w:r>
      <m:oMath>
        <m:sSub>
          <m:sSubPr>
            <m:ctrlPr>
              <w:rPr>
                <w:rFonts w:ascii="Cambria Math" w:hAnsi="Cambria Math"/>
              </w:rPr>
            </m:ctrlPr>
          </m:sSubPr>
          <m:e>
            <m:r>
              <w:rPr>
                <w:rFonts w:ascii="Cambria Math" w:hAnsi="Cambria Math"/>
              </w:rPr>
              <m:t>n</m:t>
            </m:r>
          </m:e>
          <m:sub>
            <m:r>
              <w:rPr>
                <w:rFonts w:ascii="Cambria Math" w:hAnsi="Cambria Math"/>
              </w:rPr>
              <m:t>j,t</m:t>
            </m:r>
          </m:sub>
        </m:sSub>
      </m:oMath>
      <w:r>
        <w:t xml:space="preserve">). We </w:t>
      </w:r>
      <w:r w:rsidR="00F90404">
        <w:t>tested</w:t>
      </w:r>
      <w:r w:rsidR="003840B0">
        <w:t xml:space="preserve"> two different</w:t>
      </w:r>
      <w:r>
        <w:t xml:space="preserve"> phenomenological competition </w:t>
      </w:r>
      <w:r w:rsidR="003840B0">
        <w:t xml:space="preserve">models.  The first </w:t>
      </w:r>
      <w:r>
        <w:t>has been used</w:t>
      </w:r>
      <w:r w:rsidR="007A229F">
        <w:t xml:space="preserve"> in</w:t>
      </w:r>
      <w:r>
        <w:t xml:space="preserve"> a number</w:t>
      </w:r>
      <w:r w:rsidR="00EF4366">
        <w:t xml:space="preserve"> of</w:t>
      </w:r>
      <w:r>
        <w:t xml:space="preserve"> empirical studies of annual plant </w:t>
      </w:r>
      <w:r w:rsidR="009514BB">
        <w:t xml:space="preserve">competition </w:t>
      </w:r>
      <w:r w:rsidR="004F6781">
        <w:t xml:space="preserve">(e.g. Kraft et al. </w:t>
      </w:r>
      <w:r w:rsidR="009514BB">
        <w:fldChar w:fldCharType="begin"/>
      </w:r>
      <w:r w:rsidR="004F6781">
        <w:instrText xml:space="preserve"> ADDIN ZOTERO_ITEM CSL_CITATION {"citationID":"SOATqPsI","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9514BB">
        <w:fldChar w:fldCharType="separate"/>
      </w:r>
      <w:r w:rsidR="004F6781">
        <w:rPr>
          <w:noProof/>
        </w:rPr>
        <w:t>(2015)</w:t>
      </w:r>
      <w:r w:rsidR="009514BB">
        <w:fldChar w:fldCharType="end"/>
      </w:r>
      <w:r w:rsidR="004F6781">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5D326CB4" w14:textId="77777777" w:rsidTr="00762A58">
        <w:trPr>
          <w:trHeight w:val="503"/>
        </w:trPr>
        <w:tc>
          <w:tcPr>
            <w:tcW w:w="918" w:type="dxa"/>
            <w:vAlign w:val="center"/>
          </w:tcPr>
          <w:p w14:paraId="4EA15107" w14:textId="77777777" w:rsidR="00455957" w:rsidRDefault="00455957" w:rsidP="00762A58">
            <w:pPr>
              <w:spacing w:after="202"/>
              <w:ind w:firstLine="0"/>
              <w:contextualSpacing/>
              <w:jc w:val="center"/>
            </w:pPr>
          </w:p>
        </w:tc>
        <w:tc>
          <w:tcPr>
            <w:tcW w:w="7200" w:type="dxa"/>
            <w:vAlign w:val="center"/>
          </w:tcPr>
          <w:p w14:paraId="1DAE6AC3" w14:textId="164FE194" w:rsidR="00455957" w:rsidRDefault="0006446A" w:rsidP="00762A5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47427FEC" w14:textId="5CE9EF8F"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935C65">
              <w:rPr>
                <w:noProof/>
              </w:rPr>
              <w:t>6</w:t>
            </w:r>
            <w:r w:rsidR="00AC7C1E">
              <w:rPr>
                <w:noProof/>
              </w:rPr>
              <w:fldChar w:fldCharType="end"/>
            </w:r>
            <w:r>
              <w:t>)</w:t>
            </w:r>
          </w:p>
        </w:tc>
      </w:tr>
    </w:tbl>
    <w:p w14:paraId="72812BC6" w14:textId="222984BF" w:rsidR="00B93196" w:rsidRDefault="00A6374E" w:rsidP="00A6374E">
      <w:pPr>
        <w:spacing w:after="202"/>
        <w:ind w:firstLine="0"/>
        <w:contextualSpacing/>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is a species</w:t>
      </w:r>
      <w:r w:rsidR="00CC0BA7">
        <w:t>-</w:t>
      </w:r>
      <w:r>
        <w:t>specific parameter controlling</w:t>
      </w:r>
      <w:r w:rsidR="00390672">
        <w:t xml:space="preserve"> how steep fecundity declines with competition in general. </w:t>
      </w:r>
    </w:p>
    <w:p w14:paraId="0E62807F" w14:textId="1D9996EC" w:rsidR="003840B0" w:rsidRDefault="003840B0" w:rsidP="00A6374E">
      <w:pPr>
        <w:spacing w:after="202"/>
        <w:ind w:firstLine="0"/>
        <w:contextualSpacing/>
      </w:pPr>
      <w:r>
        <w:tab/>
        <w:t xml:space="preserve">We also fit </w:t>
      </w:r>
      <w:r w:rsidR="007543E5">
        <w:t xml:space="preserve">a second </w:t>
      </w:r>
      <w:r>
        <w:t xml:space="preserve">model </w:t>
      </w:r>
      <w:r w:rsidR="002B6912">
        <w:t>in which the effects of each species are modified with a</w:t>
      </w:r>
      <w:r w:rsidR="00FA4B01">
        <w:t xml:space="preserve"> separate </w:t>
      </w:r>
      <w:r w:rsidR="002B6912">
        <w:t xml:space="preserve">exponent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3840B0" w14:paraId="3BCF2245" w14:textId="77777777" w:rsidTr="002B6912">
        <w:trPr>
          <w:trHeight w:val="503"/>
        </w:trPr>
        <w:tc>
          <w:tcPr>
            <w:tcW w:w="891" w:type="dxa"/>
            <w:vAlign w:val="center"/>
          </w:tcPr>
          <w:p w14:paraId="7225F48F" w14:textId="77777777" w:rsidR="003840B0" w:rsidRDefault="003840B0" w:rsidP="00B353DB">
            <w:pPr>
              <w:spacing w:after="202"/>
              <w:ind w:firstLine="0"/>
              <w:contextualSpacing/>
              <w:jc w:val="center"/>
            </w:pPr>
          </w:p>
        </w:tc>
        <w:tc>
          <w:tcPr>
            <w:tcW w:w="7020" w:type="dxa"/>
            <w:vAlign w:val="center"/>
          </w:tcPr>
          <w:p w14:paraId="35240E1B" w14:textId="2EE3E18B" w:rsidR="003840B0" w:rsidRDefault="0006446A" w:rsidP="00B353D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d>
                          </m:e>
                          <m:sub>
                            <m:r>
                              <w:rPr>
                                <w:rFonts w:ascii="Cambria Math" w:hAnsi="Cambria Math"/>
                              </w:rPr>
                              <m:t>i</m:t>
                            </m:r>
                          </m:sub>
                          <m:sup>
                            <m:sSub>
                              <m:sSubPr>
                                <m:ctrlPr>
                                  <w:rPr>
                                    <w:rFonts w:ascii="Cambria Math" w:hAnsi="Cambria Math"/>
                                    <w:i/>
                                  </w:rPr>
                                </m:ctrlPr>
                              </m:sSubPr>
                              <m:e>
                                <m:r>
                                  <w:rPr>
                                    <w:rFonts w:ascii="Cambria Math" w:hAnsi="Cambria Math"/>
                                  </w:rPr>
                                  <m:t>τ</m:t>
                                </m:r>
                              </m:e>
                              <m:sub>
                                <m:r>
                                  <w:rPr>
                                    <w:rFonts w:ascii="Cambria Math" w:hAnsi="Cambria Math"/>
                                  </w:rPr>
                                  <m:t>ij</m:t>
                                </m:r>
                              </m:sub>
                            </m:sSub>
                          </m:sup>
                        </m:sSubSup>
                      </m:e>
                    </m:nary>
                  </m:den>
                </m:f>
                <m:r>
                  <w:rPr>
                    <w:rFonts w:ascii="Cambria Math" w:hAnsi="Cambria Math"/>
                  </w:rPr>
                  <m:t xml:space="preserve">. </m:t>
                </m:r>
              </m:oMath>
            </m:oMathPara>
          </w:p>
        </w:tc>
        <w:tc>
          <w:tcPr>
            <w:tcW w:w="729" w:type="dxa"/>
            <w:vAlign w:val="center"/>
          </w:tcPr>
          <w:p w14:paraId="433DFAE6" w14:textId="07B00467" w:rsidR="003840B0" w:rsidRDefault="003840B0" w:rsidP="00B353D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935C65">
              <w:rPr>
                <w:noProof/>
              </w:rPr>
              <w:t>7</w:t>
            </w:r>
            <w:r>
              <w:rPr>
                <w:noProof/>
              </w:rPr>
              <w:fldChar w:fldCharType="end"/>
            </w:r>
            <w:r>
              <w:t>)</w:t>
            </w:r>
          </w:p>
        </w:tc>
      </w:tr>
    </w:tbl>
    <w:p w14:paraId="58F74739" w14:textId="7C815080" w:rsidR="00B93196" w:rsidRDefault="002B6912" w:rsidP="00CC0BA7">
      <w:pPr>
        <w:spacing w:after="202"/>
        <w:ind w:firstLine="0"/>
        <w:contextualSpacing/>
      </w:pPr>
      <w:r>
        <w:t xml:space="preserve">This allows species to have per capita effects that </w:t>
      </w:r>
      <w:r w:rsidR="0017612D">
        <w:t>are themselves density dependent</w:t>
      </w:r>
      <w:r>
        <w:t xml:space="preserve"> but the competitive effects of each species are still </w:t>
      </w:r>
      <w:r w:rsidR="001D29E2">
        <w:t xml:space="preserve">assumed to be </w:t>
      </w:r>
      <w:r>
        <w:t xml:space="preserve">additive. </w:t>
      </w:r>
      <w:r w:rsidR="00390672">
        <w:t xml:space="preserve">We fit </w:t>
      </w:r>
      <w:r w:rsidR="00CC0BA7">
        <w:t>separate competition models for each of three species</w:t>
      </w:r>
      <w:r w:rsidR="00390672">
        <w:t xml:space="preserve"> </w:t>
      </w:r>
      <w:r w:rsidR="00CC0BA7">
        <w:t xml:space="preserve">using the </w:t>
      </w:r>
      <w:proofErr w:type="spellStart"/>
      <w:r w:rsidR="00CC0BA7" w:rsidRPr="00CC0BA7">
        <w:rPr>
          <w:rFonts w:ascii="Lucida Console" w:hAnsi="Lucida Console"/>
        </w:rPr>
        <w:t>nls</w:t>
      </w:r>
      <w:proofErr w:type="spellEnd"/>
      <w:r w:rsidR="00390672">
        <w:t xml:space="preserve"> </w:t>
      </w:r>
      <w:r w:rsidR="00CC0BA7">
        <w:t>package</w:t>
      </w:r>
      <w:r w:rsidR="00390672">
        <w:t xml:space="preserve"> in R. </w:t>
      </w:r>
      <w:r w:rsidR="00CC0BA7">
        <w:t>We</w:t>
      </w:r>
      <w:r w:rsidR="00390672">
        <w:t xml:space="preserve"> </w:t>
      </w:r>
      <w:r w:rsidR="00A4780A">
        <w:t xml:space="preserve">defined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390672">
        <w:t xml:space="preserve"> for each species as the per capita fecundity in </w:t>
      </w:r>
      <w:r w:rsidR="00CC0BA7">
        <w:t xml:space="preserve">the absence of any competitors </w:t>
      </w:r>
      <w:r w:rsidR="00390672">
        <w:t xml:space="preserve">and </w:t>
      </w:r>
      <w:r w:rsidR="00A4780A">
        <w:t xml:space="preserve">fixed </w:t>
      </w:r>
      <w:r w:rsidR="00390672">
        <w:t xml:space="preserve">this as a </w:t>
      </w:r>
      <w:r w:rsidR="00A4780A">
        <w:t>constant</w:t>
      </w:r>
      <w:r w:rsidR="00CC0BA7">
        <w:t xml:space="preserve"> when fitting the models</w:t>
      </w:r>
      <w:r w:rsidR="00390672">
        <w:t>.</w:t>
      </w:r>
      <w:r w:rsidR="002A42D8">
        <w:t xml:space="preserve"> </w:t>
      </w:r>
    </w:p>
    <w:p w14:paraId="1C0D5464" w14:textId="1EEBA8EC" w:rsidR="00F77140" w:rsidRDefault="00F77140" w:rsidP="000034F1">
      <w:pPr>
        <w:spacing w:after="202"/>
        <w:contextualSpacing/>
      </w:pPr>
      <w:r>
        <w:t>In order to detect HOI</w:t>
      </w:r>
      <w:r w:rsidR="00F90404">
        <w:t>s</w:t>
      </w:r>
      <w:r>
        <w:t xml:space="preserve"> and measure their strength we fit the phenomenological model to cases where </w:t>
      </w:r>
      <w:r w:rsidR="00F90404">
        <w:t xml:space="preserve">each focal </w:t>
      </w:r>
      <w:r>
        <w:t xml:space="preserve">species faced increasing densities of </w:t>
      </w:r>
      <w:r w:rsidR="00A4780A">
        <w:t xml:space="preserve">only </w:t>
      </w:r>
      <w:r>
        <w:t xml:space="preserve">one </w:t>
      </w:r>
      <w:r w:rsidR="00DC6F10">
        <w:t xml:space="preserve">other </w:t>
      </w:r>
      <w:r>
        <w:t xml:space="preserve">competitor </w:t>
      </w:r>
      <w:r w:rsidR="006108D0">
        <w:t xml:space="preserve">species </w:t>
      </w:r>
      <w:r>
        <w:t>at a time</w:t>
      </w:r>
      <w:r w:rsidR="00DE2761">
        <w:t xml:space="preserve"> (details in the preceding section)</w:t>
      </w:r>
      <w:r>
        <w:t xml:space="preserve">.  Once we </w:t>
      </w:r>
      <w:r w:rsidR="00FA7251">
        <w:t>were satisfied</w:t>
      </w:r>
      <w:r>
        <w:t xml:space="preserve"> that phenomenological models fit these </w:t>
      </w:r>
      <w:r w:rsidR="00DC6F10">
        <w:t>pairwise dynamics</w:t>
      </w:r>
      <w:r w:rsidR="00BE0FC8">
        <w:t xml:space="preserve"> </w:t>
      </w:r>
      <w:r>
        <w:t>adequately</w:t>
      </w:r>
      <w:r w:rsidR="00DE2761">
        <w:t>,</w:t>
      </w:r>
      <w:r>
        <w:t xml:space="preserve"> we used the</w:t>
      </w:r>
      <w:r w:rsidR="00DB194D">
        <w:t xml:space="preserve"> </w:t>
      </w:r>
      <w:r w:rsidR="00C729F4">
        <w:t>models</w:t>
      </w:r>
      <w:r>
        <w:t xml:space="preserve"> to predict species</w:t>
      </w:r>
      <w:r w:rsidR="00FA7251">
        <w:t>’</w:t>
      </w:r>
      <w:r>
        <w:t xml:space="preserve"> </w:t>
      </w:r>
      <w:r w:rsidR="00FA7251">
        <w:t xml:space="preserve">per capita </w:t>
      </w:r>
      <w:r>
        <w:t xml:space="preserve">fecundity in the case where the focal species </w:t>
      </w:r>
      <w:r w:rsidR="00AE1B29">
        <w:t xml:space="preserve">simultaneously </w:t>
      </w:r>
      <w:r>
        <w:t xml:space="preserve">faces two </w:t>
      </w:r>
      <w:r w:rsidR="006108D0">
        <w:t xml:space="preserve">interspecific </w:t>
      </w:r>
      <w:r w:rsidR="00BE0FC8">
        <w:t xml:space="preserve">competitor </w:t>
      </w:r>
      <w:r>
        <w:t xml:space="preserve">species. If species effects are additive, then </w:t>
      </w:r>
      <w:r w:rsidR="00DB194D">
        <w:t xml:space="preserve">our model fit to </w:t>
      </w:r>
      <w:r w:rsidR="002F170D">
        <w:t>density gradients of a single competitor species should be able to predict the joint effect of competition from two competitor species together</w:t>
      </w:r>
      <w:r>
        <w:t xml:space="preserve">. </w:t>
      </w:r>
      <w:r w:rsidR="00A4780A">
        <w:t xml:space="preserve">However, if there are HOIs then the sum of species effects will not be equal to the observed effect of multiple species. We use the </w:t>
      </w:r>
      <w:r w:rsidR="002F170D">
        <w:t xml:space="preserve">deviation between the </w:t>
      </w:r>
      <w:r w:rsidR="005304A0">
        <w:t xml:space="preserve">per capita </w:t>
      </w:r>
      <w:r w:rsidR="002F170D">
        <w:t xml:space="preserve">fecundity of each species predicted by the additive phenomenological model and the </w:t>
      </w:r>
      <w:r w:rsidR="005304A0">
        <w:t xml:space="preserve">per capita </w:t>
      </w:r>
      <w:r w:rsidR="002F170D">
        <w:t xml:space="preserve">fecundity observed in the simulations </w:t>
      </w:r>
      <w:r w:rsidR="005304A0">
        <w:t xml:space="preserve">as </w:t>
      </w:r>
      <w:r w:rsidR="002F170D">
        <w:t>a measure of the effect of</w:t>
      </w:r>
      <w:r w:rsidR="005304A0">
        <w:t xml:space="preserve"> </w:t>
      </w:r>
      <w:r w:rsidR="002F170D">
        <w:t>HOIs</w:t>
      </w:r>
      <w:r>
        <w:t xml:space="preserve">. </w:t>
      </w:r>
      <w:r w:rsidR="004F6781">
        <w:t>HOI</w:t>
      </w:r>
      <w:r w:rsidR="00FA7251">
        <w:t>s</w:t>
      </w:r>
      <w:r w:rsidR="004F6781">
        <w:t xml:space="preserve"> are </w:t>
      </w:r>
      <w:r w:rsidR="00813B7D">
        <w:t xml:space="preserve">supported </w:t>
      </w:r>
      <w:r w:rsidR="004F6781">
        <w:t xml:space="preserve">when the average deviation in the multispecies case is greater than the deviation in the single species cases.  We can quantify this </w:t>
      </w:r>
      <w:r w:rsidR="000034F1">
        <w:t xml:space="preserve">by comparing the root-mean-squared error from two competitor simulations to the root-mean-squared error in single competitor simulations.  </w:t>
      </w:r>
      <w:r w:rsidR="000034F1">
        <w:lastRenderedPageBreak/>
        <w:t xml:space="preserve">We can also look at the average deviation in the two competitor simulations to get a sense of the direction of the HOIs. </w:t>
      </w:r>
      <w:r w:rsidR="007B3A2B">
        <w:t xml:space="preserve">Importantly, this approach does not require that we specify the </w:t>
      </w:r>
      <w:r w:rsidR="00CB5754">
        <w:t>functional form</w:t>
      </w:r>
      <w:r w:rsidR="007B3A2B">
        <w:t xml:space="preserve"> of the higher order </w:t>
      </w:r>
      <w:r w:rsidR="00C26E59">
        <w:t xml:space="preserve">interaction </w:t>
      </w:r>
      <w:r w:rsidR="007B3A2B">
        <w:t>term</w:t>
      </w:r>
      <w:r w:rsidR="003A7C5E">
        <w:t>.</w:t>
      </w:r>
    </w:p>
    <w:p w14:paraId="217440DB" w14:textId="0706840D" w:rsidR="00B93196" w:rsidRDefault="00E97CEA" w:rsidP="00057A7A">
      <w:pPr>
        <w:pStyle w:val="Heading"/>
      </w:pPr>
      <w:bookmarkStart w:id="30" w:name="model-fits"/>
      <w:bookmarkEnd w:id="30"/>
      <w:r>
        <w:t>Evidence for HOIs</w:t>
      </w:r>
    </w:p>
    <w:p w14:paraId="4A4722B6" w14:textId="4F35F74E"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935C65">
        <w:t xml:space="preserve">Figure </w:t>
      </w:r>
      <w:r w:rsidR="00935C65">
        <w:rPr>
          <w:noProof/>
        </w:rPr>
        <w:t>3</w:t>
      </w:r>
      <w:r w:rsidR="00CB76E3">
        <w:fldChar w:fldCharType="end"/>
      </w:r>
      <w:r w:rsidR="00CB76E3">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3576FC">
        <w:fldChar w:fldCharType="begin"/>
      </w:r>
      <w:r w:rsidR="003576FC">
        <w:instrText xml:space="preserve"> REF _Ref529380736 \h </w:instrText>
      </w:r>
      <w:r w:rsidR="003576FC">
        <w:fldChar w:fldCharType="separate"/>
      </w:r>
      <w:r w:rsidR="00935C65">
        <w:t xml:space="preserve">Figure S </w:t>
      </w:r>
      <w:r w:rsidR="00935C65">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w:t>
      </w:r>
      <w:r w:rsidR="00C729F4">
        <w:t xml:space="preserve">models fit to </w:t>
      </w:r>
      <w:r w:rsidR="000034F1">
        <w:t xml:space="preserve">single species competition </w:t>
      </w:r>
      <w:r w:rsidR="00D27415">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935C65">
        <w:t xml:space="preserve">Figure </w:t>
      </w:r>
      <w:r w:rsidR="00935C65">
        <w:rPr>
          <w:noProof/>
        </w:rPr>
        <w:t>4</w:t>
      </w:r>
      <w:r w:rsidR="002F170D">
        <w:fldChar w:fldCharType="end"/>
      </w:r>
      <w:r w:rsidR="002F170D">
        <w:t>)</w:t>
      </w:r>
      <w:r w:rsidR="00D27415">
        <w:t>.</w:t>
      </w:r>
      <w:r w:rsidR="00B251E4">
        <w:t xml:space="preserve"> </w:t>
      </w:r>
      <w:r w:rsidR="00172674">
        <w:t xml:space="preserve"> </w:t>
      </w:r>
      <w:r w:rsidR="00B251E4">
        <w:t>For</w:t>
      </w:r>
      <w:r w:rsidR="002F170D">
        <w:t xml:space="preserve"> the early species</w:t>
      </w:r>
      <w:r w:rsidR="00B72E69">
        <w:t>,</w:t>
      </w:r>
      <w:r w:rsidR="00B251E4">
        <w:t xml:space="preserve"> the </w:t>
      </w:r>
      <w:r w:rsidR="009B7DE8">
        <w:t xml:space="preserve">observed </w:t>
      </w:r>
      <w:r w:rsidR="00C729F4">
        <w:t>strength of competition from 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935C65">
        <w:t xml:space="preserve">Figure </w:t>
      </w:r>
      <w:r w:rsidR="00935C65">
        <w:rPr>
          <w:noProof/>
        </w:rPr>
        <w:t>5</w:t>
      </w:r>
      <w:r w:rsidR="002F170D">
        <w:fldChar w:fldCharType="end"/>
      </w:r>
      <w:r w:rsidR="00605492">
        <w:t xml:space="preserve">).  For </w:t>
      </w:r>
      <w:r w:rsidR="002F170D">
        <w:t>the mid and late season species</w:t>
      </w:r>
      <w:r w:rsidR="00605492">
        <w:t>,</w:t>
      </w:r>
      <w:r w:rsidR="002F170D">
        <w:t xml:space="preserve"> the observed </w:t>
      </w:r>
      <w:r w:rsidR="00C729F4">
        <w:t>strength of competition did not equal the sum of the single species effects</w:t>
      </w:r>
      <w:r w:rsidR="002F170D">
        <w:t xml:space="preserve"> </w:t>
      </w:r>
      <w:r w:rsidR="00B251E4">
        <w:t>(</w:t>
      </w:r>
      <w:r w:rsidR="002F170D">
        <w:fldChar w:fldCharType="begin"/>
      </w:r>
      <w:r w:rsidR="002F170D">
        <w:instrText xml:space="preserve"> REF _Ref524702022 \h </w:instrText>
      </w:r>
      <w:r w:rsidR="002F170D">
        <w:fldChar w:fldCharType="separate"/>
      </w:r>
      <w:r w:rsidR="00935C65">
        <w:t xml:space="preserve">Figure </w:t>
      </w:r>
      <w:r w:rsidR="00935C65">
        <w:rPr>
          <w:noProof/>
        </w:rPr>
        <w:t>5</w:t>
      </w:r>
      <w:r w:rsidR="002F170D">
        <w:fldChar w:fldCharType="end"/>
      </w:r>
      <w:r w:rsidR="00172674">
        <w:t xml:space="preserve"> b, c</w:t>
      </w:r>
      <w:r w:rsidR="00B251E4">
        <w:t xml:space="preserve">).  </w:t>
      </w:r>
      <w:r w:rsidR="002F170D">
        <w:t xml:space="preserve">Specifically, </w:t>
      </w:r>
      <w:r w:rsidR="000034F1">
        <w:t xml:space="preserve">our model </w:t>
      </w:r>
      <w:r w:rsidR="002F170D">
        <w:t>underpredict</w:t>
      </w:r>
      <w:r w:rsidR="000034F1">
        <w:t>ed</w:t>
      </w:r>
      <w:r w:rsidR="002F170D">
        <w:t xml:space="preserve">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935C65">
        <w:t xml:space="preserve">Figure </w:t>
      </w:r>
      <w:r w:rsidR="00935C65">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935C65">
        <w:t xml:space="preserve">Figure </w:t>
      </w:r>
      <w:r w:rsidR="00935C65">
        <w:rPr>
          <w:noProof/>
        </w:rPr>
        <w:t>5</w:t>
      </w:r>
      <w:r w:rsidR="002F170D">
        <w:fldChar w:fldCharType="end"/>
      </w:r>
      <w:r w:rsidR="002F170D">
        <w:t xml:space="preserve"> c). </w:t>
      </w:r>
      <w:r w:rsidR="001E65C5">
        <w:t xml:space="preserve">In short, our phenomenological model accurately described single competition but </w:t>
      </w:r>
      <w:r w:rsidR="001A3B2C">
        <w:t>did not predict the</w:t>
      </w:r>
      <w:r w:rsidR="00172674">
        <w:t xml:space="preserve"> effect of competition</w:t>
      </w:r>
      <w:r w:rsidR="001A3B2C">
        <w:t xml:space="preserve"> from two species at once</w:t>
      </w:r>
      <w:r w:rsidR="001E65C5">
        <w:t xml:space="preserve">.  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 xml:space="preserve">is a </w:t>
      </w:r>
      <w:r w:rsidR="001E65C5">
        <w:t>HOI</w:t>
      </w:r>
      <w:r w:rsidR="00B42190">
        <w:t xml:space="preserve">.  </w:t>
      </w:r>
      <w:r w:rsidR="00A459BB">
        <w:t>Using the first phenomenological model, equation 6, which was less accurate in fitting the fecundity of single species, we also found evidence of HOIs (</w:t>
      </w:r>
      <w:r w:rsidR="00A459BB">
        <w:fldChar w:fldCharType="begin"/>
      </w:r>
      <w:r w:rsidR="00A459BB">
        <w:instrText xml:space="preserve"> REF _Ref530735503 \h </w:instrText>
      </w:r>
      <w:r w:rsidR="00A459BB">
        <w:fldChar w:fldCharType="separate"/>
      </w:r>
      <w:r w:rsidR="00935C65">
        <w:t xml:space="preserve">Figure S </w:t>
      </w:r>
      <w:r w:rsidR="00935C65">
        <w:rPr>
          <w:noProof/>
        </w:rPr>
        <w:t>2</w:t>
      </w:r>
      <w:r w:rsidR="00A459BB">
        <w:fldChar w:fldCharType="end"/>
      </w:r>
      <w:r w:rsidR="00A459BB">
        <w:t xml:space="preserve">) but these were different in direction and </w:t>
      </w:r>
      <w:r w:rsidR="00A459BB">
        <w:lastRenderedPageBreak/>
        <w:t>magnitude than those detected with equation 7, indicating the importance of having a description</w:t>
      </w:r>
      <w:r w:rsidR="00C74DF2">
        <w:t xml:space="preserve"> of the single species effects</w:t>
      </w:r>
      <w:r w:rsidR="00A459BB">
        <w:t xml:space="preserve">.  </w:t>
      </w:r>
    </w:p>
    <w:p w14:paraId="6E664418" w14:textId="364C187B" w:rsidR="00B353DB" w:rsidRDefault="00A650E9">
      <w:pPr>
        <w:spacing w:after="202"/>
        <w:contextualSpacing/>
      </w:pPr>
      <w:r>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assuming a specific functional form for the HOIs.  This makes it a diagnostic tool, not a way to predict multispecies community dynamics.  </w:t>
      </w:r>
    </w:p>
    <w:p w14:paraId="4082DB0D" w14:textId="77777777" w:rsidR="00302AFC" w:rsidRDefault="00302AFC">
      <w:pPr>
        <w:spacing w:after="202"/>
        <w:contextualSpacing/>
      </w:pP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0E579DC6"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935C65">
        <w:t xml:space="preserve">Figure </w:t>
      </w:r>
      <w:r w:rsidR="00935C65">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 xml:space="preserve">also affect the net interaction between </w:t>
      </w:r>
      <w:r w:rsidR="00E27AD3">
        <w:t xml:space="preserve">their </w:t>
      </w:r>
      <w:r w:rsidR="00B42190">
        <w:t xml:space="preserve">competitors. </w:t>
      </w:r>
      <w:r w:rsidR="005E388B">
        <w:t xml:space="preserve">For instance, </w:t>
      </w:r>
      <w:r w:rsidR="0044559B">
        <w:t xml:space="preserve">the early species </w:t>
      </w:r>
      <w:r w:rsidR="005E388B">
        <w:t xml:space="preserve">has the most rapid growth and resource uptake rate early in the season when resource </w:t>
      </w:r>
      <w:r w:rsidR="00BE0FC8">
        <w:t>concentrations are high</w:t>
      </w:r>
      <w:r w:rsidR="0044559B">
        <w:t xml:space="preserve"> and it has</w:t>
      </w:r>
      <w:r w:rsidR="005E388B">
        <w:t xml:space="preserve"> a strong impact on early season</w:t>
      </w:r>
      <w:r w:rsidR="00BE0FC8">
        <w:t xml:space="preserve"> resource</w:t>
      </w:r>
      <w:r w:rsidR="0044559B">
        <w:t xml:space="preserve"> availability</w:t>
      </w:r>
      <w:r w:rsidR="005E388B">
        <w:t xml:space="preserve">.  This shifts the resource uptake rates of </w:t>
      </w:r>
      <w:r w:rsidR="00356459">
        <w:t xml:space="preserve">the mid and late season species </w:t>
      </w:r>
      <w:r w:rsidR="008B2591">
        <w:t xml:space="preserve">towards the </w:t>
      </w:r>
      <w:r w:rsidR="00356459">
        <w:t xml:space="preserve">left </w:t>
      </w:r>
      <w:r w:rsidR="005E388B">
        <w:t xml:space="preserve">along their resource uptake curves. </w:t>
      </w:r>
      <w:r w:rsidR="007D4E37">
        <w:fldChar w:fldCharType="begin"/>
      </w:r>
      <w:r w:rsidR="007D4E37">
        <w:instrText xml:space="preserve"> REF _Ref527030555 \h </w:instrText>
      </w:r>
      <w:r w:rsidR="007D4E37">
        <w:fldChar w:fldCharType="separate"/>
      </w:r>
      <w:r w:rsidR="00935C65">
        <w:t xml:space="preserve">Figure </w:t>
      </w:r>
      <w:r w:rsidR="00935C65">
        <w:rPr>
          <w:noProof/>
        </w:rPr>
        <w:t>6</w:t>
      </w:r>
      <w:r w:rsidR="007D4E37">
        <w:fldChar w:fldCharType="end"/>
      </w:r>
      <w:r w:rsidR="007D4E37">
        <w:t xml:space="preserve">a </w:t>
      </w:r>
      <w:proofErr w:type="gramStart"/>
      <w:r w:rsidR="007D4E37">
        <w:t>shows</w:t>
      </w:r>
      <w:proofErr w:type="gramEnd"/>
      <w:r w:rsidR="007D4E37">
        <w:t xml:space="preserve"> how the time</w:t>
      </w:r>
      <w:r w:rsidR="001F7933">
        <w:t xml:space="preserve"> </w:t>
      </w:r>
      <w:r w:rsidR="007D4E37">
        <w:t xml:space="preserve">series of resource uptake rates of the mid and late season species shift earlier in response to the change in resource availability caused by the early season species.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356459">
        <w:t>the late season species</w:t>
      </w:r>
      <w:r w:rsidR="007D4E37">
        <w:t xml:space="preserve"> during the period of time </w:t>
      </w:r>
      <w:r w:rsidR="007D4E37">
        <w:lastRenderedPageBreak/>
        <w:t xml:space="preserve">when </w:t>
      </w:r>
      <w:r w:rsidR="009C120E">
        <w:t xml:space="preserve">both </w:t>
      </w:r>
      <w:r w:rsidR="007D4E37">
        <w:t>species are active</w:t>
      </w:r>
      <w:r w:rsidR="009C120E">
        <w:t xml:space="preserve">, that is until the mid-season species stops growing (gray vertical lines </w:t>
      </w:r>
      <w:r w:rsidR="009C120E">
        <w:fldChar w:fldCharType="begin"/>
      </w:r>
      <w:r w:rsidR="009C120E">
        <w:instrText xml:space="preserve"> REF _Ref527030555 \h </w:instrText>
      </w:r>
      <w:r w:rsidR="009C120E">
        <w:fldChar w:fldCharType="separate"/>
      </w:r>
      <w:r w:rsidR="00935C65">
        <w:t xml:space="preserve">Figure </w:t>
      </w:r>
      <w:r w:rsidR="00935C65">
        <w:rPr>
          <w:noProof/>
        </w:rPr>
        <w:t>6</w:t>
      </w:r>
      <w:r w:rsidR="009C120E">
        <w:fldChar w:fldCharType="end"/>
      </w:r>
      <w:r w:rsidR="009C120E">
        <w:t xml:space="preserve"> a)</w:t>
      </w:r>
      <w:r w:rsidR="007D4E37">
        <w:t xml:space="preserve">.  Taking the time averaged resource uptake rates of each species </w:t>
      </w:r>
      <w:r w:rsidR="00980607">
        <w:t>over this period</w:t>
      </w:r>
      <w:r w:rsidR="009C120E">
        <w:t xml:space="preserve"> </w:t>
      </w:r>
      <w:r w:rsidR="007D4E37">
        <w:t>shows th</w:t>
      </w:r>
      <w:r w:rsidR="00980607">
        <w:t>e</w:t>
      </w:r>
      <w:r w:rsidR="007D4E37">
        <w:t xml:space="preserve"> effect more clearly</w:t>
      </w:r>
      <w:r w:rsidR="00980607">
        <w:t xml:space="preserve">: </w:t>
      </w:r>
      <w:r w:rsidR="009C120E">
        <w:t xml:space="preserve">the average resource uptake rate of the mid-season species declines much more than that </w:t>
      </w:r>
      <w:r w:rsidR="00980607">
        <w:t xml:space="preserve">of the late season species in response to the </w:t>
      </w:r>
      <w:r w:rsidR="006F32EC">
        <w:t xml:space="preserve">presence of the </w:t>
      </w:r>
      <w:r w:rsidR="00980607">
        <w:t>early season species</w:t>
      </w:r>
      <w:r w:rsidR="003576FC">
        <w:t xml:space="preserve"> (</w:t>
      </w:r>
      <w:r w:rsidR="003576FC">
        <w:fldChar w:fldCharType="begin"/>
      </w:r>
      <w:r w:rsidR="003576FC">
        <w:instrText xml:space="preserve"> REF _Ref527030555 \h </w:instrText>
      </w:r>
      <w:r w:rsidR="003576FC">
        <w:fldChar w:fldCharType="separate"/>
      </w:r>
      <w:r w:rsidR="00935C65">
        <w:t xml:space="preserve">Figure </w:t>
      </w:r>
      <w:r w:rsidR="00935C65">
        <w:rPr>
          <w:noProof/>
        </w:rPr>
        <w:t>6</w:t>
      </w:r>
      <w:r w:rsidR="003576FC">
        <w:fldChar w:fldCharType="end"/>
      </w:r>
      <w:r w:rsidR="003576FC">
        <w:t xml:space="preserve"> b)</w:t>
      </w:r>
      <w:r w:rsidR="00980607">
        <w:t xml:space="preserve">. </w:t>
      </w:r>
    </w:p>
    <w:p w14:paraId="0471A4CD" w14:textId="2F359C36" w:rsidR="00BE0FC8" w:rsidRDefault="008023DA" w:rsidP="00BE0FC8">
      <w:pPr>
        <w:spacing w:after="202"/>
        <w:contextualSpacing/>
      </w:pPr>
      <w:r>
        <w:t>D</w:t>
      </w:r>
      <w:r w:rsidR="007D4E37">
        <w:t xml:space="preserve">ifferences </w:t>
      </w:r>
      <w:r w:rsidR="006F32EC">
        <w:t xml:space="preserve">between species </w:t>
      </w:r>
      <w:r w:rsidR="007D4E37">
        <w:t xml:space="preserve">in how much </w:t>
      </w:r>
      <w:r w:rsidR="006F32EC">
        <w:t>their</w:t>
      </w:r>
      <w:r w:rsidR="007D4E37">
        <w:t xml:space="preserve"> resource uptake rates change </w:t>
      </w:r>
      <w:r w:rsidR="006F32EC">
        <w:t xml:space="preserve">with the presence of the early competitor </w:t>
      </w:r>
      <w:r w:rsidR="007D4E37">
        <w:t xml:space="preserve">explain the </w:t>
      </w:r>
      <w:r w:rsidR="005C105D">
        <w:t xml:space="preserve">direction of the </w:t>
      </w:r>
      <w:r w:rsidR="007D4E37">
        <w:t>HOI effect of the early and mid</w:t>
      </w:r>
      <w:r w:rsidR="005C105D">
        <w:t>-</w:t>
      </w:r>
      <w:r w:rsidR="007D4E37">
        <w:t>season species on the late season species</w:t>
      </w:r>
      <w:r w:rsidR="005C105D">
        <w:t>:</w:t>
      </w:r>
      <w:r w:rsidR="007D4E37">
        <w:t xml:space="preserve">  </w:t>
      </w:r>
      <w:r w:rsidR="005C105D">
        <w:t>i</w:t>
      </w:r>
      <w:r w:rsidR="007D4E37">
        <w:t xml:space="preserve">n the presence of the early season species, the </w:t>
      </w:r>
      <w:r w:rsidR="000A409C">
        <w:t xml:space="preserve">late </w:t>
      </w:r>
      <w:r w:rsidR="007D4E37">
        <w:t xml:space="preserve">season species gets a </w:t>
      </w:r>
      <w:r w:rsidR="000A409C">
        <w:t>larger</w:t>
      </w:r>
      <w:r w:rsidR="007D4E37">
        <w:t xml:space="preserve"> share of the resource pool it </w:t>
      </w:r>
      <w:r w:rsidR="005C105D">
        <w:t>competes</w:t>
      </w:r>
      <w:r w:rsidR="007D4E37">
        <w:t xml:space="preserve"> </w:t>
      </w:r>
      <w:r w:rsidR="005C105D">
        <w:t xml:space="preserve">for </w:t>
      </w:r>
      <w:r w:rsidR="007D4E37">
        <w:t>with</w:t>
      </w:r>
      <w:r w:rsidR="000A409C">
        <w:t xml:space="preserve"> the mid-season species</w:t>
      </w:r>
      <w:r w:rsidR="005C105D">
        <w:t xml:space="preserve">, and the joint effect of competition is less than </w:t>
      </w:r>
      <w:r w:rsidR="0021457E">
        <w:t xml:space="preserve">the </w:t>
      </w:r>
      <w:r w:rsidR="005C105D">
        <w:t>additive</w:t>
      </w:r>
      <w:r w:rsidR="007D4E37">
        <w:t xml:space="preserve"> </w:t>
      </w:r>
      <w:r w:rsidR="0021457E">
        <w:t xml:space="preserve">effect of the early and </w:t>
      </w:r>
      <w:proofErr w:type="spellStart"/>
      <w:r w:rsidR="0021457E">
        <w:t>mid competitor</w:t>
      </w:r>
      <w:proofErr w:type="spellEnd"/>
      <w:r w:rsidR="0021457E">
        <w:t xml:space="preserve"> </w:t>
      </w:r>
      <w:r w:rsidR="00BE0FC8">
        <w:t>(</w:t>
      </w:r>
      <w:r w:rsidR="0044559B">
        <w:fldChar w:fldCharType="begin"/>
      </w:r>
      <w:r w:rsidR="0044559B">
        <w:instrText xml:space="preserve"> REF _Ref524701722 \h </w:instrText>
      </w:r>
      <w:r w:rsidR="0044559B">
        <w:fldChar w:fldCharType="separate"/>
      </w:r>
      <w:r w:rsidR="00935C65">
        <w:t xml:space="preserve">Figure </w:t>
      </w:r>
      <w:r w:rsidR="00935C65">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935C65">
        <w:t xml:space="preserve">Figure </w:t>
      </w:r>
      <w:r w:rsidR="00935C65">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935C65">
        <w:t xml:space="preserve">Figure </w:t>
      </w:r>
      <w:r w:rsidR="00935C65">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935C65">
        <w:t xml:space="preserve">Figure </w:t>
      </w:r>
      <w:r w:rsidR="00935C65">
        <w:rPr>
          <w:noProof/>
        </w:rPr>
        <w:t>5</w:t>
      </w:r>
      <w:r w:rsidR="0044559B">
        <w:fldChar w:fldCharType="end"/>
      </w:r>
      <w:r w:rsidR="0044559B">
        <w:t xml:space="preserve"> b)</w:t>
      </w:r>
      <w:r w:rsidR="00713FA4">
        <w:t xml:space="preserve">. </w:t>
      </w:r>
    </w:p>
    <w:p w14:paraId="01C53F7A" w14:textId="05C57AA8"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935C65">
        <w:t xml:space="preserve">Figure </w:t>
      </w:r>
      <w:r w:rsidR="00935C65">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weak because </w:t>
      </w:r>
      <w:r w:rsidR="00502128">
        <w:t xml:space="preserve">the late season species grows much </w:t>
      </w:r>
      <w:r w:rsidR="00450C52">
        <w:t xml:space="preserve">more slowly </w:t>
      </w:r>
      <w:r w:rsidR="00502128">
        <w:t xml:space="preserve">early in the season than either of </w:t>
      </w:r>
      <w:r w:rsidR="003576FC">
        <w:t>its competitor</w:t>
      </w:r>
      <w:r w:rsidR="008C2B8F">
        <w:t>s</w:t>
      </w:r>
      <w:r w:rsidR="003576FC">
        <w:t xml:space="preserve"> </w:t>
      </w:r>
      <w:r w:rsidR="00350B62">
        <w:t xml:space="preserve">and so it </w:t>
      </w:r>
      <w:r w:rsidR="00502128">
        <w:t>has minimal impact on resource availability.</w:t>
      </w:r>
      <w:r w:rsidR="00250DE2">
        <w:t xml:space="preserve">  Meanwhile, the mid-season species does not significantly change the resource uptake rate of the late </w:t>
      </w:r>
      <w:r w:rsidR="00250DE2">
        <w:lastRenderedPageBreak/>
        <w:t>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935C65">
        <w:t xml:space="preserve">Figure </w:t>
      </w:r>
      <w:r w:rsidR="00935C65">
        <w:rPr>
          <w:noProof/>
        </w:rPr>
        <w:t>2</w:t>
      </w:r>
      <w:r w:rsidR="00250DE2">
        <w:fldChar w:fldCharType="end"/>
      </w:r>
      <w:r w:rsidR="00250DE2">
        <w:t xml:space="preserve">).  </w:t>
      </w:r>
    </w:p>
    <w:p w14:paraId="0E378B44" w14:textId="1C12C51E" w:rsidR="00C45A90" w:rsidRDefault="00713FA4" w:rsidP="00C45A90">
      <w:pPr>
        <w:spacing w:after="202"/>
        <w:contextualSpacing/>
      </w:pPr>
      <w:r>
        <w:t>T</w:t>
      </w:r>
      <w:r w:rsidR="00B74CF7">
        <w:t xml:space="preserve">he </w:t>
      </w:r>
      <w:r w:rsidR="000633BD">
        <w:t>origin</w:t>
      </w:r>
      <w:r w:rsidR="00B74CF7">
        <w:t xml:space="preserve"> of H</w:t>
      </w:r>
      <w:r w:rsidR="00A42F96">
        <w:t xml:space="preserve">OIs in this system </w:t>
      </w:r>
      <w:r w:rsidR="00FA49A0">
        <w:t xml:space="preserve">are </w:t>
      </w:r>
      <w:r w:rsidR="008C2B8F">
        <w:t xml:space="preserve">therefore </w:t>
      </w:r>
      <w:r w:rsidR="00FA49A0">
        <w:t>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Abrams argued that HOIs should occur 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935C65">
        <w:t xml:space="preserve">Figure </w:t>
      </w:r>
      <w:r w:rsidR="00935C65">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3F69407A" w:rsidR="00B93196" w:rsidRDefault="00E44327" w:rsidP="002619E8">
      <w:pPr>
        <w:spacing w:after="202"/>
        <w:contextualSpacing/>
      </w:pPr>
      <w:r>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935C65">
        <w:t xml:space="preserve">Figure </w:t>
      </w:r>
      <w:r w:rsidR="00935C65">
        <w:rPr>
          <w:noProof/>
        </w:rPr>
        <w:t>2</w:t>
      </w:r>
      <w:r w:rsidR="00FA49A0">
        <w:fldChar w:fldCharType="end"/>
      </w:r>
      <w:r w:rsidR="00FA49A0">
        <w:t xml:space="preserve"> a)</w:t>
      </w:r>
      <w:r>
        <w:t xml:space="preserve">. </w:t>
      </w:r>
      <w:r w:rsidR="008023DA">
        <w:t>D</w:t>
      </w:r>
      <w:r w:rsidR="00C20EA8">
        <w:t>eriving</w:t>
      </w:r>
      <w:r w:rsidR="00C45A90">
        <w:t xml:space="preserve"> 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8023DA">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model.","DOI":"10.2307/1935608","ISSN":"0012-9658","shortTitle":"Resource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(Tilman 1977, Mesz</w:t>
      </w:r>
      <w:r w:rsidR="008023DA" w:rsidRPr="005D4B8B">
        <w:rPr>
          <w:rFonts w:cs="Times New Roman"/>
        </w:rPr>
        <w:t>éna et al. 2006, Letten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3576FC">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(O’Dwyer 2018)</w:t>
      </w:r>
      <w:r w:rsidR="003576FC">
        <w:fldChar w:fldCharType="end"/>
      </w:r>
      <w:r w:rsidR="00C20EA8">
        <w:t xml:space="preserve">.  The great advantage of </w:t>
      </w:r>
      <w:r w:rsidR="00F75326">
        <w:lastRenderedPageBreak/>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t>However</w:t>
      </w:r>
      <w:r w:rsidR="00C20EA8">
        <w:t xml:space="preserve">, our work here </w:t>
      </w:r>
      <w:r w:rsidR="0066362B">
        <w:t xml:space="preserve">also </w:t>
      </w:r>
      <w:r w:rsidR="00C20EA8">
        <w:t xml:space="preserve">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t>Are HOIs Common in Nature</w:t>
      </w:r>
      <w:r w:rsidR="00746378">
        <w:t xml:space="preserve">? </w:t>
      </w:r>
    </w:p>
    <w:p w14:paraId="2DC292C6" w14:textId="18A24BFC" w:rsidR="00540DA5" w:rsidRDefault="00A0621E" w:rsidP="002619E8">
      <w:pPr>
        <w:spacing w:after="202"/>
        <w:contextualSpacing/>
      </w:pPr>
      <w:r>
        <w:t xml:space="preserve">One way to view HOIs in this system is to consider </w:t>
      </w:r>
      <w:r w:rsidR="0066362B">
        <w:t xml:space="preserve">them </w:t>
      </w:r>
      <w:r w:rsidR="00FB2B55">
        <w:t xml:space="preserve">specific </w:t>
      </w:r>
      <w:r w:rsidR="003F7251">
        <w:t>instance</w:t>
      </w:r>
      <w:r w:rsidR="0066362B">
        <w:t>s</w:t>
      </w:r>
      <w:r w:rsidR="003F7251">
        <w:t xml:space="preserv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 xml:space="preserve">availability over time </w:t>
      </w:r>
      <w:r w:rsidR="00EE79BD">
        <w:fldChar w:fldCharType="begin"/>
      </w:r>
      <w:r w:rsidR="00EE79BD">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 activity of competitors.</w:t>
      </w:r>
      <w:r>
        <w:t xml:space="preserve">  More generally, we believe</w:t>
      </w:r>
      <w:r w:rsidR="00797669">
        <w:t xml:space="preserve"> HOIs will </w:t>
      </w:r>
      <w:r w:rsidR="003D6553">
        <w:t xml:space="preserve">be inevitable in </w:t>
      </w:r>
      <w:r w:rsidR="00797669">
        <w:t xml:space="preserve">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0034F1">
        <w:instrText xml:space="preserve"> ADDIN ZOTERO_ITEM CSL_CITATION {"citationID":"TxLmE4hj","properties":{"formattedCitation":"(Aronson et al. 1992, Bennett et al. 2016, Conti et al. 2018)","plainCitation":"(Aronson et al. 1992, Bennett et al. 2016, Conti et al. 2018)","noteIndex":0},"citationItems":[{"id":71,"uris":["http://zotero.org/users/688880/items/SRUGINPD"],"uri":["http://zotero.org/users/688880/items/SRUGINPD"],"itemData":{"id":71,"type":"article-journal","title":"Adaptive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w:t>
      </w:r>
      <w:r w:rsidR="004E18CF">
        <w:t xml:space="preserve">significant </w:t>
      </w:r>
      <w:r w:rsidR="00540DA5">
        <w:t xml:space="preserve">HOIs inevitable? </w:t>
      </w:r>
      <w:r w:rsidR="005D1919">
        <w:t>And i</w:t>
      </w:r>
      <w:r w:rsidR="00540DA5">
        <w:t>f so</w:t>
      </w:r>
      <w:r w:rsidR="004E18CF">
        <w:t>,</w:t>
      </w:r>
      <w:r w:rsidR="00540DA5">
        <w:t xml:space="preserve"> why are </w:t>
      </w:r>
      <w:r w:rsidR="004E18CF">
        <w:t xml:space="preserve">there </w:t>
      </w:r>
      <w:r w:rsidR="00540DA5">
        <w:t xml:space="preserve">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4546F79E" w:rsidR="009E120C" w:rsidRDefault="00540DA5" w:rsidP="002619E8">
      <w:pPr>
        <w:spacing w:after="202"/>
        <w:contextualSpacing/>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lastRenderedPageBreak/>
        <w:t xml:space="preserve">uptake curve.  </w:t>
      </w:r>
      <w:r w:rsidR="005D6D8C">
        <w:t xml:space="preserve">Additional simulations show that the </w:t>
      </w:r>
      <w:r w:rsidR="009E120C">
        <w:t>weaker</w:t>
      </w:r>
      <w:r w:rsidR="008A72E9">
        <w:t xml:space="preserve"> the trade-off between resource uptake rate</w:t>
      </w:r>
      <w:r w:rsidR="009E120C">
        <w:t>s</w:t>
      </w:r>
      <w:r w:rsidR="008A72E9">
        <w:t xml:space="preserve"> at high </w:t>
      </w:r>
      <w:r w:rsidR="002931CC">
        <w:t xml:space="preserve">versus </w:t>
      </w:r>
      <w:r w:rsidR="008A72E9">
        <w:t>low resource availability</w:t>
      </w:r>
      <w:r w:rsidR="005D6D8C">
        <w:t>—or the more similar species resource uptake curves are to one another—</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such strong trade-offs may be rare.  </w:t>
      </w:r>
    </w:p>
    <w:p w14:paraId="53B8EDA9" w14:textId="53817D6E" w:rsidR="00540DA5" w:rsidRDefault="00EB17CC" w:rsidP="002619E8">
      <w:pPr>
        <w:spacing w:after="202"/>
        <w:contextualSpacing/>
      </w:pPr>
      <w:r>
        <w:t>In addition, t</w:t>
      </w:r>
      <w:r w:rsidR="009E120C">
        <w:t xml:space="preserve">he large changes in resource availability and plant biomass in our simulation </w:t>
      </w:r>
      <w:r>
        <w:t xml:space="preserve">may </w:t>
      </w:r>
      <w:r w:rsidR="005871E0">
        <w:t>contribute to</w:t>
      </w:r>
      <w:r w:rsidR="009E120C">
        <w:t xml:space="preserve"> the strength of HOIs.  Because resource availability </w:t>
      </w:r>
      <w:r w:rsidR="009D55FA">
        <w:t>fluctuates widely</w:t>
      </w:r>
      <w:r>
        <w:t xml:space="preserve"> from the beginning to the end of the growth period</w:t>
      </w:r>
      <w:r w:rsidR="009D55FA">
        <w:t xml:space="preserve">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Due to their large size, perennial plants can be assumed to quickly draw resources down to a dynamic equilibrium close to the environmental resource supply rate.  Thus, even if species have different non-linear responses to resource concentration the fact</w:t>
      </w:r>
      <w:r w:rsidR="0047332A">
        <w:t>,</w:t>
      </w:r>
      <w:r w:rsidR="009D55FA">
        <w:t xml:space="preserve"> that resource concentration is relatively fixed eliminates the possibility of strong higher order interactions. </w:t>
      </w:r>
      <w:r w:rsidR="0047332A">
        <w:t>Therefore, b</w:t>
      </w:r>
      <w:r w:rsidR="009D55FA">
        <w:t xml:space="preserve">ecause of their </w:t>
      </w:r>
      <w:r w:rsidR="0047332A">
        <w:t xml:space="preserve">pulsed </w:t>
      </w:r>
      <w:r w:rsidR="009D55FA">
        <w:t xml:space="preserve">resource dynamics, seasonally forced systems, such as annual plant communities in a Mediterranean climate,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1F1ED405" w14:textId="433CB3FC" w:rsidR="00A43F37" w:rsidRDefault="007919A3" w:rsidP="002619E8">
      <w:pPr>
        <w:spacing w:after="202"/>
        <w:contextualSpacing/>
      </w:pPr>
      <w:commentRangeStart w:id="31"/>
      <w:r>
        <w:t>Finally,</w:t>
      </w:r>
      <w:commentRangeEnd w:id="31"/>
      <w:r w:rsidR="003F42A6">
        <w:rPr>
          <w:rStyle w:val="CommentReference"/>
        </w:rPr>
        <w:commentReference w:id="31"/>
      </w:r>
      <w:r>
        <w:t xml:space="preserve"> our analysis of the mechanistic model reveals that </w:t>
      </w:r>
      <w:r w:rsidR="00EC7CC1">
        <w:t xml:space="preserve">even though we </w:t>
      </w:r>
      <w:r w:rsidR="006E60AC">
        <w:t>restrict</w:t>
      </w:r>
      <w:r w:rsidR="00E92F57">
        <w:t xml:space="preserve"> </w:t>
      </w:r>
      <w:r>
        <w:t>o</w:t>
      </w:r>
      <w:r w:rsidR="00B507A2">
        <w:t xml:space="preserve">ur definition of HOIs </w:t>
      </w:r>
      <w:r w:rsidR="00E92F57">
        <w:t>to</w:t>
      </w:r>
      <w:r w:rsidR="00227E4C">
        <w:t xml:space="preserve"> only involv</w:t>
      </w:r>
      <w:r w:rsidR="00E92F57">
        <w:t>e</w:t>
      </w:r>
      <w:r w:rsidR="00227E4C">
        <w:t xml:space="preserve"> interaction</w:t>
      </w:r>
      <w:r w:rsidR="00FA2245">
        <w:t xml:space="preserve"> modification</w:t>
      </w:r>
      <w:r w:rsidR="00227E4C">
        <w:t xml:space="preserve"> between </w:t>
      </w:r>
      <w:proofErr w:type="spellStart"/>
      <w:r w:rsidR="00045E08">
        <w:t>heterospecific</w:t>
      </w:r>
      <w:proofErr w:type="spellEnd"/>
      <w:r w:rsidR="00045E08">
        <w:t xml:space="preserve"> </w:t>
      </w:r>
      <w:r w:rsidR="006E60AC">
        <w:t>and</w:t>
      </w:r>
      <w:r w:rsidR="00045E08">
        <w:t xml:space="preserve"> not conspecific </w:t>
      </w:r>
      <w:r w:rsidR="00F43812">
        <w:t>indivi</w:t>
      </w:r>
      <w:r w:rsidR="004D211D">
        <w:t xml:space="preserve">duals (in their </w:t>
      </w:r>
      <w:r w:rsidR="00FA2245">
        <w:t xml:space="preserve">total competitive </w:t>
      </w:r>
      <w:r w:rsidR="004D211D">
        <w:t>effects)</w:t>
      </w:r>
      <w:r w:rsidR="006776EE">
        <w:t xml:space="preserve">, </w:t>
      </w:r>
      <w:r w:rsidR="00BE6B93">
        <w:t xml:space="preserve">HOIs </w:t>
      </w:r>
      <w:r w:rsidR="006776EE">
        <w:t xml:space="preserve">are virtually </w:t>
      </w:r>
      <w:r w:rsidR="006776EE">
        <w:lastRenderedPageBreak/>
        <w:t xml:space="preserve">guaranteed </w:t>
      </w:r>
      <w:r w:rsidR="00AD1314">
        <w:t xml:space="preserve">when </w:t>
      </w:r>
      <w:r w:rsidR="00B507A2">
        <w:t>species</w:t>
      </w:r>
      <w:r w:rsidR="007404D5">
        <w:t>’</w:t>
      </w:r>
      <w:r w:rsidR="00B507A2">
        <w:t xml:space="preserve"> </w:t>
      </w:r>
      <w:r w:rsidR="007404D5">
        <w:t xml:space="preserve">individual </w:t>
      </w:r>
      <w:r w:rsidR="00B507A2">
        <w:t>contribution</w:t>
      </w:r>
      <w:r w:rsidR="007404D5">
        <w:t>s</w:t>
      </w:r>
      <w:r w:rsidR="00B507A2">
        <w:t xml:space="preserve"> to </w:t>
      </w:r>
      <m:oMath>
        <m:r>
          <w:rPr>
            <w:rFonts w:ascii="Cambria Math" w:hAnsi="Cambria Math"/>
          </w:rPr>
          <m:t>C</m:t>
        </m:r>
      </m:oMath>
      <w:r w:rsidR="00B507A2">
        <w:t xml:space="preserve"> change non-linearly with density. </w:t>
      </w:r>
      <w:r w:rsidR="00632CC8">
        <w:t>Such</w:t>
      </w:r>
      <w:r w:rsidR="00A74AB9">
        <w:t xml:space="preserve"> non-linearity </w:t>
      </w:r>
      <w:r w:rsidR="003F42A6">
        <w:t>would arise when</w:t>
      </w:r>
      <w:r w:rsidR="00A74AB9">
        <w:t xml:space="preserve"> ind</w:t>
      </w:r>
      <w:r w:rsidR="00632CC8">
        <w:t>ividuals alter</w:t>
      </w:r>
      <w:r w:rsidR="00A74AB9">
        <w:t xml:space="preserve"> the</w:t>
      </w:r>
      <w:r w:rsidR="00632CC8">
        <w:t xml:space="preserve"> competitive</w:t>
      </w:r>
      <w:r w:rsidR="00A74AB9">
        <w:t xml:space="preserve"> effect</w:t>
      </w:r>
      <w:r w:rsidR="00632CC8">
        <w:t>s</w:t>
      </w:r>
      <w:r w:rsidR="00A74AB9">
        <w:t xml:space="preserve"> o</w:t>
      </w:r>
      <w:r w:rsidR="00632CC8">
        <w:t>f</w:t>
      </w:r>
      <w:r w:rsidR="00A74AB9">
        <w:t xml:space="preserve"> </w:t>
      </w:r>
      <w:r w:rsidR="00632CC8">
        <w:t>other individuals within the same species</w:t>
      </w:r>
      <w:r w:rsidR="00A74AB9">
        <w:t xml:space="preserve">. </w:t>
      </w:r>
      <w:r w:rsidR="00B507A2">
        <w:t>In our simulat</w:t>
      </w:r>
      <w:r w:rsidR="00E73A7B">
        <w:t>ed experiment</w:t>
      </w:r>
      <w:r w:rsidR="00B507A2">
        <w:t xml:space="preserve"> for example, we found </w:t>
      </w:r>
      <w:r w:rsidR="00E73A7B">
        <w:t xml:space="preserve">that </w:t>
      </w:r>
      <w:r w:rsidR="00B507A2">
        <w:t xml:space="preserve">a model with non-linear terms for each </w:t>
      </w:r>
      <w:r w:rsidR="00E73A7B">
        <w:t xml:space="preserve">competitor </w:t>
      </w:r>
      <w:r w:rsidR="00B507A2">
        <w:t xml:space="preserve">species’ effect best fit the </w:t>
      </w:r>
      <w:r w:rsidR="00F41415">
        <w:t xml:space="preserve">per capita fecundity </w:t>
      </w:r>
      <w:r w:rsidR="00B507A2">
        <w:t xml:space="preserve">for the mid and late-season species.  These </w:t>
      </w:r>
      <w:r w:rsidR="00F41415">
        <w:t xml:space="preserve">species-specific non-linear </w:t>
      </w:r>
      <w:r w:rsidR="00B507A2">
        <w:t xml:space="preserve">terms </w:t>
      </w:r>
      <w:r w:rsidR="00881AA1">
        <w:t xml:space="preserve">were </w:t>
      </w:r>
      <w:r w:rsidR="00B507A2">
        <w:t>required to fit the single species data because</w:t>
      </w:r>
      <w:r w:rsidR="00165B91">
        <w:t xml:space="preserve"> the densities of each competitor </w:t>
      </w:r>
      <w:r w:rsidR="00881AA1">
        <w:t xml:space="preserve">had </w:t>
      </w:r>
      <w:r w:rsidR="00165B91">
        <w:t>different non-linear effects (</w:t>
      </w:r>
      <w:r w:rsidR="001C1125">
        <w:fldChar w:fldCharType="begin"/>
      </w:r>
      <w:r w:rsidR="001C1125">
        <w:instrText xml:space="preserve"> REF _Ref514237754 \h </w:instrText>
      </w:r>
      <w:r w:rsidR="001C1125">
        <w:fldChar w:fldCharType="separate"/>
      </w:r>
      <w:r w:rsidR="00935C65">
        <w:t xml:space="preserve">Figure </w:t>
      </w:r>
      <w:r w:rsidR="00935C65">
        <w:rPr>
          <w:noProof/>
        </w:rPr>
        <w:t>3</w:t>
      </w:r>
      <w:r w:rsidR="001C1125">
        <w:fldChar w:fldCharType="end"/>
      </w:r>
      <w:r w:rsidR="00165B91" w:rsidRPr="0043064D">
        <w:t xml:space="preserve">). </w:t>
      </w:r>
    </w:p>
    <w:p w14:paraId="030BEDF4" w14:textId="52D8F303" w:rsidR="00B507A2" w:rsidRDefault="00B507A2" w:rsidP="002619E8">
      <w:pPr>
        <w:spacing w:after="202"/>
        <w:contextualSpacing/>
      </w:pPr>
      <w:r w:rsidRPr="0043064D">
        <w:t xml:space="preserve">To see </w:t>
      </w:r>
      <w:r w:rsidR="00165B91" w:rsidRPr="0043064D">
        <w:t>how th</w:t>
      </w:r>
      <w:r w:rsidR="00A43F37">
        <w:t>ese non-linear effects of competitor density</w:t>
      </w:r>
      <w:r w:rsidR="00BF5BB5">
        <w:t xml:space="preserve"> within species</w:t>
      </w:r>
      <w:r w:rsidR="00165B91" w:rsidRPr="0043064D">
        <w:t xml:space="preserve"> </w:t>
      </w:r>
      <w:r w:rsidR="00A43F37">
        <w:t xml:space="preserve">almost guarantee </w:t>
      </w:r>
      <w:r w:rsidR="00BF5BB5">
        <w:t>an HOI (between species)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linear or non-linear function of species density.  </w:t>
      </w:r>
      <w:r w:rsidR="00341B79">
        <w:t>I</w:t>
      </w:r>
      <w:r w:rsidR="00BF5BB5">
        <w:t>n the case</w:t>
      </w:r>
      <w:r w:rsidRPr="0043064D">
        <w:t xml:space="preserve"> </w:t>
      </w:r>
      <w:r w:rsidR="000A1F7F">
        <w:t>where</w:t>
      </w:r>
      <w:r w:rsidR="000A1F7F" w:rsidRPr="0043064D">
        <w:t xml:space="preserve"> </w:t>
      </w:r>
      <w:r w:rsidRPr="0043064D">
        <w:t>individuals of one and two are identical</w:t>
      </w:r>
      <w:r w:rsidR="000A1F7F">
        <w:t>,</w:t>
      </w:r>
      <w:r w:rsidRPr="0043064D">
        <w:t xml:space="preserve"> we know that their true effect on three must in fact be equal to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w:r w:rsidRPr="0043064D">
        <w:t xml:space="preserve"> </w:t>
      </w:r>
      <w:r w:rsidR="00341B79">
        <w:t>yet i</w:t>
      </w:r>
      <w:r w:rsidRPr="0043064D">
        <w:t xml:space="preserve">f </w:t>
      </w:r>
      <m:oMath>
        <m:r>
          <w:rPr>
            <w:rFonts w:ascii="Cambria Math" w:hAnsi="Cambria Math"/>
          </w:rPr>
          <m:t>g</m:t>
        </m:r>
      </m:oMath>
      <w:r w:rsidRPr="0043064D">
        <w:t xml:space="preserve"> is a non-linear function</w:t>
      </w:r>
      <w:r w:rsidR="008628EF">
        <w:t>,</w:t>
      </w:r>
      <w:r w:rsidRPr="0043064D">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t>
      </w:r>
      <w:r w:rsidR="008628EF">
        <w:t>B</w:t>
      </w:r>
      <w:r w:rsidR="00F12855">
        <w:t>ecause we label</w:t>
      </w:r>
      <w:r w:rsidR="00FC7D3C">
        <w:t xml:space="preserve"> </w:t>
      </w:r>
      <w:r w:rsidR="008628EF">
        <w:t xml:space="preserve">the individuals of </w:t>
      </w:r>
      <w:r w:rsidR="00FC7D3C">
        <w:t xml:space="preserve">species one and two </w:t>
      </w:r>
      <w:r w:rsidR="008628EF">
        <w:t xml:space="preserve">as belonging to </w:t>
      </w:r>
      <w:r w:rsidR="00FC7D3C">
        <w:t>different species</w:t>
      </w:r>
      <w:r w:rsidR="00F12855">
        <w:t xml:space="preserve">, </w:t>
      </w:r>
      <w:r w:rsidRPr="0043064D">
        <w:t>the sum of the separate species effects will not equal to the</w:t>
      </w:r>
      <w:r w:rsidR="00F12855">
        <w:t>ir</w:t>
      </w:r>
      <w:r w:rsidRPr="0043064D">
        <w:t xml:space="preserve"> </w:t>
      </w:r>
      <w:r w:rsidR="00F12855">
        <w:t>combined</w:t>
      </w:r>
      <w:r w:rsidR="00F12855" w:rsidRPr="0043064D">
        <w:t xml:space="preserve"> </w:t>
      </w:r>
      <w:r w:rsidRPr="0043064D">
        <w:t xml:space="preserve">effect. </w:t>
      </w:r>
      <w:r w:rsidRPr="00935C65">
        <w:t xml:space="preserve"> </w:t>
      </w:r>
      <w:r w:rsidR="00450C52" w:rsidRPr="00935C65">
        <w:t xml:space="preserve">This </w:t>
      </w:r>
      <w:r w:rsidR="00CD50FD" w:rsidRPr="00935C65">
        <w:t>example illustrates</w:t>
      </w:r>
      <w:r w:rsidRPr="00935C65">
        <w:t xml:space="preserve"> </w:t>
      </w:r>
      <w:r w:rsidR="00EB14CC" w:rsidRPr="00935C65">
        <w:t xml:space="preserve">why </w:t>
      </w:r>
      <w:r w:rsidRPr="00935C65">
        <w:t>any system in which competition</w:t>
      </w:r>
      <w:r w:rsidR="00450C52" w:rsidRPr="00935C65">
        <w:t>,</w:t>
      </w:r>
      <w:r w:rsidRPr="00935C65">
        <w:t xml:space="preserve"> </w:t>
      </w:r>
      <w:r w:rsidR="00EB14CC" w:rsidRPr="00935C65">
        <w:rPr>
          <w:i/>
        </w:rPr>
        <w:t>C</w:t>
      </w:r>
      <w:r w:rsidR="00450C52" w:rsidRPr="00935C65">
        <w:t xml:space="preserve">, </w:t>
      </w:r>
      <w:r w:rsidRPr="00935C65">
        <w:t>depends non-line</w:t>
      </w:r>
      <w:bookmarkStart w:id="32" w:name="_GoBack"/>
      <w:bookmarkEnd w:id="32"/>
      <w:r w:rsidRPr="00935C65">
        <w:t>arly on the density</w:t>
      </w:r>
      <w:r w:rsidR="006602A8" w:rsidRPr="00935C65">
        <w:t xml:space="preserve"> of individual</w:t>
      </w:r>
      <w:r w:rsidRPr="00935C65">
        <w:t xml:space="preserve"> species </w:t>
      </w:r>
      <w:r w:rsidR="00450C52" w:rsidRPr="00935C65">
        <w:t xml:space="preserve">will </w:t>
      </w:r>
      <w:r w:rsidR="002619E8" w:rsidRPr="00935C65">
        <w:t xml:space="preserve">likely result in </w:t>
      </w:r>
      <w:r w:rsidRPr="00935C65">
        <w:t>HOIs</w:t>
      </w:r>
      <w:r w:rsidR="002619E8" w:rsidRPr="00935C65">
        <w:t xml:space="preserve"> between species</w:t>
      </w:r>
      <w:r w:rsidRPr="00935C65">
        <w:t>.</w:t>
      </w:r>
      <w:r w:rsidR="00165B91" w:rsidRPr="00935C65">
        <w:t xml:space="preserve"> </w:t>
      </w:r>
      <w:r w:rsidR="00165B91">
        <w:rPr>
          <w:highlight w:val="yellow"/>
        </w:rPr>
        <w:t xml:space="preserve"> </w:t>
      </w:r>
      <w:r w:rsidRPr="001572D7">
        <w:rPr>
          <w:highlight w:val="yellow"/>
        </w:rPr>
        <w:t xml:space="preserve">  </w:t>
      </w:r>
      <w:r w:rsidR="00165B91">
        <w:rPr>
          <w:rStyle w:val="CommentReference"/>
        </w:rPr>
        <w:t xml:space="preserve"> </w:t>
      </w:r>
    </w:p>
    <w:p w14:paraId="7A1EC0CC" w14:textId="77777777" w:rsidR="00B93196" w:rsidRDefault="00390672">
      <w:pPr>
        <w:pStyle w:val="Heading"/>
      </w:pPr>
      <w:bookmarkStart w:id="33" w:name="discussion"/>
      <w:bookmarkStart w:id="34" w:name="conclusionssummary"/>
      <w:bookmarkEnd w:id="33"/>
      <w:bookmarkEnd w:id="34"/>
      <w:r>
        <w:lastRenderedPageBreak/>
        <w:t>Conclusion</w:t>
      </w:r>
    </w:p>
    <w:p w14:paraId="08D741D5" w14:textId="119C8D4C" w:rsidR="00B93196" w:rsidRDefault="002E165A">
      <w:pPr>
        <w:spacing w:after="202"/>
        <w:contextualSpacing/>
      </w:pPr>
      <w:r>
        <w:t>Higher order interactions have profound implications for how we understand multispecies communities</w:t>
      </w:r>
      <w:r w:rsidRPr="006B2FC8">
        <w:t xml:space="preserve">. </w:t>
      </w:r>
      <w:r w:rsidR="00390672">
        <w:t xml:space="preserve">We have sought to clarify the definition of HOI’s and explain how they could arise from relatively simple competitive dynamics. </w:t>
      </w:r>
      <w:r w:rsidR="006A1A7F">
        <w:t xml:space="preserve">We propose that the most robust method to detect HOIs is to compare the observed strength of multispecies competition to the sum of individual species effects. </w:t>
      </w:r>
      <w:r w:rsidR="00390672">
        <w:t xml:space="preserve">We illustrate </w:t>
      </w:r>
      <w:r w:rsidR="006A1A7F">
        <w:t xml:space="preserve">our definition of HOIs and our proposed method for detecting HOIs </w:t>
      </w:r>
      <w:r w:rsidR="00390672">
        <w:t xml:space="preserve">with </w:t>
      </w:r>
      <w:r w:rsidR="002F762A">
        <w:t xml:space="preserve">a simple mechanistic model of species competition for a single resource. </w:t>
      </w:r>
      <w:r w:rsidR="006A1A7F">
        <w:t xml:space="preserve">Defining HOIs in this way requires that the focal species’ response to single species competition is accurately modeled first. </w:t>
      </w:r>
      <w:r w:rsidR="002F762A">
        <w:t xml:space="preserve">While we believe that HOIs should be common in nature this does not mean that they will be strong or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35" w:name="acknowledgments"/>
      <w:bookmarkEnd w:id="35"/>
      <w:r>
        <w:t>Acknowledgments</w:t>
      </w:r>
    </w:p>
    <w:p w14:paraId="5C29317E" w14:textId="794A4087" w:rsidR="001C1125" w:rsidRDefault="001C1125">
      <w:pPr>
        <w:spacing w:line="276" w:lineRule="auto"/>
        <w:ind w:firstLine="0"/>
        <w:jc w:val="both"/>
        <w:rPr>
          <w:rFonts w:eastAsia="Noto Sans CJK SC Regular" w:cs="FreeSans"/>
          <w:b/>
          <w:szCs w:val="28"/>
        </w:rPr>
      </w:pPr>
      <w:bookmarkStart w:id="36" w:name="references"/>
      <w:bookmarkEnd w:id="36"/>
      <w:r>
        <w:br w:type="page"/>
      </w:r>
    </w:p>
    <w:p w14:paraId="73D91D9C" w14:textId="32F42B2D" w:rsidR="00B93196" w:rsidRDefault="00390672">
      <w:pPr>
        <w:pStyle w:val="Heading"/>
      </w:pPr>
      <w:r>
        <w:lastRenderedPageBreak/>
        <w:t>References</w:t>
      </w:r>
    </w:p>
    <w:p w14:paraId="46E6E320" w14:textId="77777777" w:rsidR="004047B8" w:rsidRPr="004047B8" w:rsidRDefault="007B137A" w:rsidP="002619E8">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4047B8" w:rsidRPr="004047B8">
        <w:t>Abrams, P. A. 1983. Arguments in Favor of Higher Order Interactions. The American Naturalist 121:887–891.</w:t>
      </w:r>
    </w:p>
    <w:p w14:paraId="22A40E4E" w14:textId="77777777" w:rsidR="004047B8" w:rsidRPr="004047B8" w:rsidRDefault="004047B8" w:rsidP="002619E8">
      <w:pPr>
        <w:pStyle w:val="Bibliography"/>
      </w:pPr>
      <w:r w:rsidRPr="004047B8">
        <w:t>Adler, F. R., and W. F. Morris. 1994. A General Test for Interaction Modification. Ecology 75:1552–1559.</w:t>
      </w:r>
    </w:p>
    <w:p w14:paraId="0AC58B59" w14:textId="77777777" w:rsidR="004047B8" w:rsidRPr="004047B8" w:rsidRDefault="004047B8" w:rsidP="002619E8">
      <w:pPr>
        <w:pStyle w:val="Bibliography"/>
      </w:pPr>
      <w:r w:rsidRPr="004047B8">
        <w:t>Aronson, J., J. Kigel, A. Shmida, and J. Klein. 1992. Adaptive phenology of desert and Mediterranean populations of annual plants grown with and without water stress. Oecologia 89:17–26.</w:t>
      </w:r>
    </w:p>
    <w:p w14:paraId="577F93F9" w14:textId="77777777" w:rsidR="004047B8" w:rsidRPr="004047B8" w:rsidRDefault="004047B8" w:rsidP="002619E8">
      <w:pPr>
        <w:pStyle w:val="Bibliography"/>
      </w:pPr>
      <w:r w:rsidRPr="004047B8">
        <w:t>Bennett, J. A., K. Riibak, R. Tamme, R. J. Lewis, and M. Pärtel. 2016. The reciprocal relationship between competition and intraspecific trait variation. Journal of Ecology 104:1410–1420.</w:t>
      </w:r>
    </w:p>
    <w:p w14:paraId="545C8B9A" w14:textId="77777777" w:rsidR="004047B8" w:rsidRPr="004047B8" w:rsidRDefault="004047B8" w:rsidP="002619E8">
      <w:pPr>
        <w:pStyle w:val="Bibliography"/>
      </w:pPr>
      <w:r w:rsidRPr="004047B8">
        <w:t>Billick, I., and T. J. Case. 1994. Higher Order Interactions in Ecological Communities: What Are They and How Can They be Detected? Ecology 75:1530–1543.</w:t>
      </w:r>
    </w:p>
    <w:p w14:paraId="7D646C1B" w14:textId="77777777" w:rsidR="004047B8" w:rsidRPr="004047B8" w:rsidRDefault="004047B8" w:rsidP="002619E8">
      <w:pPr>
        <w:pStyle w:val="Bibliography"/>
      </w:pPr>
      <w:r w:rsidRPr="004047B8">
        <w:t>Case, T. J., and E. A. Bender. 1981. Testing for Higher Order Interactions. The American Naturalist 118:920–929.</w:t>
      </w:r>
    </w:p>
    <w:p w14:paraId="10944DDC" w14:textId="77777777" w:rsidR="004047B8" w:rsidRPr="004047B8" w:rsidRDefault="004047B8" w:rsidP="002619E8">
      <w:pPr>
        <w:pStyle w:val="Bibliography"/>
      </w:pPr>
      <w:r w:rsidRPr="004047B8">
        <w:t>Chesson, P. 2000. Mechanisms of Maintenance of Species Diversity. Annual Review of Ecology and Systematics 31:343–366.</w:t>
      </w:r>
    </w:p>
    <w:p w14:paraId="247BA2C0" w14:textId="77777777" w:rsidR="004047B8" w:rsidRPr="004047B8" w:rsidRDefault="004047B8" w:rsidP="002619E8">
      <w:pPr>
        <w:pStyle w:val="Bibliography"/>
      </w:pPr>
      <w:r w:rsidRPr="004047B8">
        <w:t>Cohen, D. 1976. The Optimal Timing of Reproduction. The American Naturalist 110:801–807.</w:t>
      </w:r>
    </w:p>
    <w:p w14:paraId="361F7193" w14:textId="77777777" w:rsidR="004047B8" w:rsidRPr="004047B8" w:rsidRDefault="004047B8" w:rsidP="002619E8">
      <w:pPr>
        <w:pStyle w:val="Bibliography"/>
      </w:pPr>
      <w:r w:rsidRPr="004047B8">
        <w:t xml:space="preserve">Conti, L., S. Block, M. Parepa, T. Münkemüller, W. Thuiller, A. T. R. Acosta, M. van Kleunen, S. Dullinger, F. Essl, I. Dullinger, D. Moser, G. Klonner, O. Bossdorf, </w:t>
      </w:r>
      <w:r w:rsidRPr="004047B8">
        <w:lastRenderedPageBreak/>
        <w:t>and M. Carboni. 2018. Functional trait differences and trait plasticity mediate biotic resistance to potential plant invaders. Journal of Ecology 106:1607–1620.</w:t>
      </w:r>
    </w:p>
    <w:p w14:paraId="6F54D55D" w14:textId="77777777" w:rsidR="004047B8" w:rsidRPr="004047B8" w:rsidRDefault="004047B8" w:rsidP="002619E8">
      <w:pPr>
        <w:pStyle w:val="Bibliography"/>
      </w:pPr>
      <w:r w:rsidRPr="004047B8">
        <w:t>Dybzinski, R., and D. Tilman. 2007. Resource Use Patterns Predict Long</w:t>
      </w:r>
      <w:r w:rsidRPr="002619E8">
        <w:rPr>
          <w:rFonts w:ascii="Cambria Math" w:hAnsi="Cambria Math" w:cs="Cambria Math"/>
        </w:rPr>
        <w:t>‐</w:t>
      </w:r>
      <w:r w:rsidRPr="004047B8">
        <w:t>Term Outcomes of Plant Competition for Nutrients and Light. The American Naturalist 170:305–318.</w:t>
      </w:r>
    </w:p>
    <w:p w14:paraId="248A3D22" w14:textId="77777777" w:rsidR="004047B8" w:rsidRPr="004047B8" w:rsidRDefault="004047B8" w:rsidP="002619E8">
      <w:pPr>
        <w:pStyle w:val="Bibliography"/>
      </w:pPr>
      <w:r w:rsidRPr="004047B8">
        <w:t>Godoy, O., and J. M. Levine. 2013. Phenology effects on invasion success: insights from coupling field experiments to coexistence theory. Ecology 95:726–736.</w:t>
      </w:r>
    </w:p>
    <w:p w14:paraId="66580E00" w14:textId="77777777" w:rsidR="004047B8" w:rsidRPr="004047B8" w:rsidRDefault="004047B8" w:rsidP="002619E8">
      <w:pPr>
        <w:pStyle w:val="Bibliography"/>
      </w:pPr>
      <w:r w:rsidRPr="004047B8">
        <w:t>Grilli, J., G. Barabás, M. J. Michalska-Smith, and S. Allesina. 2017. Higher-order interactions stabilize dynamics in competitive network models. Nature 548:210–213.</w:t>
      </w:r>
    </w:p>
    <w:p w14:paraId="5B1E0F3C" w14:textId="77777777" w:rsidR="004047B8" w:rsidRPr="004047B8" w:rsidRDefault="004047B8" w:rsidP="002619E8">
      <w:pPr>
        <w:pStyle w:val="Bibliography"/>
      </w:pPr>
      <w:r w:rsidRPr="004047B8">
        <w:t>Hassell, M. P., and H. N. Comins. 1976. Discrete time models for two-species competition. Theoretical Population Biology 9:202–221.</w:t>
      </w:r>
    </w:p>
    <w:p w14:paraId="2B3B4697" w14:textId="77777777" w:rsidR="004047B8" w:rsidRPr="004047B8" w:rsidRDefault="004047B8" w:rsidP="002619E8">
      <w:pPr>
        <w:pStyle w:val="Bibliography"/>
      </w:pPr>
      <w:r w:rsidRPr="004047B8">
        <w:t>Kraft, N. J. B., O. Godoy, and J. M. Levine. 2015. Plant functional traits and the multidimensional nature of species coexistence. Proceedings of the National Academy of Sciences of the United States of America 112:797–802.</w:t>
      </w:r>
    </w:p>
    <w:p w14:paraId="1C0FE7DF" w14:textId="77777777" w:rsidR="004047B8" w:rsidRPr="004047B8" w:rsidRDefault="004047B8" w:rsidP="002619E8">
      <w:pPr>
        <w:pStyle w:val="Bibliography"/>
      </w:pPr>
      <w:r w:rsidRPr="004047B8">
        <w:t>Letten, A. D., P.-J. Ke, and T. Fukami. 2017. Linking modern coexistence theory and contemporary niche theory. Ecological Monographs 87:161–177.</w:t>
      </w:r>
    </w:p>
    <w:p w14:paraId="293F27C3" w14:textId="77777777" w:rsidR="004047B8" w:rsidRPr="004047B8" w:rsidRDefault="004047B8" w:rsidP="002619E8">
      <w:pPr>
        <w:pStyle w:val="Bibliography"/>
      </w:pPr>
      <w:r w:rsidRPr="004047B8">
        <w:t>Letten, A. D., and D. B. Stouffer. 2019. The mechanistic basis for higher-order interactions and non-additivity in competitive communities. Ecology Letters In Press.</w:t>
      </w:r>
    </w:p>
    <w:p w14:paraId="76E51DD5" w14:textId="77777777" w:rsidR="004047B8" w:rsidRPr="004047B8" w:rsidRDefault="004047B8" w:rsidP="002619E8">
      <w:pPr>
        <w:pStyle w:val="Bibliography"/>
      </w:pPr>
      <w:r w:rsidRPr="004047B8">
        <w:t>Levine, J. M., J. Bascompte, P. B. Adler, and S. Allesina. 2017. Beyond pairwise mechanisms of species coexistence in complex communities. Nature 546:56–64.</w:t>
      </w:r>
    </w:p>
    <w:p w14:paraId="4EB664D9" w14:textId="77777777" w:rsidR="004047B8" w:rsidRPr="004047B8" w:rsidRDefault="004047B8" w:rsidP="002619E8">
      <w:pPr>
        <w:pStyle w:val="Bibliography"/>
      </w:pPr>
      <w:r w:rsidRPr="004047B8">
        <w:lastRenderedPageBreak/>
        <w:t>Mayfield, M. M., and D. B. Stouffer. 2017. Higher-order interactions capture unexplained complexity in diverse communities. Nature Ecology &amp; Evolution 1:0062.</w:t>
      </w:r>
    </w:p>
    <w:p w14:paraId="4647A509" w14:textId="77777777" w:rsidR="004047B8" w:rsidRPr="004047B8" w:rsidRDefault="004047B8" w:rsidP="002619E8">
      <w:pPr>
        <w:pStyle w:val="Bibliography"/>
      </w:pPr>
      <w:r w:rsidRPr="004047B8">
        <w:t>Meszéna, G., M. Gyllenberg, L. Pásztor, and J. A. J. Metz. 2006. Competitive exclusion and limiting similarity: A unified theory. Theoretical Population Biology 69:68–87.</w:t>
      </w:r>
    </w:p>
    <w:p w14:paraId="459319B2" w14:textId="77777777" w:rsidR="004047B8" w:rsidRPr="004047B8" w:rsidRDefault="004047B8" w:rsidP="002619E8">
      <w:pPr>
        <w:pStyle w:val="Bibliography"/>
      </w:pPr>
      <w:r w:rsidRPr="004047B8">
        <w:t>Miller, E. T., and C. A. Klausmeier. 2017. Evolutionary stability of coexistence due to the storage effect in a two-season model. Theoretical Ecology 10:91–103.</w:t>
      </w:r>
    </w:p>
    <w:p w14:paraId="374D89D2" w14:textId="77777777" w:rsidR="004047B8" w:rsidRPr="004047B8" w:rsidRDefault="004047B8" w:rsidP="002619E8">
      <w:pPr>
        <w:pStyle w:val="Bibliography"/>
      </w:pPr>
      <w:r w:rsidRPr="004047B8">
        <w:t>Neill, W. E. 1974. The Community Matrix and Interdependence of the Competition Coefficients. The American Naturalist 108:399–408.</w:t>
      </w:r>
    </w:p>
    <w:p w14:paraId="34AD140F" w14:textId="77777777" w:rsidR="004047B8" w:rsidRPr="004047B8" w:rsidRDefault="004047B8" w:rsidP="002619E8">
      <w:pPr>
        <w:pStyle w:val="Bibliography"/>
      </w:pPr>
      <w:r w:rsidRPr="004047B8">
        <w:t>O’Dwyer, J. P. 2018. Whence Lotka-Volterra?: Conservation laws and integrable systems in ecology. Theoretical Ecology.</w:t>
      </w:r>
    </w:p>
    <w:p w14:paraId="6EE743F6" w14:textId="77777777" w:rsidR="004047B8" w:rsidRPr="004047B8" w:rsidRDefault="004047B8" w:rsidP="002619E8">
      <w:pPr>
        <w:pStyle w:val="Bibliography"/>
      </w:pPr>
      <w:r w:rsidRPr="004047B8">
        <w:t>Pomerantz, M. J. 1981. Do “Higher Order Interactions” in Competition Systems Really Exist? The American Naturalist 117:583–591.</w:t>
      </w:r>
    </w:p>
    <w:p w14:paraId="39271D44" w14:textId="77777777" w:rsidR="004047B8" w:rsidRPr="004047B8" w:rsidRDefault="004047B8" w:rsidP="002619E8">
      <w:pPr>
        <w:pStyle w:val="Bibliography"/>
      </w:pPr>
      <w:r w:rsidRPr="004047B8">
        <w:t>R Core Team. 2015. R: A Language and Environment for Statistical Computing. R Foundation for Statistical Computing, Vienna, Austria.</w:t>
      </w:r>
    </w:p>
    <w:p w14:paraId="2C9A9EEF" w14:textId="77777777" w:rsidR="004047B8" w:rsidRPr="004047B8" w:rsidRDefault="004047B8" w:rsidP="002619E8">
      <w:pPr>
        <w:pStyle w:val="Bibliography"/>
      </w:pPr>
      <w:r w:rsidRPr="004047B8">
        <w:t>Tilman, D. 1977. Resource Competition between Plankton Algae: An Experimental and Theoretical Approach. Ecology 58:338–348.</w:t>
      </w:r>
    </w:p>
    <w:p w14:paraId="42CFF983" w14:textId="77777777" w:rsidR="004047B8" w:rsidRPr="004047B8" w:rsidRDefault="004047B8" w:rsidP="002619E8">
      <w:pPr>
        <w:pStyle w:val="Bibliography"/>
      </w:pPr>
      <w:r w:rsidRPr="004047B8">
        <w:t>Vandermeer, J. H. 1969. The Competitive Structure of Communities: An Experimental Approach with Protozoa. Ecology 50:362–371.</w:t>
      </w:r>
    </w:p>
    <w:p w14:paraId="7B78105E" w14:textId="10504C81" w:rsidR="0061034E" w:rsidRDefault="00F56B3F" w:rsidP="000034F1">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339FC5A">
            <wp:extent cx="4820634" cy="401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1">
                      <a:extLst>
                        <a:ext uri="{28A0092B-C50C-407E-A947-70E740481C1C}">
                          <a14:useLocalDpi xmlns:a14="http://schemas.microsoft.com/office/drawing/2010/main" val="0"/>
                        </a:ext>
                      </a:extLst>
                    </a:blip>
                    <a:stretch>
                      <a:fillRect/>
                    </a:stretch>
                  </pic:blipFill>
                  <pic:spPr>
                    <a:xfrm>
                      <a:off x="0" y="0"/>
                      <a:ext cx="4824395" cy="4020329"/>
                    </a:xfrm>
                    <a:prstGeom prst="rect">
                      <a:avLst/>
                    </a:prstGeom>
                  </pic:spPr>
                </pic:pic>
              </a:graphicData>
            </a:graphic>
          </wp:inline>
        </w:drawing>
      </w:r>
    </w:p>
    <w:p w14:paraId="25F157AE" w14:textId="5E82297D" w:rsidR="00E84F09" w:rsidRPr="00FB51D5" w:rsidRDefault="00FB51D5" w:rsidP="00B570B6">
      <w:pPr>
        <w:pStyle w:val="Caption"/>
      </w:pPr>
      <w:bookmarkStart w:id="37"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935C65">
        <w:rPr>
          <w:noProof/>
        </w:rPr>
        <w:t>1</w:t>
      </w:r>
      <w:r w:rsidR="006A0465">
        <w:rPr>
          <w:b w:val="0"/>
          <w:bCs w:val="0"/>
          <w:noProof/>
        </w:rPr>
        <w:fldChar w:fldCharType="end"/>
      </w:r>
      <w:bookmarkEnd w:id="37"/>
      <w:r>
        <w:t xml:space="preserve">. </w:t>
      </w:r>
      <w:r w:rsidRPr="0061034E">
        <w:t>Three species competit</w:t>
      </w:r>
      <w:r>
        <w:t>ive network. Inter- and intraspecific competition</w:t>
      </w:r>
      <w:r w:rsidRPr="0061034E">
        <w:t xml:space="preserve"> between species </w:t>
      </w:r>
      <w:r>
        <w:t>is</w:t>
      </w:r>
      <w:r w:rsidRPr="0061034E">
        <w:t xml:space="preserve"> depicted with the blue arrows. The effect of species two on one can be described by </w:t>
      </w:r>
      <w:r>
        <w:t>the</w:t>
      </w:r>
      <w:r w:rsidRPr="0061034E">
        <w:t xml:space="preserve"> </w:t>
      </w:r>
      <w:r>
        <w:t>per capita effect</w:t>
      </w:r>
      <w:r w:rsidRPr="0061034E">
        <w:t xml:space="preserve"> </w:t>
      </w:r>
      <m:oMath>
        <m:sSub>
          <m:sSubPr>
            <m:ctrlPr>
              <w:ins w:id="38" w:author="Andy Kleinhesselink" w:date="2018-12-08T22:27:00Z">
                <w:rPr>
                  <w:rFonts w:ascii="Cambria Math" w:hAnsi="Cambria Math"/>
                  <w:i/>
                </w:rPr>
              </w:ins>
            </m:ctrlPr>
          </m:sSubPr>
          <m:e>
            <m:r>
              <w:ins w:id="39" w:author="Andy Kleinhesselink" w:date="2018-12-08T22:27:00Z">
                <m:rPr>
                  <m:sty m:val="bi"/>
                </m:rPr>
                <w:rPr>
                  <w:rFonts w:ascii="Cambria Math" w:hAnsi="Cambria Math"/>
                </w:rPr>
                <m:t>α</m:t>
              </w:ins>
            </m:r>
          </m:e>
          <m:sub>
            <m:r>
              <w:ins w:id="40" w:author="Andy Kleinhesselink" w:date="2018-12-08T22:27:00Z">
                <m:rPr>
                  <m:sty m:val="bi"/>
                </m:rPr>
                <w:rPr>
                  <w:rFonts w:ascii="Cambria Math" w:hAnsi="Cambria Math"/>
                </w:rPr>
                <m:t>12</m:t>
              </w:ins>
            </m:r>
          </m:sub>
        </m:sSub>
        <m:r>
          <w:del w:id="41" w:author="Andy Kleinhesselink" w:date="2018-12-08T22:27:00Z">
            <m:rPr>
              <m:sty m:val="b"/>
            </m:rPr>
            <w:rPr>
              <w:rFonts w:ascii="Cambria Math" w:hAnsi="Cambria Math"/>
            </w:rPr>
            <m:t>α</m:t>
          </w:del>
        </m:r>
        <m:r>
          <w:del w:id="42" w:author="Andy Kleinhesselink" w:date="2018-12-08T22:27:00Z">
            <m:rPr>
              <m:sty m:val="b"/>
            </m:rPr>
            <w:rPr>
              <w:rFonts w:ascii="Cambria Math" w:hAnsi="Cambria Math"/>
              <w:vertAlign w:val="subscript"/>
            </w:rPr>
            <m:t>12</m:t>
          </w:del>
        </m:r>
      </m:oMath>
      <w:r w:rsidRPr="0061034E">
        <w:t xml:space="preserve">. </w:t>
      </w:r>
      <w:r>
        <w:t xml:space="preserve">An HOI, </w:t>
      </w:r>
      <m:oMath>
        <m:sSub>
          <m:sSubPr>
            <m:ctrlPr>
              <w:ins w:id="43" w:author="Andy Kleinhesselink" w:date="2018-12-08T22:28:00Z">
                <w:rPr>
                  <w:rFonts w:ascii="Cambria Math" w:hAnsi="Cambria Math"/>
                  <w:i/>
                </w:rPr>
              </w:ins>
            </m:ctrlPr>
          </m:sSubPr>
          <m:e>
            <m:r>
              <w:ins w:id="44" w:author="Andy Kleinhesselink" w:date="2018-12-08T22:28:00Z">
                <m:rPr>
                  <m:sty m:val="bi"/>
                </m:rPr>
                <w:rPr>
                  <w:rFonts w:ascii="Cambria Math" w:hAnsi="Cambria Math"/>
                </w:rPr>
                <m:t>β</m:t>
              </w:ins>
            </m:r>
          </m:e>
          <m:sub>
            <m:r>
              <w:ins w:id="45" w:author="Andy Kleinhesselink" w:date="2018-12-08T22:28:00Z">
                <m:rPr>
                  <m:sty m:val="bi"/>
                </m:rPr>
                <w:rPr>
                  <w:rFonts w:ascii="Cambria Math" w:hAnsi="Cambria Math"/>
                </w:rPr>
                <m:t>1</m:t>
              </w:ins>
            </m:r>
            <m:d>
              <m:dPr>
                <m:ctrlPr>
                  <w:ins w:id="46" w:author="Andy Kleinhesselink" w:date="2018-12-08T22:28:00Z">
                    <w:rPr>
                      <w:rFonts w:ascii="Cambria Math" w:hAnsi="Cambria Math"/>
                      <w:i/>
                    </w:rPr>
                  </w:ins>
                </m:ctrlPr>
              </m:dPr>
              <m:e>
                <m:r>
                  <w:ins w:id="47" w:author="Andy Kleinhesselink" w:date="2018-12-08T22:28:00Z">
                    <m:rPr>
                      <m:sty m:val="bi"/>
                    </m:rPr>
                    <w:rPr>
                      <w:rFonts w:ascii="Cambria Math" w:hAnsi="Cambria Math"/>
                    </w:rPr>
                    <m:t>23</m:t>
                  </w:ins>
                </m:r>
              </m:e>
            </m:d>
          </m:sub>
        </m:sSub>
      </m:oMath>
      <w:del w:id="48" w:author="Andy Kleinhesselink" w:date="2018-12-08T22:28:00Z">
        <w:r w:rsidDel="007D1796">
          <w:sym w:font="Symbol" w:char="F062"/>
        </w:r>
        <w:r w:rsidDel="007D1796">
          <w:rPr>
            <w:vertAlign w:val="subscript"/>
          </w:rPr>
          <w:delText>1(23)</w:delText>
        </w:r>
      </w:del>
      <w:r>
        <w:t xml:space="preserve">, is depicted as arrows </w:t>
      </w:r>
      <w:r w:rsidR="00B2514F">
        <w:t xml:space="preserve">from species two and three converging on one.  The </w:t>
      </w:r>
      <w:del w:id="49" w:author="Andy Kleinhesselink" w:date="2018-12-08T22:26:00Z">
        <w:r w:rsidR="00B2514F" w:rsidDel="00C06737">
          <w:delText xml:space="preserve">added </w:delText>
        </w:r>
      </w:del>
      <w:r w:rsidR="00B2514F">
        <w:t xml:space="preserve">effect of the HOI </w:t>
      </w:r>
      <w:del w:id="50" w:author="Andy Kleinhesselink" w:date="2018-12-08T22:26:00Z">
        <w:r w:rsidR="00B2514F" w:rsidDel="00C06737">
          <w:delText xml:space="preserve">indicates </w:delText>
        </w:r>
      </w:del>
      <w:ins w:id="51" w:author="Andy Kleinhesselink" w:date="2018-12-08T22:26:00Z">
        <w:r w:rsidR="00C06737">
          <w:t>means</w:t>
        </w:r>
        <w:r w:rsidR="00C06737">
          <w:t xml:space="preserve"> </w:t>
        </w:r>
      </w:ins>
      <w:r w:rsidR="00B2514F">
        <w:t xml:space="preserve">that net </w:t>
      </w:r>
      <w:r>
        <w:t>effect of two and three on species one is non-additive.</w:t>
      </w:r>
      <w:r w:rsidR="00E84F09">
        <w:br w:type="page"/>
      </w:r>
    </w:p>
    <w:p w14:paraId="36BD661C" w14:textId="77777777" w:rsidR="00FB51D5" w:rsidRDefault="00E84F09" w:rsidP="00FB51D5">
      <w:pPr>
        <w:pStyle w:val="figcaption"/>
        <w:keepNext/>
      </w:pPr>
      <w:commentRangeStart w:id="52"/>
      <w:r>
        <w:rPr>
          <w:noProof/>
        </w:rPr>
        <w:lastRenderedPageBreak/>
        <w:drawing>
          <wp:inline distT="0" distB="0" distL="0" distR="0" wp14:anchorId="7F891BF9" wp14:editId="66CF9353">
            <wp:extent cx="4741333"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41333" cy="3555999"/>
                    </a:xfrm>
                    <a:prstGeom prst="rect">
                      <a:avLst/>
                    </a:prstGeom>
                  </pic:spPr>
                </pic:pic>
              </a:graphicData>
            </a:graphic>
          </wp:inline>
        </w:drawing>
      </w:r>
      <w:commentRangeEnd w:id="52"/>
      <w:r w:rsidR="004F504C">
        <w:rPr>
          <w:rStyle w:val="CommentReference"/>
          <w:b w:val="0"/>
        </w:rPr>
        <w:commentReference w:id="52"/>
      </w:r>
    </w:p>
    <w:p w14:paraId="1B0306FB" w14:textId="630ECE42" w:rsidR="00CC0BA7" w:rsidRPr="00FB51D5" w:rsidRDefault="00FB51D5" w:rsidP="00FB51D5">
      <w:pPr>
        <w:pStyle w:val="figcaption"/>
      </w:pPr>
      <w:bookmarkStart w:id="53"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935C65">
        <w:rPr>
          <w:noProof/>
        </w:rPr>
        <w:t>2</w:t>
      </w:r>
      <w:r w:rsidR="006A0465">
        <w:rPr>
          <w:noProof/>
        </w:rPr>
        <w:fldChar w:fldCharType="end"/>
      </w:r>
      <w:bookmarkEnd w:id="53"/>
      <w:r>
        <w:t xml:space="preserve">. Example time series showing </w:t>
      </w:r>
      <w:del w:id="54" w:author="Andy Kleinhesselink" w:date="2018-12-08T09:45:00Z">
        <w:r w:rsidR="00A42F96" w:rsidDel="003E7098">
          <w:delText>a</w:delText>
        </w:r>
      </w:del>
      <w:ins w:id="55" w:author="Andy Kleinhesselink" w:date="2018-12-08T09:45:00Z">
        <w:r w:rsidR="003E7098">
          <w:t>A</w:t>
        </w:r>
      </w:ins>
      <w:r w:rsidR="00A42F96">
        <w:t xml:space="preserve">) the </w:t>
      </w:r>
      <w:r>
        <w:t xml:space="preserve">drawdown of the resource during the course of the </w:t>
      </w:r>
      <w:r w:rsidR="00A42F96">
        <w:t>simulated growing season</w:t>
      </w:r>
      <w:ins w:id="56" w:author="Andy Kleinhesselink" w:date="2018-12-08T10:04:00Z">
        <w:r w:rsidR="00036314">
          <w:t xml:space="preserve"> with starting densities of one individual of each species</w:t>
        </w:r>
      </w:ins>
      <w:r>
        <w:t xml:space="preserve">, </w:t>
      </w:r>
      <w:del w:id="57" w:author="Andy Kleinhesselink" w:date="2018-12-08T09:45:00Z">
        <w:r w:rsidR="00A42F96" w:rsidDel="003E7098">
          <w:delText>b</w:delText>
        </w:r>
      </w:del>
      <w:ins w:id="58" w:author="Andy Kleinhesselink" w:date="2018-12-08T09:45:00Z">
        <w:r w:rsidR="003E7098">
          <w:t>B</w:t>
        </w:r>
      </w:ins>
      <w:r w:rsidR="00A42F96">
        <w:t>) the</w:t>
      </w:r>
      <w:r>
        <w:t xml:space="preserve"> growth of each of species</w:t>
      </w:r>
      <w:r w:rsidR="00A42F96">
        <w:t xml:space="preserve"> shown with colored lines and </w:t>
      </w:r>
      <w:del w:id="59" w:author="Andy Kleinhesselink" w:date="2018-12-08T09:45:00Z">
        <w:r w:rsidR="00A42F96" w:rsidDel="003E7098">
          <w:delText>c</w:delText>
        </w:r>
      </w:del>
      <w:ins w:id="60" w:author="Andy Kleinhesselink" w:date="2018-12-08T09:45:00Z">
        <w:r w:rsidR="003E7098">
          <w:t>C</w:t>
        </w:r>
      </w:ins>
      <w:r w:rsidR="00A42F96">
        <w:t xml:space="preserve">)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 xml:space="preserve">The </w:t>
      </w:r>
      <w:proofErr w:type="spellStart"/>
      <w:r w:rsidR="0023375E">
        <w:t>mid</w:t>
      </w:r>
      <w:del w:id="61" w:author="Andy Kleinhesselink" w:date="2018-12-08T22:25:00Z">
        <w:r w:rsidR="0023375E" w:rsidDel="00C06737">
          <w:delText>dle</w:delText>
        </w:r>
      </w:del>
      <w:ins w:id="62" w:author="Andy Kleinhesselink" w:date="2018-12-08T22:26:00Z">
        <w:r w:rsidR="00C06737">
          <w:t xml:space="preserve"> </w:t>
        </w:r>
      </w:ins>
      <w:del w:id="63" w:author="Andy Kleinhesselink" w:date="2018-12-08T22:26:00Z">
        <w:r w:rsidR="0023375E" w:rsidDel="00C06737">
          <w:delText xml:space="preserve"> </w:delText>
        </w:r>
      </w:del>
      <w:r w:rsidR="0023375E">
        <w:t>season</w:t>
      </w:r>
      <w:proofErr w:type="spellEnd"/>
      <w:r w:rsidR="0023375E">
        <w:t xml:space="preserve">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commentRangeStart w:id="64"/>
      <w:r>
        <w:rPr>
          <w:noProof/>
        </w:rPr>
        <w:lastRenderedPageBreak/>
        <w:drawing>
          <wp:inline distT="0" distB="0" distL="0" distR="0" wp14:anchorId="76B1412E" wp14:editId="0801CE73">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commentRangeEnd w:id="64"/>
      <w:r w:rsidR="00CB67A6">
        <w:rPr>
          <w:rStyle w:val="CommentReference"/>
          <w:b w:val="0"/>
        </w:rPr>
        <w:commentReference w:id="64"/>
      </w:r>
    </w:p>
    <w:p w14:paraId="1C9C8D07" w14:textId="15F78C46" w:rsidR="0032749A" w:rsidRDefault="00FB51D5" w:rsidP="0012796D">
      <w:pPr>
        <w:pStyle w:val="Caption"/>
      </w:pPr>
      <w:bookmarkStart w:id="65"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935C65">
        <w:rPr>
          <w:noProof/>
        </w:rPr>
        <w:t>3</w:t>
      </w:r>
      <w:r w:rsidR="006A0465">
        <w:rPr>
          <w:noProof/>
        </w:rPr>
        <w:fldChar w:fldCharType="end"/>
      </w:r>
      <w:bookmarkEnd w:id="65"/>
      <w:r>
        <w:t xml:space="preserve">. </w:t>
      </w:r>
      <w:r w:rsidR="00CC0BA7">
        <w:t xml:space="preserve">Simulated per capita seed production of </w:t>
      </w:r>
      <w:r w:rsidR="0023375E">
        <w:t xml:space="preserve">the </w:t>
      </w:r>
      <w:del w:id="66" w:author="Andy Kleinhesselink" w:date="2018-12-08T09:45:00Z">
        <w:r w:rsidR="0023375E" w:rsidDel="003E7098">
          <w:delText>a</w:delText>
        </w:r>
      </w:del>
      <w:ins w:id="67" w:author="Andy Kleinhesselink" w:date="2018-12-08T09:45:00Z">
        <w:r w:rsidR="003E7098">
          <w:t>A</w:t>
        </w:r>
      </w:ins>
      <w:r w:rsidR="0023375E">
        <w:t xml:space="preserve">) early, </w:t>
      </w:r>
      <w:del w:id="68" w:author="Andy Kleinhesselink" w:date="2018-12-08T09:45:00Z">
        <w:r w:rsidR="0023375E" w:rsidDel="003E7098">
          <w:delText>b</w:delText>
        </w:r>
      </w:del>
      <w:ins w:id="69" w:author="Andy Kleinhesselink" w:date="2018-12-08T09:45:00Z">
        <w:r w:rsidR="003E7098">
          <w:t>B</w:t>
        </w:r>
      </w:ins>
      <w:r w:rsidR="0023375E">
        <w:t xml:space="preserve">) middle and </w:t>
      </w:r>
      <w:del w:id="70" w:author="Andy Kleinhesselink" w:date="2018-12-08T09:45:00Z">
        <w:r w:rsidR="0023375E" w:rsidDel="003E7098">
          <w:delText>c</w:delText>
        </w:r>
      </w:del>
      <w:ins w:id="71" w:author="Andy Kleinhesselink" w:date="2018-12-08T09:45:00Z">
        <w:r w:rsidR="003E7098">
          <w:t>C</w:t>
        </w:r>
      </w:ins>
      <w:r w:rsidR="0023375E">
        <w:t>)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 xml:space="preserve">solid line shows </w:t>
      </w:r>
      <w:ins w:id="72" w:author="Andy Kleinhesselink" w:date="2018-12-08T22:25:00Z">
        <w:r w:rsidR="00C06737">
          <w:t xml:space="preserve">the </w:t>
        </w:r>
      </w:ins>
      <w:r w:rsidR="0032749A">
        <w:t>best fit</w:t>
      </w:r>
      <w:del w:id="73" w:author="Andy Kleinhesselink" w:date="2018-12-08T22:25:00Z">
        <w:r w:rsidR="0032749A" w:rsidDel="00C06737">
          <w:delText xml:space="preserve"> line</w:delText>
        </w:r>
      </w:del>
      <w:r w:rsidR="0032749A">
        <w:t xml:space="preserve"> from the model with varying exponents on each competitor</w:t>
      </w:r>
      <w:r w:rsidR="001C76DC">
        <w:t>’</w:t>
      </w:r>
      <w:r w:rsidR="0032749A">
        <w:t>s effect (eq</w:t>
      </w:r>
      <w:r w:rsidR="001525D6">
        <w:t>uation 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commentRangeStart w:id="74"/>
      <w:commentRangeStart w:id="75"/>
      <w:r>
        <w:rPr>
          <w:noProof/>
        </w:rPr>
        <w:lastRenderedPageBreak/>
        <w:drawing>
          <wp:inline distT="0" distB="0" distL="0" distR="0" wp14:anchorId="4DEE5222" wp14:editId="0E88A292">
            <wp:extent cx="5029200" cy="3017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commentRangeEnd w:id="74"/>
      <w:commentRangeEnd w:id="75"/>
      <w:r w:rsidR="008B7181">
        <w:rPr>
          <w:rStyle w:val="CommentReference"/>
          <w:rFonts w:cstheme="minorBidi"/>
          <w:b w:val="0"/>
          <w:bCs w:val="0"/>
        </w:rPr>
        <w:commentReference w:id="74"/>
      </w:r>
      <w:r w:rsidR="00F109A0">
        <w:rPr>
          <w:rStyle w:val="CommentReference"/>
          <w:rFonts w:cstheme="minorBidi"/>
          <w:b w:val="0"/>
          <w:bCs w:val="0"/>
        </w:rPr>
        <w:commentReference w:id="75"/>
      </w:r>
    </w:p>
    <w:p w14:paraId="2E3A7490" w14:textId="5CA4631E" w:rsidR="00AD2064" w:rsidRDefault="0032749A" w:rsidP="0012796D">
      <w:pPr>
        <w:pStyle w:val="Caption"/>
      </w:pPr>
      <w:bookmarkStart w:id="76" w:name="_Ref524701722"/>
      <w:r>
        <w:t xml:space="preserve">Figure </w:t>
      </w:r>
      <w:r>
        <w:rPr>
          <w:noProof/>
        </w:rPr>
        <w:fldChar w:fldCharType="begin"/>
      </w:r>
      <w:r>
        <w:rPr>
          <w:noProof/>
        </w:rPr>
        <w:instrText xml:space="preserve"> SEQ Figure \* ARABIC </w:instrText>
      </w:r>
      <w:r>
        <w:rPr>
          <w:noProof/>
        </w:rPr>
        <w:fldChar w:fldCharType="separate"/>
      </w:r>
      <w:r w:rsidR="00935C65">
        <w:rPr>
          <w:noProof/>
        </w:rPr>
        <w:t>4</w:t>
      </w:r>
      <w:r>
        <w:rPr>
          <w:noProof/>
        </w:rPr>
        <w:fldChar w:fldCharType="end"/>
      </w:r>
      <w:bookmarkEnd w:id="76"/>
      <w:r>
        <w:t xml:space="preserve">. </w:t>
      </w:r>
      <w:r w:rsidR="0023375E">
        <w:t xml:space="preserve">Simulated per capita seed production of the </w:t>
      </w:r>
      <w:del w:id="77" w:author="Andy Kleinhesselink" w:date="2018-12-08T10:02:00Z">
        <w:r w:rsidR="0023375E" w:rsidDel="00733756">
          <w:delText>a</w:delText>
        </w:r>
      </w:del>
      <w:ins w:id="78" w:author="Andy Kleinhesselink" w:date="2018-12-08T10:02:00Z">
        <w:r w:rsidR="00733756">
          <w:t>A</w:t>
        </w:r>
      </w:ins>
      <w:r w:rsidR="0023375E">
        <w:t xml:space="preserve">) early, </w:t>
      </w:r>
      <w:del w:id="79" w:author="Andy Kleinhesselink" w:date="2018-12-08T10:03:00Z">
        <w:r w:rsidR="0023375E" w:rsidDel="00733756">
          <w:delText>b</w:delText>
        </w:r>
      </w:del>
      <w:ins w:id="80" w:author="Andy Kleinhesselink" w:date="2018-12-08T10:03:00Z">
        <w:r w:rsidR="00733756">
          <w:t>B</w:t>
        </w:r>
      </w:ins>
      <w:r w:rsidR="0023375E">
        <w:t xml:space="preserve">) mid and </w:t>
      </w:r>
      <w:del w:id="81" w:author="Andy Kleinhesselink" w:date="2018-12-08T10:03:00Z">
        <w:r w:rsidR="0023375E" w:rsidDel="00733756">
          <w:delText>c</w:delText>
        </w:r>
      </w:del>
      <w:ins w:id="82" w:author="Andy Kleinhesselink" w:date="2018-12-08T10:03:00Z">
        <w:r w:rsidR="00733756">
          <w:t>C</w:t>
        </w:r>
      </w:ins>
      <w:r w:rsidR="0023375E">
        <w:t xml:space="preserve">) late season species in response to increasing </w:t>
      </w:r>
      <w:r w:rsidR="000B7372">
        <w:t xml:space="preserve">simultaneous </w:t>
      </w:r>
      <w:r w:rsidR="0023375E">
        <w:t>competition from two species.</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The predict</w:t>
      </w:r>
      <w:r w:rsidR="00416AC9">
        <w:t xml:space="preserve">ed per capita seed production assumes species’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2F488E37">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2E11B9E3" w:rsidR="00AD2064" w:rsidRDefault="00AD2064" w:rsidP="00AD2064">
      <w:pPr>
        <w:pStyle w:val="Caption"/>
      </w:pPr>
      <w:bookmarkStart w:id="83" w:name="_Ref524702022"/>
      <w:r>
        <w:t xml:space="preserve">Figure </w:t>
      </w:r>
      <w:r>
        <w:rPr>
          <w:noProof/>
        </w:rPr>
        <w:fldChar w:fldCharType="begin"/>
      </w:r>
      <w:r>
        <w:rPr>
          <w:noProof/>
        </w:rPr>
        <w:instrText xml:space="preserve"> SEQ Figure \* ARABIC </w:instrText>
      </w:r>
      <w:r>
        <w:rPr>
          <w:noProof/>
        </w:rPr>
        <w:fldChar w:fldCharType="separate"/>
      </w:r>
      <w:r w:rsidR="00935C65">
        <w:rPr>
          <w:noProof/>
        </w:rPr>
        <w:t>5</w:t>
      </w:r>
      <w:r>
        <w:rPr>
          <w:noProof/>
        </w:rPr>
        <w:fldChar w:fldCharType="end"/>
      </w:r>
      <w:bookmarkEnd w:id="83"/>
      <w:r>
        <w:t xml:space="preserve">. </w:t>
      </w:r>
      <w:r w:rsidR="008F7479">
        <w:t>Deviation from 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 xml:space="preserve">is shown as the increase in root mean squared error of the </w:t>
      </w:r>
      <w:r w:rsidR="00A8558C">
        <w:t xml:space="preserve">second </w:t>
      </w:r>
      <w:r w:rsidR="00BE496F">
        <w:t>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lastRenderedPageBreak/>
        <w:drawing>
          <wp:inline distT="0" distB="0" distL="0" distR="0" wp14:anchorId="6767C03A" wp14:editId="60BB9C83">
            <wp:extent cx="5486398" cy="313508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398" cy="3135084"/>
                    </a:xfrm>
                    <a:prstGeom prst="rect">
                      <a:avLst/>
                    </a:prstGeom>
                  </pic:spPr>
                </pic:pic>
              </a:graphicData>
            </a:graphic>
          </wp:inline>
        </w:drawing>
      </w:r>
    </w:p>
    <w:p w14:paraId="6D5FEF62" w14:textId="3134E5C3" w:rsidR="00C57AA2" w:rsidRDefault="000E4052" w:rsidP="0012796D">
      <w:pPr>
        <w:pStyle w:val="Caption"/>
      </w:pPr>
      <w:bookmarkStart w:id="84" w:name="_Ref527030555"/>
      <w:r>
        <w:t xml:space="preserve">Figure </w:t>
      </w:r>
      <w:r>
        <w:rPr>
          <w:b w:val="0"/>
          <w:bCs w:val="0"/>
          <w:noProof/>
        </w:rPr>
        <w:fldChar w:fldCharType="begin"/>
      </w:r>
      <w:r>
        <w:rPr>
          <w:noProof/>
        </w:rPr>
        <w:instrText xml:space="preserve"> SEQ Figure \* ARABIC </w:instrText>
      </w:r>
      <w:r>
        <w:rPr>
          <w:b w:val="0"/>
          <w:bCs w:val="0"/>
          <w:noProof/>
        </w:rPr>
        <w:fldChar w:fldCharType="separate"/>
      </w:r>
      <w:r w:rsidR="00935C65">
        <w:rPr>
          <w:noProof/>
        </w:rPr>
        <w:t>6</w:t>
      </w:r>
      <w:r>
        <w:rPr>
          <w:b w:val="0"/>
          <w:bCs w:val="0"/>
          <w:noProof/>
        </w:rPr>
        <w:fldChar w:fldCharType="end"/>
      </w:r>
      <w:bookmarkEnd w:id="84"/>
      <w:r>
        <w:t xml:space="preserve">. Mechanistic explanation for higher-order interactions.  A) The resource uptake rates of the mid and late season species over the course of </w:t>
      </w:r>
      <w:r w:rsidR="00BE496F">
        <w:t xml:space="preserve">a </w:t>
      </w:r>
      <w:r>
        <w:t xml:space="preserve">growing season, with and without the early species. </w:t>
      </w:r>
      <w:del w:id="85" w:author="Andy Kleinhesselink" w:date="2018-12-08T22:23:00Z">
        <w:r w:rsidR="00DE701D" w:rsidDel="00C06737">
          <w:delText>Gray v</w:delText>
        </w:r>
      </w:del>
      <w:ins w:id="86" w:author="Andy Kleinhesselink" w:date="2018-12-08T22:23:00Z">
        <w:r w:rsidR="00C06737">
          <w:t>V</w:t>
        </w:r>
      </w:ins>
      <w:r w:rsidR="00DE701D">
        <w:t>ertical lines show the da</w:t>
      </w:r>
      <w:r w:rsidR="001643DC">
        <w:t>y</w:t>
      </w:r>
      <w:r w:rsidR="00DE701D">
        <w:t xml:space="preserve"> </w:t>
      </w:r>
      <w:r w:rsidR="00350B62">
        <w:t>at which the mid-season species</w:t>
      </w:r>
      <w:r w:rsidR="00DE701D">
        <w:t xml:space="preserve"> </w:t>
      </w:r>
      <w:r w:rsidR="00350B62">
        <w:t xml:space="preserve">stops growing </w:t>
      </w:r>
      <w:r w:rsidR="00DE701D">
        <w:t xml:space="preserve">with and without the early species. </w:t>
      </w:r>
      <w:r w:rsidR="007427A4">
        <w:t>B</w:t>
      </w:r>
      <w:r>
        <w:t xml:space="preserve">) The </w:t>
      </w:r>
      <w:ins w:id="87" w:author="Andy Kleinhesselink" w:date="2018-12-08T22:23:00Z">
        <w:r w:rsidR="00C06737">
          <w:t>time-</w:t>
        </w:r>
      </w:ins>
      <w:r>
        <w:t>average</w:t>
      </w:r>
      <w:ins w:id="88" w:author="Andy Kleinhesselink" w:date="2018-12-08T22:23:00Z">
        <w:r w:rsidR="00C06737">
          <w:t>d</w:t>
        </w:r>
      </w:ins>
      <w:r>
        <w:t xml:space="preserve"> resource uptake rates of the mid and late season species </w:t>
      </w:r>
      <w:r w:rsidR="00350B62">
        <w:t xml:space="preserve">in the absence and presence of the </w:t>
      </w:r>
      <w:r w:rsidR="007427A4">
        <w:t xml:space="preserve">early season </w:t>
      </w:r>
      <w:r w:rsidR="00350B62">
        <w:t>species</w:t>
      </w:r>
      <w:r>
        <w:t xml:space="preserve">.   </w:t>
      </w:r>
      <w:r w:rsidR="009761CF">
        <w:br w:type="page"/>
      </w:r>
    </w:p>
    <w:p w14:paraId="3685EA02" w14:textId="362229A7" w:rsidR="007C14B2" w:rsidRDefault="00D42E14" w:rsidP="007C14B2">
      <w:pPr>
        <w:pStyle w:val="Heading"/>
      </w:pPr>
      <w:r>
        <w:lastRenderedPageBreak/>
        <w:t xml:space="preserve">Supporting Information – </w:t>
      </w:r>
      <w:r w:rsidR="00283D04">
        <w:t>Additional Tables</w:t>
      </w:r>
    </w:p>
    <w:p w14:paraId="47CCAD0A" w14:textId="17022218" w:rsidR="00283D04" w:rsidRDefault="00283D04" w:rsidP="002619E8">
      <w:pPr>
        <w:pStyle w:val="Caption"/>
        <w:keepNext/>
      </w:pPr>
      <w:r>
        <w:t xml:space="preserve">Table S </w:t>
      </w:r>
      <w:fldSimple w:instr=" SEQ Table_S \* ARABIC ">
        <w:r w:rsidR="00935C65">
          <w:rPr>
            <w:noProof/>
          </w:rPr>
          <w:t>1</w:t>
        </w:r>
      </w:fldSimple>
      <w:r>
        <w:t xml:space="preserve">  Table of parameter values used in the growth simulation experiment in the main text. </w:t>
      </w:r>
    </w:p>
    <w:tbl>
      <w:tblPr>
        <w:tblStyle w:val="TableGrid"/>
        <w:tblW w:w="8039" w:type="dxa"/>
        <w:tblCellMar>
          <w:left w:w="115" w:type="dxa"/>
          <w:right w:w="115" w:type="dxa"/>
        </w:tblCellMar>
        <w:tblLook w:val="04A0" w:firstRow="1" w:lastRow="0" w:firstColumn="1" w:lastColumn="0" w:noHBand="0" w:noVBand="1"/>
      </w:tblPr>
      <w:tblGrid>
        <w:gridCol w:w="1510"/>
        <w:gridCol w:w="1005"/>
        <w:gridCol w:w="5524"/>
      </w:tblGrid>
      <w:tr w:rsidR="00283D04" w:rsidRPr="00B60DD1" w14:paraId="53732A5F" w14:textId="77777777" w:rsidTr="000B20AC">
        <w:trPr>
          <w:trHeight w:val="354"/>
        </w:trPr>
        <w:tc>
          <w:tcPr>
            <w:tcW w:w="1510"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0B20AC">
        <w:trPr>
          <w:trHeight w:val="354"/>
        </w:trPr>
        <w:tc>
          <w:tcPr>
            <w:tcW w:w="1510"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double" w:sz="4" w:space="0" w:color="auto"/>
              <w:left w:val="nil"/>
              <w:bottom w:val="nil"/>
              <w:right w:val="nil"/>
            </w:tcBorders>
            <w:shd w:val="clear" w:color="auto" w:fill="auto"/>
            <w:vAlign w:val="center"/>
          </w:tcPr>
          <w:p w14:paraId="600B67F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Duration of growth simulation in days</w:t>
            </w:r>
          </w:p>
        </w:tc>
      </w:tr>
      <w:tr w:rsidR="0078682F" w:rsidRPr="00B60DD1" w14:paraId="5C7AC2B2" w14:textId="77777777" w:rsidTr="000B20AC">
        <w:trPr>
          <w:trHeight w:val="354"/>
        </w:trPr>
        <w:tc>
          <w:tcPr>
            <w:tcW w:w="1510"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203DA627"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Environmental resource supply rate </w:t>
            </w:r>
          </w:p>
        </w:tc>
      </w:tr>
      <w:tr w:rsidR="00283D04" w:rsidRPr="00B60DD1" w14:paraId="42E21C06" w14:textId="77777777" w:rsidTr="000B20AC">
        <w:trPr>
          <w:trHeight w:val="354"/>
        </w:trPr>
        <w:tc>
          <w:tcPr>
            <w:tcW w:w="1510"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nil"/>
              <w:left w:val="nil"/>
              <w:bottom w:val="nil"/>
              <w:right w:val="nil"/>
            </w:tcBorders>
            <w:shd w:val="clear" w:color="auto" w:fill="auto"/>
            <w:vAlign w:val="center"/>
          </w:tcPr>
          <w:p w14:paraId="1A4E24A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p>
        </w:tc>
      </w:tr>
      <w:tr w:rsidR="00283D04" w:rsidRPr="00B60DD1" w14:paraId="5B952205" w14:textId="77777777" w:rsidTr="000B20AC">
        <w:trPr>
          <w:trHeight w:val="354"/>
        </w:trPr>
        <w:tc>
          <w:tcPr>
            <w:tcW w:w="1510" w:type="dxa"/>
            <w:tcBorders>
              <w:top w:val="nil"/>
              <w:left w:val="nil"/>
              <w:bottom w:val="nil"/>
              <w:right w:val="nil"/>
            </w:tcBorders>
            <w:shd w:val="clear" w:color="auto" w:fill="auto"/>
            <w:vAlign w:val="center"/>
          </w:tcPr>
          <w:p w14:paraId="7759F2D6"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6446A">
              <w:rPr>
                <w:rFonts w:ascii="Calibri" w:eastAsia="Times New Roman" w:hAnsi="Calibri" w:cs="Times New Roman"/>
                <w:i/>
                <w:color w:val="000000"/>
                <w:szCs w:val="24"/>
                <w:vertAlign w:val="subscript"/>
                <w:rPrChange w:id="89" w:author="Andy Kleinhesselink" w:date="2018-12-08T16:49:00Z">
                  <w:rPr>
                    <w:rFonts w:ascii="Calibri" w:eastAsia="Times New Roman" w:hAnsi="Calibri" w:cs="Times New Roman"/>
                    <w:i/>
                    <w:color w:val="000000"/>
                    <w:szCs w:val="24"/>
                  </w:rPr>
                </w:rPrChange>
              </w:rPr>
              <w:t>1</w:t>
            </w:r>
          </w:p>
        </w:tc>
        <w:tc>
          <w:tcPr>
            <w:tcW w:w="1005" w:type="dxa"/>
            <w:tcBorders>
              <w:top w:val="nil"/>
              <w:left w:val="nil"/>
              <w:bottom w:val="nil"/>
              <w:right w:val="nil"/>
            </w:tcBorders>
            <w:shd w:val="clear" w:color="auto" w:fill="auto"/>
            <w:vAlign w:val="center"/>
          </w:tcPr>
          <w:p w14:paraId="50C5E1B8"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4.2</w:t>
            </w:r>
          </w:p>
        </w:tc>
        <w:tc>
          <w:tcPr>
            <w:tcW w:w="5524" w:type="dxa"/>
            <w:tcBorders>
              <w:top w:val="nil"/>
              <w:left w:val="nil"/>
              <w:bottom w:val="nil"/>
              <w:right w:val="nil"/>
            </w:tcBorders>
            <w:shd w:val="clear" w:color="auto" w:fill="auto"/>
            <w:vAlign w:val="center"/>
          </w:tcPr>
          <w:p w14:paraId="527131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maximum resource uptake rate</w:t>
            </w:r>
          </w:p>
        </w:tc>
      </w:tr>
      <w:tr w:rsidR="00283D04" w:rsidRPr="00B60DD1" w14:paraId="2A9EE6BB" w14:textId="77777777" w:rsidTr="000B20AC">
        <w:trPr>
          <w:trHeight w:val="354"/>
        </w:trPr>
        <w:tc>
          <w:tcPr>
            <w:tcW w:w="1510" w:type="dxa"/>
            <w:tcBorders>
              <w:top w:val="nil"/>
              <w:left w:val="nil"/>
              <w:bottom w:val="nil"/>
              <w:right w:val="nil"/>
            </w:tcBorders>
            <w:shd w:val="clear" w:color="auto" w:fill="auto"/>
            <w:vAlign w:val="center"/>
          </w:tcPr>
          <w:p w14:paraId="0346FA41"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6446A">
              <w:rPr>
                <w:rFonts w:ascii="Calibri" w:eastAsia="Times New Roman" w:hAnsi="Calibri" w:cs="Times New Roman"/>
                <w:i/>
                <w:color w:val="000000"/>
                <w:szCs w:val="24"/>
                <w:vertAlign w:val="subscript"/>
                <w:rPrChange w:id="90" w:author="Andy Kleinhesselink" w:date="2018-12-08T16:49:00Z">
                  <w:rPr>
                    <w:rFonts w:ascii="Calibri" w:eastAsia="Times New Roman" w:hAnsi="Calibri" w:cs="Times New Roman"/>
                    <w:i/>
                    <w:color w:val="000000"/>
                    <w:szCs w:val="24"/>
                  </w:rPr>
                </w:rPrChange>
              </w:rPr>
              <w:t>2</w:t>
            </w:r>
          </w:p>
        </w:tc>
        <w:tc>
          <w:tcPr>
            <w:tcW w:w="1005" w:type="dxa"/>
            <w:tcBorders>
              <w:top w:val="nil"/>
              <w:left w:val="nil"/>
              <w:bottom w:val="nil"/>
              <w:right w:val="nil"/>
            </w:tcBorders>
            <w:shd w:val="clear" w:color="auto" w:fill="auto"/>
            <w:vAlign w:val="center"/>
          </w:tcPr>
          <w:p w14:paraId="54FB3A5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2.6</w:t>
            </w:r>
          </w:p>
        </w:tc>
        <w:tc>
          <w:tcPr>
            <w:tcW w:w="5524" w:type="dxa"/>
            <w:tcBorders>
              <w:top w:val="nil"/>
              <w:left w:val="nil"/>
              <w:bottom w:val="nil"/>
              <w:right w:val="nil"/>
            </w:tcBorders>
            <w:shd w:val="clear" w:color="auto" w:fill="auto"/>
            <w:vAlign w:val="center"/>
          </w:tcPr>
          <w:p w14:paraId="44F94A29"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maximum resource uptake rate</w:t>
            </w:r>
          </w:p>
        </w:tc>
      </w:tr>
      <w:tr w:rsidR="00283D04" w:rsidRPr="00B60DD1" w14:paraId="0038B9B5" w14:textId="77777777" w:rsidTr="000B20AC">
        <w:trPr>
          <w:trHeight w:val="354"/>
        </w:trPr>
        <w:tc>
          <w:tcPr>
            <w:tcW w:w="1510" w:type="dxa"/>
            <w:tcBorders>
              <w:top w:val="nil"/>
              <w:left w:val="nil"/>
              <w:bottom w:val="nil"/>
              <w:right w:val="nil"/>
            </w:tcBorders>
            <w:shd w:val="clear" w:color="auto" w:fill="auto"/>
            <w:vAlign w:val="center"/>
          </w:tcPr>
          <w:p w14:paraId="2D0653A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6446A">
              <w:rPr>
                <w:rFonts w:ascii="Calibri" w:eastAsia="Times New Roman" w:hAnsi="Calibri" w:cs="Times New Roman"/>
                <w:i/>
                <w:color w:val="000000"/>
                <w:szCs w:val="24"/>
                <w:vertAlign w:val="subscript"/>
                <w:rPrChange w:id="91" w:author="Andy Kleinhesselink" w:date="2018-12-08T16:49:00Z">
                  <w:rPr>
                    <w:rFonts w:ascii="Calibri" w:eastAsia="Times New Roman" w:hAnsi="Calibri" w:cs="Times New Roman"/>
                    <w:i/>
                    <w:color w:val="000000"/>
                    <w:szCs w:val="24"/>
                  </w:rPr>
                </w:rPrChange>
              </w:rPr>
              <w:t>3</w:t>
            </w:r>
          </w:p>
        </w:tc>
        <w:tc>
          <w:tcPr>
            <w:tcW w:w="1005" w:type="dxa"/>
            <w:tcBorders>
              <w:top w:val="nil"/>
              <w:left w:val="nil"/>
              <w:bottom w:val="nil"/>
              <w:right w:val="nil"/>
            </w:tcBorders>
            <w:shd w:val="clear" w:color="auto" w:fill="auto"/>
            <w:vAlign w:val="center"/>
          </w:tcPr>
          <w:p w14:paraId="66C2E3B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2.1</w:t>
            </w:r>
          </w:p>
        </w:tc>
        <w:tc>
          <w:tcPr>
            <w:tcW w:w="5524" w:type="dxa"/>
            <w:tcBorders>
              <w:top w:val="nil"/>
              <w:left w:val="nil"/>
              <w:bottom w:val="nil"/>
              <w:right w:val="nil"/>
            </w:tcBorders>
            <w:shd w:val="clear" w:color="auto" w:fill="auto"/>
            <w:vAlign w:val="center"/>
          </w:tcPr>
          <w:p w14:paraId="5DA78F7E"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maximum resource uptake rate</w:t>
            </w:r>
          </w:p>
        </w:tc>
      </w:tr>
      <w:tr w:rsidR="00283D04" w:rsidRPr="00B60DD1" w14:paraId="4E2071A7" w14:textId="77777777" w:rsidTr="000B20AC">
        <w:trPr>
          <w:trHeight w:val="354"/>
        </w:trPr>
        <w:tc>
          <w:tcPr>
            <w:tcW w:w="1510" w:type="dxa"/>
            <w:tcBorders>
              <w:top w:val="nil"/>
              <w:left w:val="nil"/>
              <w:bottom w:val="nil"/>
              <w:right w:val="nil"/>
            </w:tcBorders>
            <w:shd w:val="clear" w:color="auto" w:fill="auto"/>
            <w:vAlign w:val="center"/>
          </w:tcPr>
          <w:p w14:paraId="1B38FB92"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6446A">
              <w:rPr>
                <w:rFonts w:ascii="Calibri" w:eastAsia="Times New Roman" w:hAnsi="Calibri" w:cs="Times New Roman"/>
                <w:i/>
                <w:color w:val="000000"/>
                <w:szCs w:val="24"/>
                <w:vertAlign w:val="subscript"/>
                <w:rPrChange w:id="92" w:author="Andy Kleinhesselink" w:date="2018-12-08T16:49:00Z">
                  <w:rPr>
                    <w:rFonts w:ascii="Calibri" w:eastAsia="Times New Roman" w:hAnsi="Calibri" w:cs="Times New Roman"/>
                    <w:i/>
                    <w:color w:val="000000"/>
                    <w:szCs w:val="24"/>
                  </w:rPr>
                </w:rPrChange>
              </w:rPr>
              <w:t>1</w:t>
            </w:r>
          </w:p>
        </w:tc>
        <w:tc>
          <w:tcPr>
            <w:tcW w:w="1005" w:type="dxa"/>
            <w:tcBorders>
              <w:top w:val="nil"/>
              <w:left w:val="nil"/>
              <w:bottom w:val="nil"/>
              <w:right w:val="nil"/>
            </w:tcBorders>
            <w:shd w:val="clear" w:color="auto" w:fill="auto"/>
            <w:vAlign w:val="center"/>
          </w:tcPr>
          <w:p w14:paraId="7417C6F6"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150</w:t>
            </w:r>
          </w:p>
        </w:tc>
        <w:tc>
          <w:tcPr>
            <w:tcW w:w="5524" w:type="dxa"/>
            <w:tcBorders>
              <w:top w:val="nil"/>
              <w:left w:val="nil"/>
              <w:bottom w:val="nil"/>
              <w:right w:val="nil"/>
            </w:tcBorders>
            <w:shd w:val="clear" w:color="auto" w:fill="auto"/>
            <w:vAlign w:val="center"/>
          </w:tcPr>
          <w:p w14:paraId="4F38B910"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half-saturation constant</w:t>
            </w:r>
          </w:p>
        </w:tc>
      </w:tr>
      <w:tr w:rsidR="00283D04" w:rsidRPr="00B60DD1" w14:paraId="7F011546" w14:textId="77777777" w:rsidTr="000B20AC">
        <w:trPr>
          <w:trHeight w:val="354"/>
        </w:trPr>
        <w:tc>
          <w:tcPr>
            <w:tcW w:w="1510" w:type="dxa"/>
            <w:tcBorders>
              <w:top w:val="nil"/>
              <w:left w:val="nil"/>
              <w:bottom w:val="nil"/>
              <w:right w:val="nil"/>
            </w:tcBorders>
            <w:shd w:val="clear" w:color="auto" w:fill="auto"/>
            <w:vAlign w:val="center"/>
          </w:tcPr>
          <w:p w14:paraId="4DB50183"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6446A">
              <w:rPr>
                <w:rFonts w:ascii="Calibri" w:eastAsia="Times New Roman" w:hAnsi="Calibri" w:cs="Times New Roman"/>
                <w:i/>
                <w:color w:val="000000"/>
                <w:szCs w:val="24"/>
                <w:vertAlign w:val="subscript"/>
                <w:rPrChange w:id="93" w:author="Andy Kleinhesselink" w:date="2018-12-08T16:49:00Z">
                  <w:rPr>
                    <w:rFonts w:ascii="Calibri" w:eastAsia="Times New Roman" w:hAnsi="Calibri" w:cs="Times New Roman"/>
                    <w:i/>
                    <w:color w:val="000000"/>
                    <w:szCs w:val="24"/>
                  </w:rPr>
                </w:rPrChange>
              </w:rPr>
              <w:t>2</w:t>
            </w:r>
          </w:p>
        </w:tc>
        <w:tc>
          <w:tcPr>
            <w:tcW w:w="1005" w:type="dxa"/>
            <w:tcBorders>
              <w:top w:val="nil"/>
              <w:left w:val="nil"/>
              <w:bottom w:val="nil"/>
              <w:right w:val="nil"/>
            </w:tcBorders>
            <w:shd w:val="clear" w:color="auto" w:fill="auto"/>
            <w:vAlign w:val="center"/>
          </w:tcPr>
          <w:p w14:paraId="3407E35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30</w:t>
            </w:r>
          </w:p>
        </w:tc>
        <w:tc>
          <w:tcPr>
            <w:tcW w:w="5524" w:type="dxa"/>
            <w:tcBorders>
              <w:top w:val="nil"/>
              <w:left w:val="nil"/>
              <w:bottom w:val="nil"/>
              <w:right w:val="nil"/>
            </w:tcBorders>
            <w:shd w:val="clear" w:color="auto" w:fill="auto"/>
            <w:vAlign w:val="center"/>
          </w:tcPr>
          <w:p w14:paraId="2DAA72C1"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half-saturation constant</w:t>
            </w:r>
          </w:p>
        </w:tc>
      </w:tr>
      <w:tr w:rsidR="00283D04" w:rsidRPr="00B60DD1" w14:paraId="47F8F552" w14:textId="77777777" w:rsidTr="000B20AC">
        <w:trPr>
          <w:trHeight w:val="354"/>
        </w:trPr>
        <w:tc>
          <w:tcPr>
            <w:tcW w:w="1510" w:type="dxa"/>
            <w:tcBorders>
              <w:top w:val="nil"/>
              <w:left w:val="nil"/>
              <w:bottom w:val="nil"/>
              <w:right w:val="nil"/>
            </w:tcBorders>
            <w:shd w:val="clear" w:color="auto" w:fill="auto"/>
            <w:vAlign w:val="center"/>
          </w:tcPr>
          <w:p w14:paraId="679A235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6446A">
              <w:rPr>
                <w:rFonts w:ascii="Calibri" w:eastAsia="Times New Roman" w:hAnsi="Calibri" w:cs="Times New Roman"/>
                <w:i/>
                <w:color w:val="000000"/>
                <w:szCs w:val="24"/>
                <w:vertAlign w:val="subscript"/>
                <w:rPrChange w:id="94" w:author="Andy Kleinhesselink" w:date="2018-12-08T16:49:00Z">
                  <w:rPr>
                    <w:rFonts w:ascii="Calibri" w:eastAsia="Times New Roman" w:hAnsi="Calibri" w:cs="Times New Roman"/>
                    <w:i/>
                    <w:color w:val="000000"/>
                    <w:szCs w:val="24"/>
                  </w:rPr>
                </w:rPrChange>
              </w:rPr>
              <w:t>3</w:t>
            </w:r>
          </w:p>
        </w:tc>
        <w:tc>
          <w:tcPr>
            <w:tcW w:w="1005" w:type="dxa"/>
            <w:tcBorders>
              <w:top w:val="nil"/>
              <w:left w:val="nil"/>
              <w:bottom w:val="nil"/>
              <w:right w:val="nil"/>
            </w:tcBorders>
            <w:shd w:val="clear" w:color="auto" w:fill="auto"/>
            <w:vAlign w:val="center"/>
          </w:tcPr>
          <w:p w14:paraId="1F4B168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0.5</w:t>
            </w:r>
          </w:p>
        </w:tc>
        <w:tc>
          <w:tcPr>
            <w:tcW w:w="5524" w:type="dxa"/>
            <w:tcBorders>
              <w:top w:val="nil"/>
              <w:left w:val="nil"/>
              <w:bottom w:val="nil"/>
              <w:right w:val="nil"/>
            </w:tcBorders>
            <w:shd w:val="clear" w:color="auto" w:fill="auto"/>
            <w:vAlign w:val="center"/>
          </w:tcPr>
          <w:p w14:paraId="1EAC02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half-saturation constant</w:t>
            </w:r>
          </w:p>
        </w:tc>
      </w:tr>
      <w:tr w:rsidR="00283D04" w:rsidRPr="00B60DD1" w14:paraId="1B0DBD29" w14:textId="77777777" w:rsidTr="000B20AC">
        <w:trPr>
          <w:trHeight w:val="354"/>
        </w:trPr>
        <w:tc>
          <w:tcPr>
            <w:tcW w:w="1510" w:type="dxa"/>
            <w:tcBorders>
              <w:top w:val="nil"/>
              <w:left w:val="nil"/>
              <w:bottom w:val="nil"/>
              <w:right w:val="nil"/>
            </w:tcBorders>
            <w:shd w:val="clear" w:color="auto" w:fill="auto"/>
            <w:vAlign w:val="center"/>
          </w:tcPr>
          <w:p w14:paraId="34E81F9C"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m</w:t>
            </w:r>
          </w:p>
        </w:tc>
        <w:tc>
          <w:tcPr>
            <w:tcW w:w="1005" w:type="dxa"/>
            <w:tcBorders>
              <w:top w:val="nil"/>
              <w:left w:val="nil"/>
              <w:bottom w:val="nil"/>
              <w:right w:val="nil"/>
            </w:tcBorders>
            <w:shd w:val="clear" w:color="auto" w:fill="auto"/>
            <w:vAlign w:val="center"/>
          </w:tcPr>
          <w:p w14:paraId="48116ED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0.09</w:t>
            </w:r>
          </w:p>
        </w:tc>
        <w:tc>
          <w:tcPr>
            <w:tcW w:w="5524" w:type="dxa"/>
            <w:tcBorders>
              <w:top w:val="nil"/>
              <w:left w:val="nil"/>
              <w:bottom w:val="nil"/>
              <w:right w:val="nil"/>
            </w:tcBorders>
            <w:shd w:val="clear" w:color="auto" w:fill="auto"/>
            <w:vAlign w:val="center"/>
          </w:tcPr>
          <w:p w14:paraId="5FD5759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Respiration/Loss rate</w:t>
            </w:r>
          </w:p>
        </w:tc>
      </w:tr>
      <w:tr w:rsidR="00283D04" w:rsidRPr="00B60DD1" w14:paraId="48B17BA3" w14:textId="77777777" w:rsidTr="000B20AC">
        <w:trPr>
          <w:trHeight w:val="354"/>
        </w:trPr>
        <w:tc>
          <w:tcPr>
            <w:tcW w:w="1510"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0.07</w:t>
            </w:r>
          </w:p>
        </w:tc>
        <w:tc>
          <w:tcPr>
            <w:tcW w:w="5524" w:type="dxa"/>
            <w:tcBorders>
              <w:top w:val="nil"/>
              <w:left w:val="nil"/>
              <w:bottom w:val="nil"/>
              <w:right w:val="nil"/>
            </w:tcBorders>
            <w:shd w:val="clear" w:color="auto" w:fill="auto"/>
            <w:vAlign w:val="center"/>
          </w:tcPr>
          <w:p w14:paraId="117821B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p>
        </w:tc>
      </w:tr>
      <w:tr w:rsidR="00283D04" w:rsidRPr="00B60DD1" w14:paraId="75D13C44" w14:textId="77777777" w:rsidTr="000B20AC">
        <w:trPr>
          <w:trHeight w:val="354"/>
        </w:trPr>
        <w:tc>
          <w:tcPr>
            <w:tcW w:w="1510"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p>
        </w:tc>
      </w:tr>
      <w:tr w:rsidR="00283D04" w:rsidRPr="00B60DD1" w14:paraId="33AB598B" w14:textId="77777777" w:rsidTr="000B20AC">
        <w:trPr>
          <w:trHeight w:val="354"/>
        </w:trPr>
        <w:tc>
          <w:tcPr>
            <w:tcW w:w="1510"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829B9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Conversion rate of total biomass to seed mass</w:t>
            </w:r>
          </w:p>
        </w:tc>
      </w:tr>
    </w:tbl>
    <w:p w14:paraId="34D10C48" w14:textId="143D6BAA" w:rsidR="00283D04" w:rsidDel="00C06737" w:rsidRDefault="00283D04" w:rsidP="002619E8">
      <w:pPr>
        <w:pStyle w:val="Heading"/>
        <w:rPr>
          <w:del w:id="95" w:author="Andy Kleinhesselink" w:date="2018-12-08T22:22:00Z"/>
        </w:rPr>
      </w:pPr>
    </w:p>
    <w:p w14:paraId="38B767A2" w14:textId="619F3C16" w:rsidR="00D42E14" w:rsidRDefault="007C14B2" w:rsidP="00D42E14">
      <w:pPr>
        <w:pStyle w:val="Heading"/>
      </w:pPr>
      <w:r>
        <w:t>Supporting Information – Additional figures</w:t>
      </w:r>
      <w:r w:rsidR="00D42E14">
        <w:t xml:space="preserve"> </w:t>
      </w:r>
    </w:p>
    <w:p w14:paraId="0D57AB37" w14:textId="77777777" w:rsidR="00D42E14" w:rsidRDefault="00D42E14" w:rsidP="00D42E14">
      <w:pPr>
        <w:pStyle w:val="Heading"/>
      </w:pPr>
      <w:r>
        <w:rPr>
          <w:noProof/>
        </w:rPr>
        <w:drawing>
          <wp:inline distT="0" distB="0" distL="0" distR="0" wp14:anchorId="4BD4E41B" wp14:editId="395D84F8">
            <wp:extent cx="5486241"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241" cy="3134994"/>
                    </a:xfrm>
                    <a:prstGeom prst="rect">
                      <a:avLst/>
                    </a:prstGeom>
                  </pic:spPr>
                </pic:pic>
              </a:graphicData>
            </a:graphic>
          </wp:inline>
        </w:drawing>
      </w:r>
    </w:p>
    <w:p w14:paraId="0FA75C88" w14:textId="67EFAB01" w:rsidR="00D42E14" w:rsidDel="00C06737" w:rsidRDefault="00D42E14" w:rsidP="00D42E14">
      <w:pPr>
        <w:pStyle w:val="Caption"/>
        <w:rPr>
          <w:del w:id="96" w:author="Andy Kleinhesselink" w:date="2018-12-08T22:23:00Z"/>
        </w:rPr>
      </w:pPr>
      <w:bookmarkStart w:id="97"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935C65">
        <w:rPr>
          <w:noProof/>
        </w:rPr>
        <w:t>1</w:t>
      </w:r>
      <w:r w:rsidR="009462AD">
        <w:rPr>
          <w:noProof/>
        </w:rPr>
        <w:fldChar w:fldCharType="end"/>
      </w:r>
      <w:bookmarkEnd w:id="97"/>
      <w:r>
        <w:t xml:space="preserve"> Simulated per capita seed production of the A) early, B) middle and C) late season species in response to increasing inter-specific density on the x-axis. Points show the simulated response from the mechanistic model.  </w:t>
      </w:r>
      <w:r w:rsidR="007C14B2">
        <w:t xml:space="preserve">Solid lines </w:t>
      </w:r>
      <w:r>
        <w:t xml:space="preserve">show best fit from the </w:t>
      </w:r>
      <w:r w:rsidR="007C14B2">
        <w:t xml:space="preserve">standard </w:t>
      </w:r>
      <w:proofErr w:type="spellStart"/>
      <w:r>
        <w:t>Beverton</w:t>
      </w:r>
      <w:proofErr w:type="spellEnd"/>
      <w:r>
        <w:t>-Holt phenomenological model (</w:t>
      </w:r>
      <w:r w:rsidR="001525D6">
        <w:t>equation</w:t>
      </w:r>
      <w:r>
        <w:t xml:space="preserve"> </w:t>
      </w:r>
      <w:r w:rsidR="002B1DE1">
        <w:t>6</w:t>
      </w:r>
      <w:r>
        <w:t xml:space="preserve">) and </w:t>
      </w:r>
      <w:r w:rsidR="007C14B2">
        <w:t xml:space="preserve">the </w:t>
      </w:r>
      <w:r w:rsidR="00D33926">
        <w:t xml:space="preserve">dashed </w:t>
      </w:r>
      <w:r w:rsidR="007C14B2">
        <w:t xml:space="preserve">line shows the best fit from the </w:t>
      </w:r>
      <w:r>
        <w:t>modified model with varying exponents for each species’ effect (</w:t>
      </w:r>
      <w:r w:rsidR="001525D6">
        <w:t>equation</w:t>
      </w:r>
      <w:r>
        <w:t xml:space="preserve"> </w:t>
      </w:r>
      <w:r w:rsidR="006B2FC8">
        <w:t>7</w:t>
      </w:r>
      <w:r>
        <w:t xml:space="preserve">). </w:t>
      </w:r>
    </w:p>
    <w:p w14:paraId="07204437" w14:textId="77777777" w:rsidR="00D42E14" w:rsidRDefault="00D42E14" w:rsidP="00C06737">
      <w:pPr>
        <w:pStyle w:val="Caption"/>
        <w:pPrChange w:id="98" w:author="Andy Kleinhesselink" w:date="2018-12-08T22:23:00Z">
          <w:pPr>
            <w:spacing w:line="276" w:lineRule="auto"/>
            <w:ind w:firstLine="0"/>
            <w:jc w:val="both"/>
          </w:pPr>
        </w:pPrChange>
      </w:pPr>
      <w:r>
        <w:br w:type="page"/>
      </w:r>
    </w:p>
    <w:p w14:paraId="4315AA10" w14:textId="77777777" w:rsidR="00D42E14" w:rsidRDefault="00D42E14" w:rsidP="006B2FC8">
      <w:pPr>
        <w:pStyle w:val="Caption"/>
        <w:keepNext/>
      </w:pPr>
      <w:r>
        <w:rPr>
          <w:noProof/>
        </w:rPr>
        <w:lastRenderedPageBreak/>
        <w:drawing>
          <wp:inline distT="0" distB="0" distL="0" distR="0" wp14:anchorId="7EC973BB" wp14:editId="428C192F">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129F211" w14:textId="1A71EE3A" w:rsidR="00D42E14" w:rsidDel="00C06737" w:rsidRDefault="00D42E14" w:rsidP="00D42E14">
      <w:pPr>
        <w:pStyle w:val="Caption"/>
        <w:rPr>
          <w:del w:id="99" w:author="Andy Kleinhesselink" w:date="2018-12-08T22:22:00Z"/>
        </w:rPr>
      </w:pPr>
      <w:bookmarkStart w:id="100" w:name="_Ref530735503"/>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935C65">
        <w:rPr>
          <w:noProof/>
        </w:rPr>
        <w:t>2</w:t>
      </w:r>
      <w:r w:rsidR="009462AD">
        <w:rPr>
          <w:noProof/>
        </w:rPr>
        <w:fldChar w:fldCharType="end"/>
      </w:r>
      <w:bookmarkEnd w:id="100"/>
      <w:r>
        <w:t xml:space="preserve"> Deviation 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w:t>
      </w:r>
      <w:proofErr w:type="spellStart"/>
      <w:r>
        <w:t>Beverton</w:t>
      </w:r>
      <w:proofErr w:type="spellEnd"/>
      <w:r>
        <w:t xml:space="preserve">-Holt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069E696D" w14:textId="50114F22" w:rsidR="00D42E14" w:rsidDel="00C06737" w:rsidRDefault="00D42E14" w:rsidP="00D42E14">
      <w:pPr>
        <w:pStyle w:val="Caption"/>
        <w:rPr>
          <w:del w:id="101" w:author="Andy Kleinhesselink" w:date="2018-12-08T22:22:00Z"/>
        </w:rPr>
      </w:pPr>
      <w:del w:id="102" w:author="Andy Kleinhesselink" w:date="2018-12-08T22:22:00Z">
        <w:r w:rsidDel="00C06737">
          <w:delText xml:space="preserve"> </w:delText>
        </w:r>
      </w:del>
    </w:p>
    <w:p w14:paraId="3EBC0FF2" w14:textId="371BC622" w:rsidR="00D42E14" w:rsidRPr="00D42E14" w:rsidRDefault="00D42E14" w:rsidP="006B2FC8">
      <w:pPr>
        <w:pStyle w:val="Caption"/>
        <w:rPr>
          <w:rFonts w:eastAsia="Noto Sans CJK SC Regular" w:cs="FreeSans"/>
          <w:szCs w:val="28"/>
        </w:rPr>
      </w:pP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4B55284D"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935C65">
        <w:t xml:space="preserve">Figure </w:t>
      </w:r>
      <w:r w:rsidR="00935C65">
        <w:rPr>
          <w:noProof/>
        </w:rPr>
        <w:t>2</w:t>
      </w:r>
      <w:r>
        <w:fldChar w:fldCharType="end"/>
      </w:r>
      <w:r>
        <w:t xml:space="preserve"> b).  In this first scenario there is </w:t>
      </w:r>
      <w:r w:rsidR="0025446F">
        <w:t xml:space="preserve">very little </w:t>
      </w:r>
      <w:r>
        <w:t>difference between species in their resource uptake curve</w:t>
      </w:r>
      <w:r w:rsidR="001643DC">
        <w:t>s</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7F5F52CF" w:rsidR="00527F85" w:rsidRDefault="00527F85" w:rsidP="008D04AB">
      <w:pPr>
        <w:pStyle w:val="Caption"/>
        <w:keepNext/>
      </w:pPr>
      <w:commentRangeStart w:id="103"/>
      <w:commentRangeStart w:id="104"/>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935C65">
        <w:rPr>
          <w:noProof/>
        </w:rPr>
        <w:t>1</w:t>
      </w:r>
      <w:r w:rsidR="009462AD">
        <w:rPr>
          <w:noProof/>
        </w:rPr>
        <w:fldChar w:fldCharType="end"/>
      </w:r>
      <w:r>
        <w:t xml:space="preserve">.  </w:t>
      </w:r>
      <w:commentRangeEnd w:id="103"/>
      <w:r w:rsidR="00C57A43">
        <w:rPr>
          <w:rStyle w:val="CommentReference"/>
          <w:rFonts w:cstheme="minorBidi"/>
          <w:b w:val="0"/>
          <w:bCs w:val="0"/>
        </w:rPr>
        <w:commentReference w:id="103"/>
      </w:r>
      <w:commentRangeEnd w:id="104"/>
      <w:r w:rsidR="007C14B2">
        <w:rPr>
          <w:rStyle w:val="CommentReference"/>
          <w:rFonts w:cstheme="minorBidi"/>
          <w:b w:val="0"/>
          <w:bCs w:val="0"/>
        </w:rPr>
        <w:commentReference w:id="104"/>
      </w:r>
      <w:r>
        <w:t xml:space="preserve">Parameter values for five simulations with gradually increasing strength of the trade-off between the early season and late season species resource uptake curves.  </w:t>
      </w:r>
    </w:p>
    <w:tbl>
      <w:tblPr>
        <w:tblW w:w="7283" w:type="dxa"/>
        <w:tblLook w:val="04A0" w:firstRow="1" w:lastRow="0" w:firstColumn="1" w:lastColumn="0" w:noHBand="0" w:noVBand="1"/>
      </w:tblPr>
      <w:tblGrid>
        <w:gridCol w:w="1300"/>
        <w:gridCol w:w="1300"/>
        <w:gridCol w:w="1176"/>
        <w:gridCol w:w="1710"/>
        <w:gridCol w:w="1797"/>
      </w:tblGrid>
      <w:tr w:rsidR="006E2F3C" w:rsidRPr="0025446F" w14:paraId="612D0B12" w14:textId="77777777" w:rsidTr="00F109A0">
        <w:trPr>
          <w:trHeight w:val="320"/>
        </w:trPr>
        <w:tc>
          <w:tcPr>
            <w:tcW w:w="1300" w:type="dxa"/>
            <w:tcBorders>
              <w:top w:val="nil"/>
              <w:left w:val="nil"/>
              <w:bottom w:val="double" w:sz="4" w:space="0" w:color="auto"/>
              <w:right w:val="nil"/>
            </w:tcBorders>
            <w:vAlign w:val="center"/>
          </w:tcPr>
          <w:p w14:paraId="22471CE8" w14:textId="0588A87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Tradeoff</w:t>
            </w:r>
          </w:p>
        </w:tc>
        <w:tc>
          <w:tcPr>
            <w:tcW w:w="1300" w:type="dxa"/>
            <w:tcBorders>
              <w:top w:val="nil"/>
              <w:left w:val="nil"/>
              <w:bottom w:val="double" w:sz="4" w:space="0" w:color="auto"/>
              <w:right w:val="nil"/>
            </w:tcBorders>
            <w:shd w:val="clear" w:color="auto" w:fill="auto"/>
            <w:noWrap/>
            <w:vAlign w:val="center"/>
            <w:hideMark/>
          </w:tcPr>
          <w:p w14:paraId="4218EA8F" w14:textId="0006DC8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610006F8"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6E2F3C" w:rsidRPr="0025446F" w14:paraId="3CF5A142" w14:textId="77777777" w:rsidTr="00F109A0">
        <w:trPr>
          <w:trHeight w:val="320"/>
        </w:trPr>
        <w:tc>
          <w:tcPr>
            <w:tcW w:w="1300" w:type="dxa"/>
            <w:tcBorders>
              <w:top w:val="double" w:sz="4" w:space="0" w:color="auto"/>
              <w:left w:val="nil"/>
              <w:right w:val="nil"/>
            </w:tcBorders>
          </w:tcPr>
          <w:p w14:paraId="58B7D910"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double" w:sz="4" w:space="0" w:color="auto"/>
              <w:left w:val="nil"/>
              <w:right w:val="nil"/>
            </w:tcBorders>
            <w:shd w:val="clear" w:color="auto" w:fill="auto"/>
            <w:noWrap/>
            <w:vAlign w:val="center"/>
            <w:hideMark/>
          </w:tcPr>
          <w:p w14:paraId="180E8C94" w14:textId="1D2CBF6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117CA14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6E2F3C" w:rsidRPr="0025446F" w14:paraId="31BFBF55" w14:textId="77777777" w:rsidTr="006E2F3C">
        <w:trPr>
          <w:trHeight w:val="320"/>
        </w:trPr>
        <w:tc>
          <w:tcPr>
            <w:tcW w:w="1300" w:type="dxa"/>
            <w:tcBorders>
              <w:left w:val="nil"/>
              <w:right w:val="nil"/>
            </w:tcBorders>
          </w:tcPr>
          <w:p w14:paraId="7FF0E14F" w14:textId="66B356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Weak</w:t>
            </w:r>
          </w:p>
        </w:tc>
        <w:tc>
          <w:tcPr>
            <w:tcW w:w="1300" w:type="dxa"/>
            <w:vMerge/>
            <w:tcBorders>
              <w:left w:val="nil"/>
              <w:right w:val="nil"/>
            </w:tcBorders>
            <w:shd w:val="clear" w:color="auto" w:fill="auto"/>
            <w:noWrap/>
            <w:vAlign w:val="center"/>
            <w:hideMark/>
          </w:tcPr>
          <w:p w14:paraId="36383486" w14:textId="200F245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4170639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731B0CCA" w14:textId="77777777" w:rsidTr="00F109A0">
        <w:trPr>
          <w:trHeight w:val="320"/>
        </w:trPr>
        <w:tc>
          <w:tcPr>
            <w:tcW w:w="1300" w:type="dxa"/>
            <w:tcBorders>
              <w:left w:val="nil"/>
              <w:right w:val="nil"/>
            </w:tcBorders>
            <w:vAlign w:val="center"/>
          </w:tcPr>
          <w:p w14:paraId="498D956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auto"/>
              <w:right w:val="nil"/>
            </w:tcBorders>
            <w:shd w:val="clear" w:color="auto" w:fill="auto"/>
            <w:noWrap/>
            <w:vAlign w:val="center"/>
            <w:hideMark/>
          </w:tcPr>
          <w:p w14:paraId="241BF05B" w14:textId="57008224"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58D632B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6E2F3C" w:rsidRPr="0025446F" w14:paraId="5834662F" w14:textId="77777777" w:rsidTr="00F109A0">
        <w:trPr>
          <w:trHeight w:val="320"/>
        </w:trPr>
        <w:tc>
          <w:tcPr>
            <w:tcW w:w="1300" w:type="dxa"/>
            <w:tcBorders>
              <w:left w:val="nil"/>
              <w:right w:val="nil"/>
            </w:tcBorders>
          </w:tcPr>
          <w:p w14:paraId="07082AD7" w14:textId="538063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auto"/>
              <w:left w:val="nil"/>
              <w:right w:val="nil"/>
            </w:tcBorders>
            <w:shd w:val="clear" w:color="auto" w:fill="auto"/>
            <w:noWrap/>
            <w:vAlign w:val="center"/>
            <w:hideMark/>
          </w:tcPr>
          <w:p w14:paraId="6FC6990A" w14:textId="57A8EFE6"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2629F4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6E2F3C" w:rsidRPr="0025446F" w14:paraId="13D31948" w14:textId="77777777" w:rsidTr="006E2F3C">
        <w:trPr>
          <w:trHeight w:val="320"/>
        </w:trPr>
        <w:tc>
          <w:tcPr>
            <w:tcW w:w="1300" w:type="dxa"/>
            <w:tcBorders>
              <w:left w:val="nil"/>
              <w:right w:val="nil"/>
            </w:tcBorders>
          </w:tcPr>
          <w:p w14:paraId="0A1A43C6"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6D41111B" w14:textId="5F603D3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558007B"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522B8B83" w14:textId="77777777" w:rsidTr="00F109A0">
        <w:trPr>
          <w:trHeight w:val="320"/>
        </w:trPr>
        <w:tc>
          <w:tcPr>
            <w:tcW w:w="1300" w:type="dxa"/>
            <w:tcBorders>
              <w:left w:val="nil"/>
              <w:right w:val="nil"/>
            </w:tcBorders>
          </w:tcPr>
          <w:p w14:paraId="15C701E4" w14:textId="404525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247D9CE6" w14:textId="2CA6CB03"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1811A2A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6E2F3C" w:rsidRPr="0025446F" w14:paraId="587E3113" w14:textId="77777777" w:rsidTr="00F109A0">
        <w:trPr>
          <w:trHeight w:val="320"/>
        </w:trPr>
        <w:tc>
          <w:tcPr>
            <w:tcW w:w="1300" w:type="dxa"/>
            <w:tcBorders>
              <w:left w:val="nil"/>
              <w:right w:val="nil"/>
            </w:tcBorders>
          </w:tcPr>
          <w:p w14:paraId="36A23365" w14:textId="7F83FA6F" w:rsidR="006E2F3C" w:rsidRPr="0025446F" w:rsidRDefault="00356FAF"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8A1FFFA" wp14:editId="2EDC8880">
                      <wp:simplePos x="0" y="0"/>
                      <wp:positionH relativeFrom="column">
                        <wp:posOffset>235585</wp:posOffset>
                      </wp:positionH>
                      <wp:positionV relativeFrom="paragraph">
                        <wp:posOffset>-624840</wp:posOffset>
                      </wp:positionV>
                      <wp:extent cx="206375" cy="1905000"/>
                      <wp:effectExtent l="50800" t="25400" r="60325" b="88900"/>
                      <wp:wrapNone/>
                      <wp:docPr id="10" name="Down Arrow 10"/>
                      <wp:cNvGraphicFramePr/>
                      <a:graphic xmlns:a="http://schemas.openxmlformats.org/drawingml/2006/main">
                        <a:graphicData uri="http://schemas.microsoft.com/office/word/2010/wordprocessingShape">
                          <wps:wsp>
                            <wps:cNvSpPr/>
                            <wps:spPr>
                              <a:xfrm>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type w14:anchorId="43F6E7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8.55pt;margin-top:-49.2pt;width:16.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" adj="20430" fillcolor="#d62828" strokecolor="#4579b8 [3044]">
                      <v:fill color2="#f7dede" rotate="t" angle="180" colors="0 #d62828;.5 #f0baba;1 #f7dede" focus="100%" type="gradient"/>
                      <v:shadow on="t" color="black" opacity="22937f" origin=",.5" offset="0,.63889mm"/>
                    </v:shape>
                  </w:pict>
                </mc:Fallback>
              </mc:AlternateContent>
            </w:r>
          </w:p>
        </w:tc>
        <w:tc>
          <w:tcPr>
            <w:tcW w:w="1300" w:type="dxa"/>
            <w:vMerge w:val="restart"/>
            <w:tcBorders>
              <w:top w:val="single" w:sz="4" w:space="0" w:color="000000"/>
              <w:left w:val="nil"/>
              <w:right w:val="nil"/>
            </w:tcBorders>
            <w:shd w:val="clear" w:color="auto" w:fill="auto"/>
            <w:noWrap/>
            <w:vAlign w:val="center"/>
            <w:hideMark/>
          </w:tcPr>
          <w:p w14:paraId="6B93F375" w14:textId="0EA04C7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4C7E3AC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6E2F3C" w:rsidRPr="0025446F" w14:paraId="57CA9ADB" w14:textId="77777777" w:rsidTr="006E2F3C">
        <w:trPr>
          <w:trHeight w:val="320"/>
        </w:trPr>
        <w:tc>
          <w:tcPr>
            <w:tcW w:w="1300" w:type="dxa"/>
            <w:tcBorders>
              <w:left w:val="nil"/>
              <w:right w:val="nil"/>
            </w:tcBorders>
          </w:tcPr>
          <w:p w14:paraId="4A31128F"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7C2D96BE" w14:textId="079A6C1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304A972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3493277B" w14:textId="77777777" w:rsidTr="00F109A0">
        <w:trPr>
          <w:trHeight w:val="320"/>
        </w:trPr>
        <w:tc>
          <w:tcPr>
            <w:tcW w:w="1300" w:type="dxa"/>
            <w:tcBorders>
              <w:left w:val="nil"/>
              <w:right w:val="nil"/>
            </w:tcBorders>
          </w:tcPr>
          <w:p w14:paraId="73BDFDCA"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12A3B647" w14:textId="57A1C2E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01856AD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6E2F3C" w:rsidRPr="0025446F" w14:paraId="7465ED50" w14:textId="77777777" w:rsidTr="00F109A0">
        <w:trPr>
          <w:trHeight w:val="320"/>
        </w:trPr>
        <w:tc>
          <w:tcPr>
            <w:tcW w:w="1300" w:type="dxa"/>
            <w:tcBorders>
              <w:left w:val="nil"/>
              <w:right w:val="nil"/>
            </w:tcBorders>
          </w:tcPr>
          <w:p w14:paraId="4967CC5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0C5E5960" w14:textId="5ABE163B"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49CECC9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6E2F3C" w:rsidRPr="0025446F" w14:paraId="5EBCDB63" w14:textId="77777777" w:rsidTr="006E2F3C">
        <w:trPr>
          <w:trHeight w:val="320"/>
        </w:trPr>
        <w:tc>
          <w:tcPr>
            <w:tcW w:w="1300" w:type="dxa"/>
            <w:tcBorders>
              <w:left w:val="nil"/>
              <w:right w:val="nil"/>
            </w:tcBorders>
          </w:tcPr>
          <w:p w14:paraId="4A965669"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054E19B7" w14:textId="2E172FE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2A41C3E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6CC365CB" w14:textId="77777777" w:rsidTr="00F109A0">
        <w:trPr>
          <w:trHeight w:val="320"/>
        </w:trPr>
        <w:tc>
          <w:tcPr>
            <w:tcW w:w="1300" w:type="dxa"/>
            <w:tcBorders>
              <w:left w:val="nil"/>
              <w:right w:val="nil"/>
            </w:tcBorders>
          </w:tcPr>
          <w:p w14:paraId="6D05FC0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0E395F07" w14:textId="047DE6A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248D26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6E2F3C" w:rsidRPr="0025446F" w14:paraId="3EA16791" w14:textId="77777777" w:rsidTr="00F109A0">
        <w:trPr>
          <w:trHeight w:val="320"/>
        </w:trPr>
        <w:tc>
          <w:tcPr>
            <w:tcW w:w="1300" w:type="dxa"/>
            <w:tcBorders>
              <w:left w:val="nil"/>
              <w:right w:val="nil"/>
            </w:tcBorders>
          </w:tcPr>
          <w:p w14:paraId="782D422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1F2509C5" w14:textId="19A20883"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549D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6E2F3C" w:rsidRPr="0025446F" w14:paraId="2ED8ABBB" w14:textId="77777777" w:rsidTr="00F109A0">
        <w:trPr>
          <w:trHeight w:val="320"/>
        </w:trPr>
        <w:tc>
          <w:tcPr>
            <w:tcW w:w="1300" w:type="dxa"/>
            <w:tcBorders>
              <w:left w:val="nil"/>
              <w:right w:val="nil"/>
            </w:tcBorders>
            <w:vAlign w:val="center"/>
          </w:tcPr>
          <w:p w14:paraId="46D22CF0" w14:textId="0909C5EA" w:rsidR="006E2F3C" w:rsidRPr="0025446F" w:rsidRDefault="006E2F3C" w:rsidP="00F109A0">
            <w:pPr>
              <w:spacing w:after="0" w:line="240" w:lineRule="auto"/>
              <w:ind w:firstLine="0"/>
              <w:jc w:val="center"/>
              <w:rPr>
                <w:rFonts w:ascii="Calibri" w:eastAsia="Times New Roman" w:hAnsi="Calibri" w:cs="Times New Roman"/>
                <w:color w:val="000000"/>
                <w:szCs w:val="24"/>
              </w:rPr>
            </w:pPr>
            <w:r>
              <w:rPr>
                <w:rFonts w:ascii="Calibri" w:hAnsi="Calibri"/>
                <w:color w:val="000000"/>
              </w:rPr>
              <w:t>Strong</w:t>
            </w:r>
          </w:p>
        </w:tc>
        <w:tc>
          <w:tcPr>
            <w:tcW w:w="1300" w:type="dxa"/>
            <w:vMerge/>
            <w:tcBorders>
              <w:left w:val="nil"/>
              <w:right w:val="nil"/>
            </w:tcBorders>
            <w:shd w:val="clear" w:color="auto" w:fill="auto"/>
            <w:noWrap/>
            <w:vAlign w:val="bottom"/>
            <w:hideMark/>
          </w:tcPr>
          <w:p w14:paraId="510EF912" w14:textId="7B4FFE0D"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18D46E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1FFCC73F" w14:textId="77777777" w:rsidTr="006E2F3C">
        <w:trPr>
          <w:trHeight w:val="320"/>
        </w:trPr>
        <w:tc>
          <w:tcPr>
            <w:tcW w:w="1300" w:type="dxa"/>
            <w:tcBorders>
              <w:left w:val="nil"/>
              <w:bottom w:val="single" w:sz="4" w:space="0" w:color="000000"/>
              <w:right w:val="nil"/>
            </w:tcBorders>
          </w:tcPr>
          <w:p w14:paraId="52BDE952" w14:textId="77777777"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bottom"/>
            <w:hideMark/>
          </w:tcPr>
          <w:p w14:paraId="4940F841" w14:textId="0812C28A"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0840562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071ED835" w14:textId="77777777" w:rsidR="0025446F" w:rsidRPr="00E36A05" w:rsidRDefault="0025446F" w:rsidP="00B83C2C">
      <w:pPr>
        <w:pStyle w:val="BodyText"/>
        <w:ind w:firstLine="0"/>
      </w:pPr>
    </w:p>
    <w:p w14:paraId="78C32139" w14:textId="520B6C3F" w:rsidR="006D7279" w:rsidRDefault="006D7279" w:rsidP="006D7279">
      <w:pPr>
        <w:pStyle w:val="BodyText"/>
        <w:ind w:firstLine="0"/>
      </w:pPr>
    </w:p>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705362B">
            <wp:extent cx="4321628" cy="40674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1628" cy="4067414"/>
                    </a:xfrm>
                    <a:prstGeom prst="rect">
                      <a:avLst/>
                    </a:prstGeom>
                  </pic:spPr>
                </pic:pic>
              </a:graphicData>
            </a:graphic>
          </wp:inline>
        </w:drawing>
      </w:r>
    </w:p>
    <w:p w14:paraId="211EFFFC" w14:textId="7E23CC4C"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935C65">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527F85">
        <w:t>deviations from additivity of two species competition</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footerReference w:type="default" r:id="rId20"/>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nathan Levine" w:date="2018-12-06T17:15:00Z" w:initials="JML">
    <w:p w14:paraId="6766DE99" w14:textId="615D0B4C" w:rsidR="0006446A" w:rsidRDefault="0006446A">
      <w:pPr>
        <w:pStyle w:val="CommentText"/>
      </w:pPr>
      <w:r>
        <w:rPr>
          <w:rStyle w:val="CommentReference"/>
        </w:rPr>
        <w:annotationRef/>
      </w:r>
      <w:r>
        <w:t xml:space="preserve">How about, “Mechanisms underlying higher order interactions: from quantitative definitions to ecological processes” or you could switch the words processes and </w:t>
      </w:r>
      <w:proofErr w:type="spellStart"/>
      <w:r>
        <w:t>mechansisms</w:t>
      </w:r>
      <w:proofErr w:type="spellEnd"/>
    </w:p>
  </w:comment>
  <w:comment w:id="19" w:author="Nathan Kraft" w:date="2018-11-13T09:58:00Z" w:initials="NK">
    <w:p w14:paraId="360B3466" w14:textId="022166FF" w:rsidR="0006446A" w:rsidRDefault="0006446A">
      <w:pPr>
        <w:pStyle w:val="CommentText"/>
      </w:pPr>
      <w:r>
        <w:rPr>
          <w:rStyle w:val="CommentReference"/>
        </w:rPr>
        <w:annotationRef/>
      </w:r>
      <w:r>
        <w:t xml:space="preserve">Eventually you’ll need to edit this to only have one set of parentheses here- likely in your citation manager. </w:t>
      </w:r>
    </w:p>
  </w:comment>
  <w:comment w:id="20" w:author="Nathan Kraft" w:date="2018-11-13T10:04:00Z" w:initials="NK">
    <w:p w14:paraId="1D456940" w14:textId="12F66B36" w:rsidR="0006446A" w:rsidRDefault="0006446A">
      <w:pPr>
        <w:pStyle w:val="CommentText"/>
      </w:pPr>
      <w:r>
        <w:rPr>
          <w:rStyle w:val="CommentReference"/>
        </w:rPr>
        <w:annotationRef/>
      </w:r>
      <w:r>
        <w:t>(()</w:t>
      </w:r>
    </w:p>
  </w:comment>
  <w:comment w:id="21" w:author="Jonathan Levine" w:date="2018-12-07T09:07:00Z" w:initials="JML">
    <w:p w14:paraId="77024C5B" w14:textId="7438921E" w:rsidR="0006446A" w:rsidRDefault="0006446A">
      <w:pPr>
        <w:pStyle w:val="CommentText"/>
      </w:pPr>
      <w:r>
        <w:rPr>
          <w:rStyle w:val="CommentReference"/>
        </w:rPr>
        <w:annotationRef/>
      </w:r>
      <w:r>
        <w:t xml:space="preserve">Is this true for all models?  I think so, but just wanted to make sure you thought about this. </w:t>
      </w:r>
    </w:p>
  </w:comment>
  <w:comment w:id="22" w:author="Andy Kleinhesselink" w:date="2018-12-07T12:27:00Z" w:initials="AK">
    <w:p w14:paraId="0B44BEA1" w14:textId="153DA3AF" w:rsidR="0006446A" w:rsidRDefault="0006446A">
      <w:pPr>
        <w:pStyle w:val="CommentText"/>
      </w:pPr>
      <w:r>
        <w:rPr>
          <w:rStyle w:val="CommentReference"/>
        </w:rPr>
        <w:annotationRef/>
      </w:r>
      <w:r>
        <w:t xml:space="preserve">I’m not sure… what world of models are we considering? </w:t>
      </w:r>
    </w:p>
  </w:comment>
  <w:comment w:id="26" w:author="Jonathan Levine" w:date="2018-12-07T09:49:00Z" w:initials="JML">
    <w:p w14:paraId="2D6D6BDA" w14:textId="274AB311" w:rsidR="0006446A" w:rsidRDefault="0006446A">
      <w:pPr>
        <w:pStyle w:val="CommentText"/>
      </w:pPr>
      <w:r>
        <w:rPr>
          <w:rStyle w:val="CommentReference"/>
        </w:rPr>
        <w:annotationRef/>
      </w:r>
      <w:r>
        <w:t xml:space="preserve">The relationship between discrete time changes in n and continuous time changes in B needs to be clarified.  Does max </w:t>
      </w:r>
      <w:proofErr w:type="spellStart"/>
      <w:r>
        <w:t>B_i</w:t>
      </w:r>
      <w:proofErr w:type="spellEnd"/>
      <w:r>
        <w:t xml:space="preserve"> depend on </w:t>
      </w:r>
      <w:proofErr w:type="spellStart"/>
      <w:r>
        <w:t>n_i,t</w:t>
      </w:r>
      <w:proofErr w:type="spellEnd"/>
      <w:r>
        <w:t xml:space="preserve">? Where is the function that relates biomass to </w:t>
      </w:r>
      <w:proofErr w:type="spellStart"/>
      <w:r>
        <w:t>n_i,t</w:t>
      </w:r>
      <w:proofErr w:type="spellEnd"/>
      <w:r>
        <w:t xml:space="preserve"> (rather than n_i,t+1)?  Those seeds that start the season must be converted to initial biomass units, but where is that explained?</w:t>
      </w:r>
    </w:p>
  </w:comment>
  <w:comment w:id="27" w:author="Andy Kleinhesselink" w:date="2018-12-07T13:49:00Z" w:initials="AK">
    <w:p w14:paraId="4D02F9D7" w14:textId="06AB50B3" w:rsidR="0006446A" w:rsidRDefault="0006446A">
      <w:pPr>
        <w:pStyle w:val="CommentText"/>
      </w:pPr>
      <w:r>
        <w:rPr>
          <w:rStyle w:val="CommentReference"/>
        </w:rPr>
        <w:annotationRef/>
      </w:r>
      <w:r>
        <w:t xml:space="preserve">I tried to clean this up in the paragraph above. </w:t>
      </w:r>
    </w:p>
  </w:comment>
  <w:comment w:id="31" w:author="Jonathan Levine" w:date="2018-12-07T12:24:00Z" w:initials="JML">
    <w:p w14:paraId="44A1E2C4" w14:textId="44CD3DDB" w:rsidR="0006446A" w:rsidRDefault="0006446A">
      <w:pPr>
        <w:pStyle w:val="CommentText"/>
      </w:pPr>
      <w:r>
        <w:rPr>
          <w:rStyle w:val="CommentReference"/>
        </w:rPr>
        <w:annotationRef/>
      </w:r>
      <w:r>
        <w:t xml:space="preserve">As it was written before it made it sound like our definition was flawed when really all that follows is a </w:t>
      </w:r>
      <w:proofErr w:type="spellStart"/>
      <w:r>
        <w:t>consquences</w:t>
      </w:r>
      <w:proofErr w:type="spellEnd"/>
      <w:r>
        <w:t xml:space="preserve"> of trying to separate interaction modification across species from within species individual to individual interaction modification.  What this example does show is that interaction modification between individuals within a species (non-linear relationships between competitor density and C) almost guarantee HOIs (between species), and I have tried to use your example to make that point.  The only peculiarity is that naming some individuals a different species makes an HOI when there would not be one if they were the named same species.  But that follows logically from our effort to only include between species interaction modification as the HOI.  And there is interaction modification in this example, it is just equivalent within versus between species (yet following our definition’s aims only is a HOI in the latter).</w:t>
      </w:r>
    </w:p>
  </w:comment>
  <w:comment w:id="52" w:author="Andy Kleinhesselink" w:date="2018-12-07T15:36:00Z" w:initials="AK">
    <w:p w14:paraId="5D9B0000" w14:textId="3E79B1A0" w:rsidR="0006446A" w:rsidRDefault="0006446A">
      <w:pPr>
        <w:pStyle w:val="CommentText"/>
      </w:pPr>
      <w:r>
        <w:rPr>
          <w:rStyle w:val="CommentReference"/>
        </w:rPr>
        <w:annotationRef/>
      </w:r>
      <w:r>
        <w:t>Fix axes labels</w:t>
      </w:r>
    </w:p>
  </w:comment>
  <w:comment w:id="64" w:author="Jonathan Levine" w:date="2018-12-07T11:35:00Z" w:initials="JML">
    <w:p w14:paraId="13EF2432" w14:textId="42284245" w:rsidR="0006446A" w:rsidRDefault="0006446A">
      <w:pPr>
        <w:pStyle w:val="CommentText"/>
      </w:pPr>
      <w:r>
        <w:rPr>
          <w:rStyle w:val="CommentReference"/>
        </w:rPr>
        <w:annotationRef/>
      </w:r>
      <w:r>
        <w:t xml:space="preserve">I would make the headings: A) Early focal, B) Mid Focal … to clarify who is the focal species.  </w:t>
      </w:r>
      <w:proofErr w:type="gramStart"/>
      <w:r>
        <w:t>Also</w:t>
      </w:r>
      <w:proofErr w:type="gramEnd"/>
      <w:r>
        <w:t xml:space="preserve"> I would delete the “Best Fit” and “Model 2” .  This is in the caption and does not say anything new.</w:t>
      </w:r>
    </w:p>
  </w:comment>
  <w:comment w:id="74" w:author="Jonathan Levine" w:date="2018-12-07T11:37:00Z" w:initials="JML">
    <w:p w14:paraId="447C3AA4" w14:textId="4905128C" w:rsidR="0006446A" w:rsidRDefault="0006446A">
      <w:pPr>
        <w:pStyle w:val="CommentText"/>
      </w:pPr>
      <w:r>
        <w:rPr>
          <w:rStyle w:val="CommentReference"/>
        </w:rPr>
        <w:annotationRef/>
      </w:r>
      <w:r>
        <w:t>Again, I would add the word “focal” to all the headings for a, b, and c.  I would replace the word “Species” in the x axis labels and in the legends with “Competitor” since that is what you call them in Fig. 3.  I would even call it “Mid Competitor Density” for example.  This will help with your point below.</w:t>
      </w:r>
    </w:p>
  </w:comment>
  <w:comment w:id="75" w:author="Andy Kleinhesselink" w:date="2018-11-23T11:17:00Z" w:initials="AK">
    <w:p w14:paraId="7AE0762F" w14:textId="4FCCB0EC" w:rsidR="0006446A" w:rsidRDefault="0006446A">
      <w:pPr>
        <w:pStyle w:val="CommentText"/>
      </w:pPr>
      <w:r>
        <w:rPr>
          <w:rStyle w:val="CommentReference"/>
        </w:rPr>
        <w:annotationRef/>
      </w:r>
      <w:r>
        <w:t xml:space="preserve">This is probably a difficult figure for the reader to understand quickly.  Each panel is a little different and the lines and symbols don’t mean quite the same thing they do in the previous figure.  </w:t>
      </w:r>
      <w:proofErr w:type="gramStart"/>
      <w:r>
        <w:t>However</w:t>
      </w:r>
      <w:proofErr w:type="gramEnd"/>
      <w:r>
        <w:t xml:space="preserve"> this is the most direct way to show the predicted and observed data and compare the predictions to the observed points.  Note sure how to improve it. </w:t>
      </w:r>
    </w:p>
  </w:comment>
  <w:comment w:id="103" w:author="Jonathan Levine" w:date="2018-12-07T10:55:00Z" w:initials="JML">
    <w:p w14:paraId="5BDE8426" w14:textId="5FC026AA" w:rsidR="0006446A" w:rsidRDefault="0006446A">
      <w:pPr>
        <w:pStyle w:val="CommentText"/>
      </w:pPr>
      <w:r>
        <w:rPr>
          <w:rStyle w:val="CommentReference"/>
        </w:rPr>
        <w:annotationRef/>
      </w:r>
      <w:r>
        <w:t>What about the c conversion term? And what about the weight of an individual (seed/plant) at the start of the season?</w:t>
      </w:r>
    </w:p>
  </w:comment>
  <w:comment w:id="104" w:author="Andy Kleinhesselink" w:date="2018-12-07T13:41:00Z" w:initials="AK">
    <w:p w14:paraId="649CF9AE" w14:textId="1480ED83" w:rsidR="0006446A" w:rsidRDefault="0006446A">
      <w:pPr>
        <w:pStyle w:val="CommentText"/>
      </w:pPr>
      <w:r>
        <w:rPr>
          <w:rStyle w:val="CommentReference"/>
        </w:rPr>
        <w:annotationRef/>
      </w:r>
      <w:r>
        <w:t xml:space="preserve">This is just for the varying trade-off simulation.  I can add a new table for all parameter values used in the main text.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66DE99" w15:done="0"/>
  <w15:commentEx w15:paraId="360B3466" w15:done="0"/>
  <w15:commentEx w15:paraId="1D456940" w15:done="0"/>
  <w15:commentEx w15:paraId="77024C5B" w15:done="0"/>
  <w15:commentEx w15:paraId="0B44BEA1" w15:paraIdParent="77024C5B" w15:done="0"/>
  <w15:commentEx w15:paraId="2D6D6BDA" w15:done="0"/>
  <w15:commentEx w15:paraId="4D02F9D7" w15:paraIdParent="2D6D6BDA" w15:done="0"/>
  <w15:commentEx w15:paraId="44A1E2C4" w15:done="0"/>
  <w15:commentEx w15:paraId="5D9B0000" w15:done="0"/>
  <w15:commentEx w15:paraId="13EF2432" w15:done="0"/>
  <w15:commentEx w15:paraId="447C3AA4" w15:done="0"/>
  <w15:commentEx w15:paraId="7AE0762F" w15:done="0"/>
  <w15:commentEx w15:paraId="5BDE8426" w15:done="0"/>
  <w15:commentEx w15:paraId="649CF9AE" w15:paraIdParent="5BDE84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66DE99" w16cid:durableId="1FB5FE29"/>
  <w16cid:commentId w16cid:paraId="360B3466" w16cid:durableId="1F951ECE"/>
  <w16cid:commentId w16cid:paraId="1D456940" w16cid:durableId="1F95201F"/>
  <w16cid:commentId w16cid:paraId="77024C5B" w16cid:durableId="1FB4DFB3"/>
  <w16cid:commentId w16cid:paraId="0B44BEA1" w16cid:durableId="1FB4E59D"/>
  <w16cid:commentId w16cid:paraId="2D6D6BDA" w16cid:durableId="1FB4DFB6"/>
  <w16cid:commentId w16cid:paraId="4D02F9D7" w16cid:durableId="1FB4F8D8"/>
  <w16cid:commentId w16cid:paraId="44A1E2C4" w16cid:durableId="1FB4DFB8"/>
  <w16cid:commentId w16cid:paraId="5D9B0000" w16cid:durableId="1FB511E3"/>
  <w16cid:commentId w16cid:paraId="13EF2432" w16cid:durableId="1FB4DFBE"/>
  <w16cid:commentId w16cid:paraId="447C3AA4" w16cid:durableId="1FB4DFC0"/>
  <w16cid:commentId w16cid:paraId="7AE0762F" w16cid:durableId="1FA2603A"/>
  <w16cid:commentId w16cid:paraId="5BDE8426" w16cid:durableId="1FB4DFC6"/>
  <w16cid:commentId w16cid:paraId="649CF9AE" w16cid:durableId="1FB4F7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46EA0" w14:textId="77777777" w:rsidR="00BD19CE" w:rsidRDefault="00BD19CE">
      <w:pPr>
        <w:spacing w:after="0"/>
      </w:pPr>
      <w:r>
        <w:separator/>
      </w:r>
    </w:p>
  </w:endnote>
  <w:endnote w:type="continuationSeparator" w:id="0">
    <w:p w14:paraId="03B002DE" w14:textId="77777777" w:rsidR="00BD19CE" w:rsidRDefault="00BD19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06446A" w:rsidRDefault="0006446A">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0FA10" w14:textId="77777777" w:rsidR="00BD19CE" w:rsidRDefault="00BD19CE">
      <w:pPr>
        <w:spacing w:after="0"/>
      </w:pPr>
      <w:r>
        <w:separator/>
      </w:r>
    </w:p>
  </w:footnote>
  <w:footnote w:type="continuationSeparator" w:id="0">
    <w:p w14:paraId="285BEC66" w14:textId="77777777" w:rsidR="00BD19CE" w:rsidRDefault="00BD19C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han Kraft">
    <w15:presenceInfo w15:providerId="Windows Live" w15:userId="b40faae2b5a01a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34F1"/>
    <w:rsid w:val="00003A19"/>
    <w:rsid w:val="00004AFB"/>
    <w:rsid w:val="00004C68"/>
    <w:rsid w:val="00006510"/>
    <w:rsid w:val="00007A0F"/>
    <w:rsid w:val="00014913"/>
    <w:rsid w:val="00017E5B"/>
    <w:rsid w:val="00020DDC"/>
    <w:rsid w:val="00021DB6"/>
    <w:rsid w:val="00022209"/>
    <w:rsid w:val="00024622"/>
    <w:rsid w:val="00025789"/>
    <w:rsid w:val="00026A4D"/>
    <w:rsid w:val="00030770"/>
    <w:rsid w:val="00031CB7"/>
    <w:rsid w:val="000324B7"/>
    <w:rsid w:val="0003256E"/>
    <w:rsid w:val="00033A04"/>
    <w:rsid w:val="00036314"/>
    <w:rsid w:val="00036F83"/>
    <w:rsid w:val="000407E9"/>
    <w:rsid w:val="000412FB"/>
    <w:rsid w:val="000423C1"/>
    <w:rsid w:val="00044E45"/>
    <w:rsid w:val="00045E08"/>
    <w:rsid w:val="00054720"/>
    <w:rsid w:val="00055C5B"/>
    <w:rsid w:val="00057742"/>
    <w:rsid w:val="00057A7A"/>
    <w:rsid w:val="000612C8"/>
    <w:rsid w:val="00062BEB"/>
    <w:rsid w:val="000633BD"/>
    <w:rsid w:val="000635CF"/>
    <w:rsid w:val="0006446A"/>
    <w:rsid w:val="0007109F"/>
    <w:rsid w:val="000725F8"/>
    <w:rsid w:val="00074156"/>
    <w:rsid w:val="00074C1D"/>
    <w:rsid w:val="000802AC"/>
    <w:rsid w:val="00080744"/>
    <w:rsid w:val="00092171"/>
    <w:rsid w:val="00094883"/>
    <w:rsid w:val="00094F7A"/>
    <w:rsid w:val="00097935"/>
    <w:rsid w:val="000A00C8"/>
    <w:rsid w:val="000A0B3E"/>
    <w:rsid w:val="000A1F7F"/>
    <w:rsid w:val="000A409C"/>
    <w:rsid w:val="000A46AB"/>
    <w:rsid w:val="000A621F"/>
    <w:rsid w:val="000A6BBF"/>
    <w:rsid w:val="000B11A8"/>
    <w:rsid w:val="000B20AC"/>
    <w:rsid w:val="000B2C35"/>
    <w:rsid w:val="000B358F"/>
    <w:rsid w:val="000B35DE"/>
    <w:rsid w:val="000B3C97"/>
    <w:rsid w:val="000B6CF7"/>
    <w:rsid w:val="000B7372"/>
    <w:rsid w:val="000B74AE"/>
    <w:rsid w:val="000C13DF"/>
    <w:rsid w:val="000C1C9C"/>
    <w:rsid w:val="000C3A80"/>
    <w:rsid w:val="000C6C09"/>
    <w:rsid w:val="000D1683"/>
    <w:rsid w:val="000D418D"/>
    <w:rsid w:val="000E2D60"/>
    <w:rsid w:val="000E4052"/>
    <w:rsid w:val="000E7EAC"/>
    <w:rsid w:val="000F09D9"/>
    <w:rsid w:val="000F4757"/>
    <w:rsid w:val="000F73D1"/>
    <w:rsid w:val="00100E32"/>
    <w:rsid w:val="00101A73"/>
    <w:rsid w:val="00104485"/>
    <w:rsid w:val="00104C42"/>
    <w:rsid w:val="00107C6B"/>
    <w:rsid w:val="00115C56"/>
    <w:rsid w:val="00123779"/>
    <w:rsid w:val="0012549B"/>
    <w:rsid w:val="00125A2C"/>
    <w:rsid w:val="001277DE"/>
    <w:rsid w:val="0012796D"/>
    <w:rsid w:val="00132B92"/>
    <w:rsid w:val="001346A4"/>
    <w:rsid w:val="0013521D"/>
    <w:rsid w:val="001356B1"/>
    <w:rsid w:val="00136E54"/>
    <w:rsid w:val="00140180"/>
    <w:rsid w:val="00141AE0"/>
    <w:rsid w:val="00142FC0"/>
    <w:rsid w:val="00145620"/>
    <w:rsid w:val="001461C8"/>
    <w:rsid w:val="00147BF8"/>
    <w:rsid w:val="00150BAB"/>
    <w:rsid w:val="001525D6"/>
    <w:rsid w:val="00154223"/>
    <w:rsid w:val="00154BF0"/>
    <w:rsid w:val="00155BFB"/>
    <w:rsid w:val="001572D7"/>
    <w:rsid w:val="00162291"/>
    <w:rsid w:val="00163557"/>
    <w:rsid w:val="001643DC"/>
    <w:rsid w:val="00165B91"/>
    <w:rsid w:val="00165CD7"/>
    <w:rsid w:val="00166EE9"/>
    <w:rsid w:val="00167504"/>
    <w:rsid w:val="00170DA9"/>
    <w:rsid w:val="00171A6B"/>
    <w:rsid w:val="00171AAC"/>
    <w:rsid w:val="00171E83"/>
    <w:rsid w:val="001724B0"/>
    <w:rsid w:val="00172674"/>
    <w:rsid w:val="00175B82"/>
    <w:rsid w:val="0017612D"/>
    <w:rsid w:val="00177105"/>
    <w:rsid w:val="00181318"/>
    <w:rsid w:val="001813E9"/>
    <w:rsid w:val="00183126"/>
    <w:rsid w:val="00185210"/>
    <w:rsid w:val="00185409"/>
    <w:rsid w:val="001858A4"/>
    <w:rsid w:val="00186428"/>
    <w:rsid w:val="00192A3D"/>
    <w:rsid w:val="00193660"/>
    <w:rsid w:val="00195151"/>
    <w:rsid w:val="001A1AFB"/>
    <w:rsid w:val="001A3B2C"/>
    <w:rsid w:val="001A68E9"/>
    <w:rsid w:val="001A6A75"/>
    <w:rsid w:val="001A7FAE"/>
    <w:rsid w:val="001B24A7"/>
    <w:rsid w:val="001B5599"/>
    <w:rsid w:val="001B5C21"/>
    <w:rsid w:val="001C1125"/>
    <w:rsid w:val="001C4C8E"/>
    <w:rsid w:val="001C63EF"/>
    <w:rsid w:val="001C76DC"/>
    <w:rsid w:val="001D0EAD"/>
    <w:rsid w:val="001D181A"/>
    <w:rsid w:val="001D29E2"/>
    <w:rsid w:val="001D2AEA"/>
    <w:rsid w:val="001D377E"/>
    <w:rsid w:val="001D3AB9"/>
    <w:rsid w:val="001E1A88"/>
    <w:rsid w:val="001E5AC6"/>
    <w:rsid w:val="001E65C5"/>
    <w:rsid w:val="001E683B"/>
    <w:rsid w:val="001E7750"/>
    <w:rsid w:val="001E7CE9"/>
    <w:rsid w:val="001E7E3D"/>
    <w:rsid w:val="001F342D"/>
    <w:rsid w:val="001F3D0E"/>
    <w:rsid w:val="001F66FC"/>
    <w:rsid w:val="001F7933"/>
    <w:rsid w:val="002008BF"/>
    <w:rsid w:val="00201805"/>
    <w:rsid w:val="00203F4A"/>
    <w:rsid w:val="002068F8"/>
    <w:rsid w:val="00206EC9"/>
    <w:rsid w:val="002070A9"/>
    <w:rsid w:val="0021457E"/>
    <w:rsid w:val="00221456"/>
    <w:rsid w:val="00222153"/>
    <w:rsid w:val="00222A68"/>
    <w:rsid w:val="0022450C"/>
    <w:rsid w:val="00225047"/>
    <w:rsid w:val="00227E4C"/>
    <w:rsid w:val="0023375E"/>
    <w:rsid w:val="00235288"/>
    <w:rsid w:val="00235A1D"/>
    <w:rsid w:val="00236F8E"/>
    <w:rsid w:val="00237247"/>
    <w:rsid w:val="00237B1A"/>
    <w:rsid w:val="00242093"/>
    <w:rsid w:val="002422AD"/>
    <w:rsid w:val="0024253F"/>
    <w:rsid w:val="00250DE2"/>
    <w:rsid w:val="00252518"/>
    <w:rsid w:val="0025446F"/>
    <w:rsid w:val="00255991"/>
    <w:rsid w:val="00256167"/>
    <w:rsid w:val="0026092E"/>
    <w:rsid w:val="002619E8"/>
    <w:rsid w:val="00264E89"/>
    <w:rsid w:val="00282E26"/>
    <w:rsid w:val="00283064"/>
    <w:rsid w:val="00283422"/>
    <w:rsid w:val="00283D04"/>
    <w:rsid w:val="00286192"/>
    <w:rsid w:val="00286557"/>
    <w:rsid w:val="002865CB"/>
    <w:rsid w:val="00286FFE"/>
    <w:rsid w:val="002916DB"/>
    <w:rsid w:val="00291AB6"/>
    <w:rsid w:val="002931CC"/>
    <w:rsid w:val="0029570D"/>
    <w:rsid w:val="002961A2"/>
    <w:rsid w:val="002A1B58"/>
    <w:rsid w:val="002A32D2"/>
    <w:rsid w:val="002A427A"/>
    <w:rsid w:val="002A42D8"/>
    <w:rsid w:val="002A58BE"/>
    <w:rsid w:val="002A7ABC"/>
    <w:rsid w:val="002B0D88"/>
    <w:rsid w:val="002B1DE1"/>
    <w:rsid w:val="002B617C"/>
    <w:rsid w:val="002B6912"/>
    <w:rsid w:val="002B7072"/>
    <w:rsid w:val="002C11CA"/>
    <w:rsid w:val="002C1318"/>
    <w:rsid w:val="002C1DF5"/>
    <w:rsid w:val="002C2C9C"/>
    <w:rsid w:val="002C5F28"/>
    <w:rsid w:val="002C7770"/>
    <w:rsid w:val="002D1422"/>
    <w:rsid w:val="002D29FF"/>
    <w:rsid w:val="002D2DE3"/>
    <w:rsid w:val="002D52ED"/>
    <w:rsid w:val="002D7549"/>
    <w:rsid w:val="002E165A"/>
    <w:rsid w:val="002E1A3F"/>
    <w:rsid w:val="002E2E0F"/>
    <w:rsid w:val="002E3A23"/>
    <w:rsid w:val="002E55C4"/>
    <w:rsid w:val="002E79D2"/>
    <w:rsid w:val="002F0710"/>
    <w:rsid w:val="002F1415"/>
    <w:rsid w:val="002F170D"/>
    <w:rsid w:val="002F1C5D"/>
    <w:rsid w:val="002F3CD7"/>
    <w:rsid w:val="002F4D0E"/>
    <w:rsid w:val="002F648D"/>
    <w:rsid w:val="002F6B01"/>
    <w:rsid w:val="002F762A"/>
    <w:rsid w:val="0030095D"/>
    <w:rsid w:val="003017BD"/>
    <w:rsid w:val="00302AFC"/>
    <w:rsid w:val="0030478D"/>
    <w:rsid w:val="003061EC"/>
    <w:rsid w:val="0031067C"/>
    <w:rsid w:val="00311108"/>
    <w:rsid w:val="003114BE"/>
    <w:rsid w:val="00317989"/>
    <w:rsid w:val="00320803"/>
    <w:rsid w:val="0032457D"/>
    <w:rsid w:val="0032539D"/>
    <w:rsid w:val="00327309"/>
    <w:rsid w:val="0032749A"/>
    <w:rsid w:val="00335CBC"/>
    <w:rsid w:val="00341B79"/>
    <w:rsid w:val="003431F6"/>
    <w:rsid w:val="00345F27"/>
    <w:rsid w:val="00350B62"/>
    <w:rsid w:val="00352A94"/>
    <w:rsid w:val="0035430F"/>
    <w:rsid w:val="00356459"/>
    <w:rsid w:val="003566DC"/>
    <w:rsid w:val="00356FAF"/>
    <w:rsid w:val="003576FC"/>
    <w:rsid w:val="00357DD5"/>
    <w:rsid w:val="00362941"/>
    <w:rsid w:val="003666F9"/>
    <w:rsid w:val="00366918"/>
    <w:rsid w:val="00366E5F"/>
    <w:rsid w:val="00373175"/>
    <w:rsid w:val="00373187"/>
    <w:rsid w:val="003768E1"/>
    <w:rsid w:val="00377F99"/>
    <w:rsid w:val="0038105E"/>
    <w:rsid w:val="0038260F"/>
    <w:rsid w:val="003840B0"/>
    <w:rsid w:val="00386CB5"/>
    <w:rsid w:val="00386DC9"/>
    <w:rsid w:val="00390672"/>
    <w:rsid w:val="003913E9"/>
    <w:rsid w:val="00392577"/>
    <w:rsid w:val="00392607"/>
    <w:rsid w:val="00392BBB"/>
    <w:rsid w:val="0039344F"/>
    <w:rsid w:val="00396562"/>
    <w:rsid w:val="0039661F"/>
    <w:rsid w:val="003A222A"/>
    <w:rsid w:val="003A3A29"/>
    <w:rsid w:val="003A78DE"/>
    <w:rsid w:val="003A7C5E"/>
    <w:rsid w:val="003B0303"/>
    <w:rsid w:val="003B126A"/>
    <w:rsid w:val="003B1848"/>
    <w:rsid w:val="003B229D"/>
    <w:rsid w:val="003B23BC"/>
    <w:rsid w:val="003B27CA"/>
    <w:rsid w:val="003B2D39"/>
    <w:rsid w:val="003C16DF"/>
    <w:rsid w:val="003C1A0B"/>
    <w:rsid w:val="003C223F"/>
    <w:rsid w:val="003C2F6C"/>
    <w:rsid w:val="003C4452"/>
    <w:rsid w:val="003C462E"/>
    <w:rsid w:val="003C4E20"/>
    <w:rsid w:val="003D12E0"/>
    <w:rsid w:val="003D1B36"/>
    <w:rsid w:val="003D6101"/>
    <w:rsid w:val="003D6332"/>
    <w:rsid w:val="003D6553"/>
    <w:rsid w:val="003E382F"/>
    <w:rsid w:val="003E6BC1"/>
    <w:rsid w:val="003E6E06"/>
    <w:rsid w:val="003E7098"/>
    <w:rsid w:val="003F035E"/>
    <w:rsid w:val="003F17F3"/>
    <w:rsid w:val="003F3423"/>
    <w:rsid w:val="003F3B8C"/>
    <w:rsid w:val="003F3BC4"/>
    <w:rsid w:val="003F42A6"/>
    <w:rsid w:val="003F4CA5"/>
    <w:rsid w:val="003F7251"/>
    <w:rsid w:val="003F7DD7"/>
    <w:rsid w:val="00400658"/>
    <w:rsid w:val="004007F8"/>
    <w:rsid w:val="004009F0"/>
    <w:rsid w:val="004047B8"/>
    <w:rsid w:val="0040751C"/>
    <w:rsid w:val="00416AA2"/>
    <w:rsid w:val="00416AC9"/>
    <w:rsid w:val="00420669"/>
    <w:rsid w:val="004223F2"/>
    <w:rsid w:val="00422E62"/>
    <w:rsid w:val="0042484C"/>
    <w:rsid w:val="0043064D"/>
    <w:rsid w:val="00432C3E"/>
    <w:rsid w:val="004335CB"/>
    <w:rsid w:val="004346A6"/>
    <w:rsid w:val="00434E85"/>
    <w:rsid w:val="0044174E"/>
    <w:rsid w:val="004420AA"/>
    <w:rsid w:val="004420E2"/>
    <w:rsid w:val="00443153"/>
    <w:rsid w:val="0044559B"/>
    <w:rsid w:val="004477C0"/>
    <w:rsid w:val="00450C52"/>
    <w:rsid w:val="00451F78"/>
    <w:rsid w:val="0045307B"/>
    <w:rsid w:val="004558C1"/>
    <w:rsid w:val="00455957"/>
    <w:rsid w:val="00457823"/>
    <w:rsid w:val="004623F9"/>
    <w:rsid w:val="004643A4"/>
    <w:rsid w:val="00467660"/>
    <w:rsid w:val="00467E5C"/>
    <w:rsid w:val="00472E69"/>
    <w:rsid w:val="0047332A"/>
    <w:rsid w:val="004753D0"/>
    <w:rsid w:val="00480AFB"/>
    <w:rsid w:val="00481470"/>
    <w:rsid w:val="00482F75"/>
    <w:rsid w:val="00482FE2"/>
    <w:rsid w:val="004872F2"/>
    <w:rsid w:val="00491490"/>
    <w:rsid w:val="00497EBD"/>
    <w:rsid w:val="004A7CD3"/>
    <w:rsid w:val="004B030A"/>
    <w:rsid w:val="004B2868"/>
    <w:rsid w:val="004B29D8"/>
    <w:rsid w:val="004B2F46"/>
    <w:rsid w:val="004B70FE"/>
    <w:rsid w:val="004B7D03"/>
    <w:rsid w:val="004B7E48"/>
    <w:rsid w:val="004C15D1"/>
    <w:rsid w:val="004C44FD"/>
    <w:rsid w:val="004C4E00"/>
    <w:rsid w:val="004C6A66"/>
    <w:rsid w:val="004C7A45"/>
    <w:rsid w:val="004D0A07"/>
    <w:rsid w:val="004D0C4B"/>
    <w:rsid w:val="004D211D"/>
    <w:rsid w:val="004D2A59"/>
    <w:rsid w:val="004D74CD"/>
    <w:rsid w:val="004D7E34"/>
    <w:rsid w:val="004E18CF"/>
    <w:rsid w:val="004E3A4F"/>
    <w:rsid w:val="004E3F0A"/>
    <w:rsid w:val="004F1562"/>
    <w:rsid w:val="004F1A03"/>
    <w:rsid w:val="004F3621"/>
    <w:rsid w:val="004F3815"/>
    <w:rsid w:val="004F3E35"/>
    <w:rsid w:val="004F504C"/>
    <w:rsid w:val="004F5C7A"/>
    <w:rsid w:val="004F6781"/>
    <w:rsid w:val="004F70C6"/>
    <w:rsid w:val="00500E60"/>
    <w:rsid w:val="0050150B"/>
    <w:rsid w:val="00502128"/>
    <w:rsid w:val="005052D7"/>
    <w:rsid w:val="00505C15"/>
    <w:rsid w:val="00506580"/>
    <w:rsid w:val="0051421D"/>
    <w:rsid w:val="005142CC"/>
    <w:rsid w:val="00514E6E"/>
    <w:rsid w:val="00515D8D"/>
    <w:rsid w:val="00516EBB"/>
    <w:rsid w:val="005172E2"/>
    <w:rsid w:val="005209EA"/>
    <w:rsid w:val="0052115B"/>
    <w:rsid w:val="005222BA"/>
    <w:rsid w:val="0052449B"/>
    <w:rsid w:val="00524B65"/>
    <w:rsid w:val="00525B6E"/>
    <w:rsid w:val="00525C05"/>
    <w:rsid w:val="00527F85"/>
    <w:rsid w:val="005304A0"/>
    <w:rsid w:val="005305EF"/>
    <w:rsid w:val="005329FC"/>
    <w:rsid w:val="00534E1B"/>
    <w:rsid w:val="005372DC"/>
    <w:rsid w:val="00537A61"/>
    <w:rsid w:val="00540098"/>
    <w:rsid w:val="0054039D"/>
    <w:rsid w:val="00540AF2"/>
    <w:rsid w:val="00540DA5"/>
    <w:rsid w:val="00541FCE"/>
    <w:rsid w:val="00542765"/>
    <w:rsid w:val="00550352"/>
    <w:rsid w:val="005505BB"/>
    <w:rsid w:val="00550788"/>
    <w:rsid w:val="00553202"/>
    <w:rsid w:val="0055416F"/>
    <w:rsid w:val="0055486E"/>
    <w:rsid w:val="00555918"/>
    <w:rsid w:val="005561EF"/>
    <w:rsid w:val="005566C0"/>
    <w:rsid w:val="00563CD4"/>
    <w:rsid w:val="00563FF5"/>
    <w:rsid w:val="0056606B"/>
    <w:rsid w:val="005667C2"/>
    <w:rsid w:val="00571A8C"/>
    <w:rsid w:val="00582F89"/>
    <w:rsid w:val="00583522"/>
    <w:rsid w:val="00586936"/>
    <w:rsid w:val="005871E0"/>
    <w:rsid w:val="00587DB2"/>
    <w:rsid w:val="00593B78"/>
    <w:rsid w:val="00595679"/>
    <w:rsid w:val="00595B06"/>
    <w:rsid w:val="00595CA6"/>
    <w:rsid w:val="005967FA"/>
    <w:rsid w:val="00596808"/>
    <w:rsid w:val="005A2951"/>
    <w:rsid w:val="005A3275"/>
    <w:rsid w:val="005A3C4E"/>
    <w:rsid w:val="005A5626"/>
    <w:rsid w:val="005B1483"/>
    <w:rsid w:val="005B1E48"/>
    <w:rsid w:val="005B5848"/>
    <w:rsid w:val="005B77EB"/>
    <w:rsid w:val="005C105D"/>
    <w:rsid w:val="005C1314"/>
    <w:rsid w:val="005C217E"/>
    <w:rsid w:val="005C60B9"/>
    <w:rsid w:val="005C7DF9"/>
    <w:rsid w:val="005D1919"/>
    <w:rsid w:val="005D4B8B"/>
    <w:rsid w:val="005D6D8C"/>
    <w:rsid w:val="005E21C2"/>
    <w:rsid w:val="005E254B"/>
    <w:rsid w:val="005E2A79"/>
    <w:rsid w:val="005E388B"/>
    <w:rsid w:val="005E7D95"/>
    <w:rsid w:val="005F2560"/>
    <w:rsid w:val="005F5537"/>
    <w:rsid w:val="005F57F2"/>
    <w:rsid w:val="005F6E49"/>
    <w:rsid w:val="00600A7D"/>
    <w:rsid w:val="006022B6"/>
    <w:rsid w:val="00604371"/>
    <w:rsid w:val="00604E05"/>
    <w:rsid w:val="00605492"/>
    <w:rsid w:val="0061034E"/>
    <w:rsid w:val="006103C8"/>
    <w:rsid w:val="006106FF"/>
    <w:rsid w:val="006108D0"/>
    <w:rsid w:val="006131C7"/>
    <w:rsid w:val="006133AE"/>
    <w:rsid w:val="00613786"/>
    <w:rsid w:val="00613E37"/>
    <w:rsid w:val="006142EE"/>
    <w:rsid w:val="00616BAF"/>
    <w:rsid w:val="00617141"/>
    <w:rsid w:val="00620A7E"/>
    <w:rsid w:val="00620DAA"/>
    <w:rsid w:val="0062107B"/>
    <w:rsid w:val="00621C62"/>
    <w:rsid w:val="006245D6"/>
    <w:rsid w:val="006249DF"/>
    <w:rsid w:val="00625925"/>
    <w:rsid w:val="006325D5"/>
    <w:rsid w:val="00632CC8"/>
    <w:rsid w:val="00632DC9"/>
    <w:rsid w:val="00633D92"/>
    <w:rsid w:val="00634FB1"/>
    <w:rsid w:val="00635361"/>
    <w:rsid w:val="0063756B"/>
    <w:rsid w:val="0063785D"/>
    <w:rsid w:val="00640706"/>
    <w:rsid w:val="00641C2F"/>
    <w:rsid w:val="00642B7F"/>
    <w:rsid w:val="00642C85"/>
    <w:rsid w:val="00643FA1"/>
    <w:rsid w:val="00645793"/>
    <w:rsid w:val="00646496"/>
    <w:rsid w:val="006515F9"/>
    <w:rsid w:val="006564A4"/>
    <w:rsid w:val="006568A5"/>
    <w:rsid w:val="006602A8"/>
    <w:rsid w:val="00661CB0"/>
    <w:rsid w:val="00661E05"/>
    <w:rsid w:val="006627FD"/>
    <w:rsid w:val="0066362B"/>
    <w:rsid w:val="00665670"/>
    <w:rsid w:val="00674D02"/>
    <w:rsid w:val="006776EE"/>
    <w:rsid w:val="006776FA"/>
    <w:rsid w:val="00680407"/>
    <w:rsid w:val="006814C9"/>
    <w:rsid w:val="006827ED"/>
    <w:rsid w:val="006852EC"/>
    <w:rsid w:val="00694199"/>
    <w:rsid w:val="0069477D"/>
    <w:rsid w:val="00696E1C"/>
    <w:rsid w:val="006A001D"/>
    <w:rsid w:val="006A0465"/>
    <w:rsid w:val="006A0D7B"/>
    <w:rsid w:val="006A0FD1"/>
    <w:rsid w:val="006A1A7F"/>
    <w:rsid w:val="006A1B59"/>
    <w:rsid w:val="006A2EBB"/>
    <w:rsid w:val="006B1AE6"/>
    <w:rsid w:val="006B205F"/>
    <w:rsid w:val="006B266A"/>
    <w:rsid w:val="006B2FC8"/>
    <w:rsid w:val="006B4336"/>
    <w:rsid w:val="006B7C91"/>
    <w:rsid w:val="006C3333"/>
    <w:rsid w:val="006C7243"/>
    <w:rsid w:val="006D02EA"/>
    <w:rsid w:val="006D49B9"/>
    <w:rsid w:val="006D5FDA"/>
    <w:rsid w:val="006D7279"/>
    <w:rsid w:val="006E0AFD"/>
    <w:rsid w:val="006E2F3C"/>
    <w:rsid w:val="006E30B0"/>
    <w:rsid w:val="006E36D5"/>
    <w:rsid w:val="006E3B83"/>
    <w:rsid w:val="006E4237"/>
    <w:rsid w:val="006E4B1F"/>
    <w:rsid w:val="006E60AC"/>
    <w:rsid w:val="006E7A89"/>
    <w:rsid w:val="006F04A5"/>
    <w:rsid w:val="006F32EC"/>
    <w:rsid w:val="006F5B8B"/>
    <w:rsid w:val="006F61D0"/>
    <w:rsid w:val="006F7BC5"/>
    <w:rsid w:val="007011F1"/>
    <w:rsid w:val="0070122A"/>
    <w:rsid w:val="007039BD"/>
    <w:rsid w:val="00707A12"/>
    <w:rsid w:val="00710116"/>
    <w:rsid w:val="00711D2F"/>
    <w:rsid w:val="00713FA4"/>
    <w:rsid w:val="00723001"/>
    <w:rsid w:val="007254DA"/>
    <w:rsid w:val="00725DFA"/>
    <w:rsid w:val="00726A15"/>
    <w:rsid w:val="00731158"/>
    <w:rsid w:val="00733756"/>
    <w:rsid w:val="007342AB"/>
    <w:rsid w:val="00734B7F"/>
    <w:rsid w:val="00735A48"/>
    <w:rsid w:val="00735D12"/>
    <w:rsid w:val="0073612C"/>
    <w:rsid w:val="007366E5"/>
    <w:rsid w:val="00737633"/>
    <w:rsid w:val="00737CDF"/>
    <w:rsid w:val="007404D5"/>
    <w:rsid w:val="007427A4"/>
    <w:rsid w:val="00745446"/>
    <w:rsid w:val="00746378"/>
    <w:rsid w:val="0075287A"/>
    <w:rsid w:val="007529E8"/>
    <w:rsid w:val="007543E5"/>
    <w:rsid w:val="007557F2"/>
    <w:rsid w:val="0075755E"/>
    <w:rsid w:val="0076057D"/>
    <w:rsid w:val="007613CD"/>
    <w:rsid w:val="00762A08"/>
    <w:rsid w:val="00762A58"/>
    <w:rsid w:val="00762F8F"/>
    <w:rsid w:val="007651E8"/>
    <w:rsid w:val="007670DB"/>
    <w:rsid w:val="007722B8"/>
    <w:rsid w:val="00775E0E"/>
    <w:rsid w:val="00777505"/>
    <w:rsid w:val="00781391"/>
    <w:rsid w:val="00782BCD"/>
    <w:rsid w:val="007848CB"/>
    <w:rsid w:val="0078682F"/>
    <w:rsid w:val="00786CE8"/>
    <w:rsid w:val="00786DC7"/>
    <w:rsid w:val="007919A3"/>
    <w:rsid w:val="00793336"/>
    <w:rsid w:val="00794189"/>
    <w:rsid w:val="0079467C"/>
    <w:rsid w:val="0079504F"/>
    <w:rsid w:val="00796F19"/>
    <w:rsid w:val="00797669"/>
    <w:rsid w:val="007A0F51"/>
    <w:rsid w:val="007A16C0"/>
    <w:rsid w:val="007A229F"/>
    <w:rsid w:val="007A2BB7"/>
    <w:rsid w:val="007A3AB9"/>
    <w:rsid w:val="007A4D6F"/>
    <w:rsid w:val="007A5076"/>
    <w:rsid w:val="007A53E0"/>
    <w:rsid w:val="007A5644"/>
    <w:rsid w:val="007A5FD9"/>
    <w:rsid w:val="007B06ED"/>
    <w:rsid w:val="007B137A"/>
    <w:rsid w:val="007B2B9A"/>
    <w:rsid w:val="007B3A2B"/>
    <w:rsid w:val="007B5C63"/>
    <w:rsid w:val="007C09B3"/>
    <w:rsid w:val="007C1073"/>
    <w:rsid w:val="007C13D7"/>
    <w:rsid w:val="007C14B2"/>
    <w:rsid w:val="007C267B"/>
    <w:rsid w:val="007C5074"/>
    <w:rsid w:val="007C6ED7"/>
    <w:rsid w:val="007D0051"/>
    <w:rsid w:val="007D15EE"/>
    <w:rsid w:val="007D1796"/>
    <w:rsid w:val="007D23D7"/>
    <w:rsid w:val="007D41F0"/>
    <w:rsid w:val="007D4E37"/>
    <w:rsid w:val="007D5CD2"/>
    <w:rsid w:val="007D671F"/>
    <w:rsid w:val="007E34C1"/>
    <w:rsid w:val="007E6387"/>
    <w:rsid w:val="007F10AC"/>
    <w:rsid w:val="007F2B64"/>
    <w:rsid w:val="007F344C"/>
    <w:rsid w:val="007F5B3C"/>
    <w:rsid w:val="007F5F64"/>
    <w:rsid w:val="007F6090"/>
    <w:rsid w:val="007F6AFB"/>
    <w:rsid w:val="008017B3"/>
    <w:rsid w:val="00801FF0"/>
    <w:rsid w:val="008023DA"/>
    <w:rsid w:val="00810316"/>
    <w:rsid w:val="00811537"/>
    <w:rsid w:val="00811892"/>
    <w:rsid w:val="008126A0"/>
    <w:rsid w:val="00813B7D"/>
    <w:rsid w:val="0081607A"/>
    <w:rsid w:val="00821ADE"/>
    <w:rsid w:val="00821C24"/>
    <w:rsid w:val="008269E1"/>
    <w:rsid w:val="00830521"/>
    <w:rsid w:val="00831F1B"/>
    <w:rsid w:val="0083280F"/>
    <w:rsid w:val="008359A4"/>
    <w:rsid w:val="00836E48"/>
    <w:rsid w:val="00837079"/>
    <w:rsid w:val="00837BAD"/>
    <w:rsid w:val="00841145"/>
    <w:rsid w:val="008423F9"/>
    <w:rsid w:val="00843A27"/>
    <w:rsid w:val="00844A96"/>
    <w:rsid w:val="00846BFF"/>
    <w:rsid w:val="00847F1E"/>
    <w:rsid w:val="008500DC"/>
    <w:rsid w:val="0085240E"/>
    <w:rsid w:val="00852C69"/>
    <w:rsid w:val="0085381B"/>
    <w:rsid w:val="00854D5C"/>
    <w:rsid w:val="00855A32"/>
    <w:rsid w:val="0086031F"/>
    <w:rsid w:val="00861762"/>
    <w:rsid w:val="008628EF"/>
    <w:rsid w:val="0086361A"/>
    <w:rsid w:val="00871ECE"/>
    <w:rsid w:val="00872AC5"/>
    <w:rsid w:val="0087349C"/>
    <w:rsid w:val="00874D10"/>
    <w:rsid w:val="0087569B"/>
    <w:rsid w:val="0087700B"/>
    <w:rsid w:val="00877B92"/>
    <w:rsid w:val="008817B9"/>
    <w:rsid w:val="00881AA1"/>
    <w:rsid w:val="0088204B"/>
    <w:rsid w:val="008829A7"/>
    <w:rsid w:val="0088315A"/>
    <w:rsid w:val="0088524D"/>
    <w:rsid w:val="008910AD"/>
    <w:rsid w:val="0089652F"/>
    <w:rsid w:val="00896B38"/>
    <w:rsid w:val="008A10A6"/>
    <w:rsid w:val="008A121F"/>
    <w:rsid w:val="008A128F"/>
    <w:rsid w:val="008A135E"/>
    <w:rsid w:val="008A671C"/>
    <w:rsid w:val="008A72E9"/>
    <w:rsid w:val="008B1071"/>
    <w:rsid w:val="008B18CA"/>
    <w:rsid w:val="008B1A03"/>
    <w:rsid w:val="008B2591"/>
    <w:rsid w:val="008B3053"/>
    <w:rsid w:val="008B7181"/>
    <w:rsid w:val="008C1C38"/>
    <w:rsid w:val="008C27F1"/>
    <w:rsid w:val="008C2B8F"/>
    <w:rsid w:val="008C304A"/>
    <w:rsid w:val="008D0335"/>
    <w:rsid w:val="008D04AB"/>
    <w:rsid w:val="008D2BE6"/>
    <w:rsid w:val="008D763A"/>
    <w:rsid w:val="008E1024"/>
    <w:rsid w:val="008F10EC"/>
    <w:rsid w:val="008F7479"/>
    <w:rsid w:val="008F75DD"/>
    <w:rsid w:val="00900591"/>
    <w:rsid w:val="00902BFF"/>
    <w:rsid w:val="00903029"/>
    <w:rsid w:val="0090565B"/>
    <w:rsid w:val="0091020A"/>
    <w:rsid w:val="00910E0D"/>
    <w:rsid w:val="00912917"/>
    <w:rsid w:val="0091382C"/>
    <w:rsid w:val="009173B3"/>
    <w:rsid w:val="00917F8B"/>
    <w:rsid w:val="009205B1"/>
    <w:rsid w:val="00923C48"/>
    <w:rsid w:val="00923E50"/>
    <w:rsid w:val="00927C9B"/>
    <w:rsid w:val="0093039B"/>
    <w:rsid w:val="00931DEF"/>
    <w:rsid w:val="00935C65"/>
    <w:rsid w:val="00937549"/>
    <w:rsid w:val="00937A28"/>
    <w:rsid w:val="00940EB4"/>
    <w:rsid w:val="009410B6"/>
    <w:rsid w:val="009462AD"/>
    <w:rsid w:val="00947035"/>
    <w:rsid w:val="009510D0"/>
    <w:rsid w:val="009514BB"/>
    <w:rsid w:val="00953C98"/>
    <w:rsid w:val="00954E6F"/>
    <w:rsid w:val="00960940"/>
    <w:rsid w:val="009613A1"/>
    <w:rsid w:val="009614A4"/>
    <w:rsid w:val="0096574B"/>
    <w:rsid w:val="00966331"/>
    <w:rsid w:val="00971BE1"/>
    <w:rsid w:val="00973FCF"/>
    <w:rsid w:val="009761CF"/>
    <w:rsid w:val="00980607"/>
    <w:rsid w:val="009823D3"/>
    <w:rsid w:val="00983C26"/>
    <w:rsid w:val="00986CA9"/>
    <w:rsid w:val="00987D59"/>
    <w:rsid w:val="00992219"/>
    <w:rsid w:val="00993042"/>
    <w:rsid w:val="00993CB8"/>
    <w:rsid w:val="00993F10"/>
    <w:rsid w:val="009965D1"/>
    <w:rsid w:val="00996637"/>
    <w:rsid w:val="009A0425"/>
    <w:rsid w:val="009A187B"/>
    <w:rsid w:val="009A1C14"/>
    <w:rsid w:val="009A2CBC"/>
    <w:rsid w:val="009A4C5C"/>
    <w:rsid w:val="009A73D0"/>
    <w:rsid w:val="009B5EA1"/>
    <w:rsid w:val="009B6D1E"/>
    <w:rsid w:val="009B769C"/>
    <w:rsid w:val="009B7777"/>
    <w:rsid w:val="009B7DE8"/>
    <w:rsid w:val="009C022B"/>
    <w:rsid w:val="009C120E"/>
    <w:rsid w:val="009C1451"/>
    <w:rsid w:val="009C1F30"/>
    <w:rsid w:val="009C291A"/>
    <w:rsid w:val="009C2F65"/>
    <w:rsid w:val="009C4676"/>
    <w:rsid w:val="009C4CDF"/>
    <w:rsid w:val="009C740B"/>
    <w:rsid w:val="009D1904"/>
    <w:rsid w:val="009D3AEC"/>
    <w:rsid w:val="009D55FA"/>
    <w:rsid w:val="009D721E"/>
    <w:rsid w:val="009D775A"/>
    <w:rsid w:val="009D7935"/>
    <w:rsid w:val="009E120C"/>
    <w:rsid w:val="009E18ED"/>
    <w:rsid w:val="009E26D8"/>
    <w:rsid w:val="009E2B27"/>
    <w:rsid w:val="009E57BE"/>
    <w:rsid w:val="009E741B"/>
    <w:rsid w:val="009E7519"/>
    <w:rsid w:val="009E7914"/>
    <w:rsid w:val="009F135B"/>
    <w:rsid w:val="009F62AD"/>
    <w:rsid w:val="00A0199A"/>
    <w:rsid w:val="00A02DFA"/>
    <w:rsid w:val="00A03283"/>
    <w:rsid w:val="00A05494"/>
    <w:rsid w:val="00A0621E"/>
    <w:rsid w:val="00A064D6"/>
    <w:rsid w:val="00A06B5E"/>
    <w:rsid w:val="00A079F8"/>
    <w:rsid w:val="00A1442F"/>
    <w:rsid w:val="00A159AD"/>
    <w:rsid w:val="00A17826"/>
    <w:rsid w:val="00A22074"/>
    <w:rsid w:val="00A27263"/>
    <w:rsid w:val="00A312F1"/>
    <w:rsid w:val="00A32F87"/>
    <w:rsid w:val="00A33854"/>
    <w:rsid w:val="00A33C70"/>
    <w:rsid w:val="00A3410F"/>
    <w:rsid w:val="00A423E8"/>
    <w:rsid w:val="00A42F96"/>
    <w:rsid w:val="00A43229"/>
    <w:rsid w:val="00A43F37"/>
    <w:rsid w:val="00A453B7"/>
    <w:rsid w:val="00A459BB"/>
    <w:rsid w:val="00A45C04"/>
    <w:rsid w:val="00A4780A"/>
    <w:rsid w:val="00A47ED5"/>
    <w:rsid w:val="00A53231"/>
    <w:rsid w:val="00A608E5"/>
    <w:rsid w:val="00A62297"/>
    <w:rsid w:val="00A6374E"/>
    <w:rsid w:val="00A63A9D"/>
    <w:rsid w:val="00A63AE4"/>
    <w:rsid w:val="00A650E9"/>
    <w:rsid w:val="00A664B3"/>
    <w:rsid w:val="00A66607"/>
    <w:rsid w:val="00A666CB"/>
    <w:rsid w:val="00A66DFB"/>
    <w:rsid w:val="00A74AB9"/>
    <w:rsid w:val="00A74D2D"/>
    <w:rsid w:val="00A7676A"/>
    <w:rsid w:val="00A76F5F"/>
    <w:rsid w:val="00A77306"/>
    <w:rsid w:val="00A77CF8"/>
    <w:rsid w:val="00A80235"/>
    <w:rsid w:val="00A8294F"/>
    <w:rsid w:val="00A84D2F"/>
    <w:rsid w:val="00A8558C"/>
    <w:rsid w:val="00A8591F"/>
    <w:rsid w:val="00A8774E"/>
    <w:rsid w:val="00A901E6"/>
    <w:rsid w:val="00A90D09"/>
    <w:rsid w:val="00A91CBB"/>
    <w:rsid w:val="00A95A5A"/>
    <w:rsid w:val="00A96836"/>
    <w:rsid w:val="00AA06FA"/>
    <w:rsid w:val="00AA2D5F"/>
    <w:rsid w:val="00AA4B2D"/>
    <w:rsid w:val="00AA4CCD"/>
    <w:rsid w:val="00AB38BB"/>
    <w:rsid w:val="00AB49EB"/>
    <w:rsid w:val="00AB55F9"/>
    <w:rsid w:val="00AC09E9"/>
    <w:rsid w:val="00AC1798"/>
    <w:rsid w:val="00AC4416"/>
    <w:rsid w:val="00AC5CF7"/>
    <w:rsid w:val="00AC7B19"/>
    <w:rsid w:val="00AC7C1E"/>
    <w:rsid w:val="00AD1314"/>
    <w:rsid w:val="00AD1F9E"/>
    <w:rsid w:val="00AD2064"/>
    <w:rsid w:val="00AD476F"/>
    <w:rsid w:val="00AE160A"/>
    <w:rsid w:val="00AE1B29"/>
    <w:rsid w:val="00AE1DE1"/>
    <w:rsid w:val="00AE2E61"/>
    <w:rsid w:val="00AE54AF"/>
    <w:rsid w:val="00AE5DD5"/>
    <w:rsid w:val="00AE7910"/>
    <w:rsid w:val="00AF01A0"/>
    <w:rsid w:val="00AF0C3A"/>
    <w:rsid w:val="00AF2CFB"/>
    <w:rsid w:val="00AF2F13"/>
    <w:rsid w:val="00AF4FB3"/>
    <w:rsid w:val="00AF553E"/>
    <w:rsid w:val="00AF755B"/>
    <w:rsid w:val="00B00A38"/>
    <w:rsid w:val="00B01A38"/>
    <w:rsid w:val="00B042AE"/>
    <w:rsid w:val="00B04BD4"/>
    <w:rsid w:val="00B13F40"/>
    <w:rsid w:val="00B146B0"/>
    <w:rsid w:val="00B155E4"/>
    <w:rsid w:val="00B16C99"/>
    <w:rsid w:val="00B2409A"/>
    <w:rsid w:val="00B24D7A"/>
    <w:rsid w:val="00B2514F"/>
    <w:rsid w:val="00B251E4"/>
    <w:rsid w:val="00B3111A"/>
    <w:rsid w:val="00B32B34"/>
    <w:rsid w:val="00B353DB"/>
    <w:rsid w:val="00B40093"/>
    <w:rsid w:val="00B42190"/>
    <w:rsid w:val="00B44645"/>
    <w:rsid w:val="00B454D3"/>
    <w:rsid w:val="00B45598"/>
    <w:rsid w:val="00B507A2"/>
    <w:rsid w:val="00B51231"/>
    <w:rsid w:val="00B5503F"/>
    <w:rsid w:val="00B558EB"/>
    <w:rsid w:val="00B570B6"/>
    <w:rsid w:val="00B60DD1"/>
    <w:rsid w:val="00B63039"/>
    <w:rsid w:val="00B65672"/>
    <w:rsid w:val="00B65D3B"/>
    <w:rsid w:val="00B66B5F"/>
    <w:rsid w:val="00B72E69"/>
    <w:rsid w:val="00B7338B"/>
    <w:rsid w:val="00B74CF6"/>
    <w:rsid w:val="00B74CF7"/>
    <w:rsid w:val="00B75032"/>
    <w:rsid w:val="00B759A2"/>
    <w:rsid w:val="00B80F6C"/>
    <w:rsid w:val="00B81ADA"/>
    <w:rsid w:val="00B8271F"/>
    <w:rsid w:val="00B838FF"/>
    <w:rsid w:val="00B83C2C"/>
    <w:rsid w:val="00B84F3F"/>
    <w:rsid w:val="00B9028D"/>
    <w:rsid w:val="00B91309"/>
    <w:rsid w:val="00B92CBD"/>
    <w:rsid w:val="00B93196"/>
    <w:rsid w:val="00B94938"/>
    <w:rsid w:val="00B955B9"/>
    <w:rsid w:val="00B96BFA"/>
    <w:rsid w:val="00BA2597"/>
    <w:rsid w:val="00BA31DD"/>
    <w:rsid w:val="00BA4F59"/>
    <w:rsid w:val="00BA6556"/>
    <w:rsid w:val="00BA66EA"/>
    <w:rsid w:val="00BA799A"/>
    <w:rsid w:val="00BB1915"/>
    <w:rsid w:val="00BB2A54"/>
    <w:rsid w:val="00BB40C0"/>
    <w:rsid w:val="00BC099B"/>
    <w:rsid w:val="00BC43C9"/>
    <w:rsid w:val="00BC4F5E"/>
    <w:rsid w:val="00BC59FC"/>
    <w:rsid w:val="00BC61C9"/>
    <w:rsid w:val="00BC6731"/>
    <w:rsid w:val="00BC6B38"/>
    <w:rsid w:val="00BC795B"/>
    <w:rsid w:val="00BD14F0"/>
    <w:rsid w:val="00BD19CE"/>
    <w:rsid w:val="00BD2E83"/>
    <w:rsid w:val="00BD3DE5"/>
    <w:rsid w:val="00BD75EE"/>
    <w:rsid w:val="00BE0FC8"/>
    <w:rsid w:val="00BE496F"/>
    <w:rsid w:val="00BE53CA"/>
    <w:rsid w:val="00BE6B93"/>
    <w:rsid w:val="00BF4418"/>
    <w:rsid w:val="00BF58F7"/>
    <w:rsid w:val="00BF5BB5"/>
    <w:rsid w:val="00BF6985"/>
    <w:rsid w:val="00BF7BAF"/>
    <w:rsid w:val="00C0352C"/>
    <w:rsid w:val="00C03FEF"/>
    <w:rsid w:val="00C05963"/>
    <w:rsid w:val="00C05EBC"/>
    <w:rsid w:val="00C06737"/>
    <w:rsid w:val="00C106A4"/>
    <w:rsid w:val="00C11090"/>
    <w:rsid w:val="00C130C3"/>
    <w:rsid w:val="00C1461C"/>
    <w:rsid w:val="00C15AA1"/>
    <w:rsid w:val="00C15DC8"/>
    <w:rsid w:val="00C16DFD"/>
    <w:rsid w:val="00C17369"/>
    <w:rsid w:val="00C17375"/>
    <w:rsid w:val="00C2079B"/>
    <w:rsid w:val="00C20EA8"/>
    <w:rsid w:val="00C2312B"/>
    <w:rsid w:val="00C25D83"/>
    <w:rsid w:val="00C26E59"/>
    <w:rsid w:val="00C27F91"/>
    <w:rsid w:val="00C32A0E"/>
    <w:rsid w:val="00C41A81"/>
    <w:rsid w:val="00C433F7"/>
    <w:rsid w:val="00C45A90"/>
    <w:rsid w:val="00C5194E"/>
    <w:rsid w:val="00C51E7E"/>
    <w:rsid w:val="00C5228E"/>
    <w:rsid w:val="00C54AE2"/>
    <w:rsid w:val="00C557AF"/>
    <w:rsid w:val="00C56739"/>
    <w:rsid w:val="00C57A43"/>
    <w:rsid w:val="00C57AA2"/>
    <w:rsid w:val="00C60F12"/>
    <w:rsid w:val="00C6584D"/>
    <w:rsid w:val="00C65956"/>
    <w:rsid w:val="00C709A8"/>
    <w:rsid w:val="00C725BD"/>
    <w:rsid w:val="00C729F4"/>
    <w:rsid w:val="00C72D40"/>
    <w:rsid w:val="00C74DF2"/>
    <w:rsid w:val="00C76257"/>
    <w:rsid w:val="00C8213B"/>
    <w:rsid w:val="00C848D5"/>
    <w:rsid w:val="00C8696F"/>
    <w:rsid w:val="00C875B7"/>
    <w:rsid w:val="00C95F02"/>
    <w:rsid w:val="00C97E84"/>
    <w:rsid w:val="00CA248C"/>
    <w:rsid w:val="00CA53B0"/>
    <w:rsid w:val="00CA7985"/>
    <w:rsid w:val="00CB0097"/>
    <w:rsid w:val="00CB1A6E"/>
    <w:rsid w:val="00CB5754"/>
    <w:rsid w:val="00CB5E7F"/>
    <w:rsid w:val="00CB67A6"/>
    <w:rsid w:val="00CB7013"/>
    <w:rsid w:val="00CB76E3"/>
    <w:rsid w:val="00CC0BA7"/>
    <w:rsid w:val="00CC2A77"/>
    <w:rsid w:val="00CC3F4A"/>
    <w:rsid w:val="00CC41D1"/>
    <w:rsid w:val="00CC55F7"/>
    <w:rsid w:val="00CC68E7"/>
    <w:rsid w:val="00CC72F4"/>
    <w:rsid w:val="00CD26E7"/>
    <w:rsid w:val="00CD50FD"/>
    <w:rsid w:val="00CD64D0"/>
    <w:rsid w:val="00CE2561"/>
    <w:rsid w:val="00CE4502"/>
    <w:rsid w:val="00CE658F"/>
    <w:rsid w:val="00CF0A14"/>
    <w:rsid w:val="00CF1DAE"/>
    <w:rsid w:val="00CF41F8"/>
    <w:rsid w:val="00D00F18"/>
    <w:rsid w:val="00D010D2"/>
    <w:rsid w:val="00D01C05"/>
    <w:rsid w:val="00D03A67"/>
    <w:rsid w:val="00D05273"/>
    <w:rsid w:val="00D0550B"/>
    <w:rsid w:val="00D059D6"/>
    <w:rsid w:val="00D107EE"/>
    <w:rsid w:val="00D127DE"/>
    <w:rsid w:val="00D14DA7"/>
    <w:rsid w:val="00D160CA"/>
    <w:rsid w:val="00D1676D"/>
    <w:rsid w:val="00D24B1E"/>
    <w:rsid w:val="00D24FE6"/>
    <w:rsid w:val="00D27415"/>
    <w:rsid w:val="00D31091"/>
    <w:rsid w:val="00D33926"/>
    <w:rsid w:val="00D35815"/>
    <w:rsid w:val="00D35DB1"/>
    <w:rsid w:val="00D4167D"/>
    <w:rsid w:val="00D42049"/>
    <w:rsid w:val="00D42B30"/>
    <w:rsid w:val="00D42E14"/>
    <w:rsid w:val="00D434C5"/>
    <w:rsid w:val="00D44603"/>
    <w:rsid w:val="00D4499F"/>
    <w:rsid w:val="00D4616C"/>
    <w:rsid w:val="00D467ED"/>
    <w:rsid w:val="00D512C8"/>
    <w:rsid w:val="00D52D05"/>
    <w:rsid w:val="00D56A49"/>
    <w:rsid w:val="00D5720F"/>
    <w:rsid w:val="00D600C0"/>
    <w:rsid w:val="00D65A29"/>
    <w:rsid w:val="00D66064"/>
    <w:rsid w:val="00D668CE"/>
    <w:rsid w:val="00D702AB"/>
    <w:rsid w:val="00D709AF"/>
    <w:rsid w:val="00D71481"/>
    <w:rsid w:val="00D72D86"/>
    <w:rsid w:val="00D73DDC"/>
    <w:rsid w:val="00D75239"/>
    <w:rsid w:val="00D769D9"/>
    <w:rsid w:val="00D76E3D"/>
    <w:rsid w:val="00D7747E"/>
    <w:rsid w:val="00D77B24"/>
    <w:rsid w:val="00D80090"/>
    <w:rsid w:val="00D80F04"/>
    <w:rsid w:val="00D81A8D"/>
    <w:rsid w:val="00D848CA"/>
    <w:rsid w:val="00D85B27"/>
    <w:rsid w:val="00D86346"/>
    <w:rsid w:val="00D86989"/>
    <w:rsid w:val="00D8745E"/>
    <w:rsid w:val="00D9150E"/>
    <w:rsid w:val="00D9163F"/>
    <w:rsid w:val="00D91CB4"/>
    <w:rsid w:val="00D925C0"/>
    <w:rsid w:val="00D939AA"/>
    <w:rsid w:val="00D93ED5"/>
    <w:rsid w:val="00D94617"/>
    <w:rsid w:val="00D947F5"/>
    <w:rsid w:val="00D976D1"/>
    <w:rsid w:val="00DA1F0D"/>
    <w:rsid w:val="00DA3D20"/>
    <w:rsid w:val="00DA4927"/>
    <w:rsid w:val="00DA4C84"/>
    <w:rsid w:val="00DA6F0F"/>
    <w:rsid w:val="00DB13F4"/>
    <w:rsid w:val="00DB194D"/>
    <w:rsid w:val="00DB2857"/>
    <w:rsid w:val="00DB3FFC"/>
    <w:rsid w:val="00DB5576"/>
    <w:rsid w:val="00DB6F66"/>
    <w:rsid w:val="00DB7382"/>
    <w:rsid w:val="00DC1659"/>
    <w:rsid w:val="00DC17A2"/>
    <w:rsid w:val="00DC3BA9"/>
    <w:rsid w:val="00DC47EC"/>
    <w:rsid w:val="00DC6F10"/>
    <w:rsid w:val="00DC7337"/>
    <w:rsid w:val="00DD23C1"/>
    <w:rsid w:val="00DD2AFC"/>
    <w:rsid w:val="00DE07DD"/>
    <w:rsid w:val="00DE2068"/>
    <w:rsid w:val="00DE2761"/>
    <w:rsid w:val="00DE4A69"/>
    <w:rsid w:val="00DE6242"/>
    <w:rsid w:val="00DE701D"/>
    <w:rsid w:val="00DF17A1"/>
    <w:rsid w:val="00DF254F"/>
    <w:rsid w:val="00DF5BA1"/>
    <w:rsid w:val="00E00222"/>
    <w:rsid w:val="00E00978"/>
    <w:rsid w:val="00E00A99"/>
    <w:rsid w:val="00E017BB"/>
    <w:rsid w:val="00E1153D"/>
    <w:rsid w:val="00E144E6"/>
    <w:rsid w:val="00E22254"/>
    <w:rsid w:val="00E26D21"/>
    <w:rsid w:val="00E27AD3"/>
    <w:rsid w:val="00E3690F"/>
    <w:rsid w:val="00E36A05"/>
    <w:rsid w:val="00E3718A"/>
    <w:rsid w:val="00E44327"/>
    <w:rsid w:val="00E474BD"/>
    <w:rsid w:val="00E519FF"/>
    <w:rsid w:val="00E52683"/>
    <w:rsid w:val="00E52776"/>
    <w:rsid w:val="00E52AD1"/>
    <w:rsid w:val="00E53D49"/>
    <w:rsid w:val="00E55C86"/>
    <w:rsid w:val="00E56775"/>
    <w:rsid w:val="00E57D3F"/>
    <w:rsid w:val="00E601A2"/>
    <w:rsid w:val="00E60AA0"/>
    <w:rsid w:val="00E64622"/>
    <w:rsid w:val="00E65867"/>
    <w:rsid w:val="00E67826"/>
    <w:rsid w:val="00E70044"/>
    <w:rsid w:val="00E707B7"/>
    <w:rsid w:val="00E73A7B"/>
    <w:rsid w:val="00E74718"/>
    <w:rsid w:val="00E75777"/>
    <w:rsid w:val="00E75F7D"/>
    <w:rsid w:val="00E7619D"/>
    <w:rsid w:val="00E77500"/>
    <w:rsid w:val="00E8164E"/>
    <w:rsid w:val="00E84F09"/>
    <w:rsid w:val="00E86231"/>
    <w:rsid w:val="00E908D7"/>
    <w:rsid w:val="00E92F57"/>
    <w:rsid w:val="00E93DCC"/>
    <w:rsid w:val="00E9515D"/>
    <w:rsid w:val="00E9784F"/>
    <w:rsid w:val="00E97CEA"/>
    <w:rsid w:val="00E97E5C"/>
    <w:rsid w:val="00EA0496"/>
    <w:rsid w:val="00EA1F0C"/>
    <w:rsid w:val="00EA4F3F"/>
    <w:rsid w:val="00EA5C0F"/>
    <w:rsid w:val="00EB14CC"/>
    <w:rsid w:val="00EB17CC"/>
    <w:rsid w:val="00EB21F1"/>
    <w:rsid w:val="00EB2CD0"/>
    <w:rsid w:val="00EB3314"/>
    <w:rsid w:val="00EB3C71"/>
    <w:rsid w:val="00EB57D7"/>
    <w:rsid w:val="00EB5AF5"/>
    <w:rsid w:val="00EB69C7"/>
    <w:rsid w:val="00EB74D5"/>
    <w:rsid w:val="00EB7ED4"/>
    <w:rsid w:val="00EC01A1"/>
    <w:rsid w:val="00EC2FB8"/>
    <w:rsid w:val="00EC342F"/>
    <w:rsid w:val="00EC41A3"/>
    <w:rsid w:val="00EC59BC"/>
    <w:rsid w:val="00EC66DE"/>
    <w:rsid w:val="00EC7CC1"/>
    <w:rsid w:val="00ED6805"/>
    <w:rsid w:val="00ED70D3"/>
    <w:rsid w:val="00EE3A65"/>
    <w:rsid w:val="00EE6309"/>
    <w:rsid w:val="00EE79BD"/>
    <w:rsid w:val="00EF1582"/>
    <w:rsid w:val="00EF227C"/>
    <w:rsid w:val="00EF249D"/>
    <w:rsid w:val="00EF2C78"/>
    <w:rsid w:val="00EF4366"/>
    <w:rsid w:val="00EF469C"/>
    <w:rsid w:val="00EF5DD2"/>
    <w:rsid w:val="00F021CE"/>
    <w:rsid w:val="00F034BB"/>
    <w:rsid w:val="00F0623F"/>
    <w:rsid w:val="00F109A0"/>
    <w:rsid w:val="00F12855"/>
    <w:rsid w:val="00F1355F"/>
    <w:rsid w:val="00F140E9"/>
    <w:rsid w:val="00F26B4A"/>
    <w:rsid w:val="00F31533"/>
    <w:rsid w:val="00F31A83"/>
    <w:rsid w:val="00F31E08"/>
    <w:rsid w:val="00F32232"/>
    <w:rsid w:val="00F339E1"/>
    <w:rsid w:val="00F34795"/>
    <w:rsid w:val="00F352C9"/>
    <w:rsid w:val="00F36AE4"/>
    <w:rsid w:val="00F372AE"/>
    <w:rsid w:val="00F37904"/>
    <w:rsid w:val="00F41415"/>
    <w:rsid w:val="00F42797"/>
    <w:rsid w:val="00F43812"/>
    <w:rsid w:val="00F45049"/>
    <w:rsid w:val="00F45FB8"/>
    <w:rsid w:val="00F52A67"/>
    <w:rsid w:val="00F5470C"/>
    <w:rsid w:val="00F56B3F"/>
    <w:rsid w:val="00F575F2"/>
    <w:rsid w:val="00F60713"/>
    <w:rsid w:val="00F61DD9"/>
    <w:rsid w:val="00F6700D"/>
    <w:rsid w:val="00F676E7"/>
    <w:rsid w:val="00F67798"/>
    <w:rsid w:val="00F742B8"/>
    <w:rsid w:val="00F75326"/>
    <w:rsid w:val="00F75903"/>
    <w:rsid w:val="00F77140"/>
    <w:rsid w:val="00F80F5F"/>
    <w:rsid w:val="00F82748"/>
    <w:rsid w:val="00F8634A"/>
    <w:rsid w:val="00F87E61"/>
    <w:rsid w:val="00F90404"/>
    <w:rsid w:val="00F92067"/>
    <w:rsid w:val="00F9294C"/>
    <w:rsid w:val="00F95078"/>
    <w:rsid w:val="00F95D7B"/>
    <w:rsid w:val="00F96ACA"/>
    <w:rsid w:val="00F9758A"/>
    <w:rsid w:val="00FA2031"/>
    <w:rsid w:val="00FA2245"/>
    <w:rsid w:val="00FA25B6"/>
    <w:rsid w:val="00FA398A"/>
    <w:rsid w:val="00FA49A0"/>
    <w:rsid w:val="00FA4B01"/>
    <w:rsid w:val="00FA7251"/>
    <w:rsid w:val="00FA7562"/>
    <w:rsid w:val="00FA7B0B"/>
    <w:rsid w:val="00FB18B5"/>
    <w:rsid w:val="00FB2B55"/>
    <w:rsid w:val="00FB51D5"/>
    <w:rsid w:val="00FB5815"/>
    <w:rsid w:val="00FB6393"/>
    <w:rsid w:val="00FC281D"/>
    <w:rsid w:val="00FC527B"/>
    <w:rsid w:val="00FC5EC2"/>
    <w:rsid w:val="00FC6003"/>
    <w:rsid w:val="00FC6F31"/>
    <w:rsid w:val="00FC7D3C"/>
    <w:rsid w:val="00FD337E"/>
    <w:rsid w:val="00FD5022"/>
    <w:rsid w:val="00FD5FFE"/>
    <w:rsid w:val="00FE0701"/>
    <w:rsid w:val="00FE071D"/>
    <w:rsid w:val="00FE289E"/>
    <w:rsid w:val="00FE2ADC"/>
    <w:rsid w:val="00FE2B5E"/>
    <w:rsid w:val="00FE3A4F"/>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61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5B967-C009-2F43-A3C2-31CC9588D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39</Pages>
  <Words>21536</Words>
  <Characters>122759</Characters>
  <Application>Microsoft Office Word</Application>
  <DocSecurity>0</DocSecurity>
  <Lines>1022</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23</cp:revision>
  <dcterms:created xsi:type="dcterms:W3CDTF">2018-12-07T10:43:00Z</dcterms:created>
  <dcterms:modified xsi:type="dcterms:W3CDTF">2018-12-09T06:28:00Z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zotero-version="5.0.58"&gt;&lt;session id="ksulFVNn"/&gt;&lt;style id="http://www.zotero.org/styles/ecology" hasBibliography="1" bibliographyStyleHasBeenSet="1"/&gt;&lt;prefs&gt;&lt;pref name="fieldType" value="Field"/&gt;&lt;/prefs&gt;&lt;/data&gt;</vt:lpwstr>
  </property>
</Properties>
</file>