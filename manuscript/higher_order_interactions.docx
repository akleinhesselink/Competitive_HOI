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053A01F4" w14:textId="77777777" w:rsidR="00B93196" w:rsidRDefault="00B93196">
      <w:pPr>
        <w:pStyle w:val="TitlePage"/>
      </w:pPr>
    </w:p>
    <w:p w14:paraId="1D69938F" w14:textId="0B35F207" w:rsidR="00B93196" w:rsidRDefault="00745446">
      <w:pPr>
        <w:pStyle w:val="TitlePage"/>
        <w:jc w:val="center"/>
      </w:pPr>
      <w:r>
        <w:rPr>
          <w:b/>
          <w:bCs/>
        </w:rPr>
        <w:t xml:space="preserve">Detecting </w:t>
      </w:r>
      <w:r w:rsidR="00390672">
        <w:rPr>
          <w:b/>
          <w:bCs/>
        </w:rPr>
        <w:t xml:space="preserve">Higher Order </w:t>
      </w:r>
      <w:r w:rsidR="002F1415">
        <w:rPr>
          <w:b/>
          <w:bCs/>
        </w:rPr>
        <w:t xml:space="preserve">Competitive </w:t>
      </w:r>
      <w:r w:rsidR="00390672">
        <w:rPr>
          <w:b/>
          <w:bCs/>
        </w:rPr>
        <w:t>Interactions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77777777" w:rsidR="00B93196" w:rsidRDefault="00390672">
      <w:pPr>
        <w:pStyle w:val="TitlePage"/>
        <w:jc w:val="center"/>
      </w:pPr>
      <w:r>
        <w:t>Andrew R. Kleinhesselink</w:t>
      </w:r>
      <w:r>
        <w:rPr>
          <w:rFonts w:ascii="Ubuntu" w:hAnsi="Ubuntu"/>
          <w:vertAlign w:val="superscript"/>
        </w:rPr>
        <w:t>1</w:t>
      </w:r>
      <w:r>
        <w:t>, Jonathan M. Levine</w:t>
      </w:r>
      <w:r>
        <w:rPr>
          <w:vertAlign w:val="superscript"/>
        </w:rPr>
        <w:t>2</w:t>
      </w:r>
      <w:r>
        <w:t xml:space="preserve">, Nathan </w:t>
      </w:r>
      <w:r w:rsidR="002961A2">
        <w:t xml:space="preserve">J.B. </w:t>
      </w:r>
      <w:r>
        <w:t>Kraft</w:t>
      </w:r>
      <w:r>
        <w:rPr>
          <w:vertAlign w:val="superscript"/>
        </w:rPr>
        <w:t>1</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77777777" w:rsidR="00B93196" w:rsidRDefault="00390672">
      <w:pPr>
        <w:pStyle w:val="TitlePage"/>
      </w:pPr>
      <w:r>
        <w:t>Running Title:  Higher Order Interactions</w:t>
      </w:r>
    </w:p>
    <w:p w14:paraId="782B423B" w14:textId="77777777" w:rsidR="00B93196" w:rsidRDefault="00390672">
      <w:pPr>
        <w:pStyle w:val="TitlePage"/>
      </w:pPr>
      <w:r>
        <w:t xml:space="preserve">Word Count: </w:t>
      </w:r>
      <w:r>
        <w:br w:type="page"/>
      </w:r>
    </w:p>
    <w:p w14:paraId="2E98D409" w14:textId="77777777" w:rsidR="00B93196" w:rsidRDefault="00390672">
      <w:pPr>
        <w:pStyle w:val="Heading"/>
      </w:pPr>
      <w:bookmarkStart w:id="0" w:name="abstract"/>
      <w:bookmarkEnd w:id="0"/>
      <w:r>
        <w:lastRenderedPageBreak/>
        <w:t>Abstract</w:t>
      </w:r>
    </w:p>
    <w:p w14:paraId="380B27D3" w14:textId="2D1CCF49" w:rsidR="00B93196" w:rsidRDefault="0030478D">
      <w:pPr>
        <w:spacing w:after="202"/>
        <w:contextualSpacing/>
      </w:pPr>
      <w:r>
        <w:t>A</w:t>
      </w:r>
      <w:r w:rsidR="00390672">
        <w:t xml:space="preserve">lmost every species </w:t>
      </w:r>
      <w:r w:rsidR="00AB49EB">
        <w:t xml:space="preserve">on earth </w:t>
      </w:r>
      <w:r w:rsidR="00390672">
        <w:t xml:space="preserve">interacts with more than one </w:t>
      </w:r>
      <w:r w:rsidR="00163557">
        <w:t>competitor. When</w:t>
      </w:r>
      <w:r w:rsidR="00386CB5">
        <w:t xml:space="preserve"> species </w:t>
      </w:r>
      <w:r w:rsidR="00AB49EB">
        <w:t xml:space="preserve">simultaneously </w:t>
      </w:r>
      <w:r w:rsidR="00386CB5">
        <w:t>interact with two or more competitor</w:t>
      </w:r>
      <w:r w:rsidR="00192A3D">
        <w:t xml:space="preserve"> species</w:t>
      </w:r>
      <w:r w:rsidR="00386CB5">
        <w:t xml:space="preserve">, </w:t>
      </w:r>
      <w:r w:rsidR="00390672">
        <w:t>higher order interactions (HOIs) c</w:t>
      </w:r>
      <w:r w:rsidR="00735D12">
        <w:t>an</w:t>
      </w:r>
      <w:r w:rsidR="00390672">
        <w:t xml:space="preserve"> </w:t>
      </w:r>
      <w:r w:rsidR="00F0623F">
        <w:t xml:space="preserve">emerge and </w:t>
      </w:r>
      <w:r w:rsidR="00390672">
        <w:t xml:space="preserve">invalidate the application of classical theories of species competition. </w:t>
      </w:r>
      <w:r w:rsidR="003C16DF">
        <w:t>I</w:t>
      </w:r>
      <w:r w:rsidR="00192A3D">
        <w:t xml:space="preserve">n order to extend pairwise ecological theory to multi-species communities </w:t>
      </w:r>
      <w:r w:rsidR="00F0623F">
        <w:t xml:space="preserve">it </w:t>
      </w:r>
      <w:r w:rsidR="003C16DF">
        <w:t>is critical to understand how often and by what mechanisms HOIs arise</w:t>
      </w:r>
      <w:r w:rsidR="00390672">
        <w:t xml:space="preserve">. In this paper we </w:t>
      </w:r>
      <w:r w:rsidR="00514E6E">
        <w:t>discuss the</w:t>
      </w:r>
      <w:r w:rsidR="00960940">
        <w:t xml:space="preserve"> difficulties inherent in </w:t>
      </w:r>
      <w:r w:rsidR="00514E6E">
        <w:t xml:space="preserve">defining </w:t>
      </w:r>
      <w:r w:rsidR="00960940">
        <w:t xml:space="preserve">HOIs and </w:t>
      </w:r>
      <w:r w:rsidR="00514E6E">
        <w:t xml:space="preserve">propose a definition for HOIs that </w:t>
      </w:r>
      <w:r w:rsidR="00632DC9">
        <w:t xml:space="preserve">distinguishes them from </w:t>
      </w:r>
      <w:r w:rsidR="00514E6E">
        <w:t>non-linear density dependence</w:t>
      </w:r>
      <w:r w:rsidR="00632DC9">
        <w:t xml:space="preserve"> and emphasizes their consequences for predicting multispecies competition</w:t>
      </w:r>
      <w:r w:rsidR="00514E6E">
        <w:t xml:space="preserve">. We then </w:t>
      </w:r>
      <w:r w:rsidR="00632DC9">
        <w:t>use a simple mechanistic resource competition simulation to</w:t>
      </w:r>
      <w:r w:rsidR="00514E6E">
        <w:t xml:space="preserve"> </w:t>
      </w:r>
      <w:r w:rsidR="00632DC9">
        <w:t xml:space="preserve">illustrate how </w:t>
      </w:r>
      <w:r w:rsidR="00514E6E">
        <w:t xml:space="preserve">HOIs can be detected </w:t>
      </w:r>
      <w:r w:rsidR="00632DC9">
        <w:t xml:space="preserve">using phenomenological models </w:t>
      </w:r>
      <w:r w:rsidR="00514E6E">
        <w:t xml:space="preserve">and discuss the mechanistic basis for HOIs. </w:t>
      </w:r>
      <w:r w:rsidR="00F0623F">
        <w:t xml:space="preserve">In our example, we </w:t>
      </w:r>
      <w:r w:rsidR="00632DC9">
        <w:t>simulate</w:t>
      </w:r>
      <w:r w:rsidR="001E683B">
        <w:t xml:space="preserve"> resource competition between three annual plant species</w:t>
      </w:r>
      <w:r w:rsidR="00B00A38">
        <w:t xml:space="preserve"> </w:t>
      </w:r>
      <w:r w:rsidR="001F3D0E">
        <w:t>differing in the</w:t>
      </w:r>
      <w:r w:rsidR="00632DC9">
        <w:t xml:space="preserve">ir phenology and their </w:t>
      </w:r>
      <w:r w:rsidR="00F0623F">
        <w:t xml:space="preserve">functional </w:t>
      </w:r>
      <w:r w:rsidR="00632DC9">
        <w:t>response to resource depletion</w:t>
      </w:r>
      <w:r w:rsidR="001E683B">
        <w:t xml:space="preserve">. We then fit a phenomenological competition model to </w:t>
      </w:r>
      <w:r w:rsidR="00F0623F">
        <w:t xml:space="preserve">the outcome of </w:t>
      </w:r>
      <w:r w:rsidR="00632DC9">
        <w:t xml:space="preserve">simulated </w:t>
      </w:r>
      <w:r w:rsidR="00F0623F">
        <w:t xml:space="preserve">competition </w:t>
      </w:r>
      <w:r w:rsidR="00632DC9">
        <w:t>and evaluate whether the effects of multispecies competition are equal to the sum of single species effects</w:t>
      </w:r>
      <w:r w:rsidR="00B00A38">
        <w:t xml:space="preserve">.  </w:t>
      </w:r>
      <w:r w:rsidR="00C32A0E">
        <w:t xml:space="preserve">We find that </w:t>
      </w:r>
      <w:r w:rsidR="00632DC9">
        <w:t xml:space="preserve">the strength of </w:t>
      </w:r>
      <w:r w:rsidR="001E683B">
        <w:t>HOIs</w:t>
      </w:r>
      <w:r w:rsidR="00632DC9">
        <w:t xml:space="preserve"> vary with phenology in our </w:t>
      </w:r>
      <w:r w:rsidR="00F0623F">
        <w:t>simulation:</w:t>
      </w:r>
      <w:r w:rsidR="00632DC9">
        <w:t xml:space="preserve"> </w:t>
      </w:r>
      <w:r w:rsidR="00F0623F">
        <w:t>s</w:t>
      </w:r>
      <w:r w:rsidR="00632DC9">
        <w:t>pecies that grow later in the season experience stronger HOIs because the competitive environment they experience is strongly affected by species growing earlier in the season</w:t>
      </w:r>
      <w:r w:rsidR="00C32A0E">
        <w:t xml:space="preserve">. </w:t>
      </w:r>
      <w:r w:rsidR="00390672">
        <w:t xml:space="preserve">We conclude that HOIs </w:t>
      </w:r>
      <w:r w:rsidR="003C16DF">
        <w:t>are</w:t>
      </w:r>
      <w:r w:rsidR="00390672">
        <w:t xml:space="preserve"> likely to arise</w:t>
      </w:r>
      <w:r w:rsidR="001E683B">
        <w:t xml:space="preserve"> </w:t>
      </w:r>
      <w:r w:rsidR="00632DC9">
        <w:t>in systems where resource availability</w:t>
      </w:r>
      <w:r w:rsidR="00192A3D">
        <w:t xml:space="preserve"> </w:t>
      </w:r>
      <w:r w:rsidR="00F0623F">
        <w:t>declines rapidly</w:t>
      </w:r>
      <w:r w:rsidR="00192A3D">
        <w:t xml:space="preserve"> and individual </w:t>
      </w:r>
      <w:r w:rsidR="00F0623F">
        <w:t xml:space="preserve">size </w:t>
      </w:r>
      <w:r w:rsidR="00192A3D">
        <w:t>increases</w:t>
      </w:r>
      <w:r w:rsidR="00F0623F">
        <w:t xml:space="preserve"> rapidly</w:t>
      </w:r>
      <w:r w:rsidR="00632DC9">
        <w:t xml:space="preserve"> 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1" w:name="introduction"/>
      <w:bookmarkEnd w:id="1"/>
    </w:p>
    <w:p w14:paraId="2DFCF149" w14:textId="77777777" w:rsidR="00B93196" w:rsidRDefault="00390672">
      <w:pPr>
        <w:pStyle w:val="Heading"/>
      </w:pPr>
      <w:r>
        <w:lastRenderedPageBreak/>
        <w:t>Introduction</w:t>
      </w:r>
    </w:p>
    <w:p w14:paraId="5BC13903" w14:textId="2B742937" w:rsidR="00B93196" w:rsidRDefault="00AE5DD5">
      <w:pPr>
        <w:spacing w:after="202"/>
        <w:contextualSpacing/>
      </w:pPr>
      <w:r>
        <w:t xml:space="preserve">Over the course of </w:t>
      </w:r>
      <w:r w:rsidR="001E65C5">
        <w:t>their</w:t>
      </w:r>
      <w:r>
        <w:t xml:space="preserve"> lifetime, most</w:t>
      </w:r>
      <w:r w:rsidR="00390672">
        <w:t xml:space="preserve"> </w:t>
      </w:r>
      <w:r>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most classical models in community ecology summarize species interactions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del w:id="2" w:author="Andy Kleinhesselink" w:date="2018-11-07T19:20:00Z">
        <w:r w:rsidR="002E3A23" w:rsidDel="00596808">
          <w:delText xml:space="preserve"> </w:delText>
        </w:r>
        <w:r w:rsidR="005A5626" w:rsidDel="00596808">
          <w:fldChar w:fldCharType="begin"/>
        </w:r>
        <w:r w:rsidR="005A5626" w:rsidDel="00596808">
          <w:delInstrText xml:space="preserve"> ADDIN ZOTERO_ITEM CSL_CITATION {"citationID":"pzIJoSuP","properties":{"formattedCitation":"(Grilli et al. 2017a)","plainCitation":"(Grilli et al. 2017a)","noteIndex":0},"citationItems":[{"id":7340,"uris":["http://zotero.org/users/688880/items/T9P64GQZ"],"uri":["http://zotero.org/users/688880/items/T9P64GQZ"],"itemData":{"id":7340,"type":"article-journal","title":"Feasibility and coexistence of large ecological communities","container-title":"Nature Communications","page":"0","volume":"8","source":"www.nature.com","abstract":"The role of species interactions in controlling the interplay between the stability of ecosystems and their biodiversity is still not well understood. The ability of ecological communities to recover after small perturbations of the species abundances (local asymptotic stability) has been well studied, whereas the likelihood of a community to persist when the conditions change (structural stability) has received much less attention. Our goal is to understand the effects of diversity, interaction strengths and ecological network structure on the volume of parameter space leading to feasible equilibria. We develop a geometrical framework to study the range of conditions necessary for feasible coexistence. We show that feasibility is determined by few quantities describing the interactions, yielding a nontrivial complexity–feasibility relationship. Analysing more than 100 empirical networks, we show that the range of coexistence conditions in mutualistic systems can be analytically predicted. Finally, we characterize the geometric shape of the feasibility domain, thereby identifying the direction of perturbations that are more likely to cause extinctions.","DOI":"10.1038/ncomms14389","ISSN":"2041-1723","language":"en","author":[{"family":"Grilli","given":"Jacopo"},{"family":"Adorisio","given":"Matteo"},{"family":"Suweis","given":"Samir"},{"family":"Barabás","given":"György"},{"family":"Banavar","given":"Jayanth R."},{"family":"Allesina","given":"Stefano"},{"family":"Maritan","given":"Amos"}],"issued":{"date-parts":[["2017",2,24]]}}}],"schema":"https://github.com/citation-style-language/schema/raw/master/csl-citation.json"} </w:delInstrText>
        </w:r>
        <w:r w:rsidR="005A5626" w:rsidDel="00596808">
          <w:fldChar w:fldCharType="separate"/>
        </w:r>
        <w:r w:rsidR="005A5626" w:rsidDel="00596808">
          <w:rPr>
            <w:noProof/>
          </w:rPr>
          <w:delText>(Grilli et al. 2017a)</w:delText>
        </w:r>
        <w:r w:rsidR="005A5626" w:rsidDel="00596808">
          <w:fldChar w:fldCharType="end"/>
        </w:r>
      </w:del>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6E4A7C15" w:rsidR="00BD75EE" w:rsidRDefault="00390672">
      <w:pPr>
        <w:spacing w:after="202"/>
        <w:contextualSpacing/>
      </w:pPr>
      <w:r>
        <w:t xml:space="preserve">The </w:t>
      </w:r>
      <w:r w:rsidR="00024622">
        <w:t>potential for</w:t>
      </w:r>
      <w:r>
        <w:t xml:space="preserve"> higher order interactions (HOIs) between species challenges the core assumption of many </w:t>
      </w:r>
      <w:r w:rsidR="00586936">
        <w:t>foundational</w:t>
      </w:r>
      <w:r>
        <w:t xml:space="preserve"> models in ecology</w:t>
      </w:r>
      <w:r w:rsidR="005A5626">
        <w:t xml:space="preserve"> </w:t>
      </w:r>
      <w:r w:rsidR="005A5626">
        <w:fldChar w:fldCharType="begin"/>
      </w:r>
      <w:ins w:id="3" w:author="Andy Kleinhesselink" w:date="2018-11-07T19:21:00Z">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ins>
      <w:del w:id="4" w:author="Andy Kleinhesselink" w:date="2018-11-07T19:21:00Z">
        <w:r w:rsidR="00033A04" w:rsidDel="00596808">
          <w:delInstrText xml:space="preserve"> ADDIN ZOTERO_ITEM CSL_CITATION {"citationID":"uDxJkzJf","properties":{"formattedCitation":"(Neill 1974, Mayfield and Stouffer 2017, Levine et al. 2017, Grilli et al. 2017b)","plainCitation":"(Neill 1974, Mayfield and Stouffer 2017, Levine et al. 2017, Grilli et al. 2017b)","noteIndex":0},"citationItems":[{"id":7500,"uris":["http://zotero.org/users/688880/items/XWBA33IH"],"uri":["http://zotero.org/users/688880/items/XWBA33IH"],"itemData":{"id":7500,"type":"article-journal","title":"The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delInstrText>
        </w:r>
      </w:del>
      <w:r w:rsidR="005A5626">
        <w:fldChar w:fldCharType="separate"/>
      </w:r>
      <w:ins w:id="5" w:author="Andy Kleinhesselink" w:date="2018-11-07T19:21:00Z">
        <w:r w:rsidR="00596808">
          <w:rPr>
            <w:noProof/>
          </w:rPr>
          <w:t>(Neill 1974, Mayfield and Stouffer 2017, Levine et al. 2017, Grilli et al. 2017)</w:t>
        </w:r>
      </w:ins>
      <w:del w:id="6" w:author="Andy Kleinhesselink" w:date="2018-11-07T19:21:00Z">
        <w:r w:rsidR="00033A04" w:rsidRPr="00596808" w:rsidDel="00596808">
          <w:rPr>
            <w:noProof/>
          </w:rPr>
          <w:delText>(Neill 1974, Mayfield and Stouffer 2017, Levine et al. 2017, Grilli et al. 2017b)</w:delText>
        </w:r>
      </w:del>
      <w:r w:rsidR="005A5626">
        <w:fldChar w:fldCharType="end"/>
      </w:r>
      <w:r>
        <w:t xml:space="preserve">. </w:t>
      </w:r>
      <w:r w:rsidR="00852C69">
        <w:t>The conceptual</w:t>
      </w:r>
      <w:r w:rsidR="003431F6">
        <w:t xml:space="preserve"> </w:t>
      </w:r>
      <w:r w:rsidR="00852C69">
        <w:t xml:space="preserve">importance of HOIs is </w:t>
      </w:r>
      <w:r w:rsidR="003431F6">
        <w:t xml:space="preserve">clear: if HOIs are prevalent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the dynamics of communities with</w:t>
      </w:r>
      <w:r w:rsidR="006D5FDA">
        <w:t xml:space="preserve"> more than two species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challenges classical definitions of coexistence and </w:t>
      </w:r>
      <w:r w:rsidR="009E7519">
        <w:t xml:space="preserve">the </w:t>
      </w:r>
      <w:r w:rsidR="00EC01A1">
        <w:t xml:space="preserve">niche that rest on </w:t>
      </w:r>
      <w:r w:rsidR="009E7519">
        <w:t xml:space="preserve">the assumption that </w:t>
      </w:r>
      <w:r w:rsidR="00EC01A1">
        <w:t>intraspecific</w:t>
      </w:r>
      <w:r w:rsidR="009E7519">
        <w:t xml:space="preserve"> and</w:t>
      </w:r>
      <w:r w:rsidR="00EC01A1">
        <w:t xml:space="preserve"> interspecific </w:t>
      </w:r>
      <w:r w:rsidR="009E7519">
        <w:t xml:space="preserve">interactions are fixed strength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ins w:id="7" w:author="Andy Kleinhesselink" w:date="2018-11-07T19:21:00Z">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ins>
      <w:del w:id="8" w:author="Andy Kleinhesselink" w:date="2018-11-07T19:21:00Z">
        <w:r w:rsidR="00EC66DE" w:rsidDel="00596808">
          <w:delInstrText xml:space="preserve"> ADDIN ZOTERO_ITEM CSL_CITATION {"citationID":"Z5kiMrwm","properties":{"formattedCitation":"(Grilli et al. 2017b)","plainCitation":"(Grilli et al. 2017b)","noteIndex":0},"citationItems":[{"id":14,"uris":["http://zotero.org/users/688880/items/CB4MYUDW"],"uri":["http://zotero.org/users/688880/items/CB4MYUDW"],"itemData":{"id":14,"type":"article-journal","title":"Higher-order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delInstrText>
        </w:r>
      </w:del>
      <w:r w:rsidR="00EC66DE">
        <w:fldChar w:fldCharType="separate"/>
      </w:r>
      <w:ins w:id="9" w:author="Andy Kleinhesselink" w:date="2018-11-07T19:21:00Z">
        <w:r w:rsidR="00596808">
          <w:rPr>
            <w:noProof/>
          </w:rPr>
          <w:t>(Grilli et al. 2017)</w:t>
        </w:r>
      </w:ins>
      <w:del w:id="10" w:author="Andy Kleinhesselink" w:date="2018-11-07T19:21:00Z">
        <w:r w:rsidR="00EC66DE" w:rsidRPr="00596808" w:rsidDel="00596808">
          <w:rPr>
            <w:noProof/>
          </w:rPr>
          <w:delText>(Grilli et al. 2017b)</w:delText>
        </w:r>
      </w:del>
      <w:r w:rsidR="00EC66DE">
        <w:fldChar w:fldCharType="end"/>
      </w:r>
      <w:r>
        <w:t xml:space="preserve">. </w:t>
      </w:r>
    </w:p>
    <w:p w14:paraId="0AACBB3E" w14:textId="11CC97A8" w:rsidR="006A1B59" w:rsidRDefault="00616BAF" w:rsidP="003431F6">
      <w:pPr>
        <w:spacing w:after="202"/>
        <w:contextualSpacing/>
      </w:pPr>
      <w:r>
        <w:t xml:space="preserve">Although </w:t>
      </w:r>
      <w:r w:rsidR="00960940">
        <w:t>there has been a revival in ecologists’ interest in the implications of HOIs for community coexistence</w:t>
      </w:r>
      <w:r w:rsidR="00FE0701">
        <w:t xml:space="preserve"> </w:t>
      </w:r>
      <w:r w:rsidR="005561EF">
        <w:t xml:space="preserve">the field still lacks </w:t>
      </w:r>
      <w:r w:rsidR="00E75F7D">
        <w:t xml:space="preserve">a </w:t>
      </w:r>
      <w:r w:rsidR="00960940">
        <w:t>consensus</w:t>
      </w:r>
      <w:r w:rsidR="00E75F7D">
        <w:t xml:space="preserve"> definition </w:t>
      </w:r>
      <w:r w:rsidR="005561EF">
        <w:t>of</w:t>
      </w:r>
      <w:r w:rsidR="00E75F7D">
        <w:t xml:space="preserve"> HOIs</w:t>
      </w:r>
      <w:r w:rsidR="005561EF">
        <w:t xml:space="preserve"> and</w:t>
      </w:r>
      <w:r w:rsidR="00E75F7D">
        <w:t xml:space="preserve"> </w:t>
      </w:r>
      <w:r w:rsidR="00E75F7D">
        <w:lastRenderedPageBreak/>
        <w:t>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ins w:id="11" w:author="Andy Kleinhesselink" w:date="2018-11-07T19:19:00Z">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ins>
      <w:del w:id="12" w:author="Andy Kleinhesselink" w:date="2018-11-07T19:19:00Z">
        <w:r w:rsidR="006D02EA" w:rsidDel="00596808">
          <w:del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A."}],"issued":{"date-parts":[["1981"]]}}},{"id":7497,"uris":["http://zotero.org/users/688880/items/35Y5IZIL"],"uri":["http://zotero.org/users/688880/items/35Y5IZIL"],"itemData":{"id":7497,"type":"article-journal","title":"Do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delInstrText>
        </w:r>
      </w:del>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 xml:space="preserve">discussions defined an HOI only within the context of a standard Lotka-Volterra competition model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was itself 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DA1F0D">
        <w:t xml:space="preserve">.  A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 xml:space="preserve">specific interaction terms in their definition of HOI, </w:t>
      </w:r>
      <w:r w:rsidR="00852C69">
        <w:t xml:space="preserve">which deviates from the </w:t>
      </w:r>
      <w:r w:rsidR="004B7E48">
        <w:t xml:space="preserve">original </w:t>
      </w:r>
      <w:r w:rsidR="004F1562">
        <w:t>emphasis on interactions between more than two species</w:t>
      </w:r>
      <w:r w:rsidR="00DA1F0D">
        <w:t xml:space="preserve">. </w:t>
      </w:r>
      <w:r w:rsidR="00593B78">
        <w:t xml:space="preserve"> In another recent paper, Grilli et al. </w:t>
      </w:r>
      <w:r w:rsidR="004B7D03">
        <w:fldChar w:fldCharType="begin"/>
      </w:r>
      <w:ins w:id="13" w:author="Andy Kleinhesselink" w:date="2018-11-07T19:21:00Z">
        <w:r w:rsidR="00596808">
          <w:instrText xml:space="preserve"> ADDIN ZOTERO_ITEM CSL_CITATION {"citationID":"HerHuAyU","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ins>
      <w:del w:id="14" w:author="Andy Kleinhesselink" w:date="2018-11-07T19:21:00Z">
        <w:r w:rsidR="004B7D03" w:rsidDel="00596808">
          <w:delInstrText xml:space="preserve"> ADDIN ZOTERO_ITEM CSL_CITATION {"citationID":"HerHuAyU","properties":{"formattedCitation":"(2017b)","plainCitation":"(2017b)","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delInstrText>
        </w:r>
      </w:del>
      <w:r w:rsidR="004B7D03">
        <w:fldChar w:fldCharType="separate"/>
      </w:r>
      <w:ins w:id="15" w:author="Andy Kleinhesselink" w:date="2018-11-07T19:21:00Z">
        <w:r w:rsidR="00596808">
          <w:rPr>
            <w:noProof/>
          </w:rPr>
          <w:t>(2017)</w:t>
        </w:r>
      </w:ins>
      <w:del w:id="16" w:author="Andy Kleinhesselink" w:date="2018-11-07T19:21:00Z">
        <w:r w:rsidR="004B7D03" w:rsidRPr="00596808" w:rsidDel="00596808">
          <w:rPr>
            <w:noProof/>
          </w:rPr>
          <w:delText>(2017b)</w:delText>
        </w:r>
      </w:del>
      <w:r w:rsidR="004B7D03">
        <w:fldChar w:fldCharType="end"/>
      </w:r>
      <w:r w:rsidR="004B7D03">
        <w:t xml:space="preserve"> </w:t>
      </w:r>
      <w:r w:rsidR="00852C69">
        <w:t xml:space="preserve">demonstrate the implications </w:t>
      </w:r>
      <w:r w:rsidR="004B7D03">
        <w:t>HOI</w:t>
      </w:r>
      <w:r w:rsidR="00852C69">
        <w:t>s could have</w:t>
      </w:r>
      <w:r w:rsidR="004B7D03">
        <w:t xml:space="preserve"> for </w:t>
      </w:r>
      <w:r w:rsidR="00852C69">
        <w:t>multispecies</w:t>
      </w:r>
      <w:r w:rsidR="004B7D03">
        <w:t xml:space="preserve"> coexistence, but their example </w:t>
      </w:r>
      <w:r w:rsidR="00550788">
        <w:t xml:space="preserve">of HOIs are strictly speaking not interaction modifications at all, </w:t>
      </w:r>
      <w:r w:rsidR="00033A04">
        <w:t xml:space="preserve">and fit more accurately within the definition of </w:t>
      </w:r>
      <w:r w:rsidR="004B7D03">
        <w:t xml:space="preserve">indirect </w:t>
      </w:r>
      <w:r w:rsidR="00846BFF">
        <w:t>interaction chains</w:t>
      </w:r>
      <w:r w:rsidR="004B7D03">
        <w:t xml:space="preserve"> </w:t>
      </w:r>
      <w:r w:rsidR="004B7D03">
        <w:fldChar w:fldCharType="begin"/>
      </w:r>
      <w:r w:rsidR="004B7D03">
        <w:instrText xml:space="preserve"> ADDIN ZOTERO_ITEM CSL_CITATION {"citationID":"xNHZHZjZ","properties":{"formattedCitation":"(Levine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B7D03">
        <w:fldChar w:fldCharType="separate"/>
      </w:r>
      <w:r w:rsidR="004B7D03">
        <w:rPr>
          <w:noProof/>
        </w:rPr>
        <w:t>(Levine et al. 2017)</w:t>
      </w:r>
      <w:r w:rsidR="004B7D03">
        <w:fldChar w:fldCharType="end"/>
      </w:r>
      <w:r w:rsidR="004B7D03">
        <w:t>.</w:t>
      </w:r>
      <w:r w:rsidR="00550788">
        <w:t xml:space="preserve"> </w:t>
      </w:r>
      <w:r w:rsidR="00852C69">
        <w:t>The renewed interest in HOIs</w:t>
      </w:r>
      <w:r w:rsidR="00033A04">
        <w:t xml:space="preserve"> and their potentially profound implications for modeling multispecies communities </w:t>
      </w:r>
      <w:r w:rsidR="00852C69">
        <w:t xml:space="preserve">demand a </w:t>
      </w:r>
      <w:r w:rsidR="00033A04">
        <w:t xml:space="preserve">clear </w:t>
      </w:r>
      <w:r w:rsidR="003431F6">
        <w:t xml:space="preserve">definition </w:t>
      </w:r>
      <w:r w:rsidR="004B7E48">
        <w:t xml:space="preserve">of what they are </w:t>
      </w:r>
      <w:r w:rsidR="003431F6">
        <w:t>and a worked example showing how HOIs could be detected in the kind of empirical data ecologists actually collect.</w:t>
      </w:r>
    </w:p>
    <w:p w14:paraId="54009F6F" w14:textId="25DA9044" w:rsidR="00661E05" w:rsidRDefault="00661E05" w:rsidP="00973FCF">
      <w:pPr>
        <w:spacing w:after="202"/>
        <w:contextualSpacing/>
      </w:pPr>
      <w:r>
        <w:t xml:space="preserve">In addition, the mechanisms that do and do not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the issue is essentially an artificial construct of phenomenological models.  However, the question of whether </w:t>
      </w:r>
      <w:r>
        <w:lastRenderedPageBreak/>
        <w:t>perfect knowledge of pairwise interactions is sufficient to predict the dynamics of more complex systems is fundamentally phenomenological and thus can only be investigated in the context of phenomenological interactions.  Second, if mechanistic models 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 glaring gap in our knowledge of competition—the logistical challenge of studying multispecies competition notwithstanding</w:t>
      </w:r>
      <w:r>
        <w:t xml:space="preserve">.  An investigation of the mechanistic basis of HOIs would help ecologists predict when and where HOIs are most likely to emerge—and may help explain why phenomenological models without HOIs have been successfully applied in many communities.  </w:t>
      </w:r>
    </w:p>
    <w:p w14:paraId="59CB5162" w14:textId="56CC1103" w:rsidR="000D418D" w:rsidRDefault="00DA4C84" w:rsidP="00734B7F">
      <w:pPr>
        <w:spacing w:after="202"/>
        <w:contextualSpacing/>
      </w:pPr>
      <w:r w:rsidRPr="00373175">
        <w:t xml:space="preserve">In this paper we </w:t>
      </w:r>
      <w:r w:rsidR="000A0B3E" w:rsidRPr="00373175">
        <w:t xml:space="preserve">discuss the difficulties in defining </w:t>
      </w:r>
      <w:r w:rsidRPr="00373175">
        <w:t>HOIs</w:t>
      </w:r>
      <w:r w:rsidR="000A0B3E" w:rsidRPr="00373175">
        <w:t>, the pitfalls in</w:t>
      </w:r>
      <w:r w:rsidR="00150BAB" w:rsidRPr="00373175">
        <w:t xml:space="preserve">herent </w:t>
      </w:r>
      <w:r w:rsidR="000A0B3E" w:rsidRPr="00373175">
        <w:t>detect</w:t>
      </w:r>
      <w:r w:rsidR="00150BAB" w:rsidRPr="00373175">
        <w:t>ing</w:t>
      </w:r>
      <w:r w:rsidR="000A0B3E" w:rsidRPr="00373175">
        <w:t xml:space="preserve"> HOIs </w:t>
      </w:r>
      <w:r w:rsidR="00E22254">
        <w:t>with phenomenological models, and the potential mechanisms that generate HOIs</w:t>
      </w:r>
      <w:r w:rsidR="000A0B3E" w:rsidRPr="00373175">
        <w:t>.  To illustrate our definition and to highlight the mechanism that can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even in relatively simple mechanistic 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worked example </w:t>
      </w:r>
      <w:r w:rsidR="009D7935">
        <w:lastRenderedPageBreak/>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17" w:name="defining-higher-order-interactions"/>
      <w:bookmarkEnd w:id="17"/>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1AA2AC2E" w:rsidR="0045307B" w:rsidRDefault="00101A73" w:rsidP="00373187">
      <w:pPr>
        <w:spacing w:after="202"/>
        <w:contextualSpacing/>
      </w:pPr>
      <w:r>
        <w:t>T</w:t>
      </w:r>
      <w:r w:rsidR="00141AE0">
        <w:t>he great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D709AF">
        <w:fldChar w:fldCharType="begin"/>
      </w:r>
      <w:r w:rsidR="00D709AF">
        <w:instrText xml:space="preserve"> ADDIN ZOTERO_ITEM CSL_CITATION {"citationID":"9BQDoRRE","properties":{"formattedCitation":"(Kraft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D709AF">
        <w:fldChar w:fldCharType="separate"/>
      </w:r>
      <w:r w:rsidR="00D709AF">
        <w:rPr>
          <w:noProof/>
        </w:rPr>
        <w:t>(Kraft et al. 2015)</w:t>
      </w:r>
      <w:r w:rsidR="00D709AF">
        <w:fldChar w:fldCharType="end"/>
      </w:r>
      <w:r w:rsidR="00D709AF">
        <w:t>)</w:t>
      </w:r>
      <w:r w:rsidR="00E57D3F">
        <w:t xml:space="preserve">. </w:t>
      </w:r>
      <w:r w:rsidR="009823D3">
        <w:t>Th</w:t>
      </w:r>
      <w:r w:rsidR="00E57D3F">
        <w:t>is power</w:t>
      </w:r>
      <w:r w:rsidR="009823D3">
        <w:t>, however, come</w:t>
      </w:r>
      <w:r w:rsidR="00E9784F">
        <w:t>s</w:t>
      </w:r>
      <w:r w:rsidR="009823D3">
        <w:t xml:space="preserve"> with complication</w:t>
      </w:r>
      <w:r w:rsidR="000A0B3E">
        <w:t>s</w:t>
      </w:r>
      <w:r w:rsidR="009823D3">
        <w:t xml:space="preserve">. </w:t>
      </w:r>
      <w:r w:rsidR="00E9784F">
        <w:t>P</w:t>
      </w:r>
      <w:r w:rsidR="00E57D3F">
        <w:t xml:space="preserve">henomenological models require choosing a functional form for 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014913">
        <w:t xml:space="preserve">As we will show this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the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1FBAD7A5" w:rsidR="00286FFE" w:rsidRDefault="00F80F5F" w:rsidP="00F80F5F">
      <w:pPr>
        <w:spacing w:after="202"/>
        <w:contextualSpacing/>
      </w:pPr>
      <w:r>
        <w:lastRenderedPageBreak/>
        <w:t xml:space="preserve">In order to construct a useful definition for HOIs, we start from </w:t>
      </w:r>
      <w:r w:rsidR="00A3410F">
        <w:t xml:space="preserve">what we see as the important implication </w:t>
      </w:r>
      <w:r>
        <w:t>HOIs</w:t>
      </w:r>
      <w:r w:rsidR="00014913">
        <w:t xml:space="preserve"> have for community dynamics</w:t>
      </w:r>
      <w:r>
        <w:t xml:space="preserve">:  </w:t>
      </w:r>
      <w:r w:rsidR="00A3410F">
        <w:t xml:space="preserve">the presence of </w:t>
      </w:r>
      <w:r>
        <w:t>HOIs mean</w:t>
      </w:r>
      <w:r w:rsidR="0086361A">
        <w:t>s</w:t>
      </w:r>
      <w:r>
        <w:t xml:space="preserve"> that </w:t>
      </w:r>
      <w:r w:rsidR="00A3410F">
        <w:t xml:space="preserve">even </w:t>
      </w:r>
      <w:r w:rsidR="00101A73">
        <w:t xml:space="preserve">if an ecologist had </w:t>
      </w:r>
      <w:r>
        <w:t xml:space="preserve">perfect knowledge of how each </w:t>
      </w:r>
      <w:r w:rsidR="00357DD5">
        <w:t>pair of species compete against one another</w:t>
      </w:r>
      <w:r w:rsidR="00A3410F">
        <w:t xml:space="preserve">, </w:t>
      </w:r>
      <w:r w:rsidR="00101A73">
        <w:t>the ecologist would be un</w:t>
      </w:r>
      <w:r w:rsidR="00A3410F">
        <w:t>able to predict the dynamics of a community with more than two species</w:t>
      </w:r>
      <w:r>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interactions between species </w:t>
      </w:r>
      <w:r w:rsidR="00101A73">
        <w:t>are</w:t>
      </w:r>
      <w:r w:rsidR="00373175">
        <w:t xml:space="preserve"> independent of the broader competitive environment</w:t>
      </w:r>
      <w:r w:rsidR="00FC6F31">
        <w:t>, then this means there are no HOIs; if on the</w:t>
      </w:r>
      <w:r w:rsidR="00451F78">
        <w:t xml:space="preserve"> other</w:t>
      </w:r>
      <w:r w:rsidR="00FC6F31">
        <w:t xml:space="preserve"> hand, interactions between species depend on the density of other species then this leads to HOIs </w:t>
      </w:r>
      <w:r w:rsidR="00286FFE">
        <w:t xml:space="preserve">(see </w:t>
      </w:r>
      <w:r w:rsidR="00FC6F31">
        <w:fldChar w:fldCharType="begin"/>
      </w:r>
      <w:r w:rsidR="00FC6F31">
        <w:instrText xml:space="preserve"> ADDIN ZOTERO_ITEM CSL_CITATION {"citationID":"0MXSHsYG","properties":{"formattedCitation":"(Billick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J."}],"issued":{"date-parts":[["1994"]]}}}],"schema":"https://github.com/citation-style-language/schema/raw/master/csl-citation.json"} </w:instrText>
      </w:r>
      <w:r w:rsidR="00FC6F31">
        <w:fldChar w:fldCharType="separate"/>
      </w:r>
      <w:r w:rsidR="00FC6F31">
        <w:rPr>
          <w:noProof/>
        </w:rPr>
        <w:t>(Billick and Case 1994)</w:t>
      </w:r>
      <w:r w:rsidR="00FC6F31">
        <w:fldChar w:fldCharType="end"/>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938A6F8" w14:textId="245F2A8E" w:rsidR="00373175" w:rsidRDefault="0086361A" w:rsidP="00373175">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ins w:id="18" w:author="Andy Kleinhesselink" w:date="2018-11-07T19:21:00Z">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ins>
      <w:del w:id="19" w:author="Andy Kleinhesselink" w:date="2018-11-07T19:21:00Z">
        <w:r w:rsidR="00283064" w:rsidDel="00596808">
          <w:delInstrText xml:space="preserve"> ADDIN ZOTERO_ITEM CSL_CITATION {"citationID":"IV2qO4zr","properties":{"formattedCitation":"(2017b)","plainCitation":"(2017b)","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delInstrText>
        </w:r>
      </w:del>
      <w:r w:rsidR="00283064">
        <w:fldChar w:fldCharType="separate"/>
      </w:r>
      <w:ins w:id="20" w:author="Andy Kleinhesselink" w:date="2018-11-07T19:21:00Z">
        <w:r w:rsidR="00596808">
          <w:rPr>
            <w:noProof/>
          </w:rPr>
          <w:t>(2017)</w:t>
        </w:r>
      </w:ins>
      <w:del w:id="21" w:author="Andy Kleinhesselink" w:date="2018-11-07T19:21:00Z">
        <w:r w:rsidR="00283064" w:rsidRPr="00596808" w:rsidDel="00596808">
          <w:rPr>
            <w:noProof/>
          </w:rPr>
          <w:delText>(2017b)</w:delText>
        </w:r>
      </w:del>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283064">
        <w:t xml:space="preserve"> </w:t>
      </w:r>
      <w:r w:rsidR="00283064">
        <w:fldChar w:fldCharType="begin"/>
      </w:r>
      <w:r w:rsidR="00283064">
        <w:instrText xml:space="preserve"> ADDIN ZOTERO_ITEM CSL_CITATION {"citationID":"8x75i8m2","properties":{"formattedCitation":"(Levine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283064">
        <w:fldChar w:fldCharType="separate"/>
      </w:r>
      <w:r w:rsidR="00283064">
        <w:rPr>
          <w:noProof/>
        </w:rPr>
        <w:t>(Levine et al. 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p>
    <w:p w14:paraId="02626C12" w14:textId="0DB13FB6" w:rsidR="00600A7D" w:rsidRDefault="00044E45" w:rsidP="00054720">
      <w:pPr>
        <w:spacing w:after="202"/>
        <w:contextualSpacing/>
      </w:pPr>
      <w:r>
        <w:t xml:space="preserve">In a study of annual plant competition, Mayfield and Stouffer </w:t>
      </w:r>
      <w:r>
        <w:fldChar w:fldCharType="begin"/>
      </w:r>
      <w:r>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fldChar w:fldCharType="separate"/>
      </w:r>
      <w:r>
        <w:rPr>
          <w:noProof/>
        </w:rPr>
        <w:t>(2017)</w:t>
      </w:r>
      <w:r>
        <w:fldChar w:fldCharType="end"/>
      </w:r>
      <w:r>
        <w:t xml:space="preserve"> define as HOIs any polynomial terms of species density in their demographic model that improve the statistical fit to the data.  </w:t>
      </w:r>
      <w:r w:rsidR="0056606B">
        <w:t>Thus</w:t>
      </w:r>
      <w:r w:rsidR="00283064">
        <w:t xml:space="preserve">, </w:t>
      </w:r>
      <w:r w:rsidR="0056606B">
        <w:t>the</w:t>
      </w:r>
      <w:r w:rsidR="00283064">
        <w:t xml:space="preserve">ir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 xml:space="preserve">a </w:t>
      </w:r>
      <w:r w:rsidR="0055486E">
        <w:lastRenderedPageBreak/>
        <w:t>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 xml:space="preserve">and maps clearly onto what a mathematician thinks of as a “higher order” term,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rsidR="0086361A">
        <w:t>including</w:t>
      </w:r>
      <w:r w:rsidR="00DE2068">
        <w:t xml:space="preserve"> quadratic density terms </w:t>
      </w:r>
      <w:r w:rsidR="0086361A">
        <w:t>within the definition of</w:t>
      </w:r>
      <w:r w:rsidR="00DE2068">
        <w:t xml:space="preserve"> HOIs </w:t>
      </w:r>
      <w:r>
        <w:t xml:space="preserve">may seem </w:t>
      </w:r>
      <w:r w:rsidR="00DE2068">
        <w:t xml:space="preserve">inconsistent with </w:t>
      </w:r>
      <w:r w:rsidR="00E908D7">
        <w:t xml:space="preserve">idea that </w:t>
      </w:r>
      <w:r w:rsidR="00DE2068">
        <w:t xml:space="preserve">HOIs </w:t>
      </w:r>
      <w:r w:rsidR="00E908D7">
        <w:t>result from</w:t>
      </w:r>
      <w:r w:rsidR="00DE2068">
        <w:t xml:space="preserve"> interaction modification:  </w:t>
      </w:r>
      <w:r w:rsidR="00014913">
        <w:t>i.e. how</w:t>
      </w:r>
      <w:r w:rsidR="00C875B7">
        <w:t xml:space="preserve"> </w:t>
      </w:r>
      <w:r w:rsidR="00014913">
        <w:t>can a</w:t>
      </w:r>
      <w:r w:rsidR="00C875B7">
        <w:t xml:space="preserve"> species modify its own </w:t>
      </w:r>
      <w:r w:rsidR="00903029">
        <w:t xml:space="preserve">competitive </w:t>
      </w:r>
      <w:r w:rsidR="00C875B7">
        <w:t xml:space="preserve">effect? </w:t>
      </w:r>
    </w:p>
    <w:p w14:paraId="7A1A44C6" w14:textId="2D282751" w:rsidR="001A6A75" w:rsidRPr="006B2FC8" w:rsidRDefault="00283064" w:rsidP="00516EBB">
      <w:pPr>
        <w:spacing w:after="202"/>
        <w:contextualSpacing/>
      </w:pPr>
      <w:r w:rsidRPr="006B2FC8">
        <w:t xml:space="preserve">A similar </w:t>
      </w:r>
      <w:r w:rsidR="0055486E" w:rsidRPr="006B2FC8">
        <w:t xml:space="preserve">set of issues </w:t>
      </w:r>
      <w:r w:rsidRPr="006B2FC8">
        <w:t xml:space="preserve">was pointed out early on by </w:t>
      </w:r>
      <w:r w:rsidRPr="006B2FC8">
        <w:fldChar w:fldCharType="begin"/>
      </w:r>
      <w:ins w:id="22" w:author="Andy Kleinhesselink" w:date="2018-11-07T19:19:00Z">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ins>
      <w:del w:id="23" w:author="Andy Kleinhesselink" w:date="2018-11-07T19:19:00Z">
        <w:r w:rsidR="00054720" w:rsidRPr="006B2FC8" w:rsidDel="00596808">
          <w:delInstrText xml:space="preserve"> ADDIN ZOTERO_ITEM CSL_CITATION {"citationID":"K5Wdr7Dt","properties":{"formattedCitation":"(1981)","plainCitation":"(1981)","noteIndex":0},"citationItems":[{"id":7497,"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delInstrText>
        </w:r>
      </w:del>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Beverton-Holt, Hassel</w:t>
      </w:r>
      <w:r w:rsidR="00595CA6" w:rsidRPr="006B2FC8">
        <w:t>l</w:t>
      </w:r>
      <w:r w:rsidR="0055486E" w:rsidRPr="006B2FC8">
        <w:t xml:space="preserve"> and Ricker models,</w:t>
      </w:r>
      <w:r w:rsidR="001D0EAD" w:rsidRPr="006B2FC8">
        <w:t xml:space="preserve"> per capita growth rate is assumed to be a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E36D5" w:rsidRPr="006B2FC8">
        <w:t>ies</w:t>
      </w:r>
      <w:r w:rsidR="00CA248C" w:rsidRPr="006B2FC8">
        <w:t xml:space="preserve"> the 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00393AA2" w:rsidR="009C4CDF" w:rsidRPr="006B2FC8" w:rsidRDefault="007C1073" w:rsidP="0055486E">
      <w:pPr>
        <w:spacing w:after="202"/>
        <w:contextualSpacing/>
      </w:pPr>
      <w:r w:rsidRPr="006B2FC8">
        <w:t>To formally d</w:t>
      </w:r>
      <w:r w:rsidR="00C03FEF" w:rsidRPr="006B2FC8">
        <w:t>efin</w:t>
      </w:r>
      <w:r w:rsidR="00101A73" w:rsidRPr="006B2FC8">
        <w:t>e</w:t>
      </w:r>
      <w:r w:rsidR="00C03FEF" w:rsidRPr="006B2FC8">
        <w:t xml:space="preserve"> higher order interactions</w:t>
      </w:r>
      <w:r w:rsidR="00E75777" w:rsidRPr="006B2FC8">
        <w:t xml:space="preserve"> and avoid the pitfalls of prior attempts to do so, </w:t>
      </w:r>
      <w:r w:rsidRPr="006B2FC8">
        <w:t>we return to</w:t>
      </w:r>
      <w:r w:rsidR="00C03FEF" w:rsidRPr="006B2FC8">
        <w:t xml:space="preserve"> the key </w:t>
      </w:r>
      <w:r w:rsidR="00D71481" w:rsidRPr="006B2FC8">
        <w:t>conceptual issue</w:t>
      </w:r>
      <w:r w:rsidR="00101A73" w:rsidRPr="006B2FC8">
        <w:t xml:space="preserve">s </w:t>
      </w:r>
      <w:r w:rsidR="00C03FEF" w:rsidRPr="006B2FC8">
        <w:t>that HOIs imply</w:t>
      </w:r>
      <w:r w:rsidR="00101A73" w:rsidRPr="006B2FC8">
        <w:t>: the presence of</w:t>
      </w:r>
      <w:r w:rsidR="00D71481" w:rsidRPr="006B2FC8">
        <w:t xml:space="preserve"> </w:t>
      </w:r>
      <w:r w:rsidR="00C03FEF" w:rsidRPr="006B2FC8">
        <w:t xml:space="preserve">emergent properties in multispecies communities. </w:t>
      </w:r>
      <w:r w:rsidR="00D512C8" w:rsidRPr="006B2FC8">
        <w:t xml:space="preserve"> Or equivalently, that dynamics in multispecies communities cannot be neatly decomposed into </w:t>
      </w:r>
      <w:r w:rsidR="00F60713" w:rsidRPr="006B2FC8">
        <w:t xml:space="preserve">separate </w:t>
      </w:r>
      <w:r w:rsidR="0022450C" w:rsidRPr="006B2FC8">
        <w:t>competitive effects of each species on each other species.  E</w:t>
      </w:r>
      <w:r w:rsidR="00C03FEF" w:rsidRPr="006B2FC8">
        <w:t xml:space="preserve">mergent properties </w:t>
      </w:r>
      <w:r w:rsidR="0022450C" w:rsidRPr="006B2FC8">
        <w:t xml:space="preserve">at the community level, or non-independence of competitive effects </w:t>
      </w:r>
      <w:r w:rsidR="00C03FEF" w:rsidRPr="006B2FC8">
        <w:t>aris</w:t>
      </w:r>
      <w:r w:rsidR="00A650E9" w:rsidRPr="006B2FC8">
        <w:t>e due to</w:t>
      </w:r>
      <w:r w:rsidR="00C03FEF" w:rsidRPr="006B2FC8">
        <w:t xml:space="preserve"> interaction modification</w:t>
      </w:r>
      <w:r w:rsidR="00C725BD" w:rsidRPr="006B2FC8">
        <w:t xml:space="preserve"> between </w:t>
      </w:r>
      <w:r w:rsidR="00C725BD" w:rsidRPr="006B2FC8">
        <w:lastRenderedPageBreak/>
        <w:t>competitors</w:t>
      </w:r>
      <w:r w:rsidR="00C03FEF" w:rsidRPr="006B2FC8">
        <w:t xml:space="preserve">.  </w:t>
      </w:r>
      <w:r w:rsidR="004F3621" w:rsidRPr="006B2FC8">
        <w:t>Following from this 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8F7479"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3811BFCD"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BC59FC" w:rsidRPr="006B2FC8">
              <w:rPr>
                <w:noProof/>
              </w:rPr>
              <w:t>1</w:t>
            </w:r>
            <w:r w:rsidR="00AC7C1E" w:rsidRPr="006B2FC8">
              <w:rPr>
                <w:noProof/>
              </w:rPr>
              <w:fldChar w:fldCharType="end"/>
            </w:r>
            <w:r w:rsidRPr="006B2FC8">
              <w:t>)</w:t>
            </w:r>
          </w:p>
        </w:tc>
      </w:tr>
    </w:tbl>
    <w:p w14:paraId="5565AAC2" w14:textId="43FBE7B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on the left</w:t>
      </w:r>
      <w:r w:rsidR="00A901E6" w:rsidRPr="006B2FC8">
        <w:t>-</w:t>
      </w:r>
      <w:r w:rsidR="005B5848" w:rsidRPr="006B2FC8">
        <w:t xml:space="preserve">hand side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CE2561" w:rsidRPr="006B2FC8">
        <w:t xml:space="preserve">, is </w:t>
      </w:r>
      <w:r w:rsidR="00C0352C" w:rsidRPr="006B2FC8">
        <w:t>a species specific parameter defining the</w:t>
      </w:r>
      <w:r w:rsidR="00CE2561" w:rsidRPr="006B2FC8">
        <w:t xml:space="preserve"> average per capita</w:t>
      </w:r>
      <w:r w:rsidR="00C0352C" w:rsidRPr="006B2FC8">
        <w:t xml:space="preserve"> population growth rate</w:t>
      </w:r>
      <w:r w:rsidR="00CE2561" w:rsidRPr="006B2FC8">
        <w:t xml:space="preserve"> in the absence of competitors,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p>
    <w:p w14:paraId="40CA0111" w14:textId="65CA9394" w:rsidR="004A7CD3" w:rsidRPr="006B2FC8" w:rsidRDefault="00A03283" w:rsidP="004F3621">
      <w:pPr>
        <w:spacing w:after="202"/>
        <w:contextualSpacing/>
      </w:pPr>
      <w:r w:rsidRPr="006B2FC8">
        <w:t>An</w:t>
      </w:r>
      <w:r w:rsidR="00C97E84" w:rsidRPr="006B2FC8">
        <w:t xml:space="preserve"> HOI</w:t>
      </w:r>
      <w:r w:rsidRPr="006B2FC8">
        <w:t xml:space="preserve"> occur</w:t>
      </w:r>
      <w:r w:rsidR="00C97E84" w:rsidRPr="006B2FC8">
        <w:t xml:space="preserve">s </w:t>
      </w:r>
      <w:r w:rsidRPr="006B2FC8">
        <w:t>whenever</w:t>
      </w:r>
      <w:r w:rsidR="002D52ED" w:rsidRPr="006B2FC8">
        <w:t xml:space="preserve"> </w:t>
      </w:r>
      <m:oMath>
        <m:r>
          <w:rPr>
            <w:rFonts w:ascii="Cambria Math" w:hAnsi="Cambria Math"/>
          </w:rPr>
          <m:t>C</m:t>
        </m:r>
      </m:oMath>
      <w:r w:rsidR="002D52ED" w:rsidRPr="006B2FC8">
        <w:t xml:space="preserve"> can</w:t>
      </w:r>
      <w:r w:rsidRPr="006B2FC8">
        <w:t>not</w:t>
      </w:r>
      <w:r w:rsidR="002D52ED" w:rsidRPr="006B2FC8">
        <w:t xml:space="preserve"> be expressed as a sum of individual species effects</w:t>
      </w:r>
      <w:r w:rsidR="00C97E84" w:rsidRPr="006B2FC8">
        <w:t xml:space="preserve">. </w:t>
      </w:r>
      <w:r w:rsidR="00DC3BA9" w:rsidRPr="006B2FC8">
        <w:t xml:space="preserve">Mathematically this means that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only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Ricker and Beverton-Holt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C=</m:t>
        </m:r>
        <m:r>
          <w:rPr>
            <w:rFonts w:ascii="Cambria Math" w:hAnsi="Cambria Math"/>
          </w:rPr>
          <w:lastRenderedPageBreak/>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r w:rsidR="00B454D3" w:rsidRPr="006B2FC8">
        <w:t xml:space="preserve">s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AC1798" w:rsidRPr="006B2FC8">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C1798" w:rsidRPr="006B2FC8">
        <w:t xml:space="preserve"> depends only on </w:t>
      </w:r>
      <w:r w:rsidR="00AC1798" w:rsidRPr="006B2FC8">
        <w:rPr>
          <w:i/>
        </w:rPr>
        <w:t>n</w:t>
      </w:r>
      <w:r w:rsidR="00AC1798" w:rsidRPr="006B2FC8">
        <w:rPr>
          <w:i/>
          <w:vertAlign w:val="subscript"/>
        </w:rPr>
        <w:t>j</w:t>
      </w:r>
      <w:r w:rsidR="00AC1798" w:rsidRPr="006B2FC8">
        <w:t>)</w:t>
      </w:r>
      <w:r w:rsidR="00D059D6" w:rsidRPr="006B2FC8">
        <w:t xml:space="preserve">.  </w:t>
      </w:r>
      <w:r w:rsidR="003A3A29" w:rsidRPr="006B2FC8">
        <w:t>O</w:t>
      </w:r>
      <w:r w:rsidR="00910E0D" w:rsidRPr="006B2FC8">
        <w:t xml:space="preserve">ur </w:t>
      </w:r>
      <w:r w:rsidR="0062107B" w:rsidRPr="006B2FC8">
        <w:t xml:space="preserve">definition of </w:t>
      </w:r>
      <w:r w:rsidR="00910E0D" w:rsidRPr="006B2FC8">
        <w:t>HOIs does include cases where intraspe</w:t>
      </w:r>
      <w:r w:rsidR="00793336" w:rsidRPr="006B2FC8">
        <w:t xml:space="preserve">cific competition is modified by the density of another species.  This means that HOIs </w:t>
      </w:r>
      <w:r w:rsidR="003A3A29" w:rsidRPr="006B2FC8">
        <w:t xml:space="preserve">as defined here </w:t>
      </w:r>
      <w:r w:rsidR="00793336" w:rsidRPr="006B2FC8">
        <w:t xml:space="preserve">can occur even in interactions between two species </w:t>
      </w:r>
      <w:r w:rsidR="00793336" w:rsidRPr="006B2FC8">
        <w:fldChar w:fldCharType="begin"/>
      </w:r>
      <w:r w:rsidR="0079333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93336" w:rsidRPr="006B2FC8">
        <w:fldChar w:fldCharType="separate"/>
      </w:r>
      <w:r w:rsidR="00793336" w:rsidRPr="006B2FC8">
        <w:rPr>
          <w:noProof/>
        </w:rPr>
        <w:t>(Billick and Case 1994, Mayfield and Stouffer 2017)</w:t>
      </w:r>
      <w:r w:rsidR="00793336" w:rsidRPr="006B2FC8">
        <w:fldChar w:fldCharType="end"/>
      </w:r>
      <w:r w:rsidR="00516EBB" w:rsidRPr="006B2FC8">
        <w:t xml:space="preserve">. </w:t>
      </w:r>
    </w:p>
    <w:p w14:paraId="54DAEBDC" w14:textId="5DC2A52E" w:rsidR="00B93196" w:rsidRDefault="007254DA">
      <w:pPr>
        <w:pStyle w:val="Heading"/>
      </w:pPr>
      <w:bookmarkStart w:id="24" w:name="hois-arrising-from-cycles-of-pairwise-co"/>
      <w:bookmarkStart w:id="25" w:name="hois-in-a-mechanistic-resource-competiti"/>
      <w:bookmarkEnd w:id="24"/>
      <w:bookmarkEnd w:id="25"/>
      <w:r>
        <w:t xml:space="preserve">HOIs </w:t>
      </w:r>
      <w:r w:rsidR="00390672">
        <w:t>in a mechanistic resource competition model</w:t>
      </w:r>
    </w:p>
    <w:p w14:paraId="60EC86AD" w14:textId="696446AA"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and understand the mechanisms generating 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develop.</w:t>
      </w:r>
      <w:bookmarkStart w:id="26" w:name="resource-mechanistic-model"/>
      <w:bookmarkEnd w:id="26"/>
    </w:p>
    <w:p w14:paraId="4A3CD663" w14:textId="26C79D83" w:rsidR="00B93196" w:rsidRDefault="00390672" w:rsidP="00871ECE">
      <w:pPr>
        <w:spacing w:after="202"/>
        <w:contextualSpacing/>
      </w:pPr>
      <w:r>
        <w:t xml:space="preserve">Our mechanistic model is inspired by </w:t>
      </w:r>
      <w:commentRangeStart w:id="27"/>
      <w:r>
        <w:t xml:space="preserve">California </w:t>
      </w:r>
      <w:commentRangeEnd w:id="27"/>
      <w:r w:rsidR="00BC6731">
        <w:rPr>
          <w:rStyle w:val="CommentReference"/>
        </w:rPr>
        <w:commentReference w:id="27"/>
      </w:r>
      <w:r>
        <w:t>annual plant communities</w:t>
      </w:r>
      <w:r w:rsidR="00871ECE">
        <w:t>.  I</w:t>
      </w:r>
      <w:r>
        <w:t xml:space="preserve">n this </w:t>
      </w:r>
      <w:r w:rsidR="002F1C5D">
        <w:t>system</w:t>
      </w:r>
      <w:r>
        <w:t xml:space="preserve">, rainfall </w:t>
      </w:r>
      <w:r w:rsidR="00282E26">
        <w:t>gene</w:t>
      </w:r>
      <w:r w:rsidR="00D93ED5">
        <w:t>r</w:t>
      </w:r>
      <w:r w:rsidR="00282E26">
        <w:t xml:space="preserve">ally </w:t>
      </w:r>
      <w:r>
        <w:t xml:space="preserve">starts in the </w:t>
      </w:r>
      <w:r w:rsidR="00282E26">
        <w:t xml:space="preserve">early </w:t>
      </w:r>
      <w:r>
        <w:t xml:space="preserve">winter and gradually declines through the </w:t>
      </w:r>
      <w:r>
        <w:lastRenderedPageBreak/>
        <w:t>spring while temperature and evaporative demand increase. Plants germinate in the winter and</w:t>
      </w:r>
      <w:r w:rsidR="00C2312B">
        <w:t xml:space="preserve"> grow until they</w:t>
      </w:r>
      <w:r>
        <w:t xml:space="preserve"> begin to flower in spring. By summer, most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  </w:t>
      </w:r>
      <w:r>
        <w:t xml:space="preserve">As spring progresses, plants grow larger </w:t>
      </w:r>
      <w:r w:rsidR="00E53D49">
        <w:t xml:space="preserve">and use up </w:t>
      </w:r>
      <w:r w:rsidR="009514BB">
        <w:t>the pool of stored soil resources</w:t>
      </w:r>
      <w:r w:rsidR="00E53D49">
        <w:t xml:space="preserve">.  Because growth is resource dependent in our model, plant growth slows and eventually net growth is negative as resources are depleted. We make the assumption that when net plant growth stops, the optimal behavior of the plants is to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2349522F" w:rsidR="00455957" w:rsidRDefault="008F7479"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5D6DD703"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2</w:t>
            </w:r>
            <w:r w:rsidR="00AC7C1E">
              <w:rPr>
                <w:noProof/>
              </w:rPr>
              <w:fldChar w:fldCharType="end"/>
            </w:r>
            <w:r>
              <w:t>)</w:t>
            </w:r>
          </w:p>
        </w:tc>
      </w:tr>
    </w:tbl>
    <w:p w14:paraId="3DB42D78" w14:textId="45163EFD"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S</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9C4676" w:rsidRPr="009C4676">
        <w:rPr>
          <w:i/>
        </w:rPr>
        <w:t>s</w:t>
      </w:r>
      <w:r w:rsidR="009C4676">
        <w:t xml:space="preserve"> 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r w:rsidR="009C4676" w:rsidRPr="009C4676">
        <w:rPr>
          <w:i/>
        </w:rPr>
        <w:t>i</w:t>
      </w:r>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S</m:t>
        </m:r>
      </m:oMath>
      <w:r>
        <w:t xml:space="preserve"> to zero</w:t>
      </w:r>
      <w:r w:rsidR="00D93ED5">
        <w:t>—</w:t>
      </w:r>
      <w:r w:rsidR="00B838FF">
        <w:t>resource availability starts out high and is gradually depleted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8F7479"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017B3FC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3</w:t>
            </w:r>
            <w:r w:rsidR="00AC7C1E">
              <w:rPr>
                <w:noProof/>
              </w:rPr>
              <w:fldChar w:fldCharType="end"/>
            </w:r>
            <w:r>
              <w:t>)</w:t>
            </w:r>
          </w:p>
        </w:tc>
      </w:tr>
    </w:tbl>
    <w:p w14:paraId="5C4B5E77" w14:textId="238E6517"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conversion factor, </w:t>
      </w:r>
      <m:oMath>
        <m:r>
          <w:rPr>
            <w:rFonts w:ascii="Cambria Math" w:hAnsi="Cambria Math"/>
          </w:rPr>
          <m:t>m</m:t>
        </m:r>
      </m:oMath>
      <w:r w:rsidR="00390672">
        <w:t xml:space="preserve"> is a per biomass respiration and tissue loss rate, and as in the first equation,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is </w:t>
      </w:r>
      <w:r w:rsidR="00E84F09">
        <w:t>a function giving</w:t>
      </w:r>
      <w:r w:rsidR="00390672">
        <w:t xml:space="preserve"> 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biomass gained is equal to biomass lost to respiration and maintenance. </w:t>
      </w:r>
      <w:r w:rsidR="00E64622">
        <w:t>T</w:t>
      </w:r>
      <w:r w:rsidR="00390672">
        <w:t xml:space="preserve">he optimal behavior of the plant at this point is to stop growing and convert </w:t>
      </w:r>
      <w:r w:rsidR="009514BB">
        <w:t>all bi</w:t>
      </w:r>
      <w:r w:rsidR="0051421D">
        <w:t>om</w:t>
      </w:r>
      <w:r w:rsidR="009514BB">
        <w:t>ass</w:t>
      </w:r>
      <w:r w:rsidR="00390672">
        <w:t xml:space="preserve"> to seed mass. We impose this behavior on the model by</w:t>
      </w:r>
      <w:r w:rsidR="007F5B3C">
        <w:t xml:space="preserve"> setting growth to zero when resources fall to this point</w:t>
      </w:r>
      <w:r w:rsidR="00390672">
        <w:t>.</w:t>
      </w:r>
    </w:p>
    <w:p w14:paraId="5273D6F1" w14:textId="18D28C76" w:rsidR="00B93196" w:rsidRDefault="00390672">
      <w:pPr>
        <w:spacing w:after="202"/>
        <w:contextualSpacing/>
      </w:pPr>
      <w:r>
        <w:t>Different species are likely to have different rates of resource uptake</w:t>
      </w:r>
      <w:r w:rsidR="00B838FF">
        <w:t xml:space="preserve"> and growth</w:t>
      </w:r>
      <w:r>
        <w:t>.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b)</w:t>
      </w:r>
      <w:r>
        <w:t>. In contrast, species that grow slower early in the growing season are able to persist later into the season when resource availability is low</w:t>
      </w:r>
      <w:r w:rsidR="00E8164E">
        <w:t xml:space="preserve">.  </w:t>
      </w:r>
    </w:p>
    <w:p w14:paraId="4109C1FA" w14:textId="2057DCFA" w:rsidR="00B93196" w:rsidRDefault="00E8164E">
      <w:pPr>
        <w:spacing w:after="202"/>
        <w:contextualSpacing/>
      </w:pPr>
      <w:r>
        <w:t>T</w:t>
      </w:r>
      <w:r w:rsidR="00390672">
        <w:t xml:space="preserve">his trade-off between 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8F7479"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606337D3"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4</w:t>
            </w:r>
            <w:r w:rsidR="00AC7C1E">
              <w:rPr>
                <w:noProof/>
              </w:rPr>
              <w:fldChar w:fldCharType="end"/>
            </w:r>
            <w:r>
              <w:t>)</w:t>
            </w:r>
          </w:p>
        </w:tc>
      </w:tr>
    </w:tbl>
    <w:p w14:paraId="2CFB29CA" w14:textId="7D471392"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EB3314">
        <w:t xml:space="preserve">In our simulations the species with the highest maximum resource </w:t>
      </w:r>
      <w:r w:rsidR="00EB3314">
        <w:lastRenderedPageBreak/>
        <w:t xml:space="preserve">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the species with slowest maximum resource uptake rate has the lowest half-saturation constant. </w:t>
      </w:r>
      <w:r w:rsidR="00390672">
        <w:t>The resource upta</w:t>
      </w:r>
      <w:r w:rsidR="00696E1C">
        <w:t xml:space="preserve">ke curves result in </w:t>
      </w:r>
      <w:r w:rsidR="00EB3314">
        <w:t xml:space="preserve">species-specific </w:t>
      </w:r>
      <w:r w:rsidR="00696E1C">
        <w:t xml:space="preserve">growth and phenology for </w:t>
      </w:r>
      <w:r w:rsidR="00FD5022">
        <w:t>the three species we model here</w:t>
      </w:r>
      <w:r w:rsidR="00B838FF">
        <w:t xml:space="preserve">, </w:t>
      </w:r>
      <w:r w:rsidR="00844A96">
        <w:t xml:space="preserve">and term </w:t>
      </w:r>
      <w:r w:rsidR="00B838FF">
        <w:t>‘early’, ‘mid’ and ‘late’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w:t>
      </w:r>
      <w:r w:rsidR="003F7DD7">
        <w:t xml:space="preserve">. </w:t>
      </w:r>
      <w:r w:rsidR="00635361">
        <w:t xml:space="preserve">The differences in the timing of growth of species in this model recreates important functional differences between species observed empirically in this system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394669E" w:rsidR="00696E1C" w:rsidRDefault="00390672" w:rsidP="00455957">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 xml:space="preserve">within a single generation. By contrast, </w:t>
      </w:r>
      <w:r w:rsidR="00C106A4">
        <w:t xml:space="preserve">for fitting the phenomenological competition models, </w:t>
      </w:r>
      <w:r>
        <w:t xml:space="preserve">we track </w:t>
      </w:r>
      <w:r w:rsidR="00C05EBC">
        <w:t xml:space="preserve">the </w:t>
      </w:r>
      <w:r>
        <w:t xml:space="preserve">total population size of each generation at a discrete annual time </w:t>
      </w:r>
      <m:oMath>
        <m:r>
          <w:rPr>
            <w:rFonts w:ascii="Cambria Math" w:hAnsi="Cambria Math"/>
          </w:rPr>
          <m:t>t</m:t>
        </m:r>
      </m:oMath>
      <w:r>
        <w:t xml:space="preserve">. To calculate the total population size of each species </w:t>
      </w:r>
      <w:r w:rsidR="00C106A4">
        <w:t>in year</w:t>
      </w:r>
      <w:r>
        <w:t xml:space="preserve"> </w:t>
      </w:r>
      <m:oMath>
        <m:r>
          <w:rPr>
            <w:rFonts w:ascii="Cambria Math" w:hAnsi="Cambria Math"/>
          </w:rPr>
          <m:t>t+1</m:t>
        </m:r>
      </m:oMath>
      <w:r>
        <w:t xml:space="preserve"> we take each species’ maximum vegetative biomass during the growing season, multiply that by a conversion factor </w:t>
      </w:r>
      <m:oMath>
        <m:r>
          <w:rPr>
            <w:rFonts w:ascii="Cambria Math" w:hAnsi="Cambria Math"/>
          </w:rPr>
          <m:t>c</m:t>
        </m:r>
      </m:oMath>
      <w:r>
        <w:t xml:space="preserve"> to get </w:t>
      </w:r>
      <w:r w:rsidR="00B838FF">
        <w:t>total number of s</w:t>
      </w:r>
      <w:r>
        <w:t>eed</w:t>
      </w:r>
      <w:r w:rsidR="00B838FF">
        <w:t>s</w:t>
      </w:r>
      <w:r>
        <w:t xml:space="preserve"> </w:t>
      </w:r>
      <w:r w:rsidR="00B838FF">
        <w:t>produced</w:t>
      </w:r>
      <w:r>
        <w:t>. 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78D42C" w:rsidR="00455957" w:rsidRDefault="008F7479"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246AF1AE"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5</w:t>
            </w:r>
            <w:r w:rsidR="00AC7C1E">
              <w:rPr>
                <w:noProof/>
              </w:rPr>
              <w:fldChar w:fldCharType="end"/>
            </w:r>
            <w:r>
              <w:t>)</w:t>
            </w:r>
          </w:p>
        </w:tc>
      </w:tr>
    </w:tbl>
    <w:p w14:paraId="3F5DF659" w14:textId="46F7E39D"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seeds produced</w:t>
      </w:r>
      <w:r w:rsidR="006E4B1F">
        <w:t xml:space="preserve"> at the end of the growing season</w:t>
      </w:r>
      <w:r w:rsidR="00140180">
        <w:t>, and therefore available to start the next years population growth</w:t>
      </w:r>
      <w:r>
        <w:t xml:space="preserve">. </w:t>
      </w:r>
      <w:r w:rsidR="00F31E08">
        <w:t>W</w:t>
      </w:r>
      <w:r>
        <w:t>e assume that there is no seed mortality between years and all seeds germinate.</w:t>
      </w:r>
      <w:r w:rsidR="001C1125">
        <w:t xml:space="preserve"> </w:t>
      </w:r>
      <w:r>
        <w:t xml:space="preserve">We simulate these dynamics using the ordinary differential equation solvers package </w:t>
      </w:r>
      <w:r w:rsidR="006E4B1F" w:rsidRPr="006E4B1F">
        <w:rPr>
          <w:rFonts w:ascii="Lucida Console" w:hAnsi="Lucida Console" w:cs="Arial"/>
        </w:rPr>
        <w:t>desolve</w:t>
      </w:r>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Simulation parameters and code to run the simulations are given in the supporting information.</w:t>
      </w:r>
      <w:r w:rsidR="00515D8D">
        <w:t xml:space="preserve">  </w:t>
      </w:r>
    </w:p>
    <w:p w14:paraId="6721D678" w14:textId="61C6333B" w:rsidR="00B93196" w:rsidRDefault="00515D8D" w:rsidP="00CE658F">
      <w:pPr>
        <w:spacing w:after="202"/>
        <w:contextualSpacing/>
      </w:pPr>
      <w:bookmarkStart w:id="28" w:name="response-surface-experiment"/>
      <w:bookmarkEnd w:id="28"/>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F95D7B">
        <w:t xml:space="preserve">when faced with </w:t>
      </w:r>
      <w:r w:rsidR="00542765">
        <w:t>a range of densities</w:t>
      </w:r>
      <w:r w:rsidR="00F95D7B">
        <w:t xml:space="preserve"> of one or two other competitors</w:t>
      </w:r>
      <w:r w:rsidR="00542765">
        <w:t xml:space="preserve">, and from these simulated data we fit a </w:t>
      </w:r>
      <w:r w:rsidR="007C13D7">
        <w:t xml:space="preserve">phenomenological competition </w:t>
      </w:r>
      <w:r w:rsidR="00542765">
        <w:t>model</w:t>
      </w:r>
      <w:r w:rsidR="007C13D7">
        <w:t xml:space="preserve">.  </w:t>
      </w:r>
      <w:r w:rsidR="00A33854">
        <w:t xml:space="preserve">In the </w:t>
      </w:r>
      <w:r w:rsidR="00542765">
        <w:t xml:space="preserve">simulated experiment </w:t>
      </w:r>
      <w:r w:rsidR="00390672">
        <w:t xml:space="preserve">each of the three </w:t>
      </w:r>
      <w:r w:rsidR="00390672">
        <w:lastRenderedPageBreak/>
        <w:t xml:space="preserve">species </w:t>
      </w:r>
      <w:r w:rsidR="00542765">
        <w:t xml:space="preserve">are </w:t>
      </w:r>
      <w:r w:rsidR="00390672">
        <w:t xml:space="preserve">grown against </w:t>
      </w:r>
      <w:r w:rsidR="00542765">
        <w:t>increasing densities of either one interspecific competitor species or two interspecific competitor species at once</w:t>
      </w:r>
      <w:r w:rsidR="00390672">
        <w:t>.</w:t>
      </w:r>
      <w:r w:rsidR="00366E5F">
        <w:t xml:space="preserve"> </w:t>
      </w:r>
      <w:r w:rsidR="005E7D95">
        <w:t xml:space="preserve">For each </w:t>
      </w:r>
      <w:r w:rsidR="00542765">
        <w:t>simulation</w:t>
      </w:r>
      <w:r w:rsidR="005E7D95">
        <w:t>, w</w:t>
      </w:r>
      <w:r w:rsidR="00390672">
        <w:t>e calculate</w:t>
      </w:r>
      <w:r w:rsidR="005E7D95">
        <w:t>d</w:t>
      </w:r>
      <w:r w:rsidR="00390672">
        <w:t xml:space="preserve"> the per capita reproductive output of the focal species and fit </w:t>
      </w:r>
      <w:r w:rsidR="002A58BE">
        <w:t xml:space="preserve">the </w:t>
      </w:r>
      <w:r w:rsidR="00390672">
        <w:t xml:space="preserve">phenomenological competition models </w:t>
      </w:r>
      <w:r w:rsidR="002A58BE">
        <w:t xml:space="preserve">described in the next section </w:t>
      </w:r>
      <w:r w:rsidR="00390672">
        <w:t xml:space="preserve">to our simulated </w:t>
      </w:r>
      <w:r w:rsidR="002A58BE">
        <w:t xml:space="preserve">experimental </w:t>
      </w:r>
      <w:r w:rsidR="00390672">
        <w:t xml:space="preserve">data. </w:t>
      </w:r>
    </w:p>
    <w:p w14:paraId="182DB920" w14:textId="77777777" w:rsidR="00B93196" w:rsidRDefault="00390672">
      <w:pPr>
        <w:pStyle w:val="Heading2"/>
      </w:pPr>
      <w:bookmarkStart w:id="29" w:name="phenomenological-annual-plant-model"/>
      <w:bookmarkEnd w:id="29"/>
      <w:r>
        <w:t>Phenomenological annual plant model</w:t>
      </w:r>
    </w:p>
    <w:p w14:paraId="2D23B9F2" w14:textId="4E8FA37D" w:rsidR="00B93196" w:rsidRDefault="00390672">
      <w:pPr>
        <w:spacing w:after="202"/>
        <w:contextualSpacing/>
      </w:pPr>
      <w:r>
        <w:t>We model annual plant competition in terms of the decline in per capita reproductive output 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ins w:id="30" w:author="Andy Kleinhesselink" w:date="2018-11-07T19:19:00Z">
        <w:r w:rsidR="00F56B3F">
          <w:t xml:space="preserve">e.g. </w:t>
        </w:r>
      </w:ins>
      <w:r w:rsidR="009514BB">
        <w:fldChar w:fldCharType="begin"/>
      </w:r>
      <w:ins w:id="31" w:author="Andy Kleinhesselink" w:date="2018-11-07T19:19:00Z">
        <w:r w:rsidR="00F56B3F">
          <w:instrText xml:space="preserve"> ADDIN ZOTERO_ITEM CSL_CITATION {"citationID":"slf3IfF3","properties":{"formattedCitation":"(Kraft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ins>
      <w:del w:id="32" w:author="Andy Kleinhesselink" w:date="2018-11-07T19:19:00Z">
        <w:r w:rsidR="009514BB" w:rsidDel="00F56B3F">
          <w:delInstrText xml:space="preserve"> ADDIN ZOTERO_ITEM CSL_CITATION {"citationID":"2LDSyTFv","properties":{"formattedCitation":"(Rees et al. 1996, Freckleton et al. 2000, Kraft et al. 2015)","plainCitation":"(Rees et al. 1996, Freckleton et al. 2000, Kraft et al. 2015)","noteIndex":0},"citationItems":[{"id":7447,"uris":["http://zotero.org/users/688880/items/NU8VHQGZ"],"uri":["http://zotero.org/users/688880/items/NU8VHQGZ"],"itemData":{"id":7447,"type":"article-journal","title":"Quantifying the Impact of Competition and Spatial Heterogeneity on the Structure and Dynamics of a Four-Species Guild of Winter Annuals","container-title":"The American Naturalist","page":"1-32","volume":"147","issue":"1","source":"JSTOR","abstract":"We develop statistical methods appropriate for the analysis of spatially structured population data. The methods are used to study the structure and dynamics of a four-species annual plant guild recorded in 1,000 permanent squares over a 10-yr period. We parameterize models that predict population density from one year to the next. In agreement with theoretical expectation all the models have locally stable equilibria, and overcompensation is rare. We demonstrate that interspecific interactions are extremely weak, relative to intraspecific ones, and that the spatial arrangement of species and individuals within them is critical to the observed dynamics. The impact of spatial density-dependent population growth on observed densities was calculated. In 52% of the cases population size would have been increased by at least a factor of 1.5 had there been no interactions between individuals, and in 9% of these it would have increased by a factor of four or more. This effect is shown to be largely a result of intraspecific interactions. We discuss possible explanations for the weakness of interspecific interactions.","ISSN":"0003-0147","author":[{"family":"Rees","given":"Mark"},{"family":"Grubb","given":"Peter J."},{"family":"Kelly","given":"Dave"}],"issued":{"date-parts":[["1996"]]}}},{"id":7446,"uris":["http://zotero.org/users/688880/items/KKYDJTY4"],"uri":["http://zotero.org/users/688880/items/KKYDJTY4"],"itemData":{"id":7446,"type":"article-journal","title":"Determinants of the abundance of invasive annual weeds: community structure and non-equilibrium dynamics","container-title":"Proceedings of the Royal Society B: Biological Sciences","page":"1153-1161","volume":"267","issue":"1448","source":"Crossref","DOI":"10.1098/rspb.2000.1122","ISSN":"0962-8452, 1471-2954","shortTitle":"Determinants of the abundance of invasive annual weeds","language":"en","author":[{"family":"Freckleton","given":"R. P."},{"family":"Watkinson","given":"A. R."},{"family":"Dowling","given":"P. M."},{"family":"Leys","given":"A. R."}],"issued":{"date-parts":[["2000",6,7]]}}},{"id":2808,"uris":["http://zotero.org/users/688880/items/S7NFX6Q5"],"uri":["http://zotero.org/users/688880/items/S7NFX6Q5"],"itemData":{"id":2808,"type":"article-journal","title":"Plant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delInstrText>
        </w:r>
      </w:del>
      <w:r w:rsidR="009514BB">
        <w:fldChar w:fldCharType="separate"/>
      </w:r>
      <w:ins w:id="33" w:author="Andy Kleinhesselink" w:date="2018-11-07T19:19:00Z">
        <w:r w:rsidR="00F56B3F">
          <w:rPr>
            <w:noProof/>
          </w:rPr>
          <w:t>(Kraft et al. 2015)</w:t>
        </w:r>
      </w:ins>
      <w:del w:id="34" w:author="Andy Kleinhesselink" w:date="2018-11-07T19:19:00Z">
        <w:r w:rsidR="009514BB" w:rsidRPr="00F56B3F" w:rsidDel="00F56B3F">
          <w:rPr>
            <w:noProof/>
          </w:rPr>
          <w:delText>(Rees et al. 1996, Freckleton et al. 2000, Kraft et al. 2015)</w:delText>
        </w:r>
      </w:del>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8F7479"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35C66B71"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8F7479"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18148F9E"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C59FC">
              <w:rPr>
                <w:noProof/>
              </w:rPr>
              <w:t>7</w:t>
            </w:r>
            <w:r>
              <w:rPr>
                <w:noProof/>
              </w:rPr>
              <w:fldChar w:fldCharType="end"/>
            </w:r>
            <w:r>
              <w:t>)</w:t>
            </w:r>
          </w:p>
        </w:tc>
      </w:tr>
    </w:tbl>
    <w:p w14:paraId="58F74739" w14:textId="0B27DA18" w:rsidR="00B93196" w:rsidRDefault="002B6912" w:rsidP="00CC0BA7">
      <w:pPr>
        <w:spacing w:after="202"/>
        <w:ind w:firstLine="0"/>
        <w:contextualSpacing/>
      </w:pPr>
      <w:r>
        <w:t xml:space="preserve">This allows species to have per capita effects that depend on density but the competitive effects of each species are still </w:t>
      </w:r>
      <w:r w:rsidR="001D29E2">
        <w:t xml:space="preserve">assumed to be </w:t>
      </w:r>
      <w:r>
        <w:t xml:space="preserve">additive. </w:t>
      </w:r>
      <w:r w:rsidR="00390672">
        <w:t xml:space="preserve">We fit </w:t>
      </w:r>
      <w:r w:rsidR="00CC0BA7">
        <w:t xml:space="preserve">separate competition </w:t>
      </w:r>
      <w:r w:rsidR="00CC0BA7">
        <w:lastRenderedPageBreak/>
        <w:t>models for each of three species</w:t>
      </w:r>
      <w:r w:rsidR="00390672">
        <w:t xml:space="preserve"> </w:t>
      </w:r>
      <w:r w:rsidR="00CC0BA7">
        <w:t xml:space="preserve">using the </w:t>
      </w:r>
      <w:r w:rsidR="00CC0BA7" w:rsidRPr="00CC0BA7">
        <w:rPr>
          <w:rFonts w:ascii="Lucida Console" w:hAnsi="Lucida Console"/>
        </w:rPr>
        <w:t>nls</w:t>
      </w:r>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A4780A">
        <w:t xml:space="preserve">fixed </w:t>
      </w:r>
      <w:r w:rsidR="00390672">
        <w:t xml:space="preserve">this as a </w:t>
      </w:r>
      <w:r w:rsidR="00A4780A">
        <w:t>constant</w:t>
      </w:r>
      <w:r w:rsidR="00CC0BA7">
        <w:t xml:space="preserve"> when fitting the models</w:t>
      </w:r>
      <w:r w:rsidR="00390672">
        <w:t>.</w:t>
      </w:r>
      <w:r w:rsidR="002A42D8">
        <w:t xml:space="preserve"> </w:t>
      </w:r>
    </w:p>
    <w:p w14:paraId="1C0D5464" w14:textId="3D51EFE3" w:rsidR="00F77140" w:rsidRDefault="00F77140" w:rsidP="002F762A">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 xml:space="preserve">at a time.  Once we had shown that phenomenological models fit these </w:t>
      </w:r>
      <w:r w:rsidR="00DC6F10">
        <w:t>pairwise dynamics</w:t>
      </w:r>
      <w:r w:rsidR="00BE0FC8">
        <w:t xml:space="preserve"> </w:t>
      </w:r>
      <w:r>
        <w:t>adequately we used the</w:t>
      </w:r>
      <w:r w:rsidR="00DB194D">
        <w:t xml:space="preserve"> </w:t>
      </w:r>
      <w:r w:rsidR="00C729F4">
        <w:t>models</w:t>
      </w:r>
      <w:r>
        <w:t xml:space="preserve"> to predict species fecundity in the case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35" w:name="model-fits"/>
      <w:bookmarkEnd w:id="35"/>
      <w:r>
        <w:t>Evidence for HOIs</w:t>
      </w:r>
    </w:p>
    <w:p w14:paraId="4A4722B6" w14:textId="0A1C9656"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2F170D">
        <w:fldChar w:fldCharType="begin"/>
      </w:r>
      <w:r w:rsidR="002F170D">
        <w:instrText xml:space="preserve"> REF _Ref514237754 \h </w:instrText>
      </w:r>
      <w:r w:rsidR="002F170D">
        <w:fldChar w:fldCharType="separate"/>
      </w:r>
      <w:r w:rsidR="00BC59FC">
        <w:t xml:space="preserve">Figure </w:t>
      </w:r>
      <w:r w:rsidR="00BC59FC">
        <w:rPr>
          <w:noProof/>
        </w:rPr>
        <w:t>3</w:t>
      </w:r>
      <w:r w:rsidR="002F170D">
        <w:fldChar w:fldCharType="end"/>
      </w:r>
      <w:r w:rsidR="003576FC">
        <w:t xml:space="preserve">; </w:t>
      </w:r>
      <w:r w:rsidR="003576FC">
        <w:fldChar w:fldCharType="begin"/>
      </w:r>
      <w:r w:rsidR="003576FC">
        <w:instrText xml:space="preserve"> REF _Ref529380736 \h </w:instrText>
      </w:r>
      <w:r w:rsidR="003576FC">
        <w:fldChar w:fldCharType="separate"/>
      </w:r>
      <w:r w:rsidR="003576FC">
        <w:t xml:space="preserve">Figure S </w:t>
      </w:r>
      <w:r w:rsidR="003576FC">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the </w:t>
      </w:r>
      <w:r w:rsidR="00C729F4">
        <w:t xml:space="preserve">models fit to </w:t>
      </w:r>
      <w:r w:rsidR="00172674">
        <w:t>competition from one species at a time</w:t>
      </w:r>
      <w:r w:rsidR="00172674">
        <w:t xml:space="preserve"> </w:t>
      </w:r>
      <w:r w:rsidR="00D27415">
        <w:lastRenderedPageBreak/>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BC59FC">
        <w:t xml:space="preserve">Figure </w:t>
      </w:r>
      <w:r w:rsidR="00BC59FC">
        <w:rPr>
          <w:noProof/>
        </w:rPr>
        <w:t>4</w:t>
      </w:r>
      <w:r w:rsidR="002F170D">
        <w:fldChar w:fldCharType="end"/>
      </w:r>
      <w:r w:rsidR="002F170D">
        <w:t>)</w:t>
      </w:r>
      <w:r w:rsidR="00D27415">
        <w:t>.</w:t>
      </w:r>
      <w:r w:rsidR="00B251E4">
        <w:t xml:space="preserve"> </w:t>
      </w:r>
      <w:r w:rsidR="00172674">
        <w:t xml:space="preserve"> </w:t>
      </w:r>
      <w:r w:rsidR="00B251E4">
        <w:t>For</w:t>
      </w:r>
      <w:r w:rsidR="002F170D">
        <w:t xml:space="preserve"> the early species</w:t>
      </w:r>
      <w:r w:rsidR="00B72E69">
        <w:t>,</w:t>
      </w:r>
      <w:r w:rsidR="00B251E4">
        <w:t xml:space="preserve"> the </w:t>
      </w:r>
      <w:r w:rsidR="009B7DE8">
        <w:t xml:space="preserve">observed </w:t>
      </w:r>
      <w:r w:rsidR="00C729F4">
        <w:t>strength of competition from 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605492">
        <w:t xml:space="preserve">).  For </w:t>
      </w:r>
      <w:r w:rsidR="002F170D">
        <w:t>the mid and late season species</w:t>
      </w:r>
      <w:r w:rsidR="00605492">
        <w:t>,</w:t>
      </w:r>
      <w:r w:rsidR="002F170D">
        <w:t xml:space="preserve"> the observed </w:t>
      </w:r>
      <w:r w:rsidR="00C729F4">
        <w:t>strength of competition did not equal the sum of the single species effects</w:t>
      </w:r>
      <w:r w:rsidR="002F170D">
        <w:t xml:space="preserve"> </w:t>
      </w:r>
      <w:r w:rsidR="00B251E4">
        <w:t>(</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172674">
        <w:t xml:space="preserve"> b, c</w:t>
      </w:r>
      <w:r w:rsidR="00B251E4">
        <w:t xml:space="preserve">).  </w:t>
      </w:r>
      <w:r w:rsidR="002F170D">
        <w:t xml:space="preserve">Specifically, </w:t>
      </w:r>
      <w:r w:rsidR="003576FC">
        <w:t xml:space="preserve">assuming that species effects were </w:t>
      </w:r>
      <w:r w:rsidR="002F170D">
        <w:t>additiv</w:t>
      </w:r>
      <w:r w:rsidR="003576FC">
        <w:t>e</w:t>
      </w:r>
      <w:r w:rsidR="002F170D">
        <w:t xml:space="preserve"> </w:t>
      </w:r>
      <w:r w:rsidR="003576FC">
        <w:t xml:space="preserve">led us to </w:t>
      </w:r>
      <w:r w:rsidR="002F170D">
        <w:t xml:space="preserve">underpredict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2F170D">
        <w:t xml:space="preserve"> c). </w:t>
      </w:r>
      <w:r w:rsidR="006564A4">
        <w:t xml:space="preserve"> </w:t>
      </w:r>
      <w:r w:rsidR="001E65C5">
        <w:t xml:space="preserve">In short, our phenomenological models accurately described single competition but </w:t>
      </w:r>
      <w:r w:rsidR="00172674">
        <w:t>this did not predict the net effect of two species competition</w:t>
      </w:r>
      <w:r w:rsidR="001E65C5">
        <w:t xml:space="preserve">.  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is a</w:t>
      </w:r>
      <w:r w:rsidR="00172674">
        <w:t xml:space="preserve"> </w:t>
      </w:r>
      <w:r w:rsidR="001E65C5">
        <w:t>HOI</w:t>
      </w:r>
      <w:r w:rsidR="00B42190">
        <w:t xml:space="preserve">.  </w:t>
      </w:r>
    </w:p>
    <w:p w14:paraId="6E664418" w14:textId="364C187B" w:rsidR="00B353DB" w:rsidRDefault="00A650E9">
      <w:pPr>
        <w:spacing w:after="202"/>
        <w:contextualSpacing/>
      </w:pPr>
      <w:r>
        <w:t>O</w:t>
      </w:r>
      <w:r w:rsidR="00DA3D20">
        <w:t xml:space="preserve">ur </w:t>
      </w:r>
      <w:r w:rsidR="00172674">
        <w:t>simulation</w:t>
      </w:r>
      <w:r w:rsidR="00172674">
        <w:t xml:space="preserve">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036392AD"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BC59FC">
        <w:t xml:space="preserve">Figure </w:t>
      </w:r>
      <w:r w:rsidR="00BC59FC">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 xml:space="preserve">also affect the net interaction between </w:t>
      </w:r>
      <w:r w:rsidR="00E27AD3">
        <w:t xml:space="preserve">their </w:t>
      </w:r>
      <w:r w:rsidR="00B42190">
        <w:t xml:space="preserve">competitors. </w:t>
      </w:r>
      <w:r w:rsidR="005E388B">
        <w:t xml:space="preserve">For instance, </w:t>
      </w:r>
      <w:r w:rsidR="0044559B">
        <w:t xml:space="preserve">the early </w:t>
      </w:r>
      <w:r w:rsidR="0044559B">
        <w:lastRenderedPageBreak/>
        <w:t xml:space="preserve">species </w:t>
      </w:r>
      <w:r w:rsidR="005E388B">
        <w:t xml:space="preserve">has the most rapid growth and resource uptake rate early in the season when resource </w:t>
      </w:r>
      <w:r w:rsidR="00BE0FC8">
        <w:t>concentrations are high</w:t>
      </w:r>
      <w:r w:rsidR="0044559B">
        <w:t xml:space="preserve"> and it has</w:t>
      </w:r>
      <w:r w:rsidR="005E388B">
        <w:t xml:space="preserve"> a strong impact on early season</w:t>
      </w:r>
      <w:r w:rsidR="00BE0FC8">
        <w:t xml:space="preserve"> resource</w:t>
      </w:r>
      <w:r w:rsidR="0044559B">
        <w:t xml:space="preserve"> availability</w:t>
      </w:r>
      <w:r w:rsidR="005E388B">
        <w:t xml:space="preserve">.  This shifts the resource uptake rates of </w:t>
      </w:r>
      <w:r w:rsidR="00356459">
        <w:t xml:space="preserve">the mid and late season species left </w:t>
      </w:r>
      <w:r w:rsidR="005E388B">
        <w:t xml:space="preserve">along their resource uptake curves. </w:t>
      </w:r>
      <w:r w:rsidR="007D4E37">
        <w:fldChar w:fldCharType="begin"/>
      </w:r>
      <w:r w:rsidR="007D4E37">
        <w:instrText xml:space="preserve"> REF _Ref527030555 \h </w:instrText>
      </w:r>
      <w:r w:rsidR="007D4E37">
        <w:fldChar w:fldCharType="separate"/>
      </w:r>
      <w:r w:rsidR="00BC59FC">
        <w:t xml:space="preserve">Figure </w:t>
      </w:r>
      <w:r w:rsidR="00BC59FC">
        <w:rPr>
          <w:noProof/>
        </w:rPr>
        <w:t>6</w:t>
      </w:r>
      <w:r w:rsidR="007D4E37">
        <w:fldChar w:fldCharType="end"/>
      </w:r>
      <w:r w:rsidR="007D4E37">
        <w:t xml:space="preserve">a shows how the timeseries of resource uptake rates of the mid and late season species shift earlier in response to the change in resource availability caused by the early season species.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356459">
        <w:t>the 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(gray vertical lines </w:t>
      </w:r>
      <w:r w:rsidR="009C120E">
        <w:fldChar w:fldCharType="begin"/>
      </w:r>
      <w:r w:rsidR="009C120E">
        <w:instrText xml:space="preserve"> REF _Ref527030555 \h </w:instrText>
      </w:r>
      <w:r w:rsidR="009C120E">
        <w:fldChar w:fldCharType="separate"/>
      </w:r>
      <w:r w:rsidR="00BC59FC">
        <w:t xml:space="preserve">Figure </w:t>
      </w:r>
      <w:r w:rsidR="00BC59FC">
        <w:rPr>
          <w:noProof/>
        </w:rPr>
        <w:t>6</w:t>
      </w:r>
      <w:r w:rsidR="009C120E">
        <w:fldChar w:fldCharType="end"/>
      </w:r>
      <w:r w:rsidR="009C120E">
        <w:t xml:space="preserve"> a)</w:t>
      </w:r>
      <w:r w:rsidR="007D4E37">
        <w:t xml:space="preserve">.  Taking the time averaged resource uptake rates of each species </w:t>
      </w:r>
      <w:r w:rsidR="00980607">
        <w:t>over this period</w:t>
      </w:r>
      <w:r w:rsidR="009C120E">
        <w:t xml:space="preserve"> </w:t>
      </w:r>
      <w:r w:rsidR="007D4E37">
        <w:t>shows th</w:t>
      </w:r>
      <w:r w:rsidR="00980607">
        <w:t>e</w:t>
      </w:r>
      <w:r w:rsidR="007D4E37">
        <w:t xml:space="preserve"> effect more clearly</w:t>
      </w:r>
      <w:r w:rsidR="00980607">
        <w:t xml:space="preserve">: </w:t>
      </w:r>
      <w:r w:rsidR="009C120E">
        <w:t xml:space="preserve">the average resource uptake rate of the mid-season species declines much more than that </w:t>
      </w:r>
      <w:r w:rsidR="00980607">
        <w:t>of the late season species in response to the early season species</w:t>
      </w:r>
      <w:r w:rsidR="003576FC">
        <w:t xml:space="preserve"> </w:t>
      </w:r>
      <w:r w:rsidR="003576FC">
        <w:t>(</w:t>
      </w:r>
      <w:r w:rsidR="003576FC">
        <w:fldChar w:fldCharType="begin"/>
      </w:r>
      <w:r w:rsidR="003576FC">
        <w:instrText xml:space="preserve"> REF _Ref527030555 \h </w:instrText>
      </w:r>
      <w:r w:rsidR="003576FC">
        <w:fldChar w:fldCharType="separate"/>
      </w:r>
      <w:r w:rsidR="003576FC">
        <w:t xml:space="preserve">Figure </w:t>
      </w:r>
      <w:r w:rsidR="003576FC">
        <w:rPr>
          <w:noProof/>
        </w:rPr>
        <w:t>6</w:t>
      </w:r>
      <w:r w:rsidR="003576FC">
        <w:fldChar w:fldCharType="end"/>
      </w:r>
      <w:r w:rsidR="003576FC">
        <w:t xml:space="preserve"> b)</w:t>
      </w:r>
      <w:r w:rsidR="00980607">
        <w:t xml:space="preserve">. </w:t>
      </w:r>
    </w:p>
    <w:p w14:paraId="0471A4CD" w14:textId="636EEC67" w:rsidR="00BE0FC8" w:rsidRDefault="008023DA" w:rsidP="00BE0FC8">
      <w:pPr>
        <w:spacing w:after="202"/>
        <w:contextualSpacing/>
      </w:pPr>
      <w:r>
        <w:t>D</w:t>
      </w:r>
      <w:r w:rsidR="007D4E37">
        <w:t xml:space="preserve">ifferences in how much the species resource uptake rates change explain the </w:t>
      </w:r>
      <w:r w:rsidR="005C105D">
        <w:t xml:space="preserve">direction of the </w:t>
      </w:r>
      <w:r w:rsidR="007D4E37">
        <w:t>HOI effect of the early and mid</w:t>
      </w:r>
      <w:r w:rsidR="005C105D">
        <w:t>-</w:t>
      </w:r>
      <w:r w:rsidR="007D4E37">
        <w:t>season species on the late season species</w:t>
      </w:r>
      <w:r w:rsidR="005C105D">
        <w:t>:</w:t>
      </w:r>
      <w:r w:rsidR="007D4E37">
        <w:t xml:space="preserve">  </w:t>
      </w:r>
      <w:r w:rsidR="005C105D">
        <w:t>i</w:t>
      </w:r>
      <w:r w:rsidR="007D4E37">
        <w:t xml:space="preserve">n the presence of the early season species, the </w:t>
      </w:r>
      <w:r w:rsidR="000A409C">
        <w:t xml:space="preserve">late </w:t>
      </w:r>
      <w:r w:rsidR="007D4E37">
        <w:t xml:space="preserve">season species gets a </w:t>
      </w:r>
      <w:r w:rsidR="000A409C">
        <w:t>larger</w:t>
      </w:r>
      <w:r w:rsidR="007D4E37">
        <w:t xml:space="preserve"> share of the resource pool it </w:t>
      </w:r>
      <w:r w:rsidR="005C105D">
        <w:t>competes</w:t>
      </w:r>
      <w:r w:rsidR="007D4E37">
        <w:t xml:space="preserve"> </w:t>
      </w:r>
      <w:r w:rsidR="005C105D">
        <w:t xml:space="preserve">for </w:t>
      </w:r>
      <w:r w:rsidR="007D4E37">
        <w:t>with</w:t>
      </w:r>
      <w:r w:rsidR="000A409C">
        <w:t xml:space="preserve"> the mid-season species</w:t>
      </w:r>
      <w:r w:rsidR="005C105D">
        <w:t>, and the joint effect of competition is less than additive</w:t>
      </w:r>
      <w:r w:rsidR="007D4E37">
        <w:t xml:space="preserve"> </w:t>
      </w:r>
      <w:r w:rsidR="00BE0FC8">
        <w:t>(</w:t>
      </w:r>
      <w:r w:rsidR="0044559B">
        <w:fldChar w:fldCharType="begin"/>
      </w:r>
      <w:r w:rsidR="0044559B">
        <w:instrText xml:space="preserve"> REF _Ref524701722 \h </w:instrText>
      </w:r>
      <w:r w:rsidR="0044559B">
        <w:fldChar w:fldCharType="separate"/>
      </w:r>
      <w:r w:rsidR="00BC59FC">
        <w:t xml:space="preserve">Figure </w:t>
      </w:r>
      <w:r w:rsidR="00BC59FC">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BC59FC">
        <w:t xml:space="preserve">Figure </w:t>
      </w:r>
      <w:r w:rsidR="00BC59FC">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BC59FC">
        <w:t xml:space="preserve">Figure </w:t>
      </w:r>
      <w:r w:rsidR="00BC59FC">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BC59FC">
        <w:t xml:space="preserve">Figure </w:t>
      </w:r>
      <w:r w:rsidR="00BC59FC">
        <w:rPr>
          <w:noProof/>
        </w:rPr>
        <w:t>5</w:t>
      </w:r>
      <w:r w:rsidR="0044559B">
        <w:fldChar w:fldCharType="end"/>
      </w:r>
      <w:r w:rsidR="0044559B">
        <w:t xml:space="preserve"> b)</w:t>
      </w:r>
      <w:r w:rsidR="00713FA4">
        <w:t xml:space="preserve">. </w:t>
      </w:r>
    </w:p>
    <w:p w14:paraId="01C53F7A" w14:textId="7F22C4AB" w:rsidR="00B93196" w:rsidRDefault="00713FA4" w:rsidP="008A128F">
      <w:pPr>
        <w:spacing w:after="202"/>
        <w:contextualSpacing/>
      </w:pPr>
      <w:r>
        <w:lastRenderedPageBreak/>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BC59FC">
        <w:t xml:space="preserve">Figure </w:t>
      </w:r>
      <w:r w:rsidR="00BC59FC">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very weak because </w:t>
      </w:r>
      <w:r w:rsidR="00502128">
        <w:t xml:space="preserve">the late season species grows much slower early in the season than either of </w:t>
      </w:r>
      <w:r w:rsidR="003576FC">
        <w:t xml:space="preserve">its competitor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BC59FC">
        <w:t xml:space="preserve">Figure </w:t>
      </w:r>
      <w:r w:rsidR="00BC59FC">
        <w:rPr>
          <w:noProof/>
        </w:rPr>
        <w:t>2</w:t>
      </w:r>
      <w:r w:rsidR="00250DE2">
        <w:fldChar w:fldCharType="end"/>
      </w:r>
      <w:r w:rsidR="00250DE2">
        <w:t xml:space="preserve">).  </w:t>
      </w:r>
    </w:p>
    <w:p w14:paraId="0E378B44" w14:textId="6AEF6C6B"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are 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BC59FC">
        <w:t xml:space="preserve">Figure </w:t>
      </w:r>
      <w:r w:rsidR="00BC59FC">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7E1F44C5" w:rsidR="00B93196" w:rsidRDefault="00E44327" w:rsidP="006B7C91">
      <w:pPr>
        <w:pStyle w:val="mystyle"/>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BC59FC">
        <w:t xml:space="preserve">Figure </w:t>
      </w:r>
      <w:r w:rsidR="00BC59FC">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w:t>
      </w:r>
      <w:r w:rsidR="00C45A90">
        <w:lastRenderedPageBreak/>
        <w:t xml:space="preserve">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great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00810BC2" w:rsidR="00540DA5" w:rsidRDefault="00A0621E" w:rsidP="006B7C91">
      <w:pPr>
        <w:pStyle w:val="mystyle"/>
      </w:pPr>
      <w:r>
        <w:t xml:space="preserve">One way to view HOIs in this system is to consider it a </w:t>
      </w:r>
      <w:r w:rsidR="00FB2B55">
        <w:t xml:space="preserve">specific </w:t>
      </w:r>
      <w:r w:rsidR="003F7251">
        <w:t>instance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availability over time</w:t>
      </w:r>
      <w:r w:rsidR="003576FC">
        <w:t xml:space="preserve">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 activity of competitors.</w:t>
      </w:r>
      <w:r>
        <w:t xml:space="preserve">  More generally, we believe</w:t>
      </w:r>
      <w:r w:rsidR="00797669">
        <w:t xml:space="preserve"> a general recipe for HOIs will be 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 xml:space="preserve">traits such as </w:t>
      </w:r>
      <w:r w:rsidR="004B2868">
        <w:lastRenderedPageBreak/>
        <w:t>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4B2868">
        <w:instrText xml:space="preserve"> ADDIN ZOTERO_ITEM CSL_CITATION {"citationID":"jbJ83HHP","properties":{"formattedCitation":"(Aronson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w:instrText>
      </w:r>
      <w:bookmarkStart w:id="36" w:name="_GoBack"/>
      <w:bookmarkEnd w:id="36"/>
      <w:r w:rsidR="004B2868">
        <w:instrText xml:space="preserve">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4B2868">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HOIs inevitable? </w:t>
      </w:r>
      <w:r w:rsidR="005D1919">
        <w:t>And i</w:t>
      </w:r>
      <w:r w:rsidR="00540DA5">
        <w:t xml:space="preserve">f so why are so few documented examples among competing plants (but see </w:t>
      </w:r>
      <w:r w:rsidR="00540DA5">
        <w:fldChar w:fldCharType="begin"/>
      </w:r>
      <w:ins w:id="37" w:author="Andy Kleinhesselink" w:date="2018-11-07T19:19:00Z">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ins>
      <w:del w:id="38" w:author="Andy Kleinhesselink" w:date="2018-11-07T19:19:00Z">
        <w:r w:rsidR="00540DA5" w:rsidDel="00596808">
          <w:delInstrText xml:space="preserve"> ADDIN ZOTERO_ITEM CSL_CITATION {"citationID":"YgOQcNYs","properties":{"formattedCitation":"(Mayfield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delInstrText>
        </w:r>
      </w:del>
      <w:r w:rsidR="00540DA5">
        <w:fldChar w:fldCharType="separate"/>
      </w:r>
      <w:r w:rsidR="00540DA5">
        <w:rPr>
          <w:noProof/>
        </w:rPr>
        <w:t>Mayfield and Stouffer 2017)</w:t>
      </w:r>
      <w:r w:rsidR="00540DA5">
        <w:fldChar w:fldCharType="end"/>
      </w:r>
      <w:r w:rsidR="00540DA5">
        <w:t xml:space="preserve">?  </w:t>
      </w:r>
    </w:p>
    <w:p w14:paraId="6EB9FEBC" w14:textId="4546F79E" w:rsidR="009E120C" w:rsidRDefault="00540DA5" w:rsidP="006B7C91">
      <w:pPr>
        <w:pStyle w:val="mystyle"/>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 xml:space="preserve">Additional simulations show that the </w:t>
      </w:r>
      <w:r w:rsidR="009E120C">
        <w:t>weaker</w:t>
      </w:r>
      <w:r w:rsidR="008A72E9">
        <w:t xml:space="preserve"> the trade-off between resource uptake rate</w:t>
      </w:r>
      <w:r w:rsidR="009E120C">
        <w:t>s</w:t>
      </w:r>
      <w:r w:rsidR="008A72E9">
        <w:t xml:space="preserve"> at high </w:t>
      </w:r>
      <w:r w:rsidR="002931CC">
        <w:t xml:space="preserve">versus </w:t>
      </w:r>
      <w:r w:rsidR="008A72E9">
        <w:t>low resource availability</w:t>
      </w:r>
      <w:r w:rsidR="005D6D8C">
        <w:t>—or the more similar species resource uptake curves are to one another—</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such strong trade-offs may be rare.  </w:t>
      </w:r>
    </w:p>
    <w:p w14:paraId="53B8EDA9" w14:textId="140F40AA" w:rsidR="00540DA5" w:rsidRDefault="009E120C" w:rsidP="006B7C91">
      <w:pPr>
        <w:pStyle w:val="mystyle"/>
      </w:pPr>
      <w:r>
        <w:t xml:space="preserve">The large changes in resource availability and plant biomass in our simulation also </w:t>
      </w:r>
      <w:r w:rsidR="005871E0">
        <w:t>contribute to</w:t>
      </w:r>
      <w:r>
        <w:t xml:space="preserve"> the strength of HOIs.  Because resource availability </w:t>
      </w:r>
      <w:r w:rsidR="009D55FA">
        <w:t>fluctuates widely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quickly draw resources down to a dynamic equilibrium close to the environmental resource supply rate.  Thus, even if species have different non-linear responses to resource </w:t>
      </w:r>
      <w:commentRangeStart w:id="39"/>
      <w:r w:rsidR="009D55FA">
        <w:t xml:space="preserve">concentration the fact that resource concentration is relatively fixed eliminates the possibility of strong higher order </w:t>
      </w:r>
      <w:r w:rsidR="009D55FA">
        <w:lastRenderedPageBreak/>
        <w:t xml:space="preserve">interactions. Because of their resource dynamics, seasonally forced systems, such as annual plant communities in a Mediterranean climate,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commentRangeEnd w:id="39"/>
      <w:r w:rsidR="002F762A">
        <w:rPr>
          <w:rStyle w:val="CommentReference"/>
        </w:rPr>
        <w:commentReference w:id="39"/>
      </w:r>
      <w:r w:rsidR="00541FCE">
        <w:t xml:space="preserve"> </w:t>
      </w:r>
    </w:p>
    <w:p w14:paraId="030BEDF4" w14:textId="0119B668" w:rsidR="00B507A2" w:rsidRDefault="00B507A2" w:rsidP="00973FCF">
      <w:pPr>
        <w:pBdr>
          <w:bottom w:val="single" w:sz="6" w:space="1" w:color="auto"/>
        </w:pBdr>
        <w:spacing w:after="202"/>
        <w:contextualSpacing/>
      </w:pPr>
      <w:r>
        <w:t xml:space="preserve">Our definition of HOIs does lead to some </w:t>
      </w:r>
      <w:r w:rsidR="0043064D">
        <w:t>peculiar</w:t>
      </w:r>
      <w:r>
        <w:t xml:space="preserve"> properties where species contribution to </w:t>
      </w:r>
      <m:oMath>
        <m:r>
          <w:rPr>
            <w:rFonts w:ascii="Cambria Math" w:hAnsi="Cambria Math"/>
          </w:rPr>
          <m:t>C</m:t>
        </m:r>
      </m:oMath>
      <w:r>
        <w:t xml:space="preserve"> change non-linearly with density.  In our simulation for example, we found a model with non-linear terms for each species’ effect best fit the data for the mid and late-season species.  These terms are required to fit the single species data because</w:t>
      </w:r>
      <w:r w:rsidR="00165B91">
        <w:t xml:space="preserve"> the densities of each competitor have different non-linear effects (</w:t>
      </w:r>
      <w:r w:rsidR="001C1125">
        <w:fldChar w:fldCharType="begin"/>
      </w:r>
      <w:r w:rsidR="001C1125">
        <w:instrText xml:space="preserve"> REF _Ref514237754 \h </w:instrText>
      </w:r>
      <w:r w:rsidR="001C1125">
        <w:fldChar w:fldCharType="separate"/>
      </w:r>
      <w:r w:rsidR="001C1125">
        <w:t xml:space="preserve">Figure </w:t>
      </w:r>
      <w:r w:rsidR="001C1125">
        <w:rPr>
          <w:noProof/>
        </w:rPr>
        <w:t>3</w:t>
      </w:r>
      <w:r w:rsidR="001C1125">
        <w:fldChar w:fldCharType="end"/>
      </w:r>
      <w:r w:rsidR="00165B91" w:rsidRPr="0043064D">
        <w:t xml:space="preserve">). </w:t>
      </w:r>
      <w:r w:rsidRPr="0043064D">
        <w:t xml:space="preserve">To see </w:t>
      </w:r>
      <w:r w:rsidR="00165B91" w:rsidRPr="0043064D">
        <w:t>how this creates issues for defining HOIs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linear or non-linear function of species density.  However, since we have assumed that individuals of one and two are identical we know that their true effect on three must in fact be equal to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If </w:t>
      </w:r>
      <m:oMath>
        <m:r>
          <w:rPr>
            <w:rFonts w:ascii="Cambria Math" w:hAnsi="Cambria Math"/>
          </w:rPr>
          <m:t>g</m:t>
        </m:r>
      </m:oMath>
      <w:r w:rsidRPr="0043064D">
        <w:t xml:space="preserve"> is a non-linear function then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Hence the sum of the separate species effects will not be equal to the true effect, even when we do not assume any explicit interaction modification. </w:t>
      </w:r>
      <w:r>
        <w:rPr>
          <w:highlight w:val="yellow"/>
        </w:rPr>
        <w:t xml:space="preserve"> </w:t>
      </w:r>
      <w:commentRangeStart w:id="40"/>
      <w:r w:rsidRPr="001572D7">
        <w:rPr>
          <w:highlight w:val="yellow"/>
        </w:rPr>
        <w:t xml:space="preserve">This problem hints that any system in which competition depends non-linearly on the effects of density, even single species density, </w:t>
      </w:r>
      <w:r>
        <w:rPr>
          <w:highlight w:val="yellow"/>
        </w:rPr>
        <w:t xml:space="preserve">will </w:t>
      </w:r>
      <w:r w:rsidRPr="001572D7">
        <w:rPr>
          <w:highlight w:val="yellow"/>
        </w:rPr>
        <w:t>produce HOIs.</w:t>
      </w:r>
      <w:r w:rsidR="00165B91">
        <w:rPr>
          <w:highlight w:val="yellow"/>
        </w:rPr>
        <w:t xml:space="preserve">  </w:t>
      </w:r>
      <w:r w:rsidRPr="001572D7">
        <w:rPr>
          <w:highlight w:val="yellow"/>
        </w:rPr>
        <w:t xml:space="preserve">  </w:t>
      </w:r>
      <w:commentRangeEnd w:id="40"/>
      <w:r>
        <w:rPr>
          <w:rStyle w:val="CommentReference"/>
        </w:rPr>
        <w:commentReference w:id="40"/>
      </w:r>
      <w:r w:rsidR="00165B91">
        <w:rPr>
          <w:rStyle w:val="CommentReference"/>
        </w:rPr>
        <w:t xml:space="preserve"> </w:t>
      </w:r>
    </w:p>
    <w:p w14:paraId="7A1EC0CC" w14:textId="77777777" w:rsidR="00B93196" w:rsidRDefault="00390672">
      <w:pPr>
        <w:pStyle w:val="Heading"/>
      </w:pPr>
      <w:bookmarkStart w:id="41" w:name="discussion"/>
      <w:bookmarkStart w:id="42" w:name="conclusionssummary"/>
      <w:bookmarkEnd w:id="41"/>
      <w:bookmarkEnd w:id="42"/>
      <w:r>
        <w:lastRenderedPageBreak/>
        <w:t>Conclusion</w:t>
      </w:r>
    </w:p>
    <w:p w14:paraId="08D741D5" w14:textId="5899F468" w:rsidR="00B93196" w:rsidRDefault="00390672">
      <w:pPr>
        <w:spacing w:after="202"/>
        <w:contextualSpacing/>
      </w:pPr>
      <w:r>
        <w:t xml:space="preserve">We have sought to clarify the definition of HOI’s and explain how they could arise from relatively simple competitive dynamics. </w:t>
      </w:r>
      <w:r w:rsidR="006A1A7F">
        <w:t xml:space="preserve">We propose that the most robust method to detect HOIs is to compare the observed strength of multispecies competition to the sum of individual species effects. </w:t>
      </w:r>
      <w:r>
        <w:t xml:space="preserve">We illustrate </w:t>
      </w:r>
      <w:r w:rsidR="006A1A7F">
        <w:t xml:space="preserve">our definition of HOIs and our proposed method for detecting HOIs </w:t>
      </w:r>
      <w:r>
        <w:t xml:space="preserve">with </w:t>
      </w:r>
      <w:r w:rsidR="002F762A">
        <w:t xml:space="preserve">a simple mechanistic model of species competition for a single resource. </w:t>
      </w:r>
      <w:r w:rsidR="006A1A7F">
        <w:t xml:space="preserve">Defining HOIs in this way requires that the focal species’ response to single species competition is accurately modeled first. </w:t>
      </w:r>
      <w:r w:rsidR="00541FCE">
        <w:t>Our analysis also reveals a potential difficulty in formulating a truly general way of measuring HOIs—it may be that HOIs are only defined in cases where per capita interspecific competition is constant</w:t>
      </w:r>
      <w:r w:rsidR="00F8634A">
        <w:t xml:space="preserve">. </w:t>
      </w:r>
      <w:r w:rsidR="002F762A">
        <w:t xml:space="preserve">While we believe that HOIs should be common in nature this does not mean that they will be strong or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43" w:name="acknowledgments"/>
      <w:bookmarkEnd w:id="43"/>
      <w:r>
        <w:t>Acknowledgments</w:t>
      </w:r>
    </w:p>
    <w:p w14:paraId="5C29317E" w14:textId="77777777" w:rsidR="001C1125" w:rsidRDefault="001C1125">
      <w:pPr>
        <w:spacing w:line="276" w:lineRule="auto"/>
        <w:ind w:firstLine="0"/>
        <w:jc w:val="both"/>
        <w:rPr>
          <w:rFonts w:eastAsia="Noto Sans CJK SC Regular" w:cs="FreeSans"/>
          <w:b/>
          <w:szCs w:val="28"/>
        </w:rPr>
      </w:pPr>
      <w:bookmarkStart w:id="44" w:name="references"/>
      <w:bookmarkEnd w:id="44"/>
      <w:r>
        <w:br w:type="page"/>
      </w:r>
    </w:p>
    <w:p w14:paraId="73D91D9C" w14:textId="32F42B2D" w:rsidR="00B93196" w:rsidRDefault="00390672">
      <w:pPr>
        <w:pStyle w:val="Heading"/>
      </w:pPr>
      <w:r>
        <w:lastRenderedPageBreak/>
        <w:t>References</w:t>
      </w:r>
    </w:p>
    <w:p w14:paraId="028DCC1B" w14:textId="77777777" w:rsidR="00596808" w:rsidRPr="00596808" w:rsidRDefault="007B137A" w:rsidP="00596808">
      <w:pPr>
        <w:pStyle w:val="Bibliography"/>
        <w:rPr>
          <w:ins w:id="45" w:author="Andy Kleinhesselink" w:date="2018-11-07T19:21:00Z"/>
        </w:rPr>
        <w:pPrChange w:id="46" w:author="Andy Kleinhesselink" w:date="2018-11-07T19:21:00Z">
          <w:pPr>
            <w:widowControl w:val="0"/>
            <w:autoSpaceDE w:val="0"/>
            <w:autoSpaceDN w:val="0"/>
            <w:adjustRightInd w:val="0"/>
          </w:pPr>
        </w:pPrChange>
      </w:pPr>
      <w:r>
        <w:t xml:space="preserve"> </w:t>
      </w:r>
      <w:ins w:id="47" w:author="Andy Kleinhesselink" w:date="2018-11-07T19:17:00Z">
        <w:r w:rsidR="00F56B3F">
          <w:fldChar w:fldCharType="begin"/>
        </w:r>
      </w:ins>
      <w:ins w:id="48" w:author="Andy Kleinhesselink" w:date="2018-11-07T19:21:00Z">
        <w:r w:rsidR="00596808">
          <w:instrText xml:space="preserve"> ADDIN ZOTERO_BIBL {"uncited":[],"omitted":[],"custom":[]} CSL_BIBLIOGRAPHY </w:instrText>
        </w:r>
      </w:ins>
      <w:r w:rsidR="00F56B3F">
        <w:fldChar w:fldCharType="separate"/>
      </w:r>
      <w:ins w:id="49" w:author="Andy Kleinhesselink" w:date="2018-11-07T19:21:00Z">
        <w:r w:rsidR="00596808" w:rsidRPr="00596808">
          <w:t>Abrams, P. A. 1983. Arguments in Favor of Higher Order Interactions. The American Naturalist 121:887–891.</w:t>
        </w:r>
      </w:ins>
    </w:p>
    <w:p w14:paraId="14DBDD9C" w14:textId="77777777" w:rsidR="00596808" w:rsidRPr="00596808" w:rsidRDefault="00596808" w:rsidP="00596808">
      <w:pPr>
        <w:pStyle w:val="Bibliography"/>
        <w:rPr>
          <w:ins w:id="50" w:author="Andy Kleinhesselink" w:date="2018-11-07T19:21:00Z"/>
        </w:rPr>
        <w:pPrChange w:id="51" w:author="Andy Kleinhesselink" w:date="2018-11-07T19:21:00Z">
          <w:pPr>
            <w:widowControl w:val="0"/>
            <w:autoSpaceDE w:val="0"/>
            <w:autoSpaceDN w:val="0"/>
            <w:adjustRightInd w:val="0"/>
          </w:pPr>
        </w:pPrChange>
      </w:pPr>
      <w:ins w:id="52" w:author="Andy Kleinhesselink" w:date="2018-11-07T19:21:00Z">
        <w:r w:rsidRPr="00596808">
          <w:t>Adler, F. R., and W. F. Morris. 1994. A General Test for Interaction Modification. Ecology 75:1552–1559.</w:t>
        </w:r>
      </w:ins>
    </w:p>
    <w:p w14:paraId="51D16D2F" w14:textId="77777777" w:rsidR="00596808" w:rsidRPr="00596808" w:rsidRDefault="00596808" w:rsidP="00596808">
      <w:pPr>
        <w:pStyle w:val="Bibliography"/>
        <w:rPr>
          <w:ins w:id="53" w:author="Andy Kleinhesselink" w:date="2018-11-07T19:21:00Z"/>
        </w:rPr>
        <w:pPrChange w:id="54" w:author="Andy Kleinhesselink" w:date="2018-11-07T19:21:00Z">
          <w:pPr>
            <w:widowControl w:val="0"/>
            <w:autoSpaceDE w:val="0"/>
            <w:autoSpaceDN w:val="0"/>
            <w:adjustRightInd w:val="0"/>
          </w:pPr>
        </w:pPrChange>
      </w:pPr>
      <w:ins w:id="55" w:author="Andy Kleinhesselink" w:date="2018-11-07T19:21:00Z">
        <w:r w:rsidRPr="00596808">
          <w:t>Aronson, J., J. Kigel, A. Shmida, and J. Klein. 1992. Adaptive phenology of desert and Mediterranean populations of annual plants grown with and without water stress. Oecologia 89:17–26.</w:t>
        </w:r>
      </w:ins>
    </w:p>
    <w:p w14:paraId="6A5687CD" w14:textId="77777777" w:rsidR="00596808" w:rsidRPr="00596808" w:rsidRDefault="00596808" w:rsidP="00596808">
      <w:pPr>
        <w:pStyle w:val="Bibliography"/>
        <w:rPr>
          <w:ins w:id="56" w:author="Andy Kleinhesselink" w:date="2018-11-07T19:21:00Z"/>
        </w:rPr>
        <w:pPrChange w:id="57" w:author="Andy Kleinhesselink" w:date="2018-11-07T19:21:00Z">
          <w:pPr>
            <w:widowControl w:val="0"/>
            <w:autoSpaceDE w:val="0"/>
            <w:autoSpaceDN w:val="0"/>
            <w:adjustRightInd w:val="0"/>
          </w:pPr>
        </w:pPrChange>
      </w:pPr>
      <w:ins w:id="58" w:author="Andy Kleinhesselink" w:date="2018-11-07T19:21:00Z">
        <w:r w:rsidRPr="00596808">
          <w:t>Bennett, J. A., K. Riibak, R. Tamme, R. J. Lewis, and M. Pärtel. 2016. The reciprocal relationship between competition and intraspecific trait variation. Journal of Ecology 104:1410–1420.</w:t>
        </w:r>
      </w:ins>
    </w:p>
    <w:p w14:paraId="14A4BA9D" w14:textId="77777777" w:rsidR="00596808" w:rsidRPr="00596808" w:rsidRDefault="00596808" w:rsidP="00596808">
      <w:pPr>
        <w:pStyle w:val="Bibliography"/>
        <w:rPr>
          <w:ins w:id="59" w:author="Andy Kleinhesselink" w:date="2018-11-07T19:21:00Z"/>
        </w:rPr>
        <w:pPrChange w:id="60" w:author="Andy Kleinhesselink" w:date="2018-11-07T19:21:00Z">
          <w:pPr>
            <w:widowControl w:val="0"/>
            <w:autoSpaceDE w:val="0"/>
            <w:autoSpaceDN w:val="0"/>
            <w:adjustRightInd w:val="0"/>
          </w:pPr>
        </w:pPrChange>
      </w:pPr>
      <w:ins w:id="61" w:author="Andy Kleinhesselink" w:date="2018-11-07T19:21:00Z">
        <w:r w:rsidRPr="00596808">
          <w:t>Billick, I., and T. J. Case. 1994. Higher Order Interactions in Ecological Communities: What Are They and How Can They be Detected? Ecology 75:1530–1543.</w:t>
        </w:r>
      </w:ins>
    </w:p>
    <w:p w14:paraId="0E97C52C" w14:textId="77777777" w:rsidR="00596808" w:rsidRPr="00596808" w:rsidRDefault="00596808" w:rsidP="00596808">
      <w:pPr>
        <w:pStyle w:val="Bibliography"/>
        <w:rPr>
          <w:ins w:id="62" w:author="Andy Kleinhesselink" w:date="2018-11-07T19:21:00Z"/>
        </w:rPr>
        <w:pPrChange w:id="63" w:author="Andy Kleinhesselink" w:date="2018-11-07T19:21:00Z">
          <w:pPr>
            <w:widowControl w:val="0"/>
            <w:autoSpaceDE w:val="0"/>
            <w:autoSpaceDN w:val="0"/>
            <w:adjustRightInd w:val="0"/>
          </w:pPr>
        </w:pPrChange>
      </w:pPr>
      <w:ins w:id="64" w:author="Andy Kleinhesselink" w:date="2018-11-07T19:21:00Z">
        <w:r w:rsidRPr="00596808">
          <w:t>Case, T. J., and E. A. Bender. 1981. Testing for Higher Order Interactions. The American Naturalist 118:920–929.</w:t>
        </w:r>
      </w:ins>
    </w:p>
    <w:p w14:paraId="6F73DBEF" w14:textId="77777777" w:rsidR="00596808" w:rsidRPr="00596808" w:rsidRDefault="00596808" w:rsidP="00596808">
      <w:pPr>
        <w:pStyle w:val="Bibliography"/>
        <w:rPr>
          <w:ins w:id="65" w:author="Andy Kleinhesselink" w:date="2018-11-07T19:21:00Z"/>
        </w:rPr>
        <w:pPrChange w:id="66" w:author="Andy Kleinhesselink" w:date="2018-11-07T19:21:00Z">
          <w:pPr>
            <w:widowControl w:val="0"/>
            <w:autoSpaceDE w:val="0"/>
            <w:autoSpaceDN w:val="0"/>
            <w:adjustRightInd w:val="0"/>
          </w:pPr>
        </w:pPrChange>
      </w:pPr>
      <w:ins w:id="67" w:author="Andy Kleinhesselink" w:date="2018-11-07T19:21:00Z">
        <w:r w:rsidRPr="00596808">
          <w:t>Chesson, P. 2000. Mechanisms of Maintenance of Species Diversity. Annual Review of Ecology and Systematics 31:343–366.</w:t>
        </w:r>
      </w:ins>
    </w:p>
    <w:p w14:paraId="4AC94D72" w14:textId="77777777" w:rsidR="00596808" w:rsidRPr="00596808" w:rsidRDefault="00596808" w:rsidP="00596808">
      <w:pPr>
        <w:pStyle w:val="Bibliography"/>
        <w:rPr>
          <w:ins w:id="68" w:author="Andy Kleinhesselink" w:date="2018-11-07T19:21:00Z"/>
        </w:rPr>
        <w:pPrChange w:id="69" w:author="Andy Kleinhesselink" w:date="2018-11-07T19:21:00Z">
          <w:pPr>
            <w:widowControl w:val="0"/>
            <w:autoSpaceDE w:val="0"/>
            <w:autoSpaceDN w:val="0"/>
            <w:adjustRightInd w:val="0"/>
          </w:pPr>
        </w:pPrChange>
      </w:pPr>
      <w:ins w:id="70" w:author="Andy Kleinhesselink" w:date="2018-11-07T19:21:00Z">
        <w:r w:rsidRPr="00596808">
          <w:t>Cohen, D. 1976. The Optimal Timing of Reproduction. The American Naturalist 110:801–807.</w:t>
        </w:r>
      </w:ins>
    </w:p>
    <w:p w14:paraId="27ACDE5D" w14:textId="77777777" w:rsidR="00596808" w:rsidRPr="00596808" w:rsidRDefault="00596808" w:rsidP="00596808">
      <w:pPr>
        <w:pStyle w:val="Bibliography"/>
        <w:rPr>
          <w:ins w:id="71" w:author="Andy Kleinhesselink" w:date="2018-11-07T19:21:00Z"/>
        </w:rPr>
        <w:pPrChange w:id="72" w:author="Andy Kleinhesselink" w:date="2018-11-07T19:21:00Z">
          <w:pPr>
            <w:widowControl w:val="0"/>
            <w:autoSpaceDE w:val="0"/>
            <w:autoSpaceDN w:val="0"/>
            <w:adjustRightInd w:val="0"/>
          </w:pPr>
        </w:pPrChange>
      </w:pPr>
      <w:ins w:id="73" w:author="Andy Kleinhesselink" w:date="2018-11-07T19:21:00Z">
        <w:r w:rsidRPr="00596808">
          <w:t xml:space="preserve">Conti, L., S. Block, M. Parepa, T. Münkemüller, W. Thuiller, A. T. R. Acosta, M. van Kleunen, S. Dullinger, F. Essl, I. Dullinger, D. Moser, G. Klonner, O. Bossdorf, </w:t>
        </w:r>
        <w:r w:rsidRPr="00596808">
          <w:lastRenderedPageBreak/>
          <w:t>and M. Carboni. 2018. Functional trait differences and trait plasticity mediate biotic resistance to potential plant invaders. Journal of Ecology 106:1607–1620.</w:t>
        </w:r>
      </w:ins>
    </w:p>
    <w:p w14:paraId="2DDB685C" w14:textId="77777777" w:rsidR="00596808" w:rsidRPr="00596808" w:rsidRDefault="00596808" w:rsidP="00596808">
      <w:pPr>
        <w:pStyle w:val="Bibliography"/>
        <w:rPr>
          <w:ins w:id="74" w:author="Andy Kleinhesselink" w:date="2018-11-07T19:21:00Z"/>
        </w:rPr>
        <w:pPrChange w:id="75" w:author="Andy Kleinhesselink" w:date="2018-11-07T19:21:00Z">
          <w:pPr>
            <w:widowControl w:val="0"/>
            <w:autoSpaceDE w:val="0"/>
            <w:autoSpaceDN w:val="0"/>
            <w:adjustRightInd w:val="0"/>
          </w:pPr>
        </w:pPrChange>
      </w:pPr>
      <w:ins w:id="76" w:author="Andy Kleinhesselink" w:date="2018-11-07T19:21:00Z">
        <w:r w:rsidRPr="00596808">
          <w:t>Dybzinski, R., and D. Tilman. 2007. Resource Use Patterns Predict Long</w:t>
        </w:r>
        <w:r w:rsidRPr="00596808">
          <w:rPr>
            <w:rFonts w:ascii="Cambria Math" w:hAnsi="Cambria Math" w:cs="Cambria Math"/>
          </w:rPr>
          <w:t>‐</w:t>
        </w:r>
        <w:r w:rsidRPr="00596808">
          <w:t>Term Outcomes of Plant Competition for Nutrients and Light. The American Naturalist 170:305–318.</w:t>
        </w:r>
      </w:ins>
    </w:p>
    <w:p w14:paraId="553F4B57" w14:textId="77777777" w:rsidR="00596808" w:rsidRPr="00596808" w:rsidRDefault="00596808" w:rsidP="00596808">
      <w:pPr>
        <w:pStyle w:val="Bibliography"/>
        <w:rPr>
          <w:ins w:id="77" w:author="Andy Kleinhesselink" w:date="2018-11-07T19:21:00Z"/>
        </w:rPr>
        <w:pPrChange w:id="78" w:author="Andy Kleinhesselink" w:date="2018-11-07T19:21:00Z">
          <w:pPr>
            <w:widowControl w:val="0"/>
            <w:autoSpaceDE w:val="0"/>
            <w:autoSpaceDN w:val="0"/>
            <w:adjustRightInd w:val="0"/>
          </w:pPr>
        </w:pPrChange>
      </w:pPr>
      <w:ins w:id="79" w:author="Andy Kleinhesselink" w:date="2018-11-07T19:21:00Z">
        <w:r w:rsidRPr="00596808">
          <w:t>Godoy, O., and J. M. Levine. 2013. Phenology effects on invasion success: insights from coupling field experiments to coexistence theory. Ecology 95:726–736.</w:t>
        </w:r>
      </w:ins>
    </w:p>
    <w:p w14:paraId="783A321A" w14:textId="77777777" w:rsidR="00596808" w:rsidRPr="00596808" w:rsidRDefault="00596808" w:rsidP="00596808">
      <w:pPr>
        <w:pStyle w:val="Bibliography"/>
        <w:rPr>
          <w:ins w:id="80" w:author="Andy Kleinhesselink" w:date="2018-11-07T19:21:00Z"/>
        </w:rPr>
        <w:pPrChange w:id="81" w:author="Andy Kleinhesselink" w:date="2018-11-07T19:21:00Z">
          <w:pPr>
            <w:widowControl w:val="0"/>
            <w:autoSpaceDE w:val="0"/>
            <w:autoSpaceDN w:val="0"/>
            <w:adjustRightInd w:val="0"/>
          </w:pPr>
        </w:pPrChange>
      </w:pPr>
      <w:ins w:id="82" w:author="Andy Kleinhesselink" w:date="2018-11-07T19:21:00Z">
        <w:r w:rsidRPr="00596808">
          <w:t>Grilli, J., G. Barabás, M. J. Michalska-Smith, and S. Allesina. 2017. Higher-order interactions stabilize dynamics in competitive network models. Nature 548:210–213.</w:t>
        </w:r>
      </w:ins>
    </w:p>
    <w:p w14:paraId="6BA1060E" w14:textId="77777777" w:rsidR="00596808" w:rsidRPr="00596808" w:rsidRDefault="00596808" w:rsidP="00596808">
      <w:pPr>
        <w:pStyle w:val="Bibliography"/>
        <w:rPr>
          <w:ins w:id="83" w:author="Andy Kleinhesselink" w:date="2018-11-07T19:21:00Z"/>
        </w:rPr>
        <w:pPrChange w:id="84" w:author="Andy Kleinhesselink" w:date="2018-11-07T19:21:00Z">
          <w:pPr>
            <w:widowControl w:val="0"/>
            <w:autoSpaceDE w:val="0"/>
            <w:autoSpaceDN w:val="0"/>
            <w:adjustRightInd w:val="0"/>
          </w:pPr>
        </w:pPrChange>
      </w:pPr>
      <w:ins w:id="85" w:author="Andy Kleinhesselink" w:date="2018-11-07T19:21:00Z">
        <w:r w:rsidRPr="00596808">
          <w:t>Hassell, M. P., and H. N. Comins. 1976. Discrete time models for two-species competition. Theoretical Population Biology 9:202–221.</w:t>
        </w:r>
      </w:ins>
    </w:p>
    <w:p w14:paraId="1B72359C" w14:textId="77777777" w:rsidR="00596808" w:rsidRPr="00596808" w:rsidRDefault="00596808" w:rsidP="00596808">
      <w:pPr>
        <w:pStyle w:val="Bibliography"/>
        <w:rPr>
          <w:ins w:id="86" w:author="Andy Kleinhesselink" w:date="2018-11-07T19:21:00Z"/>
        </w:rPr>
        <w:pPrChange w:id="87" w:author="Andy Kleinhesselink" w:date="2018-11-07T19:21:00Z">
          <w:pPr>
            <w:widowControl w:val="0"/>
            <w:autoSpaceDE w:val="0"/>
            <w:autoSpaceDN w:val="0"/>
            <w:adjustRightInd w:val="0"/>
          </w:pPr>
        </w:pPrChange>
      </w:pPr>
      <w:ins w:id="88" w:author="Andy Kleinhesselink" w:date="2018-11-07T19:21:00Z">
        <w:r w:rsidRPr="00596808">
          <w:t>Kraft, N. J. B., O. Godoy, and J. M. Levine. 2015. Plant functional traits and the multidimensional nature of species coexistence. Proceedings of the National Academy of Sciences of the United States of America 112:797–802.</w:t>
        </w:r>
      </w:ins>
    </w:p>
    <w:p w14:paraId="077F5227" w14:textId="77777777" w:rsidR="00596808" w:rsidRPr="00596808" w:rsidRDefault="00596808" w:rsidP="00596808">
      <w:pPr>
        <w:pStyle w:val="Bibliography"/>
        <w:rPr>
          <w:ins w:id="89" w:author="Andy Kleinhesselink" w:date="2018-11-07T19:21:00Z"/>
        </w:rPr>
        <w:pPrChange w:id="90" w:author="Andy Kleinhesselink" w:date="2018-11-07T19:21:00Z">
          <w:pPr>
            <w:widowControl w:val="0"/>
            <w:autoSpaceDE w:val="0"/>
            <w:autoSpaceDN w:val="0"/>
            <w:adjustRightInd w:val="0"/>
          </w:pPr>
        </w:pPrChange>
      </w:pPr>
      <w:ins w:id="91" w:author="Andy Kleinhesselink" w:date="2018-11-07T19:21:00Z">
        <w:r w:rsidRPr="00596808">
          <w:t>Letten, A. D., P.-J. Ke, and T. Fukami. 2017. Linking modern coexistence theory and contemporary niche theory. Ecological Monographs 87:161–177.</w:t>
        </w:r>
      </w:ins>
    </w:p>
    <w:p w14:paraId="3A7F69A6" w14:textId="77777777" w:rsidR="00596808" w:rsidRPr="00596808" w:rsidRDefault="00596808" w:rsidP="00596808">
      <w:pPr>
        <w:pStyle w:val="Bibliography"/>
        <w:rPr>
          <w:ins w:id="92" w:author="Andy Kleinhesselink" w:date="2018-11-07T19:21:00Z"/>
        </w:rPr>
        <w:pPrChange w:id="93" w:author="Andy Kleinhesselink" w:date="2018-11-07T19:21:00Z">
          <w:pPr>
            <w:widowControl w:val="0"/>
            <w:autoSpaceDE w:val="0"/>
            <w:autoSpaceDN w:val="0"/>
            <w:adjustRightInd w:val="0"/>
          </w:pPr>
        </w:pPrChange>
      </w:pPr>
      <w:ins w:id="94" w:author="Andy Kleinhesselink" w:date="2018-11-07T19:21:00Z">
        <w:r w:rsidRPr="00596808">
          <w:t>Levine, J. M., J. Bascompte, P. B. Adler, and S. Allesina. 2017. Beyond pairwise mechanisms of species coexistence in complex communities. Nature 546:56–64.</w:t>
        </w:r>
      </w:ins>
    </w:p>
    <w:p w14:paraId="4504EA15" w14:textId="77777777" w:rsidR="00596808" w:rsidRPr="00596808" w:rsidRDefault="00596808" w:rsidP="00596808">
      <w:pPr>
        <w:pStyle w:val="Bibliography"/>
        <w:rPr>
          <w:ins w:id="95" w:author="Andy Kleinhesselink" w:date="2018-11-07T19:21:00Z"/>
        </w:rPr>
        <w:pPrChange w:id="96" w:author="Andy Kleinhesselink" w:date="2018-11-07T19:21:00Z">
          <w:pPr>
            <w:widowControl w:val="0"/>
            <w:autoSpaceDE w:val="0"/>
            <w:autoSpaceDN w:val="0"/>
            <w:adjustRightInd w:val="0"/>
          </w:pPr>
        </w:pPrChange>
      </w:pPr>
      <w:ins w:id="97" w:author="Andy Kleinhesselink" w:date="2018-11-07T19:21:00Z">
        <w:r w:rsidRPr="00596808">
          <w:t>Mayfield, M. M., and D. B. Stouffer. 2017. Higher-order interactions capture unexplained complexity in diverse communities. Nature Ecology &amp; Evolution 1:0062.</w:t>
        </w:r>
      </w:ins>
    </w:p>
    <w:p w14:paraId="68950D3B" w14:textId="77777777" w:rsidR="00596808" w:rsidRPr="00596808" w:rsidRDefault="00596808" w:rsidP="00596808">
      <w:pPr>
        <w:pStyle w:val="Bibliography"/>
        <w:rPr>
          <w:ins w:id="98" w:author="Andy Kleinhesselink" w:date="2018-11-07T19:21:00Z"/>
        </w:rPr>
        <w:pPrChange w:id="99" w:author="Andy Kleinhesselink" w:date="2018-11-07T19:21:00Z">
          <w:pPr>
            <w:widowControl w:val="0"/>
            <w:autoSpaceDE w:val="0"/>
            <w:autoSpaceDN w:val="0"/>
            <w:adjustRightInd w:val="0"/>
          </w:pPr>
        </w:pPrChange>
      </w:pPr>
      <w:ins w:id="100" w:author="Andy Kleinhesselink" w:date="2018-11-07T19:21:00Z">
        <w:r w:rsidRPr="00596808">
          <w:lastRenderedPageBreak/>
          <w:t>Meszéna, G., M. Gyllenberg, L. Pásztor, and J. A. J. Metz. 2006. Competitive exclusion and limiting similarity: A unified theory. Theoretical Population Biology 69:68–87.</w:t>
        </w:r>
      </w:ins>
    </w:p>
    <w:p w14:paraId="392975F6" w14:textId="77777777" w:rsidR="00596808" w:rsidRPr="00596808" w:rsidRDefault="00596808" w:rsidP="00596808">
      <w:pPr>
        <w:pStyle w:val="Bibliography"/>
        <w:rPr>
          <w:ins w:id="101" w:author="Andy Kleinhesselink" w:date="2018-11-07T19:21:00Z"/>
        </w:rPr>
        <w:pPrChange w:id="102" w:author="Andy Kleinhesselink" w:date="2018-11-07T19:21:00Z">
          <w:pPr>
            <w:widowControl w:val="0"/>
            <w:autoSpaceDE w:val="0"/>
            <w:autoSpaceDN w:val="0"/>
            <w:adjustRightInd w:val="0"/>
          </w:pPr>
        </w:pPrChange>
      </w:pPr>
      <w:ins w:id="103" w:author="Andy Kleinhesselink" w:date="2018-11-07T19:21:00Z">
        <w:r w:rsidRPr="00596808">
          <w:t>Miller, E. T., and C. A. Klausmeier. 2017. Evolutionary stability of coexistence due to the storage effect in a two-season model. Theoretical Ecology 10:91–103.</w:t>
        </w:r>
      </w:ins>
    </w:p>
    <w:p w14:paraId="069F3CEE" w14:textId="77777777" w:rsidR="00596808" w:rsidRPr="00596808" w:rsidRDefault="00596808" w:rsidP="00596808">
      <w:pPr>
        <w:pStyle w:val="Bibliography"/>
        <w:rPr>
          <w:ins w:id="104" w:author="Andy Kleinhesselink" w:date="2018-11-07T19:21:00Z"/>
        </w:rPr>
        <w:pPrChange w:id="105" w:author="Andy Kleinhesselink" w:date="2018-11-07T19:21:00Z">
          <w:pPr>
            <w:widowControl w:val="0"/>
            <w:autoSpaceDE w:val="0"/>
            <w:autoSpaceDN w:val="0"/>
            <w:adjustRightInd w:val="0"/>
          </w:pPr>
        </w:pPrChange>
      </w:pPr>
      <w:ins w:id="106" w:author="Andy Kleinhesselink" w:date="2018-11-07T19:21:00Z">
        <w:r w:rsidRPr="00596808">
          <w:t>Neill, W. E. 1974. The Community Matrix and Interdependence of the Competition Coefficients. The American Naturalist 108:399–408.</w:t>
        </w:r>
      </w:ins>
    </w:p>
    <w:p w14:paraId="25F132C8" w14:textId="77777777" w:rsidR="00596808" w:rsidRPr="00596808" w:rsidRDefault="00596808" w:rsidP="00596808">
      <w:pPr>
        <w:pStyle w:val="Bibliography"/>
        <w:rPr>
          <w:ins w:id="107" w:author="Andy Kleinhesselink" w:date="2018-11-07T19:21:00Z"/>
        </w:rPr>
        <w:pPrChange w:id="108" w:author="Andy Kleinhesselink" w:date="2018-11-07T19:21:00Z">
          <w:pPr>
            <w:widowControl w:val="0"/>
            <w:autoSpaceDE w:val="0"/>
            <w:autoSpaceDN w:val="0"/>
            <w:adjustRightInd w:val="0"/>
          </w:pPr>
        </w:pPrChange>
      </w:pPr>
      <w:ins w:id="109" w:author="Andy Kleinhesselink" w:date="2018-11-07T19:21:00Z">
        <w:r w:rsidRPr="00596808">
          <w:t>O’Dwyer, J. P. 2018. Whence Lotka-Volterra?: Conservation laws and integrable systems in ecology. Theoretical Ecology.</w:t>
        </w:r>
      </w:ins>
    </w:p>
    <w:p w14:paraId="3135DE9A" w14:textId="77777777" w:rsidR="00596808" w:rsidRPr="00596808" w:rsidRDefault="00596808" w:rsidP="00596808">
      <w:pPr>
        <w:pStyle w:val="Bibliography"/>
        <w:rPr>
          <w:ins w:id="110" w:author="Andy Kleinhesselink" w:date="2018-11-07T19:21:00Z"/>
        </w:rPr>
        <w:pPrChange w:id="111" w:author="Andy Kleinhesselink" w:date="2018-11-07T19:21:00Z">
          <w:pPr>
            <w:widowControl w:val="0"/>
            <w:autoSpaceDE w:val="0"/>
            <w:autoSpaceDN w:val="0"/>
            <w:adjustRightInd w:val="0"/>
          </w:pPr>
        </w:pPrChange>
      </w:pPr>
      <w:ins w:id="112" w:author="Andy Kleinhesselink" w:date="2018-11-07T19:21:00Z">
        <w:r w:rsidRPr="00596808">
          <w:t>Pomerantz, M. J. 1981. Do “Higher Order Interactions” in Competition Systems Really Exist? The American Naturalist 117:583–591.</w:t>
        </w:r>
      </w:ins>
    </w:p>
    <w:p w14:paraId="7AA97968" w14:textId="77777777" w:rsidR="00596808" w:rsidRPr="00596808" w:rsidRDefault="00596808" w:rsidP="00596808">
      <w:pPr>
        <w:pStyle w:val="Bibliography"/>
        <w:rPr>
          <w:ins w:id="113" w:author="Andy Kleinhesselink" w:date="2018-11-07T19:21:00Z"/>
        </w:rPr>
        <w:pPrChange w:id="114" w:author="Andy Kleinhesselink" w:date="2018-11-07T19:21:00Z">
          <w:pPr>
            <w:widowControl w:val="0"/>
            <w:autoSpaceDE w:val="0"/>
            <w:autoSpaceDN w:val="0"/>
            <w:adjustRightInd w:val="0"/>
          </w:pPr>
        </w:pPrChange>
      </w:pPr>
      <w:ins w:id="115" w:author="Andy Kleinhesselink" w:date="2018-11-07T19:21:00Z">
        <w:r w:rsidRPr="00596808">
          <w:t>R Core Team. 2015. R: A Language and Environment for Statistical Computing. R Foundation for Statistical Computing, Vienna, Austria.</w:t>
        </w:r>
      </w:ins>
    </w:p>
    <w:p w14:paraId="52A38537" w14:textId="77777777" w:rsidR="00596808" w:rsidRPr="00596808" w:rsidRDefault="00596808" w:rsidP="00596808">
      <w:pPr>
        <w:pStyle w:val="Bibliography"/>
        <w:rPr>
          <w:ins w:id="116" w:author="Andy Kleinhesselink" w:date="2018-11-07T19:21:00Z"/>
        </w:rPr>
        <w:pPrChange w:id="117" w:author="Andy Kleinhesselink" w:date="2018-11-07T19:21:00Z">
          <w:pPr>
            <w:widowControl w:val="0"/>
            <w:autoSpaceDE w:val="0"/>
            <w:autoSpaceDN w:val="0"/>
            <w:adjustRightInd w:val="0"/>
          </w:pPr>
        </w:pPrChange>
      </w:pPr>
      <w:ins w:id="118" w:author="Andy Kleinhesselink" w:date="2018-11-07T19:21:00Z">
        <w:r w:rsidRPr="00596808">
          <w:t>Tilman, D. 1977. Resource Competition between Plankton Algae: An Experimental and Theoretical Approach. Ecology 58:338–348.</w:t>
        </w:r>
      </w:ins>
    </w:p>
    <w:p w14:paraId="663A6153" w14:textId="77777777" w:rsidR="00596808" w:rsidRPr="00596808" w:rsidRDefault="00596808" w:rsidP="00596808">
      <w:pPr>
        <w:pStyle w:val="Bibliography"/>
        <w:rPr>
          <w:ins w:id="119" w:author="Andy Kleinhesselink" w:date="2018-11-07T19:21:00Z"/>
        </w:rPr>
        <w:pPrChange w:id="120" w:author="Andy Kleinhesselink" w:date="2018-11-07T19:21:00Z">
          <w:pPr>
            <w:widowControl w:val="0"/>
            <w:autoSpaceDE w:val="0"/>
            <w:autoSpaceDN w:val="0"/>
            <w:adjustRightInd w:val="0"/>
          </w:pPr>
        </w:pPrChange>
      </w:pPr>
      <w:ins w:id="121" w:author="Andy Kleinhesselink" w:date="2018-11-07T19:21:00Z">
        <w:r w:rsidRPr="00596808">
          <w:t>Vandermeer, J. H. 1969. The Competitive Structure of Communities: An Experimental Approach with Protozoa. Ecology 50:362–371.</w:t>
        </w:r>
      </w:ins>
    </w:p>
    <w:p w14:paraId="0769A8A9" w14:textId="488D4491" w:rsidR="00B93196" w:rsidDel="00F56B3F" w:rsidRDefault="00F56B3F" w:rsidP="00731158">
      <w:pPr>
        <w:pStyle w:val="Bibliography"/>
        <w:rPr>
          <w:del w:id="122" w:author="Andy Kleinhesselink" w:date="2018-11-07T19:18:00Z"/>
        </w:rPr>
      </w:pPr>
      <w:ins w:id="123" w:author="Andy Kleinhesselink" w:date="2018-11-07T19:17:00Z">
        <w:r>
          <w:rPr>
            <w:rFonts w:cs="Times New Roman"/>
          </w:rPr>
          <w:fldChar w:fldCharType="end"/>
        </w:r>
      </w:ins>
    </w:p>
    <w:p w14:paraId="7B78105E" w14:textId="77777777" w:rsidR="0061034E" w:rsidRDefault="0061034E" w:rsidP="00F56B3F">
      <w:pPr>
        <w:pStyle w:val="Bibliography"/>
        <w:pPrChange w:id="124" w:author="Andy Kleinhesselink" w:date="2018-11-07T19:18:00Z">
          <w:pPr>
            <w:spacing w:after="0"/>
            <w:ind w:firstLine="0"/>
          </w:pPr>
        </w:pPrChange>
      </w:pPr>
      <w:r>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261B8272" w:rsidR="00E84F09" w:rsidRPr="00FB51D5" w:rsidRDefault="00FB51D5" w:rsidP="00B570B6">
      <w:pPr>
        <w:pStyle w:val="Caption"/>
      </w:pPr>
      <w:bookmarkStart w:id="125"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BC59FC">
        <w:rPr>
          <w:noProof/>
        </w:rPr>
        <w:t>1</w:t>
      </w:r>
      <w:r w:rsidR="006A0465">
        <w:rPr>
          <w:b w:val="0"/>
          <w:bCs w:val="0"/>
          <w:noProof/>
        </w:rPr>
        <w:fldChar w:fldCharType="end"/>
      </w:r>
      <w:bookmarkEnd w:id="125"/>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α</w:t>
      </w:r>
      <w:r w:rsidRPr="006B266A">
        <w:rPr>
          <w:vertAlign w:val="subscript"/>
        </w:rPr>
        <w:t>12</w:t>
      </w:r>
      <w:r w:rsidRPr="0061034E">
        <w:t xml:space="preserve">. </w:t>
      </w:r>
      <w:r>
        <w:t xml:space="preserve">An HOI, </w:t>
      </w:r>
      <w:r>
        <w:sym w:font="Symbol" w:char="F062"/>
      </w:r>
      <w:r>
        <w:rPr>
          <w:vertAlign w:val="subscript"/>
        </w:rPr>
        <w:t>1(23)</w:t>
      </w:r>
      <w:r>
        <w:t xml:space="preserve">, is depicted as arrows </w:t>
      </w:r>
      <w:r w:rsidR="00B2514F">
        <w:t xml:space="preserve">from species two and three converging on one.  The added effect of the HOI indicates that net </w:t>
      </w:r>
      <w:r>
        <w:t>effect of two and three on species one is non-additive.</w:t>
      </w:r>
      <w:r w:rsidR="00E84F09">
        <w:br w:type="page"/>
      </w:r>
    </w:p>
    <w:p w14:paraId="36BD661C" w14:textId="77777777" w:rsidR="00FB51D5" w:rsidRDefault="00E84F09" w:rsidP="00FB51D5">
      <w:pPr>
        <w:pStyle w:val="figcaption"/>
        <w:keepNext/>
      </w:pPr>
      <w:commentRangeStart w:id="126"/>
      <w:r>
        <w:rPr>
          <w:noProof/>
        </w:rPr>
        <w:lastRenderedPageBreak/>
        <w:drawing>
          <wp:inline distT="0" distB="0" distL="0" distR="0" wp14:anchorId="7F891BF9" wp14:editId="3C25B66F">
            <wp:extent cx="4978400" cy="355600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78400" cy="3556000"/>
                    </a:xfrm>
                    <a:prstGeom prst="rect">
                      <a:avLst/>
                    </a:prstGeom>
                  </pic:spPr>
                </pic:pic>
              </a:graphicData>
            </a:graphic>
          </wp:inline>
        </w:drawing>
      </w:r>
      <w:commentRangeEnd w:id="126"/>
      <w:r w:rsidR="002F762A">
        <w:rPr>
          <w:rStyle w:val="CommentReference"/>
          <w:b w:val="0"/>
        </w:rPr>
        <w:commentReference w:id="126"/>
      </w:r>
    </w:p>
    <w:p w14:paraId="1B0306FB" w14:textId="780030A5" w:rsidR="00CC0BA7" w:rsidRPr="00FB51D5" w:rsidRDefault="00FB51D5" w:rsidP="00FB51D5">
      <w:pPr>
        <w:pStyle w:val="figcaption"/>
      </w:pPr>
      <w:bookmarkStart w:id="127" w:name="_Ref514237815"/>
      <w:commentRangeStart w:id="128"/>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C59FC">
        <w:rPr>
          <w:noProof/>
        </w:rPr>
        <w:t>2</w:t>
      </w:r>
      <w:r w:rsidR="006A0465">
        <w:rPr>
          <w:noProof/>
        </w:rPr>
        <w:fldChar w:fldCharType="end"/>
      </w:r>
      <w:bookmarkEnd w:id="127"/>
      <w:r>
        <w:t xml:space="preserve">. Example time series </w:t>
      </w:r>
      <w:commentRangeEnd w:id="128"/>
      <w:r w:rsidR="00947035">
        <w:rPr>
          <w:rStyle w:val="CommentReference"/>
          <w:b w:val="0"/>
        </w:rPr>
        <w:commentReference w:id="128"/>
      </w:r>
      <w:r>
        <w:t xml:space="preserve">showing </w:t>
      </w:r>
      <w:r w:rsidR="00A42F96">
        <w:t xml:space="preserve">a) the </w:t>
      </w:r>
      <w:r>
        <w:t xml:space="preserve">drawdown of the resource during the course of the </w:t>
      </w:r>
      <w:r w:rsidR="00A42F96">
        <w:t>simulated growing season</w:t>
      </w:r>
      <w:r>
        <w:t xml:space="preserve">, </w:t>
      </w:r>
      <w:r w:rsidR="00A42F96">
        <w:t>b) the</w:t>
      </w:r>
      <w:r>
        <w:t xml:space="preserve"> growth of each of species</w:t>
      </w:r>
      <w:r w:rsidR="00A42F96">
        <w:t xml:space="preserve"> shown with colored lines and c)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The middle season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21B19E8B">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73359CAF" w:rsidR="0032749A" w:rsidRDefault="00FB51D5" w:rsidP="0012796D">
      <w:pPr>
        <w:pStyle w:val="Caption"/>
      </w:pPr>
      <w:bookmarkStart w:id="129"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C59FC">
        <w:rPr>
          <w:noProof/>
        </w:rPr>
        <w:t>3</w:t>
      </w:r>
      <w:r w:rsidR="006A0465">
        <w:rPr>
          <w:noProof/>
        </w:rPr>
        <w:fldChar w:fldCharType="end"/>
      </w:r>
      <w:bookmarkEnd w:id="129"/>
      <w:r>
        <w:t xml:space="preserve">. </w:t>
      </w:r>
      <w:r w:rsidR="00CC0BA7">
        <w:t xml:space="preserve">Simulated per capita seed production of </w:t>
      </w:r>
      <w:r w:rsidR="0023375E">
        <w:t>the a) early, b) middle and c)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solid line shows best fit line from the model with varying exponents on each competitor</w:t>
      </w:r>
      <w:r w:rsidR="001C76DC">
        <w:t>’</w:t>
      </w:r>
      <w:r w:rsidR="0032749A">
        <w:t>s effect (eq</w:t>
      </w:r>
      <w:r w:rsidR="001525D6">
        <w:t>uation</w:t>
      </w:r>
      <w:r w:rsidR="001525D6">
        <w:t xml:space="preserve"> </w:t>
      </w:r>
      <w:r w:rsidR="001525D6">
        <w:t>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515F8903">
            <wp:extent cx="5280660" cy="3017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2E3A7490" w14:textId="7CDBBAC6" w:rsidR="00AD2064" w:rsidRDefault="0032749A" w:rsidP="0012796D">
      <w:pPr>
        <w:pStyle w:val="Caption"/>
      </w:pPr>
      <w:bookmarkStart w:id="130" w:name="_Ref524701722"/>
      <w:r>
        <w:t xml:space="preserve">Figure </w:t>
      </w:r>
      <w:r>
        <w:rPr>
          <w:noProof/>
        </w:rPr>
        <w:fldChar w:fldCharType="begin"/>
      </w:r>
      <w:r>
        <w:rPr>
          <w:noProof/>
        </w:rPr>
        <w:instrText xml:space="preserve"> SEQ Figure \* ARABIC </w:instrText>
      </w:r>
      <w:r>
        <w:rPr>
          <w:noProof/>
        </w:rPr>
        <w:fldChar w:fldCharType="separate"/>
      </w:r>
      <w:r w:rsidR="00BC59FC">
        <w:rPr>
          <w:noProof/>
        </w:rPr>
        <w:t>4</w:t>
      </w:r>
      <w:r>
        <w:rPr>
          <w:noProof/>
        </w:rPr>
        <w:fldChar w:fldCharType="end"/>
      </w:r>
      <w:bookmarkEnd w:id="130"/>
      <w:r>
        <w:t xml:space="preserve">. </w:t>
      </w:r>
      <w:r w:rsidR="0023375E">
        <w:t>Simulated per capita seed production of the a) early, b) mid and c) late season species in response to increasing competition from two species at once.</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xml:space="preserve">).  The predictions are generated assuming that </w:t>
      </w:r>
      <w:r w:rsidR="0023375E">
        <w:t>species</w:t>
      </w:r>
      <w:r w:rsidR="001724B0">
        <w:t>’</w:t>
      </w:r>
      <w:r w:rsidR="0023375E">
        <w:t xml:space="preserve">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642E5F34">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53D2289D" w:rsidR="00AD2064" w:rsidRDefault="00AD2064" w:rsidP="00AD2064">
      <w:pPr>
        <w:pStyle w:val="Caption"/>
      </w:pPr>
      <w:bookmarkStart w:id="131" w:name="_Ref524702022"/>
      <w:r>
        <w:t xml:space="preserve">Figure </w:t>
      </w:r>
      <w:r>
        <w:rPr>
          <w:noProof/>
        </w:rPr>
        <w:fldChar w:fldCharType="begin"/>
      </w:r>
      <w:r>
        <w:rPr>
          <w:noProof/>
        </w:rPr>
        <w:instrText xml:space="preserve"> SEQ Figure \* ARABIC </w:instrText>
      </w:r>
      <w:r>
        <w:rPr>
          <w:noProof/>
        </w:rPr>
        <w:fldChar w:fldCharType="separate"/>
      </w:r>
      <w:r w:rsidR="00BC59FC">
        <w:rPr>
          <w:noProof/>
        </w:rPr>
        <w:t>5</w:t>
      </w:r>
      <w:r>
        <w:rPr>
          <w:noProof/>
        </w:rPr>
        <w:fldChar w:fldCharType="end"/>
      </w:r>
      <w:bookmarkEnd w:id="131"/>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is shown as the increase in root mean squared error of the 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6CB60560">
            <wp:extent cx="5486400" cy="31350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35085"/>
                    </a:xfrm>
                    <a:prstGeom prst="rect">
                      <a:avLst/>
                    </a:prstGeom>
                  </pic:spPr>
                </pic:pic>
              </a:graphicData>
            </a:graphic>
          </wp:inline>
        </w:drawing>
      </w:r>
    </w:p>
    <w:p w14:paraId="6D5FEF62" w14:textId="0ED88831" w:rsidR="00C57AA2" w:rsidRDefault="000E4052" w:rsidP="0012796D">
      <w:pPr>
        <w:pStyle w:val="Caption"/>
      </w:pPr>
      <w:bookmarkStart w:id="132"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BC59FC">
        <w:rPr>
          <w:noProof/>
        </w:rPr>
        <w:t>6</w:t>
      </w:r>
      <w:r>
        <w:rPr>
          <w:b w:val="0"/>
          <w:bCs w:val="0"/>
          <w:noProof/>
        </w:rPr>
        <w:fldChar w:fldCharType="end"/>
      </w:r>
      <w:bookmarkEnd w:id="132"/>
      <w:r>
        <w:t xml:space="preserve">. Mechanistic explanation for higher-order interactions.  A) The resource uptake rates of the mid and late season species over the course of </w:t>
      </w:r>
      <w:r w:rsidR="00BE496F">
        <w:t xml:space="preserve">a </w:t>
      </w:r>
      <w:r>
        <w:t xml:space="preserve">growing season, with and without the early species. </w:t>
      </w:r>
      <w:r w:rsidR="00DE701D">
        <w:t>Gray vertical lines show the da</w:t>
      </w:r>
      <w:r w:rsidR="001643DC">
        <w:t>y</w:t>
      </w:r>
      <w:r w:rsidR="00DE701D">
        <w:t xml:space="preserve"> </w:t>
      </w:r>
      <w:r w:rsidR="00350B62">
        <w:t>at which the mid-season species</w:t>
      </w:r>
      <w:r w:rsidR="00DE701D">
        <w:t xml:space="preserve"> </w:t>
      </w:r>
      <w:r w:rsidR="00350B62">
        <w:t xml:space="preserve">stops growing </w:t>
      </w:r>
      <w:r w:rsidR="00DE701D">
        <w:t xml:space="preserve">with and without the early species. </w:t>
      </w:r>
      <w:r w:rsidR="007427A4">
        <w:t>B</w:t>
      </w:r>
      <w:r>
        <w:t xml:space="preserve">) The average resource uptake rates of the mid and late season species </w:t>
      </w:r>
      <w:r w:rsidR="00350B62">
        <w:t xml:space="preserve">in the absence and presence of the </w:t>
      </w:r>
      <w:r w:rsidR="007427A4">
        <w:t xml:space="preserve">early season </w:t>
      </w:r>
      <w:r w:rsidR="00350B62">
        <w:t>species</w:t>
      </w:r>
      <w:r>
        <w:t xml:space="preserve">.   </w:t>
      </w:r>
      <w:r w:rsidR="009761CF">
        <w:br w:type="page"/>
      </w:r>
    </w:p>
    <w:p w14:paraId="38B767A2" w14:textId="77777777" w:rsidR="00D42E14" w:rsidRDefault="00D42E14" w:rsidP="00D42E14">
      <w:pPr>
        <w:pStyle w:val="Heading"/>
      </w:pPr>
      <w:r>
        <w:lastRenderedPageBreak/>
        <w:t xml:space="preserve">Supporting Information – Additional Figures </w:t>
      </w:r>
    </w:p>
    <w:p w14:paraId="0D57AB37" w14:textId="77777777" w:rsidR="00D42E14" w:rsidRDefault="00D42E14" w:rsidP="00D42E14">
      <w:pPr>
        <w:pStyle w:val="Heading"/>
      </w:pPr>
      <w:r>
        <w:rPr>
          <w:noProof/>
        </w:rPr>
        <w:drawing>
          <wp:inline distT="0" distB="0" distL="0" distR="0" wp14:anchorId="4BD4E41B" wp14:editId="37B4F396">
            <wp:extent cx="5486400" cy="313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14:paraId="0FA75C88" w14:textId="6FB9BBE6" w:rsidR="00D42E14" w:rsidRDefault="00D42E14" w:rsidP="00D42E14">
      <w:pPr>
        <w:pStyle w:val="Caption"/>
      </w:pPr>
      <w:bookmarkStart w:id="133" w:name="_Ref529380736"/>
      <w:r>
        <w:t xml:space="preserve">Figure S </w:t>
      </w:r>
      <w:fldSimple w:instr=" SEQ Figure_S \* ARABIC ">
        <w:r>
          <w:rPr>
            <w:noProof/>
          </w:rPr>
          <w:t>1</w:t>
        </w:r>
      </w:fldSimple>
      <w:bookmarkEnd w:id="133"/>
      <w:r>
        <w:t xml:space="preserve"> Simulated per capita seed production of the A) early, B) middle and C) late season species in response to increasing inter-specific density on the x-axis. Points show the simulated response from the mechanistic model.  Lines show best fit from the basic Beverton-Holt phenomenological model (“model 1”; </w:t>
      </w:r>
      <w:r w:rsidR="001525D6">
        <w:t>equation</w:t>
      </w:r>
      <w:r>
        <w:t xml:space="preserve"> </w:t>
      </w:r>
      <w:r w:rsidR="002B1DE1">
        <w:t>6</w:t>
      </w:r>
      <w:r>
        <w:t xml:space="preserve">) and the modified model with varying exponents for each species’ effect (“model 2”; </w:t>
      </w:r>
      <w:r w:rsidR="001525D6">
        <w:t>equation</w:t>
      </w:r>
      <w:r>
        <w:t xml:space="preserve"> </w:t>
      </w:r>
      <w:r w:rsidR="006B2FC8">
        <w:t>7</w:t>
      </w:r>
      <w:r>
        <w:t xml:space="preserve">). </w:t>
      </w:r>
    </w:p>
    <w:p w14:paraId="07204437" w14:textId="77777777" w:rsidR="00D42E14" w:rsidRDefault="00D42E14">
      <w:pPr>
        <w:spacing w:line="276" w:lineRule="auto"/>
        <w:ind w:firstLine="0"/>
        <w:jc w:val="both"/>
        <w:rPr>
          <w:rFonts w:cs="Cambria (Body CS)"/>
          <w:b/>
          <w:bCs/>
          <w:szCs w:val="18"/>
        </w:rPr>
      </w:pPr>
      <w:r>
        <w:br w:type="page"/>
      </w:r>
    </w:p>
    <w:p w14:paraId="4315AA10" w14:textId="77777777" w:rsidR="00D42E14" w:rsidRDefault="00D42E14" w:rsidP="006B2FC8">
      <w:pPr>
        <w:pStyle w:val="Caption"/>
        <w:keepNext/>
      </w:pPr>
      <w:r>
        <w:rPr>
          <w:noProof/>
        </w:rPr>
        <w:lastRenderedPageBreak/>
        <w:drawing>
          <wp:inline distT="0" distB="0" distL="0" distR="0" wp14:anchorId="7EC973BB" wp14:editId="51821D82">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129F211" w14:textId="24CC84CE" w:rsidR="00D42E14" w:rsidRDefault="00D42E14" w:rsidP="00D42E14">
      <w:pPr>
        <w:pStyle w:val="Caption"/>
      </w:pPr>
      <w:r>
        <w:t xml:space="preserve">Figure S </w:t>
      </w:r>
      <w:fldSimple w:instr=" SEQ Figure_S \* ARABIC ">
        <w:r>
          <w:rPr>
            <w:noProof/>
          </w:rPr>
          <w:t>2</w:t>
        </w:r>
      </w:fldSimple>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Beverton-Holt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069E696D" w14:textId="50114F22" w:rsidR="00D42E14" w:rsidRDefault="00D42E14" w:rsidP="00D42E14">
      <w:pPr>
        <w:pStyle w:val="Caption"/>
      </w:pPr>
      <w:r>
        <w:t xml:space="preserve"> </w:t>
      </w:r>
    </w:p>
    <w:p w14:paraId="3EBC0FF2" w14:textId="371BC622" w:rsidR="00D42E14" w:rsidRPr="00D42E14" w:rsidRDefault="00D42E14" w:rsidP="006B2FC8">
      <w:pPr>
        <w:pStyle w:val="Caption"/>
        <w:rPr>
          <w:rFonts w:eastAsia="Noto Sans CJK SC Regular" w:cs="FreeSans"/>
          <w:szCs w:val="28"/>
        </w:rPr>
      </w:pP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6B69FF38"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BC59FC">
        <w:t xml:space="preserve">Figure </w:t>
      </w:r>
      <w:r w:rsidR="00BC59FC">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del w:id="134" w:author="Andy Kleinhesselink" w:date="2018-11-07T19:05:00Z">
        <w:r w:rsidR="00595B06" w:rsidDel="006515F9">
          <w:delText>; A</w:delText>
        </w:r>
      </w:del>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del w:id="135" w:author="Andy Kleinhesselink" w:date="2018-11-07T19:06:00Z">
        <w:r w:rsidR="00C17369" w:rsidDel="006515F9">
          <w:delText xml:space="preserve">B </w:delText>
        </w:r>
      </w:del>
      <w:ins w:id="136" w:author="Andy Kleinhesselink" w:date="2018-11-07T19:06:00Z">
        <w:r w:rsidR="006515F9">
          <w:t>A</w:t>
        </w:r>
        <w:r w:rsidR="006515F9">
          <w:t xml:space="preserve"> </w:t>
        </w:r>
      </w:ins>
      <w:r w:rsidR="00C17369">
        <w:t xml:space="preserve">1). </w:t>
      </w:r>
    </w:p>
    <w:p w14:paraId="750B20BD" w14:textId="15C379A8" w:rsidR="0025446F" w:rsidRDefault="0025446F">
      <w:pPr>
        <w:spacing w:line="276" w:lineRule="auto"/>
        <w:ind w:firstLine="0"/>
        <w:jc w:val="both"/>
      </w:pPr>
      <w:r>
        <w:br w:type="page"/>
      </w:r>
    </w:p>
    <w:p w14:paraId="41826B40" w14:textId="4170512A" w:rsidR="00527F85" w:rsidRDefault="00527F85" w:rsidP="008D04AB">
      <w:pPr>
        <w:pStyle w:val="Caption"/>
        <w:keepNext/>
      </w:pPr>
      <w:r>
        <w:lastRenderedPageBreak/>
        <w:t xml:space="preserve">Table A </w:t>
      </w:r>
      <w:fldSimple w:instr=" SEQ Table_A \* ARABIC ">
        <w:r>
          <w:rPr>
            <w:noProof/>
          </w:rPr>
          <w:t>1</w:t>
        </w:r>
      </w:fldSimple>
      <w:r>
        <w:t xml:space="preserve">.  Parameter values for five simulations with gradually increasing strength of the trade-off between the early season and late season species resource uptake curves.  </w:t>
      </w:r>
    </w:p>
    <w:tbl>
      <w:tblPr>
        <w:tblW w:w="5983" w:type="dxa"/>
        <w:tblLook w:val="04A0" w:firstRow="1" w:lastRow="0" w:firstColumn="1" w:lastColumn="0" w:noHBand="0" w:noVBand="1"/>
      </w:tblPr>
      <w:tblGrid>
        <w:gridCol w:w="1300"/>
        <w:gridCol w:w="1176"/>
        <w:gridCol w:w="1710"/>
        <w:gridCol w:w="1797"/>
      </w:tblGrid>
      <w:tr w:rsidR="0025446F" w:rsidRPr="0025446F" w14:paraId="612D0B12" w14:textId="77777777" w:rsidTr="00A0199A">
        <w:trPr>
          <w:trHeight w:val="320"/>
        </w:trPr>
        <w:tc>
          <w:tcPr>
            <w:tcW w:w="1300" w:type="dxa"/>
            <w:tcBorders>
              <w:top w:val="nil"/>
              <w:left w:val="nil"/>
              <w:bottom w:val="double" w:sz="4" w:space="0" w:color="auto"/>
              <w:right w:val="nil"/>
            </w:tcBorders>
            <w:shd w:val="clear" w:color="auto" w:fill="auto"/>
            <w:noWrap/>
            <w:vAlign w:val="center"/>
            <w:hideMark/>
          </w:tcPr>
          <w:p w14:paraId="4218EA8F" w14:textId="77777777" w:rsidR="0025446F" w:rsidRPr="0025446F" w:rsidRDefault="0025446F"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4DD89FA5" w:rsidR="0025446F" w:rsidRPr="0025446F" w:rsidRDefault="0025446F"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25446F" w:rsidRPr="0025446F" w:rsidRDefault="008829A7"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25446F" w:rsidRPr="0025446F" w:rsidRDefault="008829A7"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8829A7" w:rsidRPr="0025446F" w14:paraId="3CF5A142" w14:textId="77777777" w:rsidTr="00A0199A">
        <w:trPr>
          <w:trHeight w:val="320"/>
        </w:trPr>
        <w:tc>
          <w:tcPr>
            <w:tcW w:w="1300" w:type="dxa"/>
            <w:vMerge w:val="restart"/>
            <w:tcBorders>
              <w:top w:val="double" w:sz="4" w:space="0" w:color="auto"/>
              <w:left w:val="nil"/>
              <w:right w:val="nil"/>
            </w:tcBorders>
            <w:shd w:val="clear" w:color="auto" w:fill="auto"/>
            <w:noWrap/>
            <w:vAlign w:val="center"/>
            <w:hideMark/>
          </w:tcPr>
          <w:p w14:paraId="180E8C94"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4D9DA1C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8829A7" w:rsidRPr="0025446F" w14:paraId="31BFBF55" w14:textId="77777777" w:rsidTr="00A0199A">
        <w:trPr>
          <w:trHeight w:val="320"/>
        </w:trPr>
        <w:tc>
          <w:tcPr>
            <w:tcW w:w="1300" w:type="dxa"/>
            <w:vMerge/>
            <w:tcBorders>
              <w:left w:val="nil"/>
              <w:right w:val="nil"/>
            </w:tcBorders>
            <w:shd w:val="clear" w:color="auto" w:fill="auto"/>
            <w:noWrap/>
            <w:vAlign w:val="center"/>
            <w:hideMark/>
          </w:tcPr>
          <w:p w14:paraId="36383486"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1C29941E"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731B0CCA" w14:textId="77777777" w:rsidTr="00A0199A">
        <w:trPr>
          <w:trHeight w:val="320"/>
        </w:trPr>
        <w:tc>
          <w:tcPr>
            <w:tcW w:w="1300" w:type="dxa"/>
            <w:vMerge/>
            <w:tcBorders>
              <w:left w:val="nil"/>
              <w:bottom w:val="single" w:sz="4" w:space="0" w:color="auto"/>
              <w:right w:val="nil"/>
            </w:tcBorders>
            <w:shd w:val="clear" w:color="auto" w:fill="auto"/>
            <w:noWrap/>
            <w:vAlign w:val="center"/>
            <w:hideMark/>
          </w:tcPr>
          <w:p w14:paraId="241BF05B"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12C070C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8829A7" w:rsidRPr="0025446F" w14:paraId="5834662F" w14:textId="77777777" w:rsidTr="00A0199A">
        <w:trPr>
          <w:trHeight w:val="320"/>
        </w:trPr>
        <w:tc>
          <w:tcPr>
            <w:tcW w:w="1300" w:type="dxa"/>
            <w:vMerge w:val="restart"/>
            <w:tcBorders>
              <w:top w:val="single" w:sz="4" w:space="0" w:color="auto"/>
              <w:left w:val="nil"/>
              <w:right w:val="nil"/>
            </w:tcBorders>
            <w:shd w:val="clear" w:color="auto" w:fill="auto"/>
            <w:noWrap/>
            <w:vAlign w:val="center"/>
            <w:hideMark/>
          </w:tcPr>
          <w:p w14:paraId="6FC6990A"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5F8281A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8829A7" w:rsidRPr="0025446F" w14:paraId="13D31948" w14:textId="77777777" w:rsidTr="00A0199A">
        <w:trPr>
          <w:trHeight w:val="320"/>
        </w:trPr>
        <w:tc>
          <w:tcPr>
            <w:tcW w:w="1300" w:type="dxa"/>
            <w:vMerge/>
            <w:tcBorders>
              <w:left w:val="nil"/>
              <w:right w:val="nil"/>
            </w:tcBorders>
            <w:shd w:val="clear" w:color="auto" w:fill="auto"/>
            <w:noWrap/>
            <w:vAlign w:val="center"/>
            <w:hideMark/>
          </w:tcPr>
          <w:p w14:paraId="6D41111B"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796A13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522B8B83"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247D9CE6"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018FD63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8829A7" w:rsidRPr="0025446F" w14:paraId="587E3113"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6B93F375"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7906FFD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8829A7" w:rsidRPr="0025446F" w14:paraId="57CA9ADB" w14:textId="77777777" w:rsidTr="00A0199A">
        <w:trPr>
          <w:trHeight w:val="320"/>
        </w:trPr>
        <w:tc>
          <w:tcPr>
            <w:tcW w:w="1300" w:type="dxa"/>
            <w:vMerge/>
            <w:tcBorders>
              <w:left w:val="nil"/>
              <w:right w:val="nil"/>
            </w:tcBorders>
            <w:shd w:val="clear" w:color="auto" w:fill="auto"/>
            <w:noWrap/>
            <w:vAlign w:val="center"/>
            <w:hideMark/>
          </w:tcPr>
          <w:p w14:paraId="7C2D96BE"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4C58C6BB"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3493277B"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12A3B64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640AB40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8829A7" w:rsidRPr="0025446F" w14:paraId="7465ED50"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0C5E5960"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0C8533E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8829A7" w:rsidRPr="0025446F" w14:paraId="5EBCDB63" w14:textId="77777777" w:rsidTr="00A0199A">
        <w:trPr>
          <w:trHeight w:val="320"/>
        </w:trPr>
        <w:tc>
          <w:tcPr>
            <w:tcW w:w="1300" w:type="dxa"/>
            <w:vMerge/>
            <w:tcBorders>
              <w:left w:val="nil"/>
              <w:right w:val="nil"/>
            </w:tcBorders>
            <w:shd w:val="clear" w:color="auto" w:fill="auto"/>
            <w:noWrap/>
            <w:vAlign w:val="center"/>
            <w:hideMark/>
          </w:tcPr>
          <w:p w14:paraId="054E19B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0F05A78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6CC365CB"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0E395F0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31B0932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8829A7" w:rsidRPr="0025446F" w14:paraId="3EA16791"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1F2509C5"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82CFF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8829A7" w:rsidRPr="0025446F" w14:paraId="2ED8ABBB" w14:textId="77777777" w:rsidTr="00A0199A">
        <w:trPr>
          <w:trHeight w:val="320"/>
        </w:trPr>
        <w:tc>
          <w:tcPr>
            <w:tcW w:w="1300" w:type="dxa"/>
            <w:vMerge/>
            <w:tcBorders>
              <w:left w:val="nil"/>
              <w:right w:val="nil"/>
            </w:tcBorders>
            <w:shd w:val="clear" w:color="auto" w:fill="auto"/>
            <w:noWrap/>
            <w:vAlign w:val="bottom"/>
            <w:hideMark/>
          </w:tcPr>
          <w:p w14:paraId="510EF912" w14:textId="77777777" w:rsidR="008829A7" w:rsidRPr="0025446F" w:rsidRDefault="008829A7" w:rsidP="008829A7">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21E9753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1FFCC73F" w14:textId="77777777" w:rsidTr="00A0199A">
        <w:trPr>
          <w:trHeight w:val="320"/>
        </w:trPr>
        <w:tc>
          <w:tcPr>
            <w:tcW w:w="1300" w:type="dxa"/>
            <w:vMerge/>
            <w:tcBorders>
              <w:left w:val="nil"/>
              <w:bottom w:val="single" w:sz="4" w:space="0" w:color="000000"/>
              <w:right w:val="nil"/>
            </w:tcBorders>
            <w:shd w:val="clear" w:color="auto" w:fill="auto"/>
            <w:noWrap/>
            <w:vAlign w:val="bottom"/>
            <w:hideMark/>
          </w:tcPr>
          <w:p w14:paraId="4940F841" w14:textId="77777777" w:rsidR="008829A7" w:rsidRPr="0025446F" w:rsidRDefault="008829A7" w:rsidP="008829A7">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53941934"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071ED835" w14:textId="77777777" w:rsidR="0025446F" w:rsidRPr="00E36A05" w:rsidRDefault="0025446F" w:rsidP="00B83C2C">
      <w:pPr>
        <w:pStyle w:val="BodyText"/>
        <w:ind w:firstLine="0"/>
      </w:pPr>
    </w:p>
    <w:p w14:paraId="78C32139" w14:textId="520B6C3F" w:rsidR="006D7279" w:rsidRDefault="006D7279" w:rsidP="006D7279">
      <w:pPr>
        <w:pStyle w:val="BodyText"/>
        <w:ind w:firstLine="0"/>
      </w:pPr>
    </w:p>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5FBA922">
            <wp:extent cx="4321628" cy="4067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5"/>
                    </a:xfrm>
                    <a:prstGeom prst="rect">
                      <a:avLst/>
                    </a:prstGeom>
                  </pic:spPr>
                </pic:pic>
              </a:graphicData>
            </a:graphic>
          </wp:inline>
        </w:drawing>
      </w:r>
    </w:p>
    <w:p w14:paraId="211EFFFC" w14:textId="4A92F735" w:rsidR="00C15AA1" w:rsidRPr="006D7279" w:rsidRDefault="001643DC" w:rsidP="001643DC">
      <w:pPr>
        <w:pStyle w:val="Caption"/>
      </w:pPr>
      <w:r>
        <w:t xml:space="preserve">Figure A </w:t>
      </w:r>
      <w:fldSimple w:instr=" SEQ Figure_A \* ARABIC ">
        <w:r>
          <w:rPr>
            <w:noProof/>
          </w:rPr>
          <w:t>1</w:t>
        </w:r>
      </w:fldSimple>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Andy Kleinhesselink" w:date="2018-10-03T11:58:00Z" w:initials="AK">
    <w:p w14:paraId="1BCC260D" w14:textId="77777777" w:rsidR="006B2FC8" w:rsidRDefault="006B2FC8">
      <w:pPr>
        <w:pStyle w:val="CommentText"/>
      </w:pPr>
      <w:r>
        <w:rPr>
          <w:rStyle w:val="CommentReference"/>
        </w:rPr>
        <w:annotationRef/>
      </w:r>
    </w:p>
    <w:p w14:paraId="65AB0722" w14:textId="2A26AA7A" w:rsidR="006B2FC8" w:rsidRDefault="006B2FC8" w:rsidP="00BC6731">
      <w:pPr>
        <w:pStyle w:val="CommentText"/>
        <w:ind w:firstLine="0"/>
      </w:pPr>
      <w:r>
        <w:t xml:space="preserve">Would “Mediterranean” be more general/appealing? </w:t>
      </w:r>
    </w:p>
  </w:comment>
  <w:comment w:id="39" w:author="Andy Kleinhesselink" w:date="2018-09-14T17:19:00Z" w:initials="AK">
    <w:p w14:paraId="32050376" w14:textId="73840525" w:rsidR="006B2FC8" w:rsidRDefault="006B2FC8">
      <w:pPr>
        <w:pStyle w:val="CommentText"/>
      </w:pPr>
      <w:r>
        <w:rPr>
          <w:rStyle w:val="CommentReference"/>
        </w:rPr>
        <w:annotationRef/>
      </w:r>
      <w:r>
        <w:t xml:space="preserve">The flipside to this point is that plant biomass also fluctuates greatly during the season.  It goes from seed to adult plant.  This means there is a lot of room for non-linearities to compound and cause non-additive effects (hand-wavy..).  In any case, I think perennial plant communities with a diversity of size classes all interacting at once would be less likely to show these kinds of dynamics. Another reason HOIs would be less common.  An exception might be successional communities. </w:t>
      </w:r>
    </w:p>
    <w:p w14:paraId="7617645E" w14:textId="77777777" w:rsidR="006B2FC8" w:rsidRDefault="006B2FC8">
      <w:pPr>
        <w:pStyle w:val="CommentText"/>
      </w:pPr>
    </w:p>
    <w:p w14:paraId="3CDE97FC" w14:textId="2A06354B" w:rsidR="006B2FC8" w:rsidRDefault="006B2FC8">
      <w:pPr>
        <w:pStyle w:val="CommentText"/>
      </w:pPr>
      <w:r>
        <w:t>JML- this is actually a nice point.  What you are saying is that a lot happens over the annual timescale for an annual plant, and not so much for a perennial plant.  I think this is good logic.  The extension would mean that we might expect more higher order interactions among perennials if we modeled on a 20 year time step.  Not only do I think this is worth adding, but I also think that this is the place to bring up the paragraph I suggest removing above, stating that one solution to HOIs is to change the time step of your analysis.</w:t>
      </w:r>
    </w:p>
  </w:comment>
  <w:comment w:id="40" w:author="Jonathan Levine" w:date="2018-11-05T15:33:00Z" w:initials="JML">
    <w:p w14:paraId="72E08449" w14:textId="77777777" w:rsidR="006B2FC8" w:rsidRDefault="006B2FC8" w:rsidP="00B507A2">
      <w:pPr>
        <w:pStyle w:val="CommentText"/>
      </w:pPr>
      <w:r>
        <w:rPr>
          <w:rStyle w:val="CommentReference"/>
        </w:rPr>
        <w:annotationRef/>
      </w:r>
      <w:r>
        <w:t>This is a very nice point that I am not sure what to do about.  One could argue that these are HOIs in the sense that each species has a different effect on the focal depending on whether the other species is there.  This between species HOI is different than nonlinear effects of C on per capita growth because the latter is within species effects.  So simple naming a functionally identical species something different turns what would be a nonlinear relationship between per capita growth and C, to a nonlinear relationship between C and N.  I think this is actually okay then!  But we need to talk.</w:t>
      </w:r>
    </w:p>
  </w:comment>
  <w:comment w:id="126" w:author="Andy Kleinhesselink" w:date="2018-09-14T17:25:00Z" w:initials="AK">
    <w:p w14:paraId="01570BBF" w14:textId="14B43EEC" w:rsidR="006B2FC8" w:rsidRDefault="006B2FC8">
      <w:pPr>
        <w:pStyle w:val="CommentText"/>
      </w:pPr>
      <w:r>
        <w:rPr>
          <w:rStyle w:val="CommentReference"/>
        </w:rPr>
        <w:annotationRef/>
      </w:r>
      <w:r>
        <w:t xml:space="preserve">I could add cute drawings of plants to this if you guys think that would improve the appeal. </w:t>
      </w:r>
    </w:p>
  </w:comment>
  <w:comment w:id="128" w:author="Nathan Kraft" w:date="2018-10-29T10:58:00Z" w:initials="NK">
    <w:p w14:paraId="6B31B705" w14:textId="4637C802" w:rsidR="006B2FC8" w:rsidRDefault="006B2FC8">
      <w:pPr>
        <w:pStyle w:val="CommentText"/>
      </w:pPr>
      <w:r>
        <w:rPr>
          <w:rStyle w:val="CommentReference"/>
        </w:rPr>
        <w:annotationRef/>
      </w:r>
      <w:r>
        <w:t xml:space="preserve">We can use Joann’s line drawings if it might help.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AB0722" w15:done="0"/>
  <w15:commentEx w15:paraId="3CDE97FC" w15:done="0"/>
  <w15:commentEx w15:paraId="72E08449" w15:done="0"/>
  <w15:commentEx w15:paraId="01570BBF" w15:done="0"/>
  <w15:commentEx w15:paraId="6B31B7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AB0722" w16cid:durableId="1F5F2D82"/>
  <w16cid:commentId w16cid:paraId="3CDE97FC" w16cid:durableId="1F5F257E"/>
  <w16cid:commentId w16cid:paraId="72E08449" w16cid:durableId="1F8AA34C"/>
  <w16cid:commentId w16cid:paraId="01570BBF" w16cid:durableId="1F466D7E"/>
  <w16cid:commentId w16cid:paraId="6B31B705" w16cid:durableId="1F8166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FA74B" w14:textId="77777777" w:rsidR="00AA30F6" w:rsidRDefault="00AA30F6">
      <w:pPr>
        <w:spacing w:after="0"/>
      </w:pPr>
      <w:r>
        <w:separator/>
      </w:r>
    </w:p>
  </w:endnote>
  <w:endnote w:type="continuationSeparator" w:id="0">
    <w:p w14:paraId="69E6A72E" w14:textId="77777777" w:rsidR="00AA30F6" w:rsidRDefault="00AA30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6B2FC8" w:rsidRDefault="006B2FC8">
    <w:pPr>
      <w:pStyle w:val="Foote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C773F" w14:textId="77777777" w:rsidR="00AA30F6" w:rsidRDefault="00AA30F6">
      <w:pPr>
        <w:spacing w:after="0"/>
      </w:pPr>
      <w:r>
        <w:separator/>
      </w:r>
    </w:p>
  </w:footnote>
  <w:footnote w:type="continuationSeparator" w:id="0">
    <w:p w14:paraId="71D0EA46" w14:textId="77777777" w:rsidR="00AA30F6" w:rsidRDefault="00AA30F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Kraft">
    <w15:presenceInfo w15:providerId="Windows Live" w15:userId="b40faae2b5a01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A19"/>
    <w:rsid w:val="00006510"/>
    <w:rsid w:val="00007A0F"/>
    <w:rsid w:val="00014913"/>
    <w:rsid w:val="00017E5B"/>
    <w:rsid w:val="00020DDC"/>
    <w:rsid w:val="00021DB6"/>
    <w:rsid w:val="00022209"/>
    <w:rsid w:val="00024622"/>
    <w:rsid w:val="00025789"/>
    <w:rsid w:val="00030770"/>
    <w:rsid w:val="00031CB7"/>
    <w:rsid w:val="000324B7"/>
    <w:rsid w:val="0003256E"/>
    <w:rsid w:val="00033A04"/>
    <w:rsid w:val="00036F83"/>
    <w:rsid w:val="000407E9"/>
    <w:rsid w:val="000412FB"/>
    <w:rsid w:val="000423C1"/>
    <w:rsid w:val="00044E45"/>
    <w:rsid w:val="00054720"/>
    <w:rsid w:val="00057742"/>
    <w:rsid w:val="00057A7A"/>
    <w:rsid w:val="000612C8"/>
    <w:rsid w:val="000633BD"/>
    <w:rsid w:val="000635CF"/>
    <w:rsid w:val="0007109F"/>
    <w:rsid w:val="000725F8"/>
    <w:rsid w:val="00074156"/>
    <w:rsid w:val="00074C1D"/>
    <w:rsid w:val="000802AC"/>
    <w:rsid w:val="00080744"/>
    <w:rsid w:val="00094883"/>
    <w:rsid w:val="00097935"/>
    <w:rsid w:val="000A00C8"/>
    <w:rsid w:val="000A0B3E"/>
    <w:rsid w:val="000A409C"/>
    <w:rsid w:val="000A46AB"/>
    <w:rsid w:val="000A621F"/>
    <w:rsid w:val="000A6BBF"/>
    <w:rsid w:val="000B2C35"/>
    <w:rsid w:val="000B358F"/>
    <w:rsid w:val="000B35DE"/>
    <w:rsid w:val="000B3C97"/>
    <w:rsid w:val="000B74AE"/>
    <w:rsid w:val="000C13DF"/>
    <w:rsid w:val="000C6C09"/>
    <w:rsid w:val="000D1683"/>
    <w:rsid w:val="000D418D"/>
    <w:rsid w:val="000E2D60"/>
    <w:rsid w:val="000E4052"/>
    <w:rsid w:val="000E7EAC"/>
    <w:rsid w:val="000F09D9"/>
    <w:rsid w:val="000F73D1"/>
    <w:rsid w:val="00101A73"/>
    <w:rsid w:val="00104C42"/>
    <w:rsid w:val="00115C56"/>
    <w:rsid w:val="00125A2C"/>
    <w:rsid w:val="001277DE"/>
    <w:rsid w:val="0012796D"/>
    <w:rsid w:val="00132B92"/>
    <w:rsid w:val="001346A4"/>
    <w:rsid w:val="0013521D"/>
    <w:rsid w:val="001356B1"/>
    <w:rsid w:val="00136E54"/>
    <w:rsid w:val="00140180"/>
    <w:rsid w:val="00141AE0"/>
    <w:rsid w:val="00142FC0"/>
    <w:rsid w:val="001461C8"/>
    <w:rsid w:val="00147BF8"/>
    <w:rsid w:val="00150BAB"/>
    <w:rsid w:val="001525D6"/>
    <w:rsid w:val="00154223"/>
    <w:rsid w:val="00154BF0"/>
    <w:rsid w:val="00155BFB"/>
    <w:rsid w:val="001572D7"/>
    <w:rsid w:val="00162291"/>
    <w:rsid w:val="00163557"/>
    <w:rsid w:val="001643DC"/>
    <w:rsid w:val="00165B91"/>
    <w:rsid w:val="00165CD7"/>
    <w:rsid w:val="00167504"/>
    <w:rsid w:val="00171A6B"/>
    <w:rsid w:val="00171AAC"/>
    <w:rsid w:val="00171E83"/>
    <w:rsid w:val="001724B0"/>
    <w:rsid w:val="00172674"/>
    <w:rsid w:val="00175B82"/>
    <w:rsid w:val="00181318"/>
    <w:rsid w:val="001813E9"/>
    <w:rsid w:val="00183126"/>
    <w:rsid w:val="00185210"/>
    <w:rsid w:val="001858A4"/>
    <w:rsid w:val="00186428"/>
    <w:rsid w:val="00192A3D"/>
    <w:rsid w:val="00193660"/>
    <w:rsid w:val="00195151"/>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E1A88"/>
    <w:rsid w:val="001E5AC6"/>
    <w:rsid w:val="001E65C5"/>
    <w:rsid w:val="001E683B"/>
    <w:rsid w:val="001E7750"/>
    <w:rsid w:val="001E7CE9"/>
    <w:rsid w:val="001E7E3D"/>
    <w:rsid w:val="001F342D"/>
    <w:rsid w:val="001F3D0E"/>
    <w:rsid w:val="001F66FC"/>
    <w:rsid w:val="002008BF"/>
    <w:rsid w:val="00201805"/>
    <w:rsid w:val="00206EC9"/>
    <w:rsid w:val="002070A9"/>
    <w:rsid w:val="00222153"/>
    <w:rsid w:val="0022450C"/>
    <w:rsid w:val="00225047"/>
    <w:rsid w:val="0023375E"/>
    <w:rsid w:val="00235288"/>
    <w:rsid w:val="00235A1D"/>
    <w:rsid w:val="00236F8E"/>
    <w:rsid w:val="00237247"/>
    <w:rsid w:val="00242093"/>
    <w:rsid w:val="002422AD"/>
    <w:rsid w:val="0024253F"/>
    <w:rsid w:val="00250DE2"/>
    <w:rsid w:val="0025446F"/>
    <w:rsid w:val="00255991"/>
    <w:rsid w:val="00256167"/>
    <w:rsid w:val="0026092E"/>
    <w:rsid w:val="00264E89"/>
    <w:rsid w:val="00282E26"/>
    <w:rsid w:val="00283064"/>
    <w:rsid w:val="00283422"/>
    <w:rsid w:val="002865CB"/>
    <w:rsid w:val="00286FFE"/>
    <w:rsid w:val="002916DB"/>
    <w:rsid w:val="00291AB6"/>
    <w:rsid w:val="002931CC"/>
    <w:rsid w:val="0029570D"/>
    <w:rsid w:val="002961A2"/>
    <w:rsid w:val="002A1B58"/>
    <w:rsid w:val="002A32D2"/>
    <w:rsid w:val="002A42D8"/>
    <w:rsid w:val="002A58BE"/>
    <w:rsid w:val="002A7ABC"/>
    <w:rsid w:val="002B0D88"/>
    <w:rsid w:val="002B1DE1"/>
    <w:rsid w:val="002B6912"/>
    <w:rsid w:val="002C11CA"/>
    <w:rsid w:val="002C1318"/>
    <w:rsid w:val="002C1DF5"/>
    <w:rsid w:val="002C5F28"/>
    <w:rsid w:val="002C7770"/>
    <w:rsid w:val="002D1422"/>
    <w:rsid w:val="002D29FF"/>
    <w:rsid w:val="002D52ED"/>
    <w:rsid w:val="002D7549"/>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478D"/>
    <w:rsid w:val="003061EC"/>
    <w:rsid w:val="00311108"/>
    <w:rsid w:val="003114BE"/>
    <w:rsid w:val="00317989"/>
    <w:rsid w:val="00320803"/>
    <w:rsid w:val="0032457D"/>
    <w:rsid w:val="0032539D"/>
    <w:rsid w:val="00327309"/>
    <w:rsid w:val="0032749A"/>
    <w:rsid w:val="00335CBC"/>
    <w:rsid w:val="003431F6"/>
    <w:rsid w:val="00345F27"/>
    <w:rsid w:val="00350B62"/>
    <w:rsid w:val="00352A94"/>
    <w:rsid w:val="0035430F"/>
    <w:rsid w:val="00356459"/>
    <w:rsid w:val="003576FC"/>
    <w:rsid w:val="00357DD5"/>
    <w:rsid w:val="00362941"/>
    <w:rsid w:val="003666F9"/>
    <w:rsid w:val="00366918"/>
    <w:rsid w:val="00366E5F"/>
    <w:rsid w:val="00373175"/>
    <w:rsid w:val="00373187"/>
    <w:rsid w:val="003768E1"/>
    <w:rsid w:val="00377F99"/>
    <w:rsid w:val="0038260F"/>
    <w:rsid w:val="003840B0"/>
    <w:rsid w:val="00386CB5"/>
    <w:rsid w:val="00386DC9"/>
    <w:rsid w:val="00390672"/>
    <w:rsid w:val="003913E9"/>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C16DF"/>
    <w:rsid w:val="003C1A0B"/>
    <w:rsid w:val="003C223F"/>
    <w:rsid w:val="003C2F6C"/>
    <w:rsid w:val="003C4452"/>
    <w:rsid w:val="003C462E"/>
    <w:rsid w:val="003C4E20"/>
    <w:rsid w:val="003D12E0"/>
    <w:rsid w:val="003D1B36"/>
    <w:rsid w:val="003D6101"/>
    <w:rsid w:val="003D6332"/>
    <w:rsid w:val="003E382F"/>
    <w:rsid w:val="003E6BC1"/>
    <w:rsid w:val="003E6E06"/>
    <w:rsid w:val="003F035E"/>
    <w:rsid w:val="003F17F3"/>
    <w:rsid w:val="003F3423"/>
    <w:rsid w:val="003F3B8C"/>
    <w:rsid w:val="003F3BC4"/>
    <w:rsid w:val="003F4CA5"/>
    <w:rsid w:val="003F7251"/>
    <w:rsid w:val="003F7DD7"/>
    <w:rsid w:val="00400658"/>
    <w:rsid w:val="004007F8"/>
    <w:rsid w:val="0040751C"/>
    <w:rsid w:val="00416AA2"/>
    <w:rsid w:val="004223F2"/>
    <w:rsid w:val="0043064D"/>
    <w:rsid w:val="00432C3E"/>
    <w:rsid w:val="004335CB"/>
    <w:rsid w:val="004346A6"/>
    <w:rsid w:val="00434E85"/>
    <w:rsid w:val="0044174E"/>
    <w:rsid w:val="004420AA"/>
    <w:rsid w:val="00443153"/>
    <w:rsid w:val="0044559B"/>
    <w:rsid w:val="00451F78"/>
    <w:rsid w:val="0045307B"/>
    <w:rsid w:val="004558C1"/>
    <w:rsid w:val="00455957"/>
    <w:rsid w:val="004623F9"/>
    <w:rsid w:val="00467660"/>
    <w:rsid w:val="00472E69"/>
    <w:rsid w:val="004753D0"/>
    <w:rsid w:val="00480AFB"/>
    <w:rsid w:val="00482F75"/>
    <w:rsid w:val="00482FE2"/>
    <w:rsid w:val="004872F2"/>
    <w:rsid w:val="00491490"/>
    <w:rsid w:val="004A7CD3"/>
    <w:rsid w:val="004B030A"/>
    <w:rsid w:val="004B2868"/>
    <w:rsid w:val="004B29D8"/>
    <w:rsid w:val="004B2F46"/>
    <w:rsid w:val="004B70FE"/>
    <w:rsid w:val="004B7D03"/>
    <w:rsid w:val="004B7E48"/>
    <w:rsid w:val="004C44FD"/>
    <w:rsid w:val="004C4E00"/>
    <w:rsid w:val="004C6A66"/>
    <w:rsid w:val="004C7A45"/>
    <w:rsid w:val="004D0A07"/>
    <w:rsid w:val="004D2A59"/>
    <w:rsid w:val="004D74CD"/>
    <w:rsid w:val="004E3A4F"/>
    <w:rsid w:val="004E3F0A"/>
    <w:rsid w:val="004F1562"/>
    <w:rsid w:val="004F3621"/>
    <w:rsid w:val="004F3815"/>
    <w:rsid w:val="004F70C6"/>
    <w:rsid w:val="0050150B"/>
    <w:rsid w:val="00502128"/>
    <w:rsid w:val="005052D7"/>
    <w:rsid w:val="00506580"/>
    <w:rsid w:val="0051421D"/>
    <w:rsid w:val="005142CC"/>
    <w:rsid w:val="00514E6E"/>
    <w:rsid w:val="00515D8D"/>
    <w:rsid w:val="00516EBB"/>
    <w:rsid w:val="005209EA"/>
    <w:rsid w:val="0052115B"/>
    <w:rsid w:val="005222BA"/>
    <w:rsid w:val="0052449B"/>
    <w:rsid w:val="00524B65"/>
    <w:rsid w:val="00525B6E"/>
    <w:rsid w:val="00525C05"/>
    <w:rsid w:val="00527F85"/>
    <w:rsid w:val="005304A0"/>
    <w:rsid w:val="005305EF"/>
    <w:rsid w:val="005329FC"/>
    <w:rsid w:val="00534E1B"/>
    <w:rsid w:val="005372DC"/>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71A8C"/>
    <w:rsid w:val="00582F89"/>
    <w:rsid w:val="00583522"/>
    <w:rsid w:val="00586936"/>
    <w:rsid w:val="005871E0"/>
    <w:rsid w:val="00587DB2"/>
    <w:rsid w:val="00593B78"/>
    <w:rsid w:val="00595679"/>
    <w:rsid w:val="00595B06"/>
    <w:rsid w:val="00595CA6"/>
    <w:rsid w:val="005967FA"/>
    <w:rsid w:val="00596808"/>
    <w:rsid w:val="005A2951"/>
    <w:rsid w:val="005A5626"/>
    <w:rsid w:val="005B1E48"/>
    <w:rsid w:val="005B5848"/>
    <w:rsid w:val="005B77EB"/>
    <w:rsid w:val="005C105D"/>
    <w:rsid w:val="005C217E"/>
    <w:rsid w:val="005C60B9"/>
    <w:rsid w:val="005C7DF9"/>
    <w:rsid w:val="005D1919"/>
    <w:rsid w:val="005D4B8B"/>
    <w:rsid w:val="005D6D8C"/>
    <w:rsid w:val="005E21C2"/>
    <w:rsid w:val="005E254B"/>
    <w:rsid w:val="005E2A79"/>
    <w:rsid w:val="005E388B"/>
    <w:rsid w:val="005E7D95"/>
    <w:rsid w:val="005F2560"/>
    <w:rsid w:val="005F5537"/>
    <w:rsid w:val="005F57F2"/>
    <w:rsid w:val="00600A7D"/>
    <w:rsid w:val="00604E05"/>
    <w:rsid w:val="00605492"/>
    <w:rsid w:val="0061034E"/>
    <w:rsid w:val="006103C8"/>
    <w:rsid w:val="006108D0"/>
    <w:rsid w:val="006131C7"/>
    <w:rsid w:val="00613786"/>
    <w:rsid w:val="00613E37"/>
    <w:rsid w:val="006142EE"/>
    <w:rsid w:val="00616BAF"/>
    <w:rsid w:val="00617141"/>
    <w:rsid w:val="00620A7E"/>
    <w:rsid w:val="0062107B"/>
    <w:rsid w:val="006245D6"/>
    <w:rsid w:val="006249DF"/>
    <w:rsid w:val="006325D5"/>
    <w:rsid w:val="00632DC9"/>
    <w:rsid w:val="00633D92"/>
    <w:rsid w:val="00635361"/>
    <w:rsid w:val="0063756B"/>
    <w:rsid w:val="0063785D"/>
    <w:rsid w:val="00641C2F"/>
    <w:rsid w:val="00642B7F"/>
    <w:rsid w:val="00642C85"/>
    <w:rsid w:val="00643FA1"/>
    <w:rsid w:val="00645793"/>
    <w:rsid w:val="006515F9"/>
    <w:rsid w:val="006564A4"/>
    <w:rsid w:val="00661CB0"/>
    <w:rsid w:val="00661E05"/>
    <w:rsid w:val="00674D02"/>
    <w:rsid w:val="006776FA"/>
    <w:rsid w:val="00680407"/>
    <w:rsid w:val="006814C9"/>
    <w:rsid w:val="006827ED"/>
    <w:rsid w:val="006852EC"/>
    <w:rsid w:val="00694199"/>
    <w:rsid w:val="0069477D"/>
    <w:rsid w:val="00696E1C"/>
    <w:rsid w:val="006A001D"/>
    <w:rsid w:val="006A0465"/>
    <w:rsid w:val="006A0FD1"/>
    <w:rsid w:val="006A1A7F"/>
    <w:rsid w:val="006A1B59"/>
    <w:rsid w:val="006A2EBB"/>
    <w:rsid w:val="006B1AE6"/>
    <w:rsid w:val="006B266A"/>
    <w:rsid w:val="006B2FC8"/>
    <w:rsid w:val="006B4336"/>
    <w:rsid w:val="006B7C91"/>
    <w:rsid w:val="006C3333"/>
    <w:rsid w:val="006D02EA"/>
    <w:rsid w:val="006D49B9"/>
    <w:rsid w:val="006D5FDA"/>
    <w:rsid w:val="006D7279"/>
    <w:rsid w:val="006E0AFD"/>
    <w:rsid w:val="006E30B0"/>
    <w:rsid w:val="006E36D5"/>
    <w:rsid w:val="006E3B83"/>
    <w:rsid w:val="006E4237"/>
    <w:rsid w:val="006E4B1F"/>
    <w:rsid w:val="006E7A89"/>
    <w:rsid w:val="006F04A5"/>
    <w:rsid w:val="006F5B8B"/>
    <w:rsid w:val="006F61D0"/>
    <w:rsid w:val="006F7BC5"/>
    <w:rsid w:val="007011F1"/>
    <w:rsid w:val="0070122A"/>
    <w:rsid w:val="007039BD"/>
    <w:rsid w:val="00707A12"/>
    <w:rsid w:val="00710116"/>
    <w:rsid w:val="00713FA4"/>
    <w:rsid w:val="00723001"/>
    <w:rsid w:val="007254DA"/>
    <w:rsid w:val="00725DFA"/>
    <w:rsid w:val="00731158"/>
    <w:rsid w:val="00734B7F"/>
    <w:rsid w:val="00735A48"/>
    <w:rsid w:val="00735D12"/>
    <w:rsid w:val="0073612C"/>
    <w:rsid w:val="007366E5"/>
    <w:rsid w:val="00737633"/>
    <w:rsid w:val="00737CDF"/>
    <w:rsid w:val="007427A4"/>
    <w:rsid w:val="00745446"/>
    <w:rsid w:val="00746378"/>
    <w:rsid w:val="007529E8"/>
    <w:rsid w:val="007543E5"/>
    <w:rsid w:val="007557F2"/>
    <w:rsid w:val="0075755E"/>
    <w:rsid w:val="007613CD"/>
    <w:rsid w:val="00762A08"/>
    <w:rsid w:val="00762A58"/>
    <w:rsid w:val="00762F8F"/>
    <w:rsid w:val="007651E8"/>
    <w:rsid w:val="007722B8"/>
    <w:rsid w:val="00775E0E"/>
    <w:rsid w:val="00777505"/>
    <w:rsid w:val="00781391"/>
    <w:rsid w:val="00782BCD"/>
    <w:rsid w:val="007848CB"/>
    <w:rsid w:val="00786CE8"/>
    <w:rsid w:val="00786DC7"/>
    <w:rsid w:val="00793336"/>
    <w:rsid w:val="00794189"/>
    <w:rsid w:val="0079504F"/>
    <w:rsid w:val="00796F19"/>
    <w:rsid w:val="00797669"/>
    <w:rsid w:val="007A0F51"/>
    <w:rsid w:val="007A16C0"/>
    <w:rsid w:val="007A229F"/>
    <w:rsid w:val="007A2BB7"/>
    <w:rsid w:val="007A4D6F"/>
    <w:rsid w:val="007A5076"/>
    <w:rsid w:val="007A53E0"/>
    <w:rsid w:val="007A5FD9"/>
    <w:rsid w:val="007B06ED"/>
    <w:rsid w:val="007B137A"/>
    <w:rsid w:val="007B2B9A"/>
    <w:rsid w:val="007B3A2B"/>
    <w:rsid w:val="007B5C63"/>
    <w:rsid w:val="007C09B3"/>
    <w:rsid w:val="007C1073"/>
    <w:rsid w:val="007C13D7"/>
    <w:rsid w:val="007C5074"/>
    <w:rsid w:val="007C6ED7"/>
    <w:rsid w:val="007D0051"/>
    <w:rsid w:val="007D15EE"/>
    <w:rsid w:val="007D23D7"/>
    <w:rsid w:val="007D41F0"/>
    <w:rsid w:val="007D4E37"/>
    <w:rsid w:val="007D5CD2"/>
    <w:rsid w:val="007D671F"/>
    <w:rsid w:val="007E34C1"/>
    <w:rsid w:val="007E6387"/>
    <w:rsid w:val="007F10AC"/>
    <w:rsid w:val="007F2B64"/>
    <w:rsid w:val="007F344C"/>
    <w:rsid w:val="007F5B3C"/>
    <w:rsid w:val="007F5F64"/>
    <w:rsid w:val="007F6090"/>
    <w:rsid w:val="007F6AFB"/>
    <w:rsid w:val="008017B3"/>
    <w:rsid w:val="00801FF0"/>
    <w:rsid w:val="008023DA"/>
    <w:rsid w:val="00810316"/>
    <w:rsid w:val="00811537"/>
    <w:rsid w:val="00811892"/>
    <w:rsid w:val="008126A0"/>
    <w:rsid w:val="0081607A"/>
    <w:rsid w:val="00821ADE"/>
    <w:rsid w:val="00830521"/>
    <w:rsid w:val="00831F1B"/>
    <w:rsid w:val="0083280F"/>
    <w:rsid w:val="008359A4"/>
    <w:rsid w:val="00837BAD"/>
    <w:rsid w:val="00841145"/>
    <w:rsid w:val="008423F9"/>
    <w:rsid w:val="00843A27"/>
    <w:rsid w:val="00844A96"/>
    <w:rsid w:val="00846BFF"/>
    <w:rsid w:val="00847F1E"/>
    <w:rsid w:val="0085240E"/>
    <w:rsid w:val="00852C69"/>
    <w:rsid w:val="0085381B"/>
    <w:rsid w:val="00854D5C"/>
    <w:rsid w:val="00855A32"/>
    <w:rsid w:val="00861762"/>
    <w:rsid w:val="0086361A"/>
    <w:rsid w:val="00871ECE"/>
    <w:rsid w:val="00872AC5"/>
    <w:rsid w:val="00874D10"/>
    <w:rsid w:val="0087569B"/>
    <w:rsid w:val="0087700B"/>
    <w:rsid w:val="00877B92"/>
    <w:rsid w:val="008817B9"/>
    <w:rsid w:val="008829A7"/>
    <w:rsid w:val="0088315A"/>
    <w:rsid w:val="0088524D"/>
    <w:rsid w:val="0089652F"/>
    <w:rsid w:val="00896B38"/>
    <w:rsid w:val="008A10A6"/>
    <w:rsid w:val="008A121F"/>
    <w:rsid w:val="008A128F"/>
    <w:rsid w:val="008A135E"/>
    <w:rsid w:val="008A671C"/>
    <w:rsid w:val="008A72E9"/>
    <w:rsid w:val="008B1071"/>
    <w:rsid w:val="008B18CA"/>
    <w:rsid w:val="008B1A03"/>
    <w:rsid w:val="008C1C38"/>
    <w:rsid w:val="008C27F1"/>
    <w:rsid w:val="008C304A"/>
    <w:rsid w:val="008D0335"/>
    <w:rsid w:val="008D04AB"/>
    <w:rsid w:val="008D2BE6"/>
    <w:rsid w:val="008D763A"/>
    <w:rsid w:val="008E1024"/>
    <w:rsid w:val="008F10EC"/>
    <w:rsid w:val="008F7479"/>
    <w:rsid w:val="008F75DD"/>
    <w:rsid w:val="00900591"/>
    <w:rsid w:val="00902BFF"/>
    <w:rsid w:val="00903029"/>
    <w:rsid w:val="0090565B"/>
    <w:rsid w:val="0091020A"/>
    <w:rsid w:val="00910E0D"/>
    <w:rsid w:val="00912917"/>
    <w:rsid w:val="009173B3"/>
    <w:rsid w:val="00917F8B"/>
    <w:rsid w:val="009205B1"/>
    <w:rsid w:val="00923E50"/>
    <w:rsid w:val="00927C9B"/>
    <w:rsid w:val="0093039B"/>
    <w:rsid w:val="00937A28"/>
    <w:rsid w:val="00940EB4"/>
    <w:rsid w:val="00947035"/>
    <w:rsid w:val="009510D0"/>
    <w:rsid w:val="009514BB"/>
    <w:rsid w:val="00953C98"/>
    <w:rsid w:val="00954E6F"/>
    <w:rsid w:val="00960940"/>
    <w:rsid w:val="009613A1"/>
    <w:rsid w:val="009614A4"/>
    <w:rsid w:val="00973FCF"/>
    <w:rsid w:val="009761CF"/>
    <w:rsid w:val="00980607"/>
    <w:rsid w:val="009823D3"/>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3283"/>
    <w:rsid w:val="00A05494"/>
    <w:rsid w:val="00A0621E"/>
    <w:rsid w:val="00A064D6"/>
    <w:rsid w:val="00A06B5E"/>
    <w:rsid w:val="00A1442F"/>
    <w:rsid w:val="00A159AD"/>
    <w:rsid w:val="00A17826"/>
    <w:rsid w:val="00A22074"/>
    <w:rsid w:val="00A27263"/>
    <w:rsid w:val="00A32F87"/>
    <w:rsid w:val="00A33854"/>
    <w:rsid w:val="00A33C70"/>
    <w:rsid w:val="00A3410F"/>
    <w:rsid w:val="00A42F96"/>
    <w:rsid w:val="00A43229"/>
    <w:rsid w:val="00A453B7"/>
    <w:rsid w:val="00A4780A"/>
    <w:rsid w:val="00A47ED5"/>
    <w:rsid w:val="00A53231"/>
    <w:rsid w:val="00A608E5"/>
    <w:rsid w:val="00A62297"/>
    <w:rsid w:val="00A6374E"/>
    <w:rsid w:val="00A63A9D"/>
    <w:rsid w:val="00A650E9"/>
    <w:rsid w:val="00A664B3"/>
    <w:rsid w:val="00A66607"/>
    <w:rsid w:val="00A66DFB"/>
    <w:rsid w:val="00A74D2D"/>
    <w:rsid w:val="00A7676A"/>
    <w:rsid w:val="00A76F5F"/>
    <w:rsid w:val="00A77306"/>
    <w:rsid w:val="00A77CF8"/>
    <w:rsid w:val="00A80235"/>
    <w:rsid w:val="00A8294F"/>
    <w:rsid w:val="00A84D2F"/>
    <w:rsid w:val="00A8591F"/>
    <w:rsid w:val="00A8774E"/>
    <w:rsid w:val="00A901E6"/>
    <w:rsid w:val="00A90D09"/>
    <w:rsid w:val="00A91CBB"/>
    <w:rsid w:val="00A95A5A"/>
    <w:rsid w:val="00A96836"/>
    <w:rsid w:val="00AA06FA"/>
    <w:rsid w:val="00AA2D5F"/>
    <w:rsid w:val="00AA30F6"/>
    <w:rsid w:val="00AA4B2D"/>
    <w:rsid w:val="00AA4CCD"/>
    <w:rsid w:val="00AB38BB"/>
    <w:rsid w:val="00AB49EB"/>
    <w:rsid w:val="00AB55F9"/>
    <w:rsid w:val="00AC09E9"/>
    <w:rsid w:val="00AC1798"/>
    <w:rsid w:val="00AC4416"/>
    <w:rsid w:val="00AC5CF7"/>
    <w:rsid w:val="00AC7B19"/>
    <w:rsid w:val="00AC7C1E"/>
    <w:rsid w:val="00AD1F9E"/>
    <w:rsid w:val="00AD2064"/>
    <w:rsid w:val="00AD476F"/>
    <w:rsid w:val="00AE160A"/>
    <w:rsid w:val="00AE1B29"/>
    <w:rsid w:val="00AE2E61"/>
    <w:rsid w:val="00AE54AF"/>
    <w:rsid w:val="00AE5DD5"/>
    <w:rsid w:val="00AE7910"/>
    <w:rsid w:val="00AF01A0"/>
    <w:rsid w:val="00AF0C3A"/>
    <w:rsid w:val="00AF2CFB"/>
    <w:rsid w:val="00AF2F13"/>
    <w:rsid w:val="00AF4FB3"/>
    <w:rsid w:val="00AF553E"/>
    <w:rsid w:val="00AF755B"/>
    <w:rsid w:val="00B00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507A2"/>
    <w:rsid w:val="00B51231"/>
    <w:rsid w:val="00B5503F"/>
    <w:rsid w:val="00B558EB"/>
    <w:rsid w:val="00B570B6"/>
    <w:rsid w:val="00B65672"/>
    <w:rsid w:val="00B65D3B"/>
    <w:rsid w:val="00B72E69"/>
    <w:rsid w:val="00B7338B"/>
    <w:rsid w:val="00B74CF6"/>
    <w:rsid w:val="00B74CF7"/>
    <w:rsid w:val="00B75032"/>
    <w:rsid w:val="00B759A2"/>
    <w:rsid w:val="00B80F6C"/>
    <w:rsid w:val="00B81ADA"/>
    <w:rsid w:val="00B8271F"/>
    <w:rsid w:val="00B838FF"/>
    <w:rsid w:val="00B83C2C"/>
    <w:rsid w:val="00B84F3F"/>
    <w:rsid w:val="00B9028D"/>
    <w:rsid w:val="00B91309"/>
    <w:rsid w:val="00B92CBD"/>
    <w:rsid w:val="00B93196"/>
    <w:rsid w:val="00B94938"/>
    <w:rsid w:val="00B955B9"/>
    <w:rsid w:val="00B96BFA"/>
    <w:rsid w:val="00BA2597"/>
    <w:rsid w:val="00BA31DD"/>
    <w:rsid w:val="00BA6556"/>
    <w:rsid w:val="00BA799A"/>
    <w:rsid w:val="00BB2A54"/>
    <w:rsid w:val="00BB40C0"/>
    <w:rsid w:val="00BC099B"/>
    <w:rsid w:val="00BC43C9"/>
    <w:rsid w:val="00BC59FC"/>
    <w:rsid w:val="00BC61C9"/>
    <w:rsid w:val="00BC6731"/>
    <w:rsid w:val="00BC6B38"/>
    <w:rsid w:val="00BC795B"/>
    <w:rsid w:val="00BD14F0"/>
    <w:rsid w:val="00BD2E83"/>
    <w:rsid w:val="00BD3DE5"/>
    <w:rsid w:val="00BD75EE"/>
    <w:rsid w:val="00BE0FC8"/>
    <w:rsid w:val="00BE496F"/>
    <w:rsid w:val="00BE53CA"/>
    <w:rsid w:val="00BF4418"/>
    <w:rsid w:val="00BF58F7"/>
    <w:rsid w:val="00BF7BAF"/>
    <w:rsid w:val="00C0352C"/>
    <w:rsid w:val="00C03FEF"/>
    <w:rsid w:val="00C05963"/>
    <w:rsid w:val="00C05EBC"/>
    <w:rsid w:val="00C106A4"/>
    <w:rsid w:val="00C11090"/>
    <w:rsid w:val="00C130C3"/>
    <w:rsid w:val="00C15AA1"/>
    <w:rsid w:val="00C15DC8"/>
    <w:rsid w:val="00C17369"/>
    <w:rsid w:val="00C17375"/>
    <w:rsid w:val="00C2079B"/>
    <w:rsid w:val="00C20EA8"/>
    <w:rsid w:val="00C2312B"/>
    <w:rsid w:val="00C25D83"/>
    <w:rsid w:val="00C26E59"/>
    <w:rsid w:val="00C27F91"/>
    <w:rsid w:val="00C32A0E"/>
    <w:rsid w:val="00C45A90"/>
    <w:rsid w:val="00C5194E"/>
    <w:rsid w:val="00C51E7E"/>
    <w:rsid w:val="00C5228E"/>
    <w:rsid w:val="00C54AE2"/>
    <w:rsid w:val="00C557AF"/>
    <w:rsid w:val="00C56739"/>
    <w:rsid w:val="00C57AA2"/>
    <w:rsid w:val="00C60F12"/>
    <w:rsid w:val="00C6584D"/>
    <w:rsid w:val="00C65956"/>
    <w:rsid w:val="00C709A8"/>
    <w:rsid w:val="00C725BD"/>
    <w:rsid w:val="00C729F4"/>
    <w:rsid w:val="00C76257"/>
    <w:rsid w:val="00C8213B"/>
    <w:rsid w:val="00C848D5"/>
    <w:rsid w:val="00C8696F"/>
    <w:rsid w:val="00C875B7"/>
    <w:rsid w:val="00C97E84"/>
    <w:rsid w:val="00CA248C"/>
    <w:rsid w:val="00CA53B0"/>
    <w:rsid w:val="00CB5754"/>
    <w:rsid w:val="00CB5E7F"/>
    <w:rsid w:val="00CB7013"/>
    <w:rsid w:val="00CC0BA7"/>
    <w:rsid w:val="00CC3F4A"/>
    <w:rsid w:val="00CC41D1"/>
    <w:rsid w:val="00CC55F7"/>
    <w:rsid w:val="00CC68E7"/>
    <w:rsid w:val="00CC72F4"/>
    <w:rsid w:val="00CD64D0"/>
    <w:rsid w:val="00CE2561"/>
    <w:rsid w:val="00CE4502"/>
    <w:rsid w:val="00CE658F"/>
    <w:rsid w:val="00CF0A14"/>
    <w:rsid w:val="00CF1DAE"/>
    <w:rsid w:val="00D00F18"/>
    <w:rsid w:val="00D010D2"/>
    <w:rsid w:val="00D03A67"/>
    <w:rsid w:val="00D05273"/>
    <w:rsid w:val="00D0550B"/>
    <w:rsid w:val="00D059D6"/>
    <w:rsid w:val="00D107EE"/>
    <w:rsid w:val="00D127DE"/>
    <w:rsid w:val="00D14DA7"/>
    <w:rsid w:val="00D160CA"/>
    <w:rsid w:val="00D1676D"/>
    <w:rsid w:val="00D24B1E"/>
    <w:rsid w:val="00D24FE6"/>
    <w:rsid w:val="00D27415"/>
    <w:rsid w:val="00D31091"/>
    <w:rsid w:val="00D35815"/>
    <w:rsid w:val="00D35DB1"/>
    <w:rsid w:val="00D4167D"/>
    <w:rsid w:val="00D42B30"/>
    <w:rsid w:val="00D42E14"/>
    <w:rsid w:val="00D434C5"/>
    <w:rsid w:val="00D44603"/>
    <w:rsid w:val="00D4499F"/>
    <w:rsid w:val="00D4616C"/>
    <w:rsid w:val="00D467ED"/>
    <w:rsid w:val="00D512C8"/>
    <w:rsid w:val="00D56A49"/>
    <w:rsid w:val="00D5720F"/>
    <w:rsid w:val="00D600C0"/>
    <w:rsid w:val="00D65A29"/>
    <w:rsid w:val="00D66064"/>
    <w:rsid w:val="00D668CE"/>
    <w:rsid w:val="00D702AB"/>
    <w:rsid w:val="00D709AF"/>
    <w:rsid w:val="00D71481"/>
    <w:rsid w:val="00D72D86"/>
    <w:rsid w:val="00D73DDC"/>
    <w:rsid w:val="00D75239"/>
    <w:rsid w:val="00D769D9"/>
    <w:rsid w:val="00D7747E"/>
    <w:rsid w:val="00D77B24"/>
    <w:rsid w:val="00D80090"/>
    <w:rsid w:val="00D80F04"/>
    <w:rsid w:val="00D81A8D"/>
    <w:rsid w:val="00D848CA"/>
    <w:rsid w:val="00D85B27"/>
    <w:rsid w:val="00D86346"/>
    <w:rsid w:val="00D8745E"/>
    <w:rsid w:val="00D9150E"/>
    <w:rsid w:val="00D9163F"/>
    <w:rsid w:val="00D91CB4"/>
    <w:rsid w:val="00D925C0"/>
    <w:rsid w:val="00D939AA"/>
    <w:rsid w:val="00D93ED5"/>
    <w:rsid w:val="00D94617"/>
    <w:rsid w:val="00D976D1"/>
    <w:rsid w:val="00DA1F0D"/>
    <w:rsid w:val="00DA3D20"/>
    <w:rsid w:val="00DA4927"/>
    <w:rsid w:val="00DA4C84"/>
    <w:rsid w:val="00DA6F0F"/>
    <w:rsid w:val="00DB13F4"/>
    <w:rsid w:val="00DB194D"/>
    <w:rsid w:val="00DB2857"/>
    <w:rsid w:val="00DB5576"/>
    <w:rsid w:val="00DB6F66"/>
    <w:rsid w:val="00DB7382"/>
    <w:rsid w:val="00DC17A2"/>
    <w:rsid w:val="00DC3BA9"/>
    <w:rsid w:val="00DC47EC"/>
    <w:rsid w:val="00DC6F10"/>
    <w:rsid w:val="00DC7337"/>
    <w:rsid w:val="00DD2AFC"/>
    <w:rsid w:val="00DE07DD"/>
    <w:rsid w:val="00DE2068"/>
    <w:rsid w:val="00DE4A69"/>
    <w:rsid w:val="00DE6242"/>
    <w:rsid w:val="00DE701D"/>
    <w:rsid w:val="00DF17A1"/>
    <w:rsid w:val="00DF254F"/>
    <w:rsid w:val="00E00222"/>
    <w:rsid w:val="00E00978"/>
    <w:rsid w:val="00E00A99"/>
    <w:rsid w:val="00E1153D"/>
    <w:rsid w:val="00E144E6"/>
    <w:rsid w:val="00E22254"/>
    <w:rsid w:val="00E26D21"/>
    <w:rsid w:val="00E27AD3"/>
    <w:rsid w:val="00E3690F"/>
    <w:rsid w:val="00E36A05"/>
    <w:rsid w:val="00E3718A"/>
    <w:rsid w:val="00E44327"/>
    <w:rsid w:val="00E474BD"/>
    <w:rsid w:val="00E519FF"/>
    <w:rsid w:val="00E52683"/>
    <w:rsid w:val="00E52776"/>
    <w:rsid w:val="00E53D49"/>
    <w:rsid w:val="00E55C86"/>
    <w:rsid w:val="00E56775"/>
    <w:rsid w:val="00E57D3F"/>
    <w:rsid w:val="00E60AA0"/>
    <w:rsid w:val="00E64622"/>
    <w:rsid w:val="00E65867"/>
    <w:rsid w:val="00E67826"/>
    <w:rsid w:val="00E70044"/>
    <w:rsid w:val="00E707B7"/>
    <w:rsid w:val="00E74718"/>
    <w:rsid w:val="00E75777"/>
    <w:rsid w:val="00E75F7D"/>
    <w:rsid w:val="00E8164E"/>
    <w:rsid w:val="00E84F09"/>
    <w:rsid w:val="00E86231"/>
    <w:rsid w:val="00E908D7"/>
    <w:rsid w:val="00E93DCC"/>
    <w:rsid w:val="00E9515D"/>
    <w:rsid w:val="00E9784F"/>
    <w:rsid w:val="00E97CEA"/>
    <w:rsid w:val="00E97E5C"/>
    <w:rsid w:val="00EA0496"/>
    <w:rsid w:val="00EA1F0C"/>
    <w:rsid w:val="00EA4F3F"/>
    <w:rsid w:val="00EA5C0F"/>
    <w:rsid w:val="00EB2CD0"/>
    <w:rsid w:val="00EB3314"/>
    <w:rsid w:val="00EB3C71"/>
    <w:rsid w:val="00EB57D7"/>
    <w:rsid w:val="00EB5AF5"/>
    <w:rsid w:val="00EB74D5"/>
    <w:rsid w:val="00EB7ED4"/>
    <w:rsid w:val="00EC01A1"/>
    <w:rsid w:val="00EC2FB8"/>
    <w:rsid w:val="00EC342F"/>
    <w:rsid w:val="00EC41A3"/>
    <w:rsid w:val="00EC59BC"/>
    <w:rsid w:val="00EC66DE"/>
    <w:rsid w:val="00ED6805"/>
    <w:rsid w:val="00ED70D3"/>
    <w:rsid w:val="00EE3A65"/>
    <w:rsid w:val="00EE6309"/>
    <w:rsid w:val="00EE79BD"/>
    <w:rsid w:val="00EF227C"/>
    <w:rsid w:val="00EF249D"/>
    <w:rsid w:val="00EF4366"/>
    <w:rsid w:val="00EF469C"/>
    <w:rsid w:val="00EF5DD2"/>
    <w:rsid w:val="00F034BB"/>
    <w:rsid w:val="00F0623F"/>
    <w:rsid w:val="00F1355F"/>
    <w:rsid w:val="00F140E9"/>
    <w:rsid w:val="00F31533"/>
    <w:rsid w:val="00F31A83"/>
    <w:rsid w:val="00F31E08"/>
    <w:rsid w:val="00F32232"/>
    <w:rsid w:val="00F339E1"/>
    <w:rsid w:val="00F34795"/>
    <w:rsid w:val="00F352C9"/>
    <w:rsid w:val="00F36AE4"/>
    <w:rsid w:val="00F372AE"/>
    <w:rsid w:val="00F37904"/>
    <w:rsid w:val="00F42797"/>
    <w:rsid w:val="00F45049"/>
    <w:rsid w:val="00F52A67"/>
    <w:rsid w:val="00F56B3F"/>
    <w:rsid w:val="00F575F2"/>
    <w:rsid w:val="00F60713"/>
    <w:rsid w:val="00F61DD9"/>
    <w:rsid w:val="00F6700D"/>
    <w:rsid w:val="00F676E7"/>
    <w:rsid w:val="00F6779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2031"/>
    <w:rsid w:val="00FA25B6"/>
    <w:rsid w:val="00FA398A"/>
    <w:rsid w:val="00FA49A0"/>
    <w:rsid w:val="00FA4B01"/>
    <w:rsid w:val="00FA7B0B"/>
    <w:rsid w:val="00FB2B55"/>
    <w:rsid w:val="00FB51D5"/>
    <w:rsid w:val="00FB5815"/>
    <w:rsid w:val="00FB6393"/>
    <w:rsid w:val="00FC527B"/>
    <w:rsid w:val="00FC6003"/>
    <w:rsid w:val="00FC6F31"/>
    <w:rsid w:val="00FD337E"/>
    <w:rsid w:val="00FD5022"/>
    <w:rsid w:val="00FD5FFE"/>
    <w:rsid w:val="00FE0701"/>
    <w:rsid w:val="00FE071D"/>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57AA2"/>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BF3C1-2232-3A41-9540-0612E607F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36</Pages>
  <Words>25272</Words>
  <Characters>144055</Characters>
  <Application>Microsoft Office Word</Application>
  <DocSecurity>0</DocSecurity>
  <Lines>1200</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45</cp:revision>
  <dcterms:created xsi:type="dcterms:W3CDTF">2018-11-05T14:36:00Z</dcterms:created>
  <dcterms:modified xsi:type="dcterms:W3CDTF">2018-11-08T03:21:00Z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zotero-version="5.0.57"&gt;&lt;session id="MBZ7xGBu"/&gt;&lt;style id="http://www.zotero.org/styles/ecology" hasBibliography="1" bibliographyStyleHasBeenSet="1"/&gt;&lt;prefs&gt;&lt;pref name="fieldType" value="Field"/&gt;&lt;/prefs&gt;&lt;/data&gt;</vt:lpwstr>
  </property>
</Properties>
</file>