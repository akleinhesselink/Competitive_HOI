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898B09" w14:textId="77777777" w:rsidR="00B93196" w:rsidRDefault="00762A58">
      <w:pPr>
        <w:pStyle w:val="TitlePage"/>
      </w:pPr>
      <w:r>
        <w:softHyphen/>
      </w:r>
      <w:r>
        <w:softHyphen/>
      </w:r>
    </w:p>
    <w:p w14:paraId="09A7CB96" w14:textId="77777777" w:rsidR="00B93196" w:rsidRDefault="00B93196">
      <w:pPr>
        <w:pStyle w:val="TitlePage"/>
      </w:pPr>
    </w:p>
    <w:p w14:paraId="1D69938F" w14:textId="384875F0" w:rsidR="00B93196" w:rsidRDefault="00EB21F1">
      <w:pPr>
        <w:pStyle w:val="TitlePage"/>
        <w:jc w:val="center"/>
      </w:pPr>
      <w:r>
        <w:rPr>
          <w:b/>
          <w:bCs/>
        </w:rPr>
        <w:t>Mechanisms underlying higher order interactions: from quantitative definitions to ecological processes</w:t>
      </w:r>
    </w:p>
    <w:p w14:paraId="764E84FA" w14:textId="77777777" w:rsidR="00B93196" w:rsidRDefault="00B93196">
      <w:pPr>
        <w:pStyle w:val="TitlePage"/>
        <w:jc w:val="center"/>
      </w:pPr>
    </w:p>
    <w:p w14:paraId="3D505538" w14:textId="77777777" w:rsidR="00B93196" w:rsidRDefault="00B93196">
      <w:pPr>
        <w:pStyle w:val="TitlePage"/>
        <w:jc w:val="center"/>
      </w:pPr>
    </w:p>
    <w:p w14:paraId="4DE21C7C" w14:textId="5E209E06" w:rsidR="00B93196" w:rsidRDefault="00390672">
      <w:pPr>
        <w:pStyle w:val="TitlePage"/>
        <w:jc w:val="center"/>
      </w:pPr>
      <w:r>
        <w:t>Andrew R. Kleinhesselink</w:t>
      </w:r>
      <w:r>
        <w:rPr>
          <w:rFonts w:ascii="Ubuntu" w:hAnsi="Ubuntu"/>
          <w:vertAlign w:val="superscript"/>
        </w:rPr>
        <w:t>1</w:t>
      </w:r>
      <w:r>
        <w:t xml:space="preserve">, </w:t>
      </w:r>
      <w:r w:rsidR="00620DAA">
        <w:t>Nathan J.B. Kraft</w:t>
      </w:r>
      <w:r w:rsidR="00620DAA">
        <w:rPr>
          <w:vertAlign w:val="superscript"/>
        </w:rPr>
        <w:t>1</w:t>
      </w:r>
      <w:r w:rsidR="00620DAA">
        <w:t>, J</w:t>
      </w:r>
      <w:r>
        <w:t>onathan M. Levine</w:t>
      </w:r>
      <w:r>
        <w:rPr>
          <w:vertAlign w:val="superscript"/>
        </w:rPr>
        <w:t>2</w:t>
      </w:r>
      <w:r>
        <w:t xml:space="preserve">, </w:t>
      </w:r>
    </w:p>
    <w:p w14:paraId="766BA466" w14:textId="77777777" w:rsidR="00B93196" w:rsidRDefault="00390672">
      <w:pPr>
        <w:pStyle w:val="TitlePage"/>
        <w:jc w:val="center"/>
      </w:pPr>
      <w:r>
        <w:tab/>
      </w:r>
    </w:p>
    <w:p w14:paraId="1A8ED7B7" w14:textId="77777777" w:rsidR="00B93196" w:rsidRDefault="00B93196">
      <w:pPr>
        <w:pStyle w:val="TitlePage"/>
        <w:jc w:val="center"/>
      </w:pPr>
    </w:p>
    <w:p w14:paraId="74F6484A" w14:textId="77777777" w:rsidR="00B93196" w:rsidRDefault="00390672">
      <w:pPr>
        <w:pStyle w:val="TitlePage"/>
      </w:pPr>
      <w:r>
        <w:rPr>
          <w:vertAlign w:val="superscript"/>
        </w:rPr>
        <w:t>1</w:t>
      </w:r>
      <w:r>
        <w:t>Department of Ecology and Evolutionary Biology, University of California, Los Angeles 621 Charles E. Young Drive South, Los Angeles, USA</w:t>
      </w:r>
    </w:p>
    <w:p w14:paraId="274043A8" w14:textId="2F929F9B" w:rsidR="00B93196" w:rsidRDefault="00390672">
      <w:pPr>
        <w:pStyle w:val="TitlePage"/>
      </w:pPr>
      <w:r>
        <w:rPr>
          <w:vertAlign w:val="superscript"/>
        </w:rPr>
        <w:t>2</w:t>
      </w:r>
      <w:r w:rsidR="00735D12">
        <w:t xml:space="preserve">Institute of Integrative Biology, </w:t>
      </w:r>
      <w:r>
        <w:t>ETH Zurich, Switzerland</w:t>
      </w:r>
    </w:p>
    <w:p w14:paraId="173CFB2C" w14:textId="77777777" w:rsidR="00B93196" w:rsidRDefault="00B93196" w:rsidP="00C8045B">
      <w:pPr>
        <w:pStyle w:val="TitlePage"/>
      </w:pPr>
    </w:p>
    <w:p w14:paraId="3975C2EE" w14:textId="77777777" w:rsidR="00B93196" w:rsidRDefault="00B93196" w:rsidP="00C8045B">
      <w:pPr>
        <w:pStyle w:val="TitlePage"/>
      </w:pPr>
    </w:p>
    <w:p w14:paraId="75C3EB6A" w14:textId="78F7CBFA" w:rsidR="00B93196" w:rsidRPr="00FA4C3C" w:rsidRDefault="00390672">
      <w:pPr>
        <w:pStyle w:val="TitlePage"/>
        <w:rPr>
          <w:i/>
        </w:rPr>
      </w:pPr>
      <w:r>
        <w:t xml:space="preserve">Running </w:t>
      </w:r>
      <w:r w:rsidR="00252518">
        <w:t>Head</w:t>
      </w:r>
      <w:r>
        <w:t xml:space="preserve">:  </w:t>
      </w:r>
      <w:r w:rsidRPr="00FA4C3C">
        <w:rPr>
          <w:i/>
        </w:rPr>
        <w:t>Higher Order Interactions</w:t>
      </w:r>
    </w:p>
    <w:p w14:paraId="2AF89D9B" w14:textId="63722B96" w:rsidR="00FA4C3C" w:rsidRPr="00C8045B" w:rsidRDefault="00FA4C3C" w:rsidP="00C8045B">
      <w:pPr>
        <w:pStyle w:val="TitlePage"/>
      </w:pPr>
      <w:r w:rsidRPr="00C8045B">
        <w:rPr>
          <w:b/>
        </w:rPr>
        <w:t>Key words:</w:t>
      </w:r>
      <w:r w:rsidRPr="00FA4C3C">
        <w:rPr>
          <w:i/>
        </w:rPr>
        <w:t xml:space="preserve"> </w:t>
      </w:r>
      <w:r>
        <w:rPr>
          <w:i/>
        </w:rPr>
        <w:t xml:space="preserve">resource </w:t>
      </w:r>
      <w:r w:rsidRPr="00FA4C3C">
        <w:rPr>
          <w:i/>
        </w:rPr>
        <w:t xml:space="preserve">competition, </w:t>
      </w:r>
      <w:r>
        <w:rPr>
          <w:i/>
        </w:rPr>
        <w:t>interaction modification,</w:t>
      </w:r>
      <w:r w:rsidRPr="00FA4C3C">
        <w:rPr>
          <w:i/>
        </w:rPr>
        <w:t xml:space="preserve"> phenology, annual plants</w:t>
      </w:r>
    </w:p>
    <w:p w14:paraId="4C54C79C" w14:textId="6115A61F" w:rsidR="0072311D" w:rsidRDefault="0072311D" w:rsidP="00FA4C3C">
      <w:pPr>
        <w:pStyle w:val="TitlePage"/>
      </w:pPr>
      <w:r>
        <w:t xml:space="preserve">Submission Type: Article </w:t>
      </w:r>
    </w:p>
    <w:p w14:paraId="7207C357" w14:textId="2D5BC0EB" w:rsidR="0072311D" w:rsidRDefault="0076057D">
      <w:pPr>
        <w:pStyle w:val="TitlePage"/>
      </w:pPr>
      <w:r>
        <w:t>Main Text Word Count: 5,</w:t>
      </w:r>
      <w:r w:rsidR="0072311D">
        <w:t>376</w:t>
      </w:r>
    </w:p>
    <w:p w14:paraId="351F6574" w14:textId="0C821EFA" w:rsidR="0076057D" w:rsidRDefault="0076057D">
      <w:pPr>
        <w:pStyle w:val="TitlePage"/>
      </w:pPr>
      <w:r>
        <w:t xml:space="preserve">Total </w:t>
      </w:r>
      <w:r w:rsidR="00390672">
        <w:t xml:space="preserve">Word Count: </w:t>
      </w:r>
      <w:r w:rsidR="009462AD">
        <w:rPr>
          <w:noProof/>
        </w:rPr>
        <w:fldChar w:fldCharType="begin"/>
      </w:r>
      <w:r w:rsidR="009462AD">
        <w:rPr>
          <w:noProof/>
        </w:rPr>
        <w:instrText xml:space="preserve"> NUMWORDS  \* MERGEFORMAT </w:instrText>
      </w:r>
      <w:r w:rsidR="009462AD">
        <w:rPr>
          <w:noProof/>
        </w:rPr>
        <w:fldChar w:fldCharType="separate"/>
      </w:r>
      <w:ins w:id="0" w:author="Andy Kleinhesselink" w:date="2019-07-12T08:02:00Z">
        <w:r w:rsidR="00B91BF5">
          <w:rPr>
            <w:noProof/>
          </w:rPr>
          <w:t>10045</w:t>
        </w:r>
      </w:ins>
      <w:del w:id="1" w:author="Andy Kleinhesselink" w:date="2019-07-12T08:02:00Z">
        <w:r w:rsidR="00024DEB" w:rsidDel="00B91BF5">
          <w:rPr>
            <w:noProof/>
          </w:rPr>
          <w:delText>7741</w:delText>
        </w:r>
      </w:del>
      <w:r w:rsidR="009462AD">
        <w:rPr>
          <w:noProof/>
        </w:rPr>
        <w:fldChar w:fldCharType="end"/>
      </w:r>
      <w:r w:rsidR="005A3275">
        <w:t xml:space="preserve"> (including appendix</w:t>
      </w:r>
      <w:r>
        <w:t xml:space="preserve"> and literature cited</w:t>
      </w:r>
      <w:r w:rsidR="005A3275">
        <w:t>)</w:t>
      </w:r>
    </w:p>
    <w:p w14:paraId="063F71C4" w14:textId="76EB044E" w:rsidR="0072311D" w:rsidRDefault="0076057D">
      <w:pPr>
        <w:pStyle w:val="TitlePage"/>
      </w:pPr>
      <w:r>
        <w:t xml:space="preserve">Total </w:t>
      </w:r>
      <w:r w:rsidR="005A3275">
        <w:t xml:space="preserve">Pages: </w:t>
      </w:r>
      <w:r w:rsidR="009462AD">
        <w:rPr>
          <w:noProof/>
        </w:rPr>
        <w:fldChar w:fldCharType="begin"/>
      </w:r>
      <w:r w:rsidR="009462AD">
        <w:rPr>
          <w:noProof/>
        </w:rPr>
        <w:instrText xml:space="preserve"> NUMPAGES  \* MERGEFORMAT </w:instrText>
      </w:r>
      <w:r w:rsidR="009462AD">
        <w:rPr>
          <w:noProof/>
        </w:rPr>
        <w:fldChar w:fldCharType="separate"/>
      </w:r>
      <w:ins w:id="2" w:author="Andy Kleinhesselink" w:date="2019-07-12T08:02:00Z">
        <w:r w:rsidR="00B91BF5">
          <w:rPr>
            <w:noProof/>
          </w:rPr>
          <w:t>50</w:t>
        </w:r>
      </w:ins>
      <w:del w:id="3" w:author="Andy Kleinhesselink" w:date="2019-07-12T08:02:00Z">
        <w:r w:rsidR="00427DC4" w:rsidDel="00B91BF5">
          <w:rPr>
            <w:noProof/>
          </w:rPr>
          <w:delText>38</w:delText>
        </w:r>
      </w:del>
      <w:r w:rsidR="009462AD">
        <w:rPr>
          <w:noProof/>
        </w:rPr>
        <w:fldChar w:fldCharType="end"/>
      </w:r>
      <w:r w:rsidR="005A3275">
        <w:t xml:space="preserve"> (including appendix)</w:t>
      </w:r>
    </w:p>
    <w:p w14:paraId="782B423B" w14:textId="551D54FD" w:rsidR="00B93196" w:rsidRDefault="00FA4C3C">
      <w:pPr>
        <w:pStyle w:val="TitlePage"/>
      </w:pPr>
      <w:r>
        <w:t xml:space="preserve">Parts:  </w:t>
      </w:r>
      <w:r w:rsidR="0072311D">
        <w:t>Main text, Sup</w:t>
      </w:r>
      <w:r>
        <w:t>porting Information</w:t>
      </w:r>
      <w:r w:rsidR="0072311D">
        <w:t xml:space="preserve"> Figures and Tables, Appendix A, Computer Code</w:t>
      </w:r>
      <w:r>
        <w:t xml:space="preserve"> (zip file)</w:t>
      </w:r>
      <w:r w:rsidR="00390672">
        <w:br w:type="page"/>
      </w:r>
    </w:p>
    <w:p w14:paraId="2E98D409" w14:textId="77777777" w:rsidR="00B93196" w:rsidRDefault="00390672">
      <w:pPr>
        <w:pStyle w:val="Heading"/>
      </w:pPr>
      <w:bookmarkStart w:id="4" w:name="abstract"/>
      <w:bookmarkEnd w:id="4"/>
      <w:r>
        <w:lastRenderedPageBreak/>
        <w:t>Abstract</w:t>
      </w:r>
    </w:p>
    <w:p w14:paraId="380B27D3" w14:textId="4477EDA3" w:rsidR="00B93196" w:rsidRDefault="00163557">
      <w:pPr>
        <w:spacing w:after="202"/>
        <w:contextualSpacing/>
      </w:pPr>
      <w:r>
        <w:t>When</w:t>
      </w:r>
      <w:r w:rsidR="00386CB5">
        <w:t xml:space="preserve"> species </w:t>
      </w:r>
      <w:r w:rsidR="00AB49EB">
        <w:t xml:space="preserve">simultaneously </w:t>
      </w:r>
      <w:r w:rsidR="00026A4D">
        <w:t>compete with two or more competitors</w:t>
      </w:r>
      <w:r w:rsidR="00386CB5">
        <w:t xml:space="preserve">, </w:t>
      </w:r>
      <w:r w:rsidR="00390672">
        <w:t>higher order interactions (HOIs) c</w:t>
      </w:r>
      <w:r w:rsidR="00735D12">
        <w:t>an</w:t>
      </w:r>
      <w:r w:rsidR="00390672">
        <w:t xml:space="preserve"> invalidate the application of classical </w:t>
      </w:r>
      <w:del w:id="5" w:author="Andy Kleinhesselink" w:date="2019-07-24T10:47:00Z">
        <w:r w:rsidR="00390672" w:rsidDel="00796092">
          <w:delText xml:space="preserve">theories </w:delText>
        </w:r>
      </w:del>
      <w:ins w:id="6" w:author="Andy Kleinhesselink" w:date="2019-07-24T10:47:00Z">
        <w:r w:rsidR="00796092">
          <w:t>models of species competition</w:t>
        </w:r>
      </w:ins>
      <w:del w:id="7" w:author="Andy Kleinhesselink" w:date="2019-07-24T10:47:00Z">
        <w:r w:rsidR="00390672" w:rsidDel="00796092">
          <w:delText>of species competition</w:delText>
        </w:r>
        <w:r w:rsidR="0079467C" w:rsidDel="00796092">
          <w:delText xml:space="preserve"> and coexistence</w:delText>
        </w:r>
      </w:del>
      <w:r w:rsidR="00390672">
        <w:t xml:space="preserve">. </w:t>
      </w:r>
      <w:r w:rsidR="003C16DF">
        <w:t>I</w:t>
      </w:r>
      <w:r w:rsidR="00192A3D">
        <w:t xml:space="preserve">n order to extend ecological theory </w:t>
      </w:r>
      <w:del w:id="8" w:author="Andy Kleinhesselink" w:date="2019-07-24T10:47:00Z">
        <w:r w:rsidR="00FE57C1" w:rsidDel="00796092">
          <w:delText xml:space="preserve">in </w:delText>
        </w:r>
      </w:del>
      <w:ins w:id="9" w:author="Andy Kleinhesselink" w:date="2019-07-24T10:47:00Z">
        <w:r w:rsidR="00796092">
          <w:t xml:space="preserve">to </w:t>
        </w:r>
      </w:ins>
      <w:r w:rsidR="00192A3D">
        <w:t>multi-species communities</w:t>
      </w:r>
      <w:r w:rsidR="00665670">
        <w:t xml:space="preserve">, </w:t>
      </w:r>
      <w:r w:rsidR="00F0623F">
        <w:t xml:space="preserve">it </w:t>
      </w:r>
      <w:r w:rsidR="003C16DF">
        <w:t xml:space="preserve">is critical to </w:t>
      </w:r>
      <w:r w:rsidR="00FE57C1">
        <w:t xml:space="preserve">develop a practical and </w:t>
      </w:r>
      <w:del w:id="10" w:author="Andy Kleinhesselink" w:date="2019-07-12T16:08:00Z">
        <w:r w:rsidR="00FE57C1" w:rsidDel="009B725B">
          <w:delText xml:space="preserve">theoretical sound </w:delText>
        </w:r>
      </w:del>
      <w:ins w:id="11" w:author="Andy Kleinhesselink" w:date="2019-07-12T16:08:00Z">
        <w:r w:rsidR="009B725B">
          <w:t xml:space="preserve">general </w:t>
        </w:r>
      </w:ins>
      <w:r w:rsidR="00FE57C1">
        <w:t xml:space="preserve">definition for </w:t>
      </w:r>
      <w:r w:rsidR="003C16DF">
        <w:t>HOIs</w:t>
      </w:r>
      <w:r w:rsidR="00FE57C1">
        <w:t xml:space="preserve"> that can be applied to </w:t>
      </w:r>
      <w:ins w:id="12" w:author="Andy Kleinhesselink" w:date="2019-07-12T16:08:00Z">
        <w:r w:rsidR="009B725B">
          <w:t>a wide range of competition models</w:t>
        </w:r>
      </w:ins>
      <w:del w:id="13" w:author="Andy Kleinhesselink" w:date="2019-07-12T16:08:00Z">
        <w:r w:rsidR="00FE57C1" w:rsidDel="009B725B">
          <w:delText>empirical data</w:delText>
        </w:r>
      </w:del>
      <w:r w:rsidR="00FE57C1">
        <w:t>.</w:t>
      </w:r>
      <w:r w:rsidR="00390672">
        <w:t xml:space="preserve"> In this paper we</w:t>
      </w:r>
      <w:ins w:id="14" w:author="Andy Kleinhesselink" w:date="2019-07-12T16:09:00Z">
        <w:r w:rsidR="009B725B">
          <w:t xml:space="preserve"> discuss the concept of HOIs</w:t>
        </w:r>
      </w:ins>
      <w:ins w:id="15" w:author="Andy Kleinhesselink" w:date="2019-07-12T16:10:00Z">
        <w:r w:rsidR="009B725B">
          <w:t xml:space="preserve"> and how they have been defined by ecologists </w:t>
        </w:r>
      </w:ins>
      <w:ins w:id="16" w:author="Andy Kleinhesselink" w:date="2019-07-24T10:48:00Z">
        <w:r w:rsidR="00796092">
          <w:t>in the literature</w:t>
        </w:r>
      </w:ins>
      <w:ins w:id="17" w:author="Andy Kleinhesselink" w:date="2019-07-12T16:10:00Z">
        <w:r w:rsidR="009B725B">
          <w:t xml:space="preserve">.  We then derive a new </w:t>
        </w:r>
      </w:ins>
      <w:del w:id="18" w:author="Andy Kleinhesselink" w:date="2019-07-12T16:10:00Z">
        <w:r w:rsidR="00390672" w:rsidDel="009B725B">
          <w:delText xml:space="preserve"> </w:delText>
        </w:r>
        <w:r w:rsidR="00514E6E" w:rsidDel="009B725B">
          <w:delText xml:space="preserve">propose a </w:delText>
        </w:r>
      </w:del>
      <w:del w:id="19" w:author="Andy Kleinhesselink" w:date="2019-07-12T16:08:00Z">
        <w:r w:rsidR="00CA7985" w:rsidDel="009B725B">
          <w:delText xml:space="preserve">quantitative </w:delText>
        </w:r>
      </w:del>
      <w:r w:rsidR="00514E6E">
        <w:t xml:space="preserve">definition for HOIs that </w:t>
      </w:r>
      <w:r w:rsidR="00632DC9">
        <w:t xml:space="preserve">distinguishes </w:t>
      </w:r>
      <w:del w:id="20" w:author="Andy Kleinhesselink" w:date="2019-07-24T10:48:00Z">
        <w:r w:rsidR="00FE57C1" w:rsidDel="00796092">
          <w:delText xml:space="preserve">an </w:delText>
        </w:r>
      </w:del>
      <w:r w:rsidR="00FE57C1">
        <w:t>HOI</w:t>
      </w:r>
      <w:ins w:id="21" w:author="Andy Kleinhesselink" w:date="2019-07-24T10:48:00Z">
        <w:r w:rsidR="00796092">
          <w:t>s</w:t>
        </w:r>
      </w:ins>
      <w:r w:rsidR="00FE57C1">
        <w:t xml:space="preserve"> </w:t>
      </w:r>
      <w:r w:rsidR="00632DC9">
        <w:t xml:space="preserve">from </w:t>
      </w:r>
      <w:r w:rsidR="00514E6E">
        <w:t>non-linear density dependence</w:t>
      </w:r>
      <w:r w:rsidR="00632DC9">
        <w:t xml:space="preserve"> and emphasizes the consequence</w:t>
      </w:r>
      <w:r w:rsidR="00FE57C1">
        <w:t xml:space="preserve"> of HOIs</w:t>
      </w:r>
      <w:r w:rsidR="00632DC9">
        <w:t xml:space="preserve"> for </w:t>
      </w:r>
      <w:r w:rsidR="000B20AC">
        <w:t xml:space="preserve">multi-species </w:t>
      </w:r>
      <w:commentRangeStart w:id="22"/>
      <w:r w:rsidR="00632DC9">
        <w:t>competition</w:t>
      </w:r>
      <w:commentRangeEnd w:id="22"/>
      <w:r w:rsidR="00523384">
        <w:rPr>
          <w:rStyle w:val="CommentReference"/>
        </w:rPr>
        <w:commentReference w:id="22"/>
      </w:r>
      <w:r w:rsidR="00514E6E">
        <w:t xml:space="preserve">. </w:t>
      </w:r>
      <w:r w:rsidR="00A312F1">
        <w:t xml:space="preserve">In order to </w:t>
      </w:r>
      <w:del w:id="23" w:author="Andy Kleinhesselink" w:date="2019-07-24T10:48:00Z">
        <w:r w:rsidR="000B20AC" w:rsidDel="00796092">
          <w:delText xml:space="preserve">illustrate </w:delText>
        </w:r>
      </w:del>
      <w:ins w:id="24" w:author="Andy Kleinhesselink" w:date="2019-07-24T10:48:00Z">
        <w:r w:rsidR="00796092">
          <w:t xml:space="preserve">demonstrate how </w:t>
        </w:r>
      </w:ins>
      <w:r w:rsidR="00523384">
        <w:t>our definition</w:t>
      </w:r>
      <w:ins w:id="25" w:author="Andy Kleinhesselink" w:date="2019-07-24T10:48:00Z">
        <w:r w:rsidR="00796092">
          <w:t xml:space="preserve"> can be applied to </w:t>
        </w:r>
      </w:ins>
      <w:del w:id="26" w:author="Andy Kleinhesselink" w:date="2019-07-24T10:48:00Z">
        <w:r w:rsidR="00523384" w:rsidDel="00796092">
          <w:delText xml:space="preserve"> and the challenge of defining </w:delText>
        </w:r>
        <w:r w:rsidR="00514E6E" w:rsidDel="00796092">
          <w:delText xml:space="preserve">HOIs </w:delText>
        </w:r>
        <w:r w:rsidR="00523384" w:rsidDel="00796092">
          <w:delText xml:space="preserve">in </w:delText>
        </w:r>
      </w:del>
      <w:r w:rsidR="00523384">
        <w:t>empirical data</w:t>
      </w:r>
      <w:r w:rsidR="000B20AC">
        <w:t xml:space="preserve"> we simulat</w:t>
      </w:r>
      <w:r w:rsidR="0079467C">
        <w:t>e</w:t>
      </w:r>
      <w:r w:rsidR="000B20AC">
        <w:t xml:space="preserve"> resource competition between </w:t>
      </w:r>
      <w:r w:rsidR="001E683B">
        <w:t>three annual plant species</w:t>
      </w:r>
      <w:r w:rsidR="00B00A38">
        <w:t xml:space="preserve"> </w:t>
      </w:r>
      <w:r w:rsidR="001F3D0E">
        <w:t>differing in the</w:t>
      </w:r>
      <w:r w:rsidR="00632DC9">
        <w:t xml:space="preserve">ir </w:t>
      </w:r>
      <w:r w:rsidR="000B20AC">
        <w:t xml:space="preserve">phenology and </w:t>
      </w:r>
      <w:r w:rsidR="00F0623F">
        <w:t xml:space="preserve">functional </w:t>
      </w:r>
      <w:r w:rsidR="00632DC9">
        <w:t>response to resource depletion</w:t>
      </w:r>
      <w:r w:rsidR="001E683B">
        <w:t xml:space="preserve">. </w:t>
      </w:r>
      <w:r w:rsidR="0079467C">
        <w:t xml:space="preserve">We then fit a </w:t>
      </w:r>
      <w:r w:rsidR="001E683B">
        <w:t xml:space="preserve">phenomenological competition model to </w:t>
      </w:r>
      <w:r w:rsidR="00F0623F">
        <w:t xml:space="preserve">the </w:t>
      </w:r>
      <w:r w:rsidR="0079467C">
        <w:t>o</w:t>
      </w:r>
      <w:r w:rsidR="00F0623F">
        <w:t xml:space="preserve">utcome of </w:t>
      </w:r>
      <w:r w:rsidR="00632DC9">
        <w:t xml:space="preserve">simulated </w:t>
      </w:r>
      <w:r w:rsidR="00F0623F">
        <w:t xml:space="preserve">competition </w:t>
      </w:r>
      <w:r w:rsidR="00632DC9">
        <w:t xml:space="preserve">and </w:t>
      </w:r>
      <w:r w:rsidR="000B20AC">
        <w:t>use it to test</w:t>
      </w:r>
      <w:r w:rsidR="00FE57C1">
        <w:t xml:space="preserve"> for the presence of HOIs</w:t>
      </w:r>
      <w:del w:id="27" w:author="Andy Kleinhesselink" w:date="2019-07-24T10:49:00Z">
        <w:r w:rsidR="00FE57C1" w:rsidDel="00796092">
          <w:delText xml:space="preserve"> as we define them</w:delText>
        </w:r>
      </w:del>
      <w:r w:rsidR="00B00A38">
        <w:t xml:space="preserve">.  </w:t>
      </w:r>
      <w:ins w:id="28" w:author="Andy Kleinhesselink" w:date="2019-07-24T10:49:00Z">
        <w:r w:rsidR="00796092">
          <w:t xml:space="preserve">In our simulations, </w:t>
        </w:r>
      </w:ins>
      <w:commentRangeStart w:id="29"/>
      <w:del w:id="30" w:author="Andy Kleinhesselink" w:date="2019-07-24T10:49:00Z">
        <w:r w:rsidR="00C32A0E" w:rsidDel="00796092">
          <w:delText xml:space="preserve">We </w:delText>
        </w:r>
      </w:del>
      <w:ins w:id="31" w:author="Andy Kleinhesselink" w:date="2019-07-24T10:49:00Z">
        <w:r w:rsidR="00796092">
          <w:t xml:space="preserve">we </w:t>
        </w:r>
      </w:ins>
      <w:r w:rsidR="00C32A0E">
        <w:t xml:space="preserve">find </w:t>
      </w:r>
      <w:r w:rsidR="00632DC9">
        <w:t xml:space="preserve">the strength of </w:t>
      </w:r>
      <w:r w:rsidR="001E683B">
        <w:t>HOIs</w:t>
      </w:r>
      <w:r w:rsidR="00632DC9">
        <w:t xml:space="preserve"> </w:t>
      </w:r>
      <w:del w:id="32" w:author="Andy Kleinhesselink" w:date="2019-07-24T10:49:00Z">
        <w:r w:rsidR="00632DC9" w:rsidDel="00796092">
          <w:delText xml:space="preserve">vary </w:delText>
        </w:r>
      </w:del>
      <w:ins w:id="33" w:author="Andy Kleinhesselink" w:date="2019-07-24T10:49:00Z">
        <w:r w:rsidR="00796092">
          <w:t xml:space="preserve">varies </w:t>
        </w:r>
      </w:ins>
      <w:r w:rsidR="00632DC9">
        <w:t>with phenology</w:t>
      </w:r>
      <w:r w:rsidR="00F0623F">
        <w:t>:</w:t>
      </w:r>
      <w:r w:rsidR="00632DC9">
        <w:t xml:space="preserve"> </w:t>
      </w:r>
      <w:r w:rsidR="00F0623F">
        <w:t>s</w:t>
      </w:r>
      <w:r w:rsidR="00632DC9">
        <w:t xml:space="preserve">pecies that grow later experience stronger HOIs </w:t>
      </w:r>
      <w:ins w:id="34" w:author="Andy Kleinhesselink" w:date="2019-07-24T10:49:00Z">
        <w:r w:rsidR="00796092">
          <w:t>than earlier growing species</w:t>
        </w:r>
      </w:ins>
      <w:del w:id="35" w:author="Andy Kleinhesselink" w:date="2019-07-24T10:49:00Z">
        <w:r w:rsidR="00632DC9" w:rsidDel="00796092">
          <w:delText>because the</w:delText>
        </w:r>
        <w:r w:rsidR="00C06737" w:rsidDel="00796092">
          <w:delText>ir</w:delText>
        </w:r>
        <w:r w:rsidR="00632DC9" w:rsidDel="00796092">
          <w:delText xml:space="preserve"> competitive environment is strongly affected by </w:delText>
        </w:r>
        <w:r w:rsidR="0079467C" w:rsidDel="00796092">
          <w:delText>earlier growing species</w:delText>
        </w:r>
      </w:del>
      <w:r w:rsidR="00C32A0E">
        <w:t xml:space="preserve">. </w:t>
      </w:r>
      <w:r w:rsidR="00390672">
        <w:t xml:space="preserve">We conclude that </w:t>
      </w:r>
      <w:r w:rsidR="00C06737">
        <w:t xml:space="preserve">stronger </w:t>
      </w:r>
      <w:r w:rsidR="00390672">
        <w:t xml:space="preserve">HOIs </w:t>
      </w:r>
      <w:r w:rsidR="003C16DF">
        <w:t>are</w:t>
      </w:r>
      <w:r w:rsidR="00390672">
        <w:t xml:space="preserve"> likely to </w:t>
      </w:r>
      <w:r w:rsidR="00C06737">
        <w:t xml:space="preserve">occur </w:t>
      </w:r>
      <w:ins w:id="36" w:author="Andy Kleinhesselink" w:date="2019-07-24T10:51:00Z">
        <w:r w:rsidR="00796092">
          <w:t>in</w:t>
        </w:r>
      </w:ins>
      <w:ins w:id="37" w:author="Andy Kleinhesselink" w:date="2019-07-24T10:50:00Z">
        <w:r w:rsidR="00796092">
          <w:t xml:space="preserve"> phenomenological models</w:t>
        </w:r>
      </w:ins>
      <w:ins w:id="38" w:author="Andy Kleinhesselink" w:date="2019-07-24T10:51:00Z">
        <w:r w:rsidR="00796092">
          <w:t xml:space="preserve"> are used to </w:t>
        </w:r>
      </w:ins>
      <w:ins w:id="39" w:author="Andy Kleinhesselink" w:date="2019-07-24T10:50:00Z">
        <w:r w:rsidR="00796092">
          <w:t xml:space="preserve">summarize </w:t>
        </w:r>
      </w:ins>
      <w:ins w:id="40" w:author="Andy Kleinhesselink" w:date="2019-07-24T10:51:00Z">
        <w:r w:rsidR="00796092">
          <w:t>competition</w:t>
        </w:r>
      </w:ins>
      <w:ins w:id="41" w:author="Andy Kleinhesselink" w:date="2019-07-24T10:50:00Z">
        <w:r w:rsidR="00796092">
          <w:t xml:space="preserve"> in ecosystems where resource availability and plant size change rapidly</w:t>
        </w:r>
      </w:ins>
      <w:ins w:id="42" w:author="Andy Kleinhesselink" w:date="2019-07-24T10:51:00Z">
        <w:r w:rsidR="00796092">
          <w:t xml:space="preserve"> throughout the course of the growing season. </w:t>
        </w:r>
      </w:ins>
      <w:del w:id="43" w:author="Andy Kleinhesselink" w:date="2019-07-24T10:50:00Z">
        <w:r w:rsidR="00632DC9" w:rsidDel="00796092">
          <w:delText xml:space="preserve">systems </w:delText>
        </w:r>
        <w:r w:rsidR="000B20AC" w:rsidDel="00796092">
          <w:delText xml:space="preserve">with </w:delText>
        </w:r>
      </w:del>
      <w:del w:id="44" w:author="Andy Kleinhesselink" w:date="2019-07-24T10:51:00Z">
        <w:r w:rsidR="000B20AC" w:rsidDel="00796092">
          <w:delText xml:space="preserve">rapid </w:delText>
        </w:r>
      </w:del>
      <w:del w:id="45" w:author="Andy Kleinhesselink" w:date="2019-07-24T10:50:00Z">
        <w:r w:rsidR="000B20AC" w:rsidDel="00796092">
          <w:delText xml:space="preserve">declines </w:delText>
        </w:r>
      </w:del>
      <w:del w:id="46" w:author="Andy Kleinhesselink" w:date="2019-07-24T10:51:00Z">
        <w:r w:rsidR="000B20AC" w:rsidDel="00796092">
          <w:delText xml:space="preserve">in </w:delText>
        </w:r>
        <w:r w:rsidR="00632DC9" w:rsidDel="00796092">
          <w:delText>resource availability</w:delText>
        </w:r>
        <w:r w:rsidR="00F0623F" w:rsidDel="00796092">
          <w:delText xml:space="preserve"> </w:delText>
        </w:r>
        <w:r w:rsidR="00192A3D" w:rsidDel="00796092">
          <w:delText xml:space="preserve">and </w:delText>
        </w:r>
        <w:r w:rsidR="000B20AC" w:rsidDel="00796092">
          <w:delText xml:space="preserve">rapid increases in </w:delText>
        </w:r>
        <w:r w:rsidR="00192A3D" w:rsidDel="00796092">
          <w:delText xml:space="preserve">individual </w:delText>
        </w:r>
        <w:r w:rsidR="00F0623F" w:rsidDel="00796092">
          <w:delText xml:space="preserve">size </w:delText>
        </w:r>
        <w:r w:rsidR="00632DC9" w:rsidDel="00796092">
          <w:delText>over the course of a single</w:delText>
        </w:r>
        <w:r w:rsidR="00192A3D" w:rsidDel="00796092">
          <w:delText xml:space="preserve"> growing</w:delText>
        </w:r>
        <w:r w:rsidR="00632DC9" w:rsidDel="00796092">
          <w:delText xml:space="preserve"> season</w:delText>
        </w:r>
        <w:r w:rsidR="00390672" w:rsidDel="00796092">
          <w:delText>.</w:delText>
        </w:r>
        <w:commentRangeEnd w:id="29"/>
        <w:r w:rsidR="00523384" w:rsidDel="00796092">
          <w:rPr>
            <w:rStyle w:val="CommentReference"/>
          </w:rPr>
          <w:commentReference w:id="29"/>
        </w:r>
      </w:del>
    </w:p>
    <w:p w14:paraId="1F03993B" w14:textId="77777777" w:rsidR="00B93196" w:rsidRDefault="00B93196">
      <w:pPr>
        <w:spacing w:after="202"/>
        <w:contextualSpacing/>
      </w:pPr>
    </w:p>
    <w:p w14:paraId="6C16E916" w14:textId="77777777" w:rsidR="00FA4C3C" w:rsidRDefault="00FA4C3C">
      <w:pPr>
        <w:spacing w:line="276" w:lineRule="auto"/>
        <w:ind w:firstLine="0"/>
        <w:jc w:val="both"/>
        <w:rPr>
          <w:rFonts w:eastAsia="Noto Sans CJK SC Regular" w:cs="FreeSans"/>
          <w:b/>
          <w:szCs w:val="28"/>
        </w:rPr>
      </w:pPr>
      <w:r>
        <w:br w:type="page"/>
      </w:r>
    </w:p>
    <w:p w14:paraId="2DFCF149" w14:textId="56D95ECE" w:rsidR="00B93196" w:rsidRDefault="00390672">
      <w:pPr>
        <w:pStyle w:val="Heading"/>
      </w:pPr>
      <w:r>
        <w:lastRenderedPageBreak/>
        <w:t>Introduction</w:t>
      </w:r>
    </w:p>
    <w:p w14:paraId="5BC13903" w14:textId="37685C47" w:rsidR="00B93196" w:rsidRDefault="006B73DB">
      <w:pPr>
        <w:spacing w:after="202"/>
        <w:contextualSpacing/>
      </w:pPr>
      <w:r>
        <w:t xml:space="preserve">Almost all </w:t>
      </w:r>
      <w:r w:rsidR="00AE5DD5">
        <w:t xml:space="preserve">organisms </w:t>
      </w:r>
      <w:r w:rsidR="002E3A23">
        <w:t xml:space="preserve">interact </w:t>
      </w:r>
      <w:r w:rsidR="00390672">
        <w:t xml:space="preserve">with a </w:t>
      </w:r>
      <w:r w:rsidR="00024622">
        <w:t>diversity</w:t>
      </w:r>
      <w:r w:rsidR="00390672">
        <w:t xml:space="preserve"> of predators, pathogens and competitors. </w:t>
      </w:r>
      <w:r w:rsidR="00024622">
        <w:t>Despite this</w:t>
      </w:r>
      <w:r w:rsidR="00390672">
        <w:t xml:space="preserve">, classical models in community ecology summarize species interactions </w:t>
      </w:r>
      <w:r w:rsidR="004643A4">
        <w:t xml:space="preserve">in a pairwise fashion, </w:t>
      </w:r>
      <w:r w:rsidR="00525B6E">
        <w:t>assuming that the per capita effect</w:t>
      </w:r>
      <w:ins w:id="47" w:author="Andy Kleinhesselink" w:date="2019-07-24T10:52:00Z">
        <w:r w:rsidR="00713FE2">
          <w:t>s</w:t>
        </w:r>
      </w:ins>
      <w:r w:rsidR="00525B6E">
        <w:t xml:space="preserve"> of </w:t>
      </w:r>
      <w:del w:id="48" w:author="Andy Kleinhesselink" w:date="2019-07-24T10:52:00Z">
        <w:r w:rsidR="00525B6E" w:rsidDel="00713FE2">
          <w:delText xml:space="preserve">one </w:delText>
        </w:r>
      </w:del>
      <w:ins w:id="49" w:author="Andy Kleinhesselink" w:date="2019-07-24T10:52:00Z">
        <w:r w:rsidR="00713FE2">
          <w:t xml:space="preserve">each </w:t>
        </w:r>
      </w:ins>
      <w:r w:rsidR="00525B6E">
        <w:t>species on</w:t>
      </w:r>
      <w:ins w:id="50" w:author="Andy Kleinhesselink" w:date="2019-07-24T10:52:00Z">
        <w:r w:rsidR="00713FE2">
          <w:t xml:space="preserve"> each</w:t>
        </w:r>
      </w:ins>
      <w:r w:rsidR="00525B6E">
        <w:t xml:space="preserve"> </w:t>
      </w:r>
      <w:del w:id="51" w:author="Andy Kleinhesselink" w:date="2019-07-24T10:52:00Z">
        <w:r w:rsidR="00525B6E" w:rsidDel="00713FE2">
          <w:delText>an</w:delText>
        </w:r>
      </w:del>
      <w:r w:rsidR="00525B6E">
        <w:t xml:space="preserve">other </w:t>
      </w:r>
      <w:del w:id="52" w:author="Andy Kleinhesselink" w:date="2019-07-24T10:52:00Z">
        <w:r w:rsidR="00525B6E" w:rsidDel="00713FE2">
          <w:delText xml:space="preserve">is </w:delText>
        </w:r>
      </w:del>
      <w:ins w:id="53" w:author="Andy Kleinhesselink" w:date="2019-07-24T10:52:00Z">
        <w:r w:rsidR="00713FE2">
          <w:t xml:space="preserve">are </w:t>
        </w:r>
      </w:ins>
      <w:del w:id="54" w:author="Andy Kleinhesselink" w:date="2019-07-24T10:52:00Z">
        <w:r w:rsidR="00525B6E" w:rsidDel="00713FE2">
          <w:delText xml:space="preserve">independent </w:delText>
        </w:r>
      </w:del>
      <w:ins w:id="55" w:author="Andy Kleinhesselink" w:date="2019-07-24T10:52:00Z">
        <w:r w:rsidR="00713FE2">
          <w:t xml:space="preserve">not dependent </w:t>
        </w:r>
      </w:ins>
      <w:r w:rsidR="00525B6E">
        <w:t>o</w:t>
      </w:r>
      <w:ins w:id="56" w:author="Andy Kleinhesselink" w:date="2019-07-24T10:52:00Z">
        <w:r w:rsidR="00713FE2">
          <w:t>n</w:t>
        </w:r>
      </w:ins>
      <w:del w:id="57" w:author="Andy Kleinhesselink" w:date="2019-07-24T10:52:00Z">
        <w:r w:rsidR="00525B6E" w:rsidDel="00713FE2">
          <w:delText>f</w:delText>
        </w:r>
      </w:del>
      <w:r w:rsidR="00525B6E">
        <w:t xml:space="preserve"> the densities of </w:t>
      </w:r>
      <w:ins w:id="58" w:author="Andy Kleinhesselink" w:date="2019-07-24T10:52:00Z">
        <w:r w:rsidR="00713FE2">
          <w:t xml:space="preserve">any </w:t>
        </w:r>
      </w:ins>
      <w:r w:rsidR="00525B6E">
        <w:t>other species in the system</w:t>
      </w:r>
      <w:r w:rsidR="00390672">
        <w:t xml:space="preserve">. </w:t>
      </w:r>
      <w:r w:rsidR="00125A8C">
        <w:t xml:space="preserve">The implication of this assumption is that we can predict the dynamics of multispecies communities </w:t>
      </w:r>
      <w:del w:id="59" w:author="Andy Kleinhesselink" w:date="2019-07-24T10:52:00Z">
        <w:r w:rsidR="00125A8C" w:rsidDel="00713FE2">
          <w:delText xml:space="preserve">from </w:delText>
        </w:r>
      </w:del>
      <w:ins w:id="60" w:author="Andy Kleinhesselink" w:date="2019-07-24T10:52:00Z">
        <w:r w:rsidR="00713FE2">
          <w:t xml:space="preserve">once </w:t>
        </w:r>
      </w:ins>
      <w:del w:id="61" w:author="Andy Kleinhesselink" w:date="2019-07-24T10:52:00Z">
        <w:r w:rsidR="00125A8C" w:rsidDel="00713FE2">
          <w:delText xml:space="preserve">an </w:delText>
        </w:r>
      </w:del>
      <w:ins w:id="62" w:author="Andy Kleinhesselink" w:date="2019-07-24T10:52:00Z">
        <w:r w:rsidR="00713FE2">
          <w:t xml:space="preserve">we have an </w:t>
        </w:r>
      </w:ins>
      <w:r w:rsidR="002E3A23">
        <w:t xml:space="preserve">accurate </w:t>
      </w:r>
      <w:r w:rsidR="00125A8C">
        <w:t xml:space="preserve">model </w:t>
      </w:r>
      <w:r w:rsidR="002E3A23">
        <w:t>of the interactions</w:t>
      </w:r>
      <w:del w:id="63" w:author="Andy Kleinhesselink" w:date="2019-07-24T10:53:00Z">
        <w:r w:rsidR="002E3A23" w:rsidDel="00713FE2">
          <w:delText xml:space="preserve"> between</w:delText>
        </w:r>
      </w:del>
      <w:r w:rsidR="002E3A23">
        <w:t xml:space="preserve"> </w:t>
      </w:r>
      <w:del w:id="64" w:author="Andy Kleinhesselink" w:date="2019-07-24T10:53:00Z">
        <w:r w:rsidR="002E3A23" w:rsidDel="00713FE2">
          <w:delText xml:space="preserve">each </w:delText>
        </w:r>
      </w:del>
      <w:r w:rsidR="002E3A23">
        <w:t>pair</w:t>
      </w:r>
      <w:ins w:id="65" w:author="Andy Kleinhesselink" w:date="2019-07-24T10:53:00Z">
        <w:r w:rsidR="00713FE2">
          <w:t>s</w:t>
        </w:r>
      </w:ins>
      <w:r w:rsidR="002E3A23">
        <w:t xml:space="preserve"> of species</w:t>
      </w:r>
      <w:r w:rsidR="00523384">
        <w:t xml:space="preserve"> </w:t>
      </w:r>
      <w:r w:rsidR="00523384">
        <w:fldChar w:fldCharType="begin"/>
      </w:r>
      <w:r w:rsidR="00523384">
        <w:instrText xml:space="preserve"> ADDIN ZOTERO_ITEM CSL_CITATION {"citationID":"iqwizKjh","properties":{"formattedCitation":"(Chesson 2000, Levine et al. 2017)","plainCitation":"(Chesson 2000, Levine et al. 2017)","noteIndex":0},"citationItems":[{"id":2229,"uris":["http://zotero.org/users/688880/items/J9Q4ZXPN"],"uri":["http://zotero.org/users/688880/items/J9Q4ZXPN"],"itemData":{"id":2229,"type":"article-journal","title":"Mechanisms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23384">
        <w:fldChar w:fldCharType="separate"/>
      </w:r>
      <w:r w:rsidR="00523384">
        <w:rPr>
          <w:noProof/>
        </w:rPr>
        <w:t>(Chesson 2000, Levine et al. 2017)</w:t>
      </w:r>
      <w:r w:rsidR="00523384">
        <w:fldChar w:fldCharType="end"/>
      </w:r>
      <w:r w:rsidR="005A5626">
        <w:t xml:space="preserve">. </w:t>
      </w:r>
      <w:r w:rsidR="00024622">
        <w:t>T</w:t>
      </w:r>
      <w:r w:rsidR="005A5626">
        <w:t xml:space="preserve">his </w:t>
      </w:r>
      <w:r w:rsidR="00586936">
        <w:t xml:space="preserve">concept </w:t>
      </w:r>
      <w:r w:rsidR="00390672">
        <w:t xml:space="preserve">is </w:t>
      </w:r>
      <w:r w:rsidR="00033A04">
        <w:t xml:space="preserve">also </w:t>
      </w:r>
      <w:r w:rsidR="00586936">
        <w:t>central</w:t>
      </w:r>
      <w:r w:rsidR="00390672">
        <w:t xml:space="preserve"> </w:t>
      </w:r>
      <w:r w:rsidR="005A5626">
        <w:t>to recent efforts to</w:t>
      </w:r>
      <w:r w:rsidR="00390672">
        <w:t xml:space="preserve"> </w:t>
      </w:r>
      <w:r w:rsidR="00C60F12">
        <w:t>relate</w:t>
      </w:r>
      <w:r w:rsidR="00390672">
        <w:t xml:space="preserve"> species’ </w:t>
      </w:r>
      <w:r w:rsidR="00033A04">
        <w:t xml:space="preserve">and community </w:t>
      </w:r>
      <w:r w:rsidR="00024622">
        <w:t xml:space="preserve">functional </w:t>
      </w:r>
      <w:r w:rsidR="00390672">
        <w:t xml:space="preserve">traits to </w:t>
      </w:r>
      <w:r w:rsidR="00C60F12">
        <w:t>the outcome of their competitive dynamic</w:t>
      </w:r>
      <w:r w:rsidR="00033A04">
        <w:t>s</w:t>
      </w:r>
      <w:r w:rsidR="00523384">
        <w:t xml:space="preserve"> </w:t>
      </w:r>
      <w:r w:rsidR="005A5626">
        <w:fldChar w:fldCharType="begin"/>
      </w:r>
      <w:r w:rsidR="00033A04">
        <w:instrText xml:space="preserve"> ADDIN ZOTERO_ITEM CSL_CITATION {"citationID":"Sc6yH1mj","properties":{"formattedCitation":"(Kraft et al. 2015)","plainCitation":"(Kraft et al. 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M"}],"issued":{"date-parts":[["2015",1]]}}}],"schema":"https://github.com/citation-style-language/schema/raw/master/csl-citation.json"} </w:instrText>
      </w:r>
      <w:r w:rsidR="005A5626">
        <w:fldChar w:fldCharType="separate"/>
      </w:r>
      <w:r w:rsidR="00033A04">
        <w:rPr>
          <w:noProof/>
        </w:rPr>
        <w:t>(Kraft et al. 2015)</w:t>
      </w:r>
      <w:r w:rsidR="005A5626">
        <w:fldChar w:fldCharType="end"/>
      </w:r>
      <w:r w:rsidR="00390672">
        <w:t>.</w:t>
      </w:r>
    </w:p>
    <w:p w14:paraId="3937173B" w14:textId="2DED1693" w:rsidR="00170635" w:rsidRDefault="00390672" w:rsidP="00170635">
      <w:pPr>
        <w:spacing w:after="202"/>
        <w:contextualSpacing/>
      </w:pPr>
      <w:del w:id="66" w:author="Andy Kleinhesselink" w:date="2019-07-24T10:53:00Z">
        <w:r w:rsidDel="00713FE2">
          <w:delText xml:space="preserve">The </w:delText>
        </w:r>
        <w:r w:rsidR="00024622" w:rsidDel="00713FE2">
          <w:delText>potential for</w:delText>
        </w:r>
        <w:r w:rsidDel="00713FE2">
          <w:delText xml:space="preserve"> h</w:delText>
        </w:r>
      </w:del>
      <w:ins w:id="67" w:author="Andy Kleinhesselink" w:date="2019-07-24T10:53:00Z">
        <w:r w:rsidR="00713FE2">
          <w:t>H</w:t>
        </w:r>
      </w:ins>
      <w:r>
        <w:t xml:space="preserve">igher order interactions (HOIs) between species </w:t>
      </w:r>
      <w:del w:id="68" w:author="Andy Kleinhesselink" w:date="2019-07-24T10:53:00Z">
        <w:r w:rsidDel="00713FE2">
          <w:delText xml:space="preserve">challenges </w:delText>
        </w:r>
      </w:del>
      <w:ins w:id="69" w:author="Andy Kleinhesselink" w:date="2019-07-24T10:53:00Z">
        <w:r w:rsidR="00713FE2">
          <w:t xml:space="preserve">invalidate </w:t>
        </w:r>
      </w:ins>
      <w:r>
        <w:t>th</w:t>
      </w:r>
      <w:r w:rsidR="00620DAA">
        <w:t>e</w:t>
      </w:r>
      <w:r>
        <w:t xml:space="preserve"> core assumption </w:t>
      </w:r>
      <w:ins w:id="70" w:author="Andy Kleinhesselink" w:date="2019-07-24T10:53:00Z">
        <w:r w:rsidR="00713FE2">
          <w:t xml:space="preserve">of </w:t>
        </w:r>
      </w:ins>
      <w:del w:id="71" w:author="Andy Kleinhesselink" w:date="2019-07-24T10:53:00Z">
        <w:r w:rsidR="00620DAA" w:rsidDel="00713FE2">
          <w:delText xml:space="preserve">of additive </w:delText>
        </w:r>
      </w:del>
      <w:r w:rsidR="00620DAA">
        <w:t>pairwise interactions</w:t>
      </w:r>
      <w:r w:rsidR="008D4991">
        <w:t xml:space="preserve"> and </w:t>
      </w:r>
      <w:del w:id="72" w:author="Andy Kleinhesselink" w:date="2019-07-24T10:53:00Z">
        <w:r w:rsidR="008D4991" w:rsidDel="00713FE2">
          <w:delText xml:space="preserve">thus </w:delText>
        </w:r>
      </w:del>
      <w:r w:rsidR="008D4991">
        <w:t xml:space="preserve">could have profound implications </w:t>
      </w:r>
      <w:del w:id="73" w:author="Andy Kleinhesselink" w:date="2019-07-24T10:53:00Z">
        <w:r w:rsidR="008D4991" w:rsidDel="00713FE2">
          <w:delText>for modeling ecological communities</w:delText>
        </w:r>
        <w:r w:rsidR="00125A8C" w:rsidDel="00713FE2">
          <w:delText xml:space="preserve"> and </w:delText>
        </w:r>
      </w:del>
      <w:ins w:id="74" w:author="Andy Kleinhesselink" w:date="2019-07-24T10:53:00Z">
        <w:r w:rsidR="00713FE2">
          <w:t xml:space="preserve">for </w:t>
        </w:r>
      </w:ins>
      <w:r w:rsidR="00125A8C">
        <w:t>predicting ecological dynamics</w:t>
      </w:r>
      <w:r w:rsidR="00620DAA">
        <w:t xml:space="preserve"> </w:t>
      </w:r>
      <w:r w:rsidR="005A5626">
        <w:fldChar w:fldCharType="begin"/>
      </w:r>
      <w:r w:rsidR="00596808">
        <w:instrText xml:space="preserve"> ADDIN ZOTERO_ITEM CSL_CITATION {"citationID":"uDxJkzJf","properties":{"formattedCitation":"(Neill 1974, Mayfield and Stouffer 2017, Levine et al. 2017, Grilli et al. 2017)","plainCitation":"(Neill 1974, Mayfield and Stouffer 2017, Levine et al. 2017, Grilli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5A5626">
        <w:fldChar w:fldCharType="separate"/>
      </w:r>
      <w:r w:rsidR="00596808">
        <w:rPr>
          <w:noProof/>
        </w:rPr>
        <w:t>(Neill 1974, Mayfield and Stouffer 2017, Levine et al. 2017, Grilli et al. 2017)</w:t>
      </w:r>
      <w:r w:rsidR="005A5626">
        <w:fldChar w:fldCharType="end"/>
      </w:r>
      <w:r>
        <w:t xml:space="preserve">. </w:t>
      </w:r>
      <w:r w:rsidR="008D4991">
        <w:t>I</w:t>
      </w:r>
      <w:r w:rsidR="003431F6">
        <w:t xml:space="preserve">f HOIs are </w:t>
      </w:r>
      <w:del w:id="75" w:author="Andy Kleinhesselink" w:date="2019-07-11T12:09:00Z">
        <w:r w:rsidR="003431F6" w:rsidDel="001B052F">
          <w:delText>prevalent</w:delText>
        </w:r>
        <w:r w:rsidR="00125A8C" w:rsidDel="001B052F">
          <w:delText xml:space="preserve"> and s</w:delText>
        </w:r>
      </w:del>
      <w:ins w:id="76" w:author="Andy Kleinhesselink" w:date="2019-07-11T12:09:00Z">
        <w:r w:rsidR="001B052F">
          <w:t>s</w:t>
        </w:r>
      </w:ins>
      <w:r w:rsidR="00125A8C">
        <w:t>trong</w:t>
      </w:r>
      <w:r w:rsidR="00DF5BA1">
        <w:t>,</w:t>
      </w:r>
      <w:r w:rsidR="003431F6">
        <w:t xml:space="preserve"> </w:t>
      </w:r>
      <w:r w:rsidR="009E7519">
        <w:t xml:space="preserve">even a perfect </w:t>
      </w:r>
      <w:r w:rsidR="00C8696F">
        <w:t xml:space="preserve">understanding of competition between </w:t>
      </w:r>
      <w:ins w:id="77" w:author="Andy Kleinhesselink" w:date="2019-07-24T10:54:00Z">
        <w:r w:rsidR="00713FE2">
          <w:t xml:space="preserve">each and every </w:t>
        </w:r>
      </w:ins>
      <w:r w:rsidR="00C8696F">
        <w:t>pair</w:t>
      </w:r>
      <w:del w:id="78" w:author="Andy Kleinhesselink" w:date="2019-07-24T10:54:00Z">
        <w:r w:rsidR="00C8696F" w:rsidDel="00713FE2">
          <w:delText>s</w:delText>
        </w:r>
      </w:del>
      <w:r w:rsidR="00C8696F">
        <w:t xml:space="preserve"> of species </w:t>
      </w:r>
      <w:r w:rsidR="00852C69">
        <w:t xml:space="preserve">may not be </w:t>
      </w:r>
      <w:r w:rsidR="003017BD">
        <w:t xml:space="preserve">sufficient to </w:t>
      </w:r>
      <w:r w:rsidR="007F2B64">
        <w:t xml:space="preserve">describe </w:t>
      </w:r>
      <w:r w:rsidR="003431F6">
        <w:t xml:space="preserve">the dynamics </w:t>
      </w:r>
      <w:del w:id="79" w:author="Andy Kleinhesselink" w:date="2019-07-24T10:54:00Z">
        <w:r w:rsidR="003431F6" w:rsidDel="00713FE2">
          <w:delText xml:space="preserve">of </w:delText>
        </w:r>
        <w:r w:rsidR="00DF5BA1" w:rsidDel="00713FE2">
          <w:delText>multispecies</w:delText>
        </w:r>
      </w:del>
      <w:ins w:id="80" w:author="Andy Kleinhesselink" w:date="2019-07-24T10:54:00Z">
        <w:r w:rsidR="00713FE2">
          <w:t>when those competitors are together</w:t>
        </w:r>
      </w:ins>
      <w:del w:id="81" w:author="Andy Kleinhesselink" w:date="2019-07-24T10:54:00Z">
        <w:r w:rsidR="00DF5BA1" w:rsidDel="00713FE2">
          <w:delText xml:space="preserve"> </w:delText>
        </w:r>
        <w:r w:rsidR="003431F6" w:rsidDel="00713FE2">
          <w:delText>communities</w:delText>
        </w:r>
      </w:del>
      <w:r w:rsidR="003431F6">
        <w:t xml:space="preserve"> </w:t>
      </w:r>
      <w:r w:rsidR="005A5626">
        <w:fldChar w:fldCharType="begin"/>
      </w:r>
      <w:r w:rsidR="00632744">
        <w:instrText xml:space="preserve"> ADDIN ZOTERO_ITEM CSL_CITATION {"citationID":"B20oMIhQ","properties":{"formattedCitation":"(Neill 1974, Billick and Case 1994, Levine et al. 2017)","plainCitation":"(Neill 1974, Billick and Case 1994, Levine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A5626">
        <w:fldChar w:fldCharType="separate"/>
      </w:r>
      <w:r w:rsidR="00033A04">
        <w:rPr>
          <w:noProof/>
        </w:rPr>
        <w:t>(Neill 1974, Billick and Case 1994, Levine et al. 2017)</w:t>
      </w:r>
      <w:r w:rsidR="005A5626">
        <w:fldChar w:fldCharType="end"/>
      </w:r>
      <w:r w:rsidR="005A5626">
        <w:t xml:space="preserve">. </w:t>
      </w:r>
      <w:r w:rsidR="008D4991">
        <w:t xml:space="preserve">A specific example of where HOIs </w:t>
      </w:r>
      <w:r w:rsidR="00427DC4">
        <w:t>can</w:t>
      </w:r>
      <w:del w:id="82" w:author="Andy Kleinhesselink" w:date="2019-07-11T12:09:00Z">
        <w:r w:rsidR="00427DC4" w:rsidDel="001B052F">
          <w:delText xml:space="preserve"> strongly</w:delText>
        </w:r>
      </w:del>
      <w:r w:rsidR="00427DC4">
        <w:t xml:space="preserve"> impact our understanding of community dynamics</w:t>
      </w:r>
      <w:r w:rsidR="008D4991">
        <w:t xml:space="preserve"> is in the application of </w:t>
      </w:r>
      <w:del w:id="83" w:author="Andy Kleinhesselink" w:date="2019-07-24T10:54:00Z">
        <w:r w:rsidR="008D4991" w:rsidDel="00713FE2">
          <w:delText xml:space="preserve">the criterion </w:delText>
        </w:r>
      </w:del>
      <w:ins w:id="84" w:author="Andy Kleinhesselink" w:date="2019-07-24T10:54:00Z">
        <w:r w:rsidR="00713FE2">
          <w:t>the</w:t>
        </w:r>
      </w:ins>
      <w:del w:id="85" w:author="Andy Kleinhesselink" w:date="2019-07-24T10:54:00Z">
        <w:r w:rsidR="008D4991" w:rsidDel="00713FE2">
          <w:delText>of</w:delText>
        </w:r>
      </w:del>
      <w:r w:rsidR="008D4991">
        <w:t xml:space="preserve"> </w:t>
      </w:r>
      <w:r w:rsidR="00523384">
        <w:t xml:space="preserve">mutual </w:t>
      </w:r>
      <w:del w:id="86" w:author="Andy Kleinhesselink" w:date="2019-07-11T12:09:00Z">
        <w:r w:rsidR="00523384" w:rsidDel="001B052F">
          <w:delText>invasibility</w:delText>
        </w:r>
        <w:r w:rsidR="008D4991" w:rsidDel="001B052F">
          <w:delText xml:space="preserve"> </w:delText>
        </w:r>
      </w:del>
      <w:proofErr w:type="spellStart"/>
      <w:ins w:id="87" w:author="Andy Kleinhesselink" w:date="2019-07-11T12:09:00Z">
        <w:r w:rsidR="001B052F">
          <w:t>invasibility</w:t>
        </w:r>
        <w:proofErr w:type="spellEnd"/>
        <w:r w:rsidR="001B052F">
          <w:t xml:space="preserve"> </w:t>
        </w:r>
      </w:ins>
      <w:ins w:id="88" w:author="Andy Kleinhesselink" w:date="2019-07-24T10:54:00Z">
        <w:r w:rsidR="00713FE2">
          <w:t xml:space="preserve">criterion for </w:t>
        </w:r>
      </w:ins>
      <w:del w:id="89" w:author="Andy Kleinhesselink" w:date="2019-07-24T10:54:00Z">
        <w:r w:rsidR="00427DC4" w:rsidDel="00713FE2">
          <w:delText>for</w:delText>
        </w:r>
        <w:r w:rsidR="008D4991" w:rsidDel="00713FE2">
          <w:delText xml:space="preserve"> defin</w:delText>
        </w:r>
        <w:r w:rsidR="00427DC4" w:rsidDel="00713FE2">
          <w:delText>ing</w:delText>
        </w:r>
        <w:r w:rsidR="008D4991" w:rsidDel="00713FE2">
          <w:delText xml:space="preserve"> </w:delText>
        </w:r>
      </w:del>
      <w:ins w:id="90" w:author="Andy Kleinhesselink" w:date="2019-07-24T10:54:00Z">
        <w:r w:rsidR="00713FE2">
          <w:t xml:space="preserve">determining the stability of </w:t>
        </w:r>
      </w:ins>
      <w:r w:rsidR="008D4991">
        <w:t>coexistence</w:t>
      </w:r>
      <w:r w:rsidR="00523384">
        <w:t xml:space="preserve"> </w:t>
      </w:r>
      <w:r w:rsidR="00EC01A1">
        <w:fldChar w:fldCharType="begin"/>
      </w:r>
      <w:r w:rsidR="003431F6">
        <w:instrText xml:space="preserve"> ADDIN ZOTERO_ITEM CSL_CITATION {"citationID":"8SheFI8J","properties":{"formattedCitation":"(Levine et al. 2017)","plainCitation":"(Levine et al. 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EC01A1">
        <w:fldChar w:fldCharType="separate"/>
      </w:r>
      <w:r w:rsidR="003431F6">
        <w:rPr>
          <w:noProof/>
        </w:rPr>
        <w:t>(Levine et al. 2017)</w:t>
      </w:r>
      <w:r w:rsidR="00EC01A1">
        <w:fldChar w:fldCharType="end"/>
      </w:r>
      <w:r w:rsidR="00523384">
        <w:t xml:space="preserve">. </w:t>
      </w:r>
      <w:r w:rsidR="00EC01A1">
        <w:t xml:space="preserve"> </w:t>
      </w:r>
      <w:ins w:id="91" w:author="Andy Kleinhesselink" w:date="2019-07-11T12:12:00Z">
        <w:r w:rsidR="001B052F">
          <w:t xml:space="preserve">In </w:t>
        </w:r>
      </w:ins>
      <w:ins w:id="92" w:author="Andy Kleinhesselink" w:date="2019-07-11T12:13:00Z">
        <w:r w:rsidR="001B052F">
          <w:t xml:space="preserve">theory, strong HOIs can </w:t>
        </w:r>
      </w:ins>
      <w:ins w:id="93" w:author="Andy Kleinhesselink" w:date="2019-07-11T12:14:00Z">
        <w:r w:rsidR="001B052F">
          <w:t>allow</w:t>
        </w:r>
      </w:ins>
      <w:ins w:id="94" w:author="Andy Kleinhesselink" w:date="2019-07-11T12:15:00Z">
        <w:r w:rsidR="001B052F">
          <w:t xml:space="preserve"> three competitor species to coexist even </w:t>
        </w:r>
      </w:ins>
      <w:ins w:id="95" w:author="Andy Kleinhesselink" w:date="2019-07-11T12:16:00Z">
        <w:r w:rsidR="001B052F">
          <w:t>if not all competitors can invade monocultures of one another</w:t>
        </w:r>
      </w:ins>
      <w:del w:id="96" w:author="Andy Kleinhesselink" w:date="2019-07-11T12:09:00Z">
        <w:r w:rsidR="00523384" w:rsidDel="001B052F">
          <w:delText xml:space="preserve">In </w:delText>
        </w:r>
        <w:r w:rsidR="007E6387" w:rsidDel="001B052F">
          <w:delText>the extreme,</w:delText>
        </w:r>
      </w:del>
      <w:del w:id="97" w:author="Andy Kleinhesselink" w:date="2019-07-11T12:15:00Z">
        <w:r w:rsidDel="001B052F">
          <w:delText xml:space="preserve"> HOIs </w:delText>
        </w:r>
      </w:del>
      <w:del w:id="98" w:author="Andy Kleinhesselink" w:date="2019-07-11T12:10:00Z">
        <w:r w:rsidR="00366918" w:rsidDel="001B052F">
          <w:delText xml:space="preserve">may </w:delText>
        </w:r>
        <w:r w:rsidR="00D72D86" w:rsidDel="001B052F">
          <w:delText>permit</w:delText>
        </w:r>
        <w:r w:rsidDel="001B052F">
          <w:delText xml:space="preserve"> </w:delText>
        </w:r>
      </w:del>
      <w:del w:id="99" w:author="Andy Kleinhesselink" w:date="2019-07-11T12:15:00Z">
        <w:r w:rsidDel="001B052F">
          <w:delText xml:space="preserve">coexistence in </w:delText>
        </w:r>
        <w:r w:rsidR="00E75F7D" w:rsidDel="001B052F">
          <w:delText>communities of three or more species</w:delText>
        </w:r>
        <w:r w:rsidR="005561EF" w:rsidDel="001B052F">
          <w:delText xml:space="preserve"> </w:delText>
        </w:r>
      </w:del>
      <w:del w:id="100" w:author="Andy Kleinhesselink" w:date="2019-07-11T12:09:00Z">
        <w:r w:rsidR="005561EF" w:rsidDel="001B052F">
          <w:delText xml:space="preserve">that are unable to </w:delText>
        </w:r>
        <w:r w:rsidR="00125A8C" w:rsidDel="001B052F">
          <w:delText xml:space="preserve">invade </w:delText>
        </w:r>
      </w:del>
      <w:del w:id="101" w:author="Andy Kleinhesselink" w:date="2019-07-11T12:15:00Z">
        <w:r w:rsidR="00125A8C" w:rsidDel="001B052F">
          <w:delText>monocultures of one another</w:delText>
        </w:r>
      </w:del>
      <w:r w:rsidR="00125A8C">
        <w:t xml:space="preserve"> </w:t>
      </w:r>
      <w:r w:rsidR="00EC66DE">
        <w:fldChar w:fldCharType="begin"/>
      </w:r>
      <w:r w:rsidR="00596808">
        <w:instrText xml:space="preserve"> ADDIN ZOTERO_ITEM CSL_CITATION {"citationID":"Z5kiMrwm","properties":{"formattedCitation":"(Grilli et al. 2017)","plainCitation":"(Grilli et al. 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EC66DE">
        <w:fldChar w:fldCharType="separate"/>
      </w:r>
      <w:r w:rsidR="00596808">
        <w:rPr>
          <w:noProof/>
        </w:rPr>
        <w:t>(Grilli et al. 2017)</w:t>
      </w:r>
      <w:r w:rsidR="00EC66DE">
        <w:fldChar w:fldCharType="end"/>
      </w:r>
      <w:r>
        <w:t xml:space="preserve">. </w:t>
      </w:r>
    </w:p>
    <w:p w14:paraId="5E650CCA" w14:textId="3CF2CD8D" w:rsidR="00170635" w:rsidRDefault="005E3A4A" w:rsidP="0040246A">
      <w:pPr>
        <w:spacing w:after="202"/>
        <w:contextualSpacing/>
      </w:pPr>
      <w:r>
        <w:t xml:space="preserve">While </w:t>
      </w:r>
      <w:r w:rsidR="00170635">
        <w:t xml:space="preserve">HOIs </w:t>
      </w:r>
      <w:r>
        <w:t xml:space="preserve">could </w:t>
      </w:r>
      <w:r w:rsidR="00170635">
        <w:t>profoundly alter our understanding of multi-species communities</w:t>
      </w:r>
      <w:r>
        <w:t xml:space="preserve"> research in this area has </w:t>
      </w:r>
      <w:del w:id="102" w:author="Andy Kleinhesselink" w:date="2019-07-24T10:55:00Z">
        <w:r w:rsidDel="00726166">
          <w:delText>been slowed by</w:delText>
        </w:r>
      </w:del>
      <w:ins w:id="103" w:author="Andy Kleinhesselink" w:date="2019-07-24T10:55:00Z">
        <w:r w:rsidR="00726166">
          <w:t>suffered from</w:t>
        </w:r>
      </w:ins>
      <w:r>
        <w:t xml:space="preserve"> </w:t>
      </w:r>
      <w:r w:rsidR="00170635">
        <w:t>inconsistent definitions</w:t>
      </w:r>
      <w:r>
        <w:t xml:space="preserve"> of HOIs</w:t>
      </w:r>
      <w:del w:id="104" w:author="Andy Kleinhesselink" w:date="2019-07-11T12:16:00Z">
        <w:r w:rsidDel="001B052F">
          <w:delText>, statistical difficulties in</w:delText>
        </w:r>
        <w:r w:rsidR="00170635" w:rsidDel="001B052F">
          <w:delText xml:space="preserve"> </w:delText>
        </w:r>
        <w:r w:rsidDel="001B052F">
          <w:delText xml:space="preserve">detecting </w:delText>
        </w:r>
        <w:r w:rsidR="00170635" w:rsidDel="001B052F">
          <w:delText>HOIs in empirical data</w:delText>
        </w:r>
      </w:del>
      <w:r w:rsidR="00170635">
        <w:t xml:space="preserve"> and </w:t>
      </w:r>
      <w:r w:rsidR="00170635">
        <w:lastRenderedPageBreak/>
        <w:t>few investigations of the processes that give rise to HOIs</w:t>
      </w:r>
      <w:r w:rsidR="00170635" w:rsidRPr="00373175">
        <w:t xml:space="preserve">. </w:t>
      </w:r>
      <w:ins w:id="105" w:author="Andy Kleinhesselink" w:date="2019-07-11T12:16:00Z">
        <w:r w:rsidR="001B052F">
          <w:t xml:space="preserve"> </w:t>
        </w:r>
      </w:ins>
      <w:ins w:id="106" w:author="Andy Kleinhesselink" w:date="2019-07-24T10:57:00Z">
        <w:r w:rsidR="00726166">
          <w:t xml:space="preserve">Moreover, older discussions of HOIs were developed within the context of only a small range of commonly used competition models. </w:t>
        </w:r>
      </w:ins>
      <w:ins w:id="107" w:author="Andy Kleinhesselink" w:date="2019-07-24T11:00:00Z">
        <w:r w:rsidR="00726166">
          <w:t xml:space="preserve"> </w:t>
        </w:r>
      </w:ins>
      <w:ins w:id="108" w:author="Andy Kleinhesselink" w:date="2019-07-24T11:02:00Z">
        <w:r w:rsidR="00726166">
          <w:t>Improvements in</w:t>
        </w:r>
      </w:ins>
      <w:ins w:id="109" w:author="Andy Kleinhesselink" w:date="2019-07-24T11:01:00Z">
        <w:r w:rsidR="00726166">
          <w:t xml:space="preserve"> </w:t>
        </w:r>
      </w:ins>
      <w:ins w:id="110" w:author="Andy Kleinhesselink" w:date="2019-07-11T12:17:00Z">
        <w:r w:rsidR="001B052F">
          <w:t xml:space="preserve">statistical </w:t>
        </w:r>
      </w:ins>
      <w:ins w:id="111" w:author="Andy Kleinhesselink" w:date="2019-07-11T12:18:00Z">
        <w:r w:rsidR="001B052F">
          <w:t>software</w:t>
        </w:r>
      </w:ins>
      <w:ins w:id="112" w:author="Andy Kleinhesselink" w:date="2019-07-24T11:04:00Z">
        <w:r w:rsidR="00726166">
          <w:t xml:space="preserve"> now</w:t>
        </w:r>
      </w:ins>
      <w:ins w:id="113" w:author="Andy Kleinhesselink" w:date="2019-07-24T11:01:00Z">
        <w:r w:rsidR="00726166">
          <w:t xml:space="preserve"> </w:t>
        </w:r>
      </w:ins>
      <w:ins w:id="114" w:author="Andy Kleinhesselink" w:date="2019-07-24T10:56:00Z">
        <w:r w:rsidR="00726166">
          <w:t>allow ecologists</w:t>
        </w:r>
      </w:ins>
      <w:ins w:id="115" w:author="Andy Kleinhesselink" w:date="2019-07-24T11:02:00Z">
        <w:r w:rsidR="00726166">
          <w:t xml:space="preserve"> </w:t>
        </w:r>
      </w:ins>
      <w:ins w:id="116" w:author="Andy Kleinhesselink" w:date="2019-07-24T10:56:00Z">
        <w:r w:rsidR="00726166">
          <w:t>to fit</w:t>
        </w:r>
      </w:ins>
      <w:ins w:id="117" w:author="Andy Kleinhesselink" w:date="2019-07-11T12:18:00Z">
        <w:r w:rsidR="001B052F">
          <w:t xml:space="preserve"> </w:t>
        </w:r>
      </w:ins>
      <w:ins w:id="118" w:author="Andy Kleinhesselink" w:date="2019-07-24T10:56:00Z">
        <w:r w:rsidR="00726166">
          <w:t xml:space="preserve">a </w:t>
        </w:r>
      </w:ins>
      <w:ins w:id="119" w:author="Andy Kleinhesselink" w:date="2019-07-24T10:58:00Z">
        <w:r w:rsidR="00726166">
          <w:t xml:space="preserve">much </w:t>
        </w:r>
      </w:ins>
      <w:ins w:id="120" w:author="Andy Kleinhesselink" w:date="2019-07-24T10:56:00Z">
        <w:r w:rsidR="00726166">
          <w:t>wid</w:t>
        </w:r>
      </w:ins>
      <w:ins w:id="121" w:author="Andy Kleinhesselink" w:date="2019-07-24T10:58:00Z">
        <w:r w:rsidR="00726166">
          <w:t>er</w:t>
        </w:r>
      </w:ins>
      <w:ins w:id="122" w:author="Andy Kleinhesselink" w:date="2019-07-24T10:56:00Z">
        <w:r w:rsidR="00726166">
          <w:t xml:space="preserve"> range of </w:t>
        </w:r>
      </w:ins>
      <w:ins w:id="123" w:author="Andy Kleinhesselink" w:date="2019-07-11T12:18:00Z">
        <w:r w:rsidR="00FB561C">
          <w:t>function</w:t>
        </w:r>
      </w:ins>
      <w:ins w:id="124" w:author="Andy Kleinhesselink" w:date="2019-07-11T12:22:00Z">
        <w:r w:rsidR="00FB561C">
          <w:t>s</w:t>
        </w:r>
      </w:ins>
      <w:ins w:id="125" w:author="Andy Kleinhesselink" w:date="2019-07-24T10:56:00Z">
        <w:r w:rsidR="00726166">
          <w:t xml:space="preserve"> </w:t>
        </w:r>
      </w:ins>
      <w:ins w:id="126" w:author="Andy Kleinhesselink" w:date="2019-07-24T11:03:00Z">
        <w:r w:rsidR="00726166">
          <w:t>for</w:t>
        </w:r>
      </w:ins>
      <w:ins w:id="127" w:author="Andy Kleinhesselink" w:date="2019-07-24T10:56:00Z">
        <w:r w:rsidR="00726166">
          <w:t xml:space="preserve"> interactions between species</w:t>
        </w:r>
      </w:ins>
      <w:ins w:id="128" w:author="Andy Kleinhesselink" w:date="2019-07-24T11:04:00Z">
        <w:r w:rsidR="00726166">
          <w:t xml:space="preserve"> and this more flexible approach to modeling competition requires a more general definition for </w:t>
        </w:r>
      </w:ins>
      <w:ins w:id="129" w:author="Andy Kleinhesselink" w:date="2019-07-24T11:01:00Z">
        <w:r w:rsidR="00726166">
          <w:t>HOIs</w:t>
        </w:r>
      </w:ins>
      <w:ins w:id="130" w:author="Andy Kleinhesselink" w:date="2019-07-24T11:02:00Z">
        <w:r w:rsidR="00726166">
          <w:t>.</w:t>
        </w:r>
      </w:ins>
      <w:ins w:id="131" w:author="Andy Kleinhesselink" w:date="2019-07-11T12:21:00Z">
        <w:r w:rsidR="00FB561C">
          <w:t xml:space="preserve"> </w:t>
        </w:r>
      </w:ins>
      <w:del w:id="132" w:author="Andy Kleinhesselink" w:date="2019-07-24T10:57:00Z">
        <w:r w:rsidR="00170635" w:rsidRPr="00373175" w:rsidDel="00726166">
          <w:delText xml:space="preserve"> </w:delText>
        </w:r>
      </w:del>
      <w:r w:rsidR="0040246A">
        <w:t xml:space="preserve">In this paper we first review </w:t>
      </w:r>
      <w:r w:rsidR="00CB46D3">
        <w:t xml:space="preserve">previous discussions of HOIs and define </w:t>
      </w:r>
      <w:r w:rsidR="00B86315">
        <w:t xml:space="preserve">a new </w:t>
      </w:r>
      <w:r w:rsidR="00CB46D3">
        <w:t>quanti</w:t>
      </w:r>
      <w:r w:rsidR="00B86315">
        <w:t>tative</w:t>
      </w:r>
      <w:r w:rsidR="00CB46D3">
        <w:t xml:space="preserve"> definition </w:t>
      </w:r>
      <w:del w:id="133" w:author="Andy Kleinhesselink" w:date="2019-07-24T11:05:00Z">
        <w:r w:rsidR="00CB46D3" w:rsidDel="00726166">
          <w:delText xml:space="preserve">of </w:delText>
        </w:r>
      </w:del>
      <w:ins w:id="134" w:author="Andy Kleinhesselink" w:date="2019-07-24T11:05:00Z">
        <w:r w:rsidR="00726166">
          <w:t xml:space="preserve">for </w:t>
        </w:r>
      </w:ins>
      <w:r w:rsidR="00CB46D3">
        <w:t xml:space="preserve">HOIs that can be applied </w:t>
      </w:r>
      <w:del w:id="135" w:author="Andy Kleinhesselink" w:date="2019-07-24T11:05:00Z">
        <w:r w:rsidR="00CB46D3" w:rsidDel="00726166">
          <w:delText xml:space="preserve">generally </w:delText>
        </w:r>
      </w:del>
      <w:r w:rsidR="00CB46D3">
        <w:t>to a</w:t>
      </w:r>
      <w:del w:id="136" w:author="Andy Kleinhesselink" w:date="2019-07-11T12:23:00Z">
        <w:r w:rsidR="00CB46D3" w:rsidDel="00FB561C">
          <w:delText>ny phenomenological</w:delText>
        </w:r>
      </w:del>
      <w:ins w:id="137" w:author="Andy Kleinhesselink" w:date="2019-07-11T12:23:00Z">
        <w:r w:rsidR="00FB561C">
          <w:t xml:space="preserve"> wide range of phenomen</w:t>
        </w:r>
      </w:ins>
      <w:ins w:id="138" w:author="Andy Kleinhesselink" w:date="2019-07-11T12:24:00Z">
        <w:r w:rsidR="00FB561C">
          <w:t>o</w:t>
        </w:r>
      </w:ins>
      <w:ins w:id="139" w:author="Andy Kleinhesselink" w:date="2019-07-11T12:23:00Z">
        <w:r w:rsidR="00FB561C">
          <w:t>logical</w:t>
        </w:r>
      </w:ins>
      <w:r w:rsidR="00CB46D3">
        <w:t xml:space="preserve"> models of species competition.  In the second part of the paper, we use a simulation model to</w:t>
      </w:r>
      <w:r w:rsidR="00170635" w:rsidRPr="00373175">
        <w:t xml:space="preserve"> illustrate our definition and to </w:t>
      </w:r>
      <w:r w:rsidR="00170635">
        <w:t>investigate</w:t>
      </w:r>
      <w:r w:rsidR="00170635" w:rsidRPr="00373175">
        <w:t xml:space="preserve"> the mechanism</w:t>
      </w:r>
      <w:r w:rsidR="00170635">
        <w:t>s</w:t>
      </w:r>
      <w:r w:rsidR="00170635" w:rsidRPr="00373175">
        <w:t xml:space="preserve"> that </w:t>
      </w:r>
      <w:r w:rsidR="00CB46D3">
        <w:t xml:space="preserve">may </w:t>
      </w:r>
      <w:r w:rsidR="00170635" w:rsidRPr="00373175">
        <w:t>generate HOIs</w:t>
      </w:r>
      <w:r w:rsidR="00CB46D3">
        <w:t xml:space="preserve">.  </w:t>
      </w:r>
    </w:p>
    <w:p w14:paraId="27A8D08C" w14:textId="0C5716BE" w:rsidR="001A66F7" w:rsidRPr="003C47E7" w:rsidRDefault="00D64B98" w:rsidP="00564AC0">
      <w:pPr>
        <w:pStyle w:val="Heading2"/>
      </w:pPr>
      <w:ins w:id="140" w:author="Andy Kleinhesselink" w:date="2019-07-24T11:15:00Z">
        <w:r>
          <w:t>The consequences of h</w:t>
        </w:r>
      </w:ins>
      <w:ins w:id="141" w:author="Andy Kleinhesselink" w:date="2019-07-11T12:24:00Z">
        <w:r w:rsidR="00FB561C">
          <w:t>igher order interactions</w:t>
        </w:r>
      </w:ins>
      <w:ins w:id="142" w:author="Andy Kleinhesselink" w:date="2019-07-24T11:15:00Z">
        <w:r>
          <w:t xml:space="preserve"> for </w:t>
        </w:r>
      </w:ins>
      <w:ins w:id="143" w:author="Andy Kleinhesselink" w:date="2019-07-24T11:16:00Z">
        <w:r>
          <w:t>ecological understanding</w:t>
        </w:r>
      </w:ins>
      <w:del w:id="144" w:author="Andy Kleinhesselink" w:date="2019-07-09T13:51:00Z">
        <w:r w:rsidR="003C1084" w:rsidRPr="003C47E7" w:rsidDel="001740E3">
          <w:delText>H</w:delText>
        </w:r>
        <w:r w:rsidR="00934706" w:rsidRPr="003C47E7" w:rsidDel="001740E3">
          <w:delText xml:space="preserve">igher </w:delText>
        </w:r>
      </w:del>
      <w:del w:id="145" w:author="Andy Kleinhesselink" w:date="2019-07-11T12:24:00Z">
        <w:r w:rsidR="00934706" w:rsidRPr="003C47E7" w:rsidDel="00FB561C">
          <w:delText>order interactions</w:delText>
        </w:r>
      </w:del>
      <w:r w:rsidR="005C4E4C" w:rsidRPr="003C47E7" w:rsidDel="005C4E4C">
        <w:t xml:space="preserve"> </w:t>
      </w:r>
      <w:del w:id="146" w:author="Andy Kleinhesselink" w:date="2019-07-09T13:51:00Z">
        <w:r w:rsidR="001E2B61" w:rsidDel="001740E3">
          <w:delText xml:space="preserve">and </w:delText>
        </w:r>
        <w:r w:rsidR="004D0D07" w:rsidRPr="003C47E7" w:rsidDel="001740E3">
          <w:delText xml:space="preserve">interaction </w:delText>
        </w:r>
        <w:r w:rsidR="003C1084" w:rsidRPr="003C47E7" w:rsidDel="001740E3">
          <w:delText>modification</w:delText>
        </w:r>
      </w:del>
    </w:p>
    <w:p w14:paraId="02E3C07B" w14:textId="765FEAE5" w:rsidR="001A79A7" w:rsidRDefault="00FB561C" w:rsidP="001A79A7">
      <w:pPr>
        <w:spacing w:after="202"/>
        <w:contextualSpacing/>
        <w:rPr>
          <w:ins w:id="147" w:author="Andy Kleinhesselink" w:date="2019-07-11T12:39:00Z"/>
        </w:rPr>
      </w:pPr>
      <w:ins w:id="148" w:author="Andy Kleinhesselink" w:date="2019-07-11T12:26:00Z">
        <w:r>
          <w:t xml:space="preserve">The </w:t>
        </w:r>
      </w:ins>
      <w:ins w:id="149" w:author="Andy Kleinhesselink" w:date="2019-07-11T13:13:00Z">
        <w:r w:rsidR="00DC0D1A">
          <w:t xml:space="preserve">issue of </w:t>
        </w:r>
      </w:ins>
      <w:ins w:id="150" w:author="Andy Kleinhesselink" w:date="2019-07-11T12:26:00Z">
        <w:r>
          <w:t>HOIs</w:t>
        </w:r>
      </w:ins>
      <w:ins w:id="151" w:author="Andy Kleinhesselink" w:date="2019-07-11T13:13:00Z">
        <w:r w:rsidR="00DC0D1A">
          <w:t xml:space="preserve"> </w:t>
        </w:r>
      </w:ins>
      <w:ins w:id="152" w:author="Andy Kleinhesselink" w:date="2019-07-11T13:15:00Z">
        <w:r w:rsidR="00DC0D1A">
          <w:t xml:space="preserve">is fundamentally a question about the </w:t>
        </w:r>
      </w:ins>
      <w:ins w:id="153" w:author="Andy Kleinhesselink" w:date="2019-07-11T12:29:00Z">
        <w:r w:rsidR="00F91560">
          <w:t>complexity of</w:t>
        </w:r>
      </w:ins>
      <w:ins w:id="154" w:author="Andy Kleinhesselink" w:date="2019-07-11T12:28:00Z">
        <w:r>
          <w:t xml:space="preserve"> </w:t>
        </w:r>
      </w:ins>
      <w:ins w:id="155" w:author="Andy Kleinhesselink" w:date="2019-07-11T13:15:00Z">
        <w:r w:rsidR="00DC0D1A">
          <w:t xml:space="preserve">ecological </w:t>
        </w:r>
      </w:ins>
      <w:ins w:id="156" w:author="Andy Kleinhesselink" w:date="2019-07-11T12:27:00Z">
        <w:r>
          <w:t>communities</w:t>
        </w:r>
      </w:ins>
      <w:ins w:id="157" w:author="Andy Kleinhesselink" w:date="2019-07-11T12:56:00Z">
        <w:r w:rsidR="00407273">
          <w:t>—how m</w:t>
        </w:r>
      </w:ins>
      <w:ins w:id="158" w:author="Andy Kleinhesselink" w:date="2019-07-11T12:57:00Z">
        <w:r w:rsidR="00407273">
          <w:t xml:space="preserve">uch do we need to know </w:t>
        </w:r>
      </w:ins>
      <w:ins w:id="159" w:author="Andy Kleinhesselink" w:date="2019-07-11T13:14:00Z">
        <w:r w:rsidR="00DC0D1A">
          <w:t>in order to understand</w:t>
        </w:r>
      </w:ins>
      <w:ins w:id="160" w:author="Andy Kleinhesselink" w:date="2019-07-11T12:57:00Z">
        <w:r w:rsidR="00407273">
          <w:t xml:space="preserve"> a community?</w:t>
        </w:r>
      </w:ins>
      <w:ins w:id="161" w:author="Andy Kleinhesselink" w:date="2019-07-11T12:28:00Z">
        <w:r>
          <w:t xml:space="preserve">  </w:t>
        </w:r>
      </w:ins>
      <w:ins w:id="162" w:author="Andy Kleinhesselink" w:date="2019-07-24T11:16:00Z">
        <w:r w:rsidR="00D64B98">
          <w:t xml:space="preserve">For the sake of clarity, </w:t>
        </w:r>
      </w:ins>
      <w:ins w:id="163" w:author="Andy Kleinhesselink" w:date="2019-07-24T11:17:00Z">
        <w:r w:rsidR="00D64B98">
          <w:t xml:space="preserve">our discussion of </w:t>
        </w:r>
      </w:ins>
      <w:ins w:id="164" w:author="Andy Kleinhesselink" w:date="2019-07-24T11:16:00Z">
        <w:r w:rsidR="00D64B98">
          <w:t xml:space="preserve">understanding </w:t>
        </w:r>
      </w:ins>
      <w:ins w:id="165" w:author="Andy Kleinhesselink" w:date="2019-07-24T11:17:00Z">
        <w:r w:rsidR="00D64B98">
          <w:t xml:space="preserve">is aimed at modeling </w:t>
        </w:r>
      </w:ins>
      <w:ins w:id="166" w:author="Andy Kleinhesselink" w:date="2019-07-24T11:05:00Z">
        <w:r w:rsidR="00F42C4F">
          <w:t xml:space="preserve">a </w:t>
        </w:r>
      </w:ins>
      <w:ins w:id="167" w:author="Andy Kleinhesselink" w:date="2019-07-11T13:06:00Z">
        <w:r w:rsidR="003348F9">
          <w:t xml:space="preserve">focal </w:t>
        </w:r>
      </w:ins>
      <w:ins w:id="168" w:author="Andy Kleinhesselink" w:date="2019-07-11T12:39:00Z">
        <w:r w:rsidR="001A79A7" w:rsidRPr="003C47E7">
          <w:t>species’ performance (usually per capita population growth rate) as a function of competitor population density</w:t>
        </w:r>
      </w:ins>
      <w:ins w:id="169" w:author="Andy Kleinhesselink" w:date="2019-07-11T12:42:00Z">
        <w:r w:rsidR="001A79A7">
          <w:t xml:space="preserve">. This is </w:t>
        </w:r>
      </w:ins>
      <w:ins w:id="170" w:author="Andy Kleinhesselink" w:date="2019-07-12T15:46:00Z">
        <w:r w:rsidR="001F2821">
          <w:t>expressed</w:t>
        </w:r>
      </w:ins>
      <w:ins w:id="171" w:author="Andy Kleinhesselink" w:date="2019-07-11T13:08:00Z">
        <w:r w:rsidR="003348F9">
          <w:t xml:space="preserve"> </w:t>
        </w:r>
      </w:ins>
      <w:ins w:id="172" w:author="Andy Kleinhesselink" w:date="2019-07-12T15:46:00Z">
        <w:r w:rsidR="001F2821">
          <w:t>in</w:t>
        </w:r>
      </w:ins>
      <w:ins w:id="173" w:author="Andy Kleinhesselink" w:date="2019-07-11T12:42:00Z">
        <w:r w:rsidR="001A79A7">
          <w:t xml:space="preserve"> a general</w:t>
        </w:r>
      </w:ins>
      <w:ins w:id="174" w:author="Andy Kleinhesselink" w:date="2019-07-12T15:46:00Z">
        <w:r w:rsidR="001F2821">
          <w:t xml:space="preserve"> form as</w:t>
        </w:r>
      </w:ins>
      <w:ins w:id="175" w:author="Andy Kleinhesselink" w:date="2019-07-11T12:42:00Z">
        <w:r w:rsidR="001A79A7">
          <w:t>,</w:t>
        </w:r>
      </w:ins>
      <w:ins w:id="176" w:author="Andy Kleinhesselink" w:date="2019-07-11T12:39:00Z">
        <w:r w:rsidR="001A79A7">
          <w:t xml:space="preserve"> </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
        <w:gridCol w:w="7013"/>
        <w:gridCol w:w="731"/>
      </w:tblGrid>
      <w:tr w:rsidR="001A79A7" w:rsidRPr="003C47E7" w14:paraId="0D62B3E1" w14:textId="77777777" w:rsidTr="00DC0D1A">
        <w:trPr>
          <w:trHeight w:val="503"/>
          <w:ins w:id="177" w:author="Andy Kleinhesselink" w:date="2019-07-11T12:39:00Z"/>
        </w:trPr>
        <w:tc>
          <w:tcPr>
            <w:tcW w:w="918" w:type="dxa"/>
            <w:vAlign w:val="center"/>
          </w:tcPr>
          <w:p w14:paraId="765BCF6D" w14:textId="77777777" w:rsidR="001A79A7" w:rsidRPr="003C47E7" w:rsidRDefault="001A79A7" w:rsidP="00DC0D1A">
            <w:pPr>
              <w:spacing w:after="202"/>
              <w:ind w:firstLine="0"/>
              <w:contextualSpacing/>
              <w:jc w:val="center"/>
              <w:rPr>
                <w:ins w:id="178" w:author="Andy Kleinhesselink" w:date="2019-07-11T12:39:00Z"/>
              </w:rPr>
            </w:pPr>
          </w:p>
        </w:tc>
        <w:tc>
          <w:tcPr>
            <w:tcW w:w="7200" w:type="dxa"/>
            <w:vAlign w:val="center"/>
          </w:tcPr>
          <w:p w14:paraId="3B3170E7" w14:textId="0053AF9D" w:rsidR="001A79A7" w:rsidRPr="003C47E7" w:rsidRDefault="00DA3A33" w:rsidP="00DC0D1A">
            <w:pPr>
              <w:spacing w:after="202"/>
              <w:contextualSpacing/>
              <w:jc w:val="center"/>
              <w:rPr>
                <w:ins w:id="179" w:author="Andy Kleinhesselink" w:date="2019-07-11T12:39:00Z"/>
              </w:rPr>
            </w:pPr>
            <m:oMathPara>
              <m:oMath>
                <m:f>
                  <m:fPr>
                    <m:ctrlPr>
                      <w:ins w:id="180" w:author="Andy Kleinhesselink" w:date="2019-07-11T12:39:00Z">
                        <w:rPr>
                          <w:rFonts w:ascii="Cambria Math" w:hAnsi="Cambria Math"/>
                          <w:i/>
                        </w:rPr>
                      </w:ins>
                    </m:ctrlPr>
                  </m:fPr>
                  <m:num>
                    <m:r>
                      <w:ins w:id="181" w:author="Andy Kleinhesselink" w:date="2019-07-11T12:39:00Z">
                        <w:rPr>
                          <w:rFonts w:ascii="Cambria Math" w:hAnsi="Cambria Math"/>
                        </w:rPr>
                        <m:t>1</m:t>
                      </w:ins>
                    </m:r>
                  </m:num>
                  <m:den>
                    <m:sSub>
                      <m:sSubPr>
                        <m:ctrlPr>
                          <w:ins w:id="182" w:author="Andy Kleinhesselink" w:date="2019-07-11T12:39:00Z">
                            <w:rPr>
                              <w:rFonts w:ascii="Cambria Math" w:hAnsi="Cambria Math"/>
                              <w:i/>
                            </w:rPr>
                          </w:ins>
                        </m:ctrlPr>
                      </m:sSubPr>
                      <m:e>
                        <m:r>
                          <w:ins w:id="183" w:author="Andy Kleinhesselink" w:date="2019-07-11T12:39:00Z">
                            <w:rPr>
                              <w:rFonts w:ascii="Cambria Math" w:hAnsi="Cambria Math"/>
                            </w:rPr>
                            <m:t>n</m:t>
                          </w:ins>
                        </m:r>
                      </m:e>
                      <m:sub>
                        <m:r>
                          <w:ins w:id="184" w:author="Andy Kleinhesselink" w:date="2019-07-11T12:39:00Z">
                            <w:rPr>
                              <w:rFonts w:ascii="Cambria Math" w:hAnsi="Cambria Math"/>
                            </w:rPr>
                            <m:t>i</m:t>
                          </w:ins>
                        </m:r>
                      </m:sub>
                    </m:sSub>
                  </m:den>
                </m:f>
                <m:f>
                  <m:fPr>
                    <m:ctrlPr>
                      <w:ins w:id="185" w:author="Andy Kleinhesselink" w:date="2019-07-11T12:39:00Z">
                        <w:rPr>
                          <w:rFonts w:ascii="Cambria Math" w:hAnsi="Cambria Math"/>
                          <w:i/>
                        </w:rPr>
                      </w:ins>
                    </m:ctrlPr>
                  </m:fPr>
                  <m:num>
                    <m:r>
                      <w:ins w:id="186" w:author="Andy Kleinhesselink" w:date="2019-07-11T12:39:00Z">
                        <w:rPr>
                          <w:rFonts w:ascii="Cambria Math" w:hAnsi="Cambria Math"/>
                        </w:rPr>
                        <m:t>d</m:t>
                      </w:ins>
                    </m:r>
                    <m:sSub>
                      <m:sSubPr>
                        <m:ctrlPr>
                          <w:ins w:id="187" w:author="Andy Kleinhesselink" w:date="2019-07-11T12:39:00Z">
                            <w:rPr>
                              <w:rFonts w:ascii="Cambria Math" w:hAnsi="Cambria Math"/>
                              <w:i/>
                            </w:rPr>
                          </w:ins>
                        </m:ctrlPr>
                      </m:sSubPr>
                      <m:e>
                        <m:r>
                          <w:ins w:id="188" w:author="Andy Kleinhesselink" w:date="2019-07-11T12:39:00Z">
                            <w:rPr>
                              <w:rFonts w:ascii="Cambria Math" w:hAnsi="Cambria Math"/>
                            </w:rPr>
                            <m:t>n</m:t>
                          </w:ins>
                        </m:r>
                      </m:e>
                      <m:sub>
                        <m:r>
                          <w:ins w:id="189" w:author="Andy Kleinhesselink" w:date="2019-07-11T12:39:00Z">
                            <w:rPr>
                              <w:rFonts w:ascii="Cambria Math" w:hAnsi="Cambria Math"/>
                            </w:rPr>
                            <m:t>i</m:t>
                          </w:ins>
                        </m:r>
                      </m:sub>
                    </m:sSub>
                  </m:num>
                  <m:den>
                    <m:r>
                      <w:ins w:id="190" w:author="Andy Kleinhesselink" w:date="2019-07-11T12:39:00Z">
                        <w:rPr>
                          <w:rFonts w:ascii="Cambria Math" w:hAnsi="Cambria Math"/>
                        </w:rPr>
                        <m:t>dt</m:t>
                      </w:ins>
                    </m:r>
                  </m:den>
                </m:f>
                <m:r>
                  <w:ins w:id="191" w:author="Andy Kleinhesselink" w:date="2019-07-11T12:39:00Z">
                    <w:rPr>
                      <w:rFonts w:ascii="Cambria Math" w:hAnsi="Cambria Math"/>
                    </w:rPr>
                    <m:t>=</m:t>
                  </w:ins>
                </m:r>
                <m:sSub>
                  <m:sSubPr>
                    <m:ctrlPr>
                      <w:ins w:id="192" w:author="Andy Kleinhesselink" w:date="2019-07-11T14:57:00Z">
                        <w:rPr>
                          <w:rFonts w:ascii="Cambria Math" w:hAnsi="Cambria Math"/>
                          <w:i/>
                        </w:rPr>
                      </w:ins>
                    </m:ctrlPr>
                  </m:sSubPr>
                  <m:e>
                    <m:r>
                      <w:ins w:id="193" w:author="Andy Kleinhesselink" w:date="2019-07-11T12:39:00Z">
                        <w:rPr>
                          <w:rFonts w:ascii="Cambria Math" w:hAnsi="Cambria Math"/>
                        </w:rPr>
                        <m:t>F</m:t>
                      </w:ins>
                    </m:r>
                  </m:e>
                  <m:sub>
                    <m:r>
                      <w:ins w:id="194" w:author="Andy Kleinhesselink" w:date="2019-07-11T14:57:00Z">
                        <w:rPr>
                          <w:rFonts w:ascii="Cambria Math" w:hAnsi="Cambria Math"/>
                        </w:rPr>
                        <m:t>i</m:t>
                      </w:ins>
                    </m:r>
                  </m:sub>
                </m:sSub>
                <m:d>
                  <m:dPr>
                    <m:ctrlPr>
                      <w:ins w:id="195" w:author="Andy Kleinhesselink" w:date="2019-07-11T12:39:00Z">
                        <w:rPr>
                          <w:rFonts w:ascii="Cambria Math" w:hAnsi="Cambria Math"/>
                          <w:i/>
                        </w:rPr>
                      </w:ins>
                    </m:ctrlPr>
                  </m:dPr>
                  <m:e>
                    <m:r>
                      <w:ins w:id="196" w:author="Andy Kleinhesselink" w:date="2019-07-11T12:40:00Z">
                        <m:rPr>
                          <m:sty m:val="b"/>
                        </m:rPr>
                        <w:rPr>
                          <w:rFonts w:ascii="Cambria Math" w:hAnsi="Cambria Math"/>
                        </w:rPr>
                        <m:t>n</m:t>
                      </w:ins>
                    </m:r>
                  </m:e>
                </m:d>
                <m:r>
                  <w:ins w:id="197" w:author="Andy Kleinhesselink" w:date="2019-07-11T12:43:00Z">
                    <w:rPr>
                      <w:rFonts w:ascii="Cambria Math" w:hAnsi="Cambria Math"/>
                    </w:rPr>
                    <m:t>,</m:t>
                  </w:ins>
                </m:r>
              </m:oMath>
            </m:oMathPara>
          </w:p>
        </w:tc>
        <w:tc>
          <w:tcPr>
            <w:tcW w:w="738" w:type="dxa"/>
            <w:vAlign w:val="center"/>
          </w:tcPr>
          <w:p w14:paraId="72C51279" w14:textId="3C778C62" w:rsidR="001A79A7" w:rsidRPr="003C47E7" w:rsidRDefault="001A79A7" w:rsidP="00DC0D1A">
            <w:pPr>
              <w:spacing w:after="202"/>
              <w:ind w:firstLine="0"/>
              <w:contextualSpacing/>
              <w:jc w:val="center"/>
              <w:rPr>
                <w:ins w:id="198" w:author="Andy Kleinhesselink" w:date="2019-07-11T12:39:00Z"/>
              </w:rPr>
            </w:pPr>
            <w:ins w:id="199" w:author="Andy Kleinhesselink" w:date="2019-07-11T12:39:00Z">
              <w:r w:rsidRPr="003C47E7">
                <w:t>(</w:t>
              </w:r>
              <w:r w:rsidRPr="003C47E7">
                <w:rPr>
                  <w:noProof/>
                </w:rPr>
                <w:fldChar w:fldCharType="begin"/>
              </w:r>
              <w:r w:rsidRPr="003C47E7">
                <w:rPr>
                  <w:noProof/>
                </w:rPr>
                <w:instrText xml:space="preserve"> SEQ eq \* MERGEFORMAT </w:instrText>
              </w:r>
              <w:r w:rsidRPr="003C47E7">
                <w:rPr>
                  <w:noProof/>
                </w:rPr>
                <w:fldChar w:fldCharType="separate"/>
              </w:r>
            </w:ins>
            <w:ins w:id="200" w:author="Andy Kleinhesselink" w:date="2019-07-12T08:02:00Z">
              <w:r w:rsidR="00B91BF5">
                <w:rPr>
                  <w:noProof/>
                </w:rPr>
                <w:t>1</w:t>
              </w:r>
            </w:ins>
            <w:ins w:id="201" w:author="Andy Kleinhesselink" w:date="2019-07-11T12:39:00Z">
              <w:r w:rsidRPr="003C47E7">
                <w:rPr>
                  <w:noProof/>
                </w:rPr>
                <w:fldChar w:fldCharType="end"/>
              </w:r>
              <w:r w:rsidRPr="003C47E7">
                <w:t>)</w:t>
              </w:r>
            </w:ins>
          </w:p>
        </w:tc>
      </w:tr>
    </w:tbl>
    <w:p w14:paraId="6FE9670D" w14:textId="49BD87CB" w:rsidR="00126B8C" w:rsidRDefault="006F198B">
      <w:pPr>
        <w:spacing w:after="202"/>
        <w:ind w:firstLine="0"/>
        <w:contextualSpacing/>
        <w:rPr>
          <w:ins w:id="202" w:author="Andy Kleinhesselink" w:date="2019-07-11T12:07:00Z"/>
        </w:rPr>
        <w:pPrChange w:id="203" w:author="Andy Kleinhesselink" w:date="2019-07-11T12:39:00Z">
          <w:pPr>
            <w:spacing w:after="202"/>
            <w:contextualSpacing/>
          </w:pPr>
        </w:pPrChange>
      </w:pPr>
      <w:ins w:id="204" w:author="Andy Kleinhesselink" w:date="2019-07-11T14:57:00Z">
        <w:r>
          <w:t xml:space="preserve">where </w:t>
        </w:r>
      </w:ins>
      <w:ins w:id="205" w:author="Andy Kleinhesselink" w:date="2019-07-11T14:58:00Z">
        <w:r>
          <w:t>the left</w:t>
        </w:r>
      </w:ins>
      <w:ins w:id="206" w:author="Andy Kleinhesselink" w:date="2019-07-12T15:46:00Z">
        <w:r w:rsidR="001F2821">
          <w:t>-</w:t>
        </w:r>
      </w:ins>
      <w:ins w:id="207" w:author="Andy Kleinhesselink" w:date="2019-07-11T14:58:00Z">
        <w:r>
          <w:t xml:space="preserve">hand side </w:t>
        </w:r>
      </w:ins>
      <w:ins w:id="208" w:author="Andy Kleinhesselink" w:date="2019-07-11T14:59:00Z">
        <w:r>
          <w:t xml:space="preserve">is the </w:t>
        </w:r>
      </w:ins>
      <w:ins w:id="209" w:author="Andy Kleinhesselink" w:date="2019-07-11T14:58:00Z">
        <w:r>
          <w:t>per capita growth rate of the focal species</w:t>
        </w:r>
      </w:ins>
      <w:ins w:id="210" w:author="Andy Kleinhesselink" w:date="2019-07-11T12:40:00Z">
        <w:r w:rsidR="001A79A7">
          <w:t xml:space="preserve"> </w:t>
        </w:r>
      </w:ins>
      <w:proofErr w:type="spellStart"/>
      <w:ins w:id="211" w:author="Andy Kleinhesselink" w:date="2019-07-12T15:47:00Z">
        <w:r w:rsidR="001F2821">
          <w:rPr>
            <w:i/>
          </w:rPr>
          <w:t>i</w:t>
        </w:r>
        <w:proofErr w:type="spellEnd"/>
        <w:r w:rsidR="001F2821">
          <w:rPr>
            <w:i/>
          </w:rPr>
          <w:t>,</w:t>
        </w:r>
      </w:ins>
      <w:ins w:id="212" w:author="Andy Kleinhesselink" w:date="2019-07-11T12:40:00Z">
        <w:r w:rsidR="001A79A7">
          <w:t xml:space="preserve"> and </w:t>
        </w:r>
        <w:r w:rsidR="001A79A7" w:rsidRPr="001A79A7">
          <w:rPr>
            <w:i/>
            <w:rPrChange w:id="213" w:author="Andy Kleinhesselink" w:date="2019-07-11T12:41:00Z">
              <w:rPr/>
            </w:rPrChange>
          </w:rPr>
          <w:t>F</w:t>
        </w:r>
      </w:ins>
      <w:ins w:id="214" w:author="Andy Kleinhesselink" w:date="2019-07-11T14:59:00Z">
        <w:r w:rsidRPr="006F198B">
          <w:rPr>
            <w:i/>
            <w:vertAlign w:val="subscript"/>
            <w:rPrChange w:id="215" w:author="Andy Kleinhesselink" w:date="2019-07-11T14:59:00Z">
              <w:rPr>
                <w:i/>
              </w:rPr>
            </w:rPrChange>
          </w:rPr>
          <w:t>i</w:t>
        </w:r>
      </w:ins>
      <w:ins w:id="216" w:author="Andy Kleinhesselink" w:date="2019-07-11T12:40:00Z">
        <w:r w:rsidR="001A79A7">
          <w:t xml:space="preserve"> is a function of competitor densities </w:t>
        </w:r>
      </w:ins>
      <w:ins w:id="217" w:author="Andy Kleinhesselink" w:date="2019-07-12T15:47:00Z">
        <w:r w:rsidR="001F2821">
          <w:t xml:space="preserve">denoted </w:t>
        </w:r>
      </w:ins>
      <w:ins w:id="218" w:author="Andy Kleinhesselink" w:date="2019-07-11T13:07:00Z">
        <w:r w:rsidR="003348F9">
          <w:t xml:space="preserve">by the vector </w:t>
        </w:r>
      </w:ins>
      <w:ins w:id="219" w:author="Andy Kleinhesselink" w:date="2019-07-11T12:41:00Z">
        <w:r w:rsidR="001A79A7" w:rsidRPr="001A79A7">
          <w:rPr>
            <w:b/>
            <w:rPrChange w:id="220" w:author="Andy Kleinhesselink" w:date="2019-07-11T12:41:00Z">
              <w:rPr/>
            </w:rPrChange>
          </w:rPr>
          <w:t>n</w:t>
        </w:r>
        <w:r w:rsidR="001A79A7">
          <w:t xml:space="preserve">.  </w:t>
        </w:r>
      </w:ins>
      <w:ins w:id="221" w:author="Andy Kleinhesselink" w:date="2019-07-11T12:35:00Z">
        <w:r w:rsidR="00F91560">
          <w:t>In m</w:t>
        </w:r>
      </w:ins>
      <w:ins w:id="222" w:author="Andy Kleinhesselink" w:date="2019-07-11T12:58:00Z">
        <w:r w:rsidR="00407273">
          <w:t xml:space="preserve">ost </w:t>
        </w:r>
      </w:ins>
      <w:ins w:id="223" w:author="Andy Kleinhesselink" w:date="2019-07-11T12:35:00Z">
        <w:r w:rsidR="00F91560">
          <w:t>widely used models of species interactions</w:t>
        </w:r>
      </w:ins>
      <w:ins w:id="224" w:author="Andy Kleinhesselink" w:date="2019-07-11T12:37:00Z">
        <w:r w:rsidR="00F91560">
          <w:t xml:space="preserve"> </w:t>
        </w:r>
      </w:ins>
      <w:ins w:id="225" w:author="Andy Kleinhesselink" w:date="2019-07-11T12:38:00Z">
        <w:r w:rsidR="00F91560">
          <w:t xml:space="preserve">each </w:t>
        </w:r>
      </w:ins>
      <w:ins w:id="226" w:author="Andy Kleinhesselink" w:date="2019-07-11T12:43:00Z">
        <w:r w:rsidR="001A79A7">
          <w:t>species has one effect on each other species</w:t>
        </w:r>
      </w:ins>
      <w:ins w:id="227" w:author="Andy Kleinhesselink" w:date="2019-07-11T12:37:00Z">
        <w:r w:rsidR="00F91560">
          <w:t xml:space="preserve"> in the community</w:t>
        </w:r>
      </w:ins>
      <w:ins w:id="228" w:author="Andy Kleinhesselink" w:date="2019-07-11T12:38:00Z">
        <w:r w:rsidR="00F91560">
          <w:t>, including itself</w:t>
        </w:r>
      </w:ins>
      <w:ins w:id="229" w:author="Andy Kleinhesselink" w:date="2019-07-11T12:37:00Z">
        <w:r w:rsidR="00F91560">
          <w:t xml:space="preserve">. </w:t>
        </w:r>
      </w:ins>
      <w:ins w:id="230" w:author="Andy Kleinhesselink" w:date="2019-07-11T12:44:00Z">
        <w:r w:rsidR="001A79A7">
          <w:t xml:space="preserve"> We refer to this as </w:t>
        </w:r>
      </w:ins>
      <w:ins w:id="231" w:author="Andy Kleinhesselink" w:date="2019-07-11T12:46:00Z">
        <w:r w:rsidR="001A79A7">
          <w:t xml:space="preserve">a </w:t>
        </w:r>
      </w:ins>
      <w:ins w:id="232" w:author="Andy Kleinhesselink" w:date="2019-07-11T12:44:00Z">
        <w:r w:rsidR="001A79A7">
          <w:t xml:space="preserve">pairwise </w:t>
        </w:r>
      </w:ins>
      <w:ins w:id="233" w:author="Andy Kleinhesselink" w:date="2019-07-11T12:46:00Z">
        <w:r w:rsidR="001A79A7">
          <w:t>model because ea</w:t>
        </w:r>
      </w:ins>
      <w:ins w:id="234" w:author="Andy Kleinhesselink" w:date="2019-07-11T12:47:00Z">
        <w:r w:rsidR="001A79A7">
          <w:t xml:space="preserve">ch interaction is specified </w:t>
        </w:r>
        <w:r w:rsidR="001A79A7">
          <w:lastRenderedPageBreak/>
          <w:t>by the pair of species involved.</w:t>
        </w:r>
      </w:ins>
      <w:ins w:id="235" w:author="Andy Kleinhesselink" w:date="2019-07-11T12:46:00Z">
        <w:r w:rsidR="001A79A7">
          <w:t xml:space="preserve"> </w:t>
        </w:r>
      </w:ins>
      <w:ins w:id="236" w:author="Andy Kleinhesselink" w:date="2019-07-11T12:47:00Z">
        <w:r w:rsidR="001A79A7">
          <w:t xml:space="preserve"> </w:t>
        </w:r>
      </w:ins>
      <w:ins w:id="237" w:author="Andy Kleinhesselink" w:date="2019-07-11T12:58:00Z">
        <w:r w:rsidR="00407273">
          <w:t>A</w:t>
        </w:r>
      </w:ins>
      <w:ins w:id="238" w:author="Andy Kleinhesselink" w:date="2019-07-11T12:48:00Z">
        <w:r w:rsidR="001A79A7">
          <w:t xml:space="preserve"> pairwise model of a</w:t>
        </w:r>
      </w:ins>
      <w:ins w:id="239" w:author="Andy Kleinhesselink" w:date="2019-07-11T12:47:00Z">
        <w:r w:rsidR="001A79A7">
          <w:t xml:space="preserve"> community of </w:t>
        </w:r>
      </w:ins>
      <w:ins w:id="240" w:author="Andy Kleinhesselink" w:date="2019-07-11T12:37:00Z">
        <w:r w:rsidR="00F91560" w:rsidRPr="001A79A7">
          <w:rPr>
            <w:i/>
            <w:rPrChange w:id="241" w:author="Andy Kleinhesselink" w:date="2019-07-11T12:43:00Z">
              <w:rPr/>
            </w:rPrChange>
          </w:rPr>
          <w:t>m</w:t>
        </w:r>
        <w:r w:rsidR="00F91560">
          <w:t xml:space="preserve"> species require</w:t>
        </w:r>
      </w:ins>
      <w:ins w:id="242" w:author="Andy Kleinhesselink" w:date="2019-07-11T12:58:00Z">
        <w:r w:rsidR="00407273">
          <w:t>s</w:t>
        </w:r>
      </w:ins>
      <w:ins w:id="243" w:author="Andy Kleinhesselink" w:date="2019-07-11T12:37:00Z">
        <w:r w:rsidR="00F91560">
          <w:t xml:space="preserve"> </w:t>
        </w:r>
      </w:ins>
      <w:ins w:id="244" w:author="Andy Kleinhesselink" w:date="2019-07-11T13:08:00Z">
        <w:r w:rsidR="003348F9">
          <w:t>understanding</w:t>
        </w:r>
      </w:ins>
      <w:ins w:id="245" w:author="Andy Kleinhesselink" w:date="2019-07-11T12:58:00Z">
        <w:r w:rsidR="00407273">
          <w:t xml:space="preserve"> </w:t>
        </w:r>
      </w:ins>
      <w:ins w:id="246" w:author="Andy Kleinhesselink" w:date="2019-07-11T12:38:00Z">
        <w:r w:rsidR="00F91560" w:rsidRPr="001A79A7">
          <w:rPr>
            <w:i/>
            <w:rPrChange w:id="247" w:author="Andy Kleinhesselink" w:date="2019-07-11T12:43:00Z">
              <w:rPr/>
            </w:rPrChange>
          </w:rPr>
          <w:t>m</w:t>
        </w:r>
      </w:ins>
      <w:ins w:id="248" w:author="Andy Kleinhesselink" w:date="2019-07-11T12:39:00Z">
        <w:r w:rsidR="00F91560" w:rsidRPr="001A79A7">
          <w:rPr>
            <w:vertAlign w:val="superscript"/>
            <w:rPrChange w:id="249" w:author="Andy Kleinhesselink" w:date="2019-07-11T12:43:00Z">
              <w:rPr/>
            </w:rPrChange>
          </w:rPr>
          <w:t>2</w:t>
        </w:r>
      </w:ins>
      <w:ins w:id="250" w:author="Andy Kleinhesselink" w:date="2019-07-11T12:37:00Z">
        <w:r w:rsidR="00F91560">
          <w:t xml:space="preserve"> </w:t>
        </w:r>
      </w:ins>
      <w:ins w:id="251" w:author="Andy Kleinhesselink" w:date="2019-07-11T12:39:00Z">
        <w:r w:rsidR="00F91560">
          <w:t xml:space="preserve">interactions.  </w:t>
        </w:r>
      </w:ins>
      <w:del w:id="252" w:author="Andy Kleinhesselink" w:date="2019-07-11T12:26:00Z">
        <w:r w:rsidR="004F77EB" w:rsidRPr="003C47E7" w:rsidDel="00FB561C">
          <w:delText>A</w:delText>
        </w:r>
      </w:del>
      <w:del w:id="253" w:author="Andy Kleinhesselink" w:date="2019-07-11T12:49:00Z">
        <w:r w:rsidR="004F77EB" w:rsidRPr="003C47E7" w:rsidDel="001A79A7">
          <w:delText xml:space="preserve"> </w:delText>
        </w:r>
        <w:r w:rsidR="00427DC4" w:rsidRPr="003C47E7" w:rsidDel="001A79A7">
          <w:delText xml:space="preserve">quantitative </w:delText>
        </w:r>
        <w:r w:rsidR="003C1084" w:rsidRPr="003C47E7" w:rsidDel="001A79A7">
          <w:delText xml:space="preserve">description of </w:delText>
        </w:r>
        <w:r w:rsidR="004F77EB" w:rsidRPr="003C47E7" w:rsidDel="001A79A7">
          <w:delText>HOIs should</w:delText>
        </w:r>
        <w:r w:rsidR="00170635" w:rsidRPr="003C47E7" w:rsidDel="001A79A7">
          <w:delText xml:space="preserve"> </w:delText>
        </w:r>
        <w:r w:rsidR="00427DC4" w:rsidRPr="003C47E7" w:rsidDel="001A79A7">
          <w:delText xml:space="preserve">align with their </w:delText>
        </w:r>
        <w:r w:rsidR="0040246A" w:rsidRPr="003C47E7" w:rsidDel="001A79A7">
          <w:delText>important</w:delText>
        </w:r>
        <w:r w:rsidR="00170635" w:rsidRPr="003C47E7" w:rsidDel="001A79A7">
          <w:delText xml:space="preserve"> implications for </w:delText>
        </w:r>
        <w:r w:rsidR="00C121F6" w:rsidRPr="003C47E7" w:rsidDel="001A79A7">
          <w:delText>modeling</w:delText>
        </w:r>
        <w:r w:rsidR="00170635" w:rsidRPr="003C47E7" w:rsidDel="001A79A7">
          <w:delText xml:space="preserve"> </w:delText>
        </w:r>
        <w:r w:rsidR="001E2B61" w:rsidDel="001A79A7">
          <w:delText>the population dynamics of multispecies communities</w:delText>
        </w:r>
        <w:r w:rsidR="00170635" w:rsidRPr="003C47E7" w:rsidDel="001A79A7">
          <w:delText>.</w:delText>
        </w:r>
      </w:del>
      <w:r w:rsidR="00427DC4" w:rsidRPr="003C47E7">
        <w:t xml:space="preserve"> </w:t>
      </w:r>
      <w:r w:rsidR="0040246A" w:rsidRPr="003C47E7">
        <w:t xml:space="preserve"> </w:t>
      </w:r>
      <w:del w:id="254" w:author="Andy Kleinhesselink" w:date="2019-07-11T12:39:00Z">
        <w:r w:rsidR="00C121F6" w:rsidRPr="003C47E7" w:rsidDel="001A79A7">
          <w:delText>We begin by</w:delText>
        </w:r>
        <w:r w:rsidR="0040246A" w:rsidRPr="003C47E7" w:rsidDel="001A79A7">
          <w:delText xml:space="preserve"> stipulating that our definition </w:delText>
        </w:r>
        <w:r w:rsidR="006537F1" w:rsidRPr="003C47E7" w:rsidDel="001A79A7">
          <w:delText>is</w:delText>
        </w:r>
        <w:r w:rsidR="008369E4" w:rsidRPr="003C47E7" w:rsidDel="001A79A7">
          <w:delText xml:space="preserve"> concerned with models of</w:delText>
        </w:r>
        <w:r w:rsidR="0040246A" w:rsidRPr="003C47E7" w:rsidDel="001A79A7">
          <w:delText xml:space="preserve"> species’ performance</w:delText>
        </w:r>
        <w:r w:rsidR="008369E4" w:rsidRPr="003C47E7" w:rsidDel="001A79A7">
          <w:delText xml:space="preserve"> (</w:delText>
        </w:r>
        <w:r w:rsidR="0040246A" w:rsidRPr="003C47E7" w:rsidDel="001A79A7">
          <w:delText>usually per capita population growth rate</w:delText>
        </w:r>
        <w:r w:rsidR="008369E4" w:rsidRPr="003C47E7" w:rsidDel="001A79A7">
          <w:delText xml:space="preserve">) </w:delText>
        </w:r>
        <w:r w:rsidR="0040246A" w:rsidRPr="003C47E7" w:rsidDel="001A79A7">
          <w:delText>as a function of</w:delText>
        </w:r>
        <w:r w:rsidR="008369E4" w:rsidRPr="003C47E7" w:rsidDel="001A79A7">
          <w:delText xml:space="preserve"> </w:delText>
        </w:r>
        <w:r w:rsidR="00352DC1" w:rsidRPr="003C47E7" w:rsidDel="001A79A7">
          <w:delText xml:space="preserve">competitor </w:delText>
        </w:r>
        <w:r w:rsidR="0040246A" w:rsidRPr="003C47E7" w:rsidDel="001A79A7">
          <w:delText>population density</w:delText>
        </w:r>
      </w:del>
    </w:p>
    <w:p w14:paraId="13DF6EDF" w14:textId="5211CD1D" w:rsidR="00AE5118" w:rsidRDefault="003348F9" w:rsidP="009D2FA0">
      <w:pPr>
        <w:spacing w:after="202"/>
        <w:contextualSpacing/>
        <w:rPr>
          <w:ins w:id="255" w:author="Andy Kleinhesselink" w:date="2019-07-11T13:21:00Z"/>
        </w:rPr>
      </w:pPr>
      <w:ins w:id="256" w:author="Andy Kleinhesselink" w:date="2019-07-11T13:03:00Z">
        <w:r>
          <w:t xml:space="preserve">In contrast, </w:t>
        </w:r>
      </w:ins>
      <w:del w:id="257" w:author="Andy Kleinhesselink" w:date="2019-07-11T12:49:00Z">
        <w:r w:rsidR="0040246A" w:rsidRPr="003C47E7" w:rsidDel="001A79A7">
          <w:delText xml:space="preserve">.  </w:delText>
        </w:r>
      </w:del>
      <w:del w:id="258" w:author="Andy Kleinhesselink" w:date="2019-07-11T12:52:00Z">
        <w:r w:rsidR="00570DEB" w:rsidDel="00407273">
          <w:delText>The</w:delText>
        </w:r>
      </w:del>
      <w:ins w:id="259" w:author="Andy Kleinhesselink" w:date="2019-07-11T13:03:00Z">
        <w:r>
          <w:t>a</w:t>
        </w:r>
      </w:ins>
      <w:ins w:id="260" w:author="Andy Kleinhesselink" w:date="2019-07-11T12:52:00Z">
        <w:r w:rsidR="00407273">
          <w:t xml:space="preserve"> </w:t>
        </w:r>
      </w:ins>
      <w:ins w:id="261" w:author="Andy Kleinhesselink" w:date="2019-07-11T12:49:00Z">
        <w:r w:rsidR="00407273">
          <w:t xml:space="preserve">community with HOIs </w:t>
        </w:r>
      </w:ins>
      <w:ins w:id="262" w:author="Andy Kleinhesselink" w:date="2019-07-11T12:58:00Z">
        <w:r w:rsidR="00407273">
          <w:t xml:space="preserve">requires more information than </w:t>
        </w:r>
      </w:ins>
      <w:ins w:id="263" w:author="Andy Kleinhesselink" w:date="2019-07-11T13:04:00Z">
        <w:r>
          <w:t>a pairwise model can hold</w:t>
        </w:r>
      </w:ins>
      <w:ins w:id="264" w:author="Andy Kleinhesselink" w:date="2019-07-11T12:53:00Z">
        <w:r w:rsidR="00407273">
          <w:t xml:space="preserve">. </w:t>
        </w:r>
      </w:ins>
      <w:ins w:id="265" w:author="Andy Kleinhesselink" w:date="2019-07-11T12:59:00Z">
        <w:r w:rsidR="00407273">
          <w:t xml:space="preserve"> </w:t>
        </w:r>
      </w:ins>
      <w:ins w:id="266" w:author="Andy Kleinhesselink" w:date="2019-07-11T13:06:00Z">
        <w:r>
          <w:t>A</w:t>
        </w:r>
      </w:ins>
      <w:ins w:id="267" w:author="Andy Kleinhesselink" w:date="2019-07-11T12:53:00Z">
        <w:r w:rsidR="00407273">
          <w:t xml:space="preserve"> </w:t>
        </w:r>
      </w:ins>
      <w:ins w:id="268" w:author="Andy Kleinhesselink" w:date="2019-07-24T11:18:00Z">
        <w:r w:rsidR="00D64B98">
          <w:t xml:space="preserve">truly </w:t>
        </w:r>
      </w:ins>
      <w:del w:id="269" w:author="Andy Kleinhesselink" w:date="2019-07-11T12:49:00Z">
        <w:r w:rsidR="001E2B61" w:rsidDel="001A79A7">
          <w:delText xml:space="preserve"> primary</w:delText>
        </w:r>
        <w:r w:rsidR="00227E9F" w:rsidDel="001A79A7">
          <w:delText xml:space="preserve"> </w:delText>
        </w:r>
      </w:del>
      <w:del w:id="270" w:author="Andy Kleinhesselink" w:date="2019-07-11T13:11:00Z">
        <w:r w:rsidR="00227E9F" w:rsidDel="00DC0D1A">
          <w:delText>practical</w:delText>
        </w:r>
      </w:del>
      <w:ins w:id="271" w:author="Andy Kleinhesselink" w:date="2019-07-24T11:18:00Z">
        <w:r w:rsidR="00D64B98">
          <w:t>general c</w:t>
        </w:r>
      </w:ins>
      <w:ins w:id="272" w:author="Andy Kleinhesselink" w:date="2019-07-11T13:10:00Z">
        <w:r w:rsidR="00DC0D1A">
          <w:t>onsequence</w:t>
        </w:r>
      </w:ins>
      <w:ins w:id="273" w:author="Andy Kleinhesselink" w:date="2019-07-24T11:19:00Z">
        <w:r w:rsidR="00D64B98">
          <w:t xml:space="preserve"> </w:t>
        </w:r>
      </w:ins>
      <w:ins w:id="274" w:author="Andy Kleinhesselink" w:date="2019-07-24T11:20:00Z">
        <w:r w:rsidR="00D64B98">
          <w:t xml:space="preserve">of this </w:t>
        </w:r>
      </w:ins>
      <w:ins w:id="275" w:author="Andy Kleinhesselink" w:date="2019-07-24T11:19:00Z">
        <w:r w:rsidR="00D64B98">
          <w:t xml:space="preserve">is that </w:t>
        </w:r>
      </w:ins>
      <w:ins w:id="276" w:author="Andy Kleinhesselink" w:date="2019-07-24T11:18:00Z">
        <w:r w:rsidR="00D64B98">
          <w:t>HOIs</w:t>
        </w:r>
      </w:ins>
      <w:ins w:id="277" w:author="Andy Kleinhesselink" w:date="2019-07-11T13:10:00Z">
        <w:r w:rsidR="00DC0D1A">
          <w:t xml:space="preserve"> </w:t>
        </w:r>
      </w:ins>
      <w:ins w:id="278" w:author="Andy Kleinhesselink" w:date="2019-07-24T11:18:00Z">
        <w:r w:rsidR="00D64B98">
          <w:t>make it impossible to</w:t>
        </w:r>
      </w:ins>
      <w:ins w:id="279" w:author="Andy Kleinhesselink" w:date="2019-07-11T13:11:00Z">
        <w:r w:rsidR="00DC0D1A">
          <w:t xml:space="preserve"> </w:t>
        </w:r>
      </w:ins>
      <w:del w:id="280" w:author="Andy Kleinhesselink" w:date="2019-07-11T13:10:00Z">
        <w:r w:rsidR="00227E9F" w:rsidDel="00DC0D1A">
          <w:delText xml:space="preserve"> </w:delText>
        </w:r>
      </w:del>
      <w:del w:id="281" w:author="Andy Kleinhesselink" w:date="2019-07-11T12:54:00Z">
        <w:r w:rsidR="00227E9F" w:rsidDel="00407273">
          <w:delText>consequence of</w:delText>
        </w:r>
        <w:r w:rsidR="0040246A" w:rsidRPr="003C47E7" w:rsidDel="00407273">
          <w:delText xml:space="preserve"> </w:delText>
        </w:r>
      </w:del>
      <w:del w:id="282" w:author="Andy Kleinhesselink" w:date="2019-07-11T13:06:00Z">
        <w:r w:rsidR="0040246A" w:rsidRPr="003C47E7" w:rsidDel="003348F9">
          <w:delText>HOI</w:delText>
        </w:r>
        <w:r w:rsidR="00530D6E" w:rsidDel="003348F9">
          <w:delText>s</w:delText>
        </w:r>
        <w:r w:rsidR="008369E4" w:rsidRPr="003C47E7" w:rsidDel="003348F9">
          <w:delText xml:space="preserve"> </w:delText>
        </w:r>
        <w:r w:rsidR="00227E9F" w:rsidDel="003348F9">
          <w:delText>is</w:delText>
        </w:r>
        <w:r w:rsidR="00227E9F" w:rsidRPr="003C47E7" w:rsidDel="003348F9">
          <w:delText xml:space="preserve"> </w:delText>
        </w:r>
      </w:del>
      <w:del w:id="283" w:author="Andy Kleinhesselink" w:date="2019-07-11T13:08:00Z">
        <w:r w:rsidR="0040246A" w:rsidRPr="003C47E7" w:rsidDel="003348F9">
          <w:delText xml:space="preserve">that even </w:delText>
        </w:r>
        <w:r w:rsidR="008369E4" w:rsidRPr="003C47E7" w:rsidDel="003348F9">
          <w:delText xml:space="preserve">a </w:delText>
        </w:r>
      </w:del>
      <w:del w:id="284" w:author="Andy Kleinhesselink" w:date="2019-07-11T12:55:00Z">
        <w:r w:rsidR="008369E4" w:rsidRPr="003C47E7" w:rsidDel="00407273">
          <w:delText xml:space="preserve">perfect </w:delText>
        </w:r>
      </w:del>
      <w:del w:id="285" w:author="Andy Kleinhesselink" w:date="2019-07-11T12:54:00Z">
        <w:r w:rsidR="008369E4" w:rsidRPr="003C47E7" w:rsidDel="00407273">
          <w:delText xml:space="preserve">model for how a </w:delText>
        </w:r>
        <w:r w:rsidR="00203C17" w:rsidDel="00407273">
          <w:delText xml:space="preserve">focal </w:delText>
        </w:r>
        <w:r w:rsidR="008369E4" w:rsidRPr="003C47E7" w:rsidDel="00407273">
          <w:delText xml:space="preserve">species’ </w:delText>
        </w:r>
      </w:del>
      <w:del w:id="286" w:author="Andy Kleinhesselink" w:date="2019-07-11T13:02:00Z">
        <w:r w:rsidR="008369E4" w:rsidRPr="003C47E7" w:rsidDel="003348F9">
          <w:delText xml:space="preserve">performance changes in </w:delText>
        </w:r>
      </w:del>
      <w:del w:id="287" w:author="Andy Kleinhesselink" w:date="2019-07-11T13:11:00Z">
        <w:r w:rsidR="008369E4" w:rsidRPr="003C47E7" w:rsidDel="00DC0D1A">
          <w:delText>respon</w:delText>
        </w:r>
      </w:del>
      <w:del w:id="288" w:author="Andy Kleinhesselink" w:date="2019-07-11T13:02:00Z">
        <w:r w:rsidR="008369E4" w:rsidRPr="003C47E7" w:rsidDel="003348F9">
          <w:delText>se</w:delText>
        </w:r>
      </w:del>
      <w:del w:id="289" w:author="Andy Kleinhesselink" w:date="2019-07-11T13:11:00Z">
        <w:r w:rsidR="008369E4" w:rsidRPr="003C47E7" w:rsidDel="00DC0D1A">
          <w:delText xml:space="preserve"> to </w:delText>
        </w:r>
      </w:del>
      <w:ins w:id="290" w:author="Andy Kleinhesselink" w:date="2019-07-11T13:11:00Z">
        <w:r w:rsidR="00DC0D1A">
          <w:t xml:space="preserve">predict how a focal species responds </w:t>
        </w:r>
      </w:ins>
      <w:ins w:id="291" w:author="Andy Kleinhesselink" w:date="2019-07-11T13:12:00Z">
        <w:r w:rsidR="00DC0D1A">
          <w:t xml:space="preserve">to two competitor species together </w:t>
        </w:r>
      </w:ins>
      <w:ins w:id="292" w:author="Andy Kleinhesselink" w:date="2019-07-24T11:18:00Z">
        <w:r w:rsidR="00D64B98">
          <w:t>fr</w:t>
        </w:r>
      </w:ins>
      <w:ins w:id="293" w:author="Andy Kleinhesselink" w:date="2019-07-24T11:19:00Z">
        <w:r w:rsidR="00D64B98">
          <w:t xml:space="preserve">om a model that only </w:t>
        </w:r>
      </w:ins>
      <w:ins w:id="294" w:author="Andy Kleinhesselink" w:date="2019-07-24T11:20:00Z">
        <w:r w:rsidR="00D64B98">
          <w:t>includes</w:t>
        </w:r>
      </w:ins>
      <w:ins w:id="295" w:author="Andy Kleinhesselink" w:date="2019-07-24T11:19:00Z">
        <w:r w:rsidR="00D64B98">
          <w:t xml:space="preserve"> </w:t>
        </w:r>
      </w:ins>
      <w:ins w:id="296" w:author="Andy Kleinhesselink" w:date="2019-07-24T11:20:00Z">
        <w:r w:rsidR="00D64B98">
          <w:t>information on how foc</w:t>
        </w:r>
      </w:ins>
      <w:ins w:id="297" w:author="Andy Kleinhesselink" w:date="2019-07-24T11:21:00Z">
        <w:r w:rsidR="00D64B98">
          <w:t>al species</w:t>
        </w:r>
      </w:ins>
      <w:ins w:id="298" w:author="Andy Kleinhesselink" w:date="2019-07-11T13:12:00Z">
        <w:r w:rsidR="00DC0D1A">
          <w:t xml:space="preserve"> respond to each competitor separately </w:t>
        </w:r>
      </w:ins>
      <w:del w:id="299" w:author="Andy Kleinhesselink" w:date="2019-07-11T13:12:00Z">
        <w:r w:rsidR="009E2A20" w:rsidRPr="003C47E7" w:rsidDel="00DC0D1A">
          <w:delText xml:space="preserve">increasing </w:delText>
        </w:r>
      </w:del>
      <w:del w:id="300" w:author="Andy Kleinhesselink" w:date="2019-07-11T12:55:00Z">
        <w:r w:rsidR="009E2A20" w:rsidRPr="003C47E7" w:rsidDel="00407273">
          <w:delText>density of</w:delText>
        </w:r>
        <w:r w:rsidR="008369E4" w:rsidRPr="003C47E7" w:rsidDel="00407273">
          <w:delText xml:space="preserve"> species one and two alone</w:delText>
        </w:r>
      </w:del>
      <w:del w:id="301" w:author="Andy Kleinhesselink" w:date="2019-07-11T13:02:00Z">
        <w:r w:rsidR="008369E4" w:rsidRPr="003C47E7" w:rsidDel="003348F9">
          <w:delText xml:space="preserve">, cannot predict how </w:delText>
        </w:r>
        <w:r w:rsidR="00D425A9" w:rsidDel="003348F9">
          <w:delText xml:space="preserve">the focal </w:delText>
        </w:r>
        <w:r w:rsidR="008369E4" w:rsidRPr="003C47E7" w:rsidDel="003348F9">
          <w:delText xml:space="preserve">species’ performance responds to </w:delText>
        </w:r>
        <w:r w:rsidR="009E2A20" w:rsidRPr="003C47E7" w:rsidDel="003348F9">
          <w:delText>densities of</w:delText>
        </w:r>
        <w:r w:rsidR="000A7467" w:rsidRPr="003C47E7" w:rsidDel="003348F9">
          <w:delText xml:space="preserve"> </w:delText>
        </w:r>
        <w:r w:rsidR="009E2A20" w:rsidRPr="003C47E7" w:rsidDel="003348F9">
          <w:delText>species one and two together</w:delText>
        </w:r>
      </w:del>
      <w:del w:id="302" w:author="Andy Kleinhesselink" w:date="2019-07-11T13:12:00Z">
        <w:r w:rsidR="00530D6E" w:rsidDel="00DC0D1A">
          <w:delText xml:space="preserve"> </w:delText>
        </w:r>
      </w:del>
      <w:r w:rsidR="00530D6E">
        <w:t>(Figure 1)</w:t>
      </w:r>
      <w:r w:rsidR="009E2A20" w:rsidRPr="003C47E7">
        <w:t xml:space="preserve">. While this may sound </w:t>
      </w:r>
      <w:r w:rsidR="00F56F9F" w:rsidRPr="003C47E7">
        <w:t>mysterious</w:t>
      </w:r>
      <w:r w:rsidR="004F77EB" w:rsidRPr="003C47E7">
        <w:t xml:space="preserve">, </w:t>
      </w:r>
      <w:del w:id="303" w:author="Andy Kleinhesselink" w:date="2019-07-11T13:17:00Z">
        <w:r w:rsidR="004F77EB" w:rsidRPr="003C47E7" w:rsidDel="00DC0D1A">
          <w:delText xml:space="preserve">HOIs </w:delText>
        </w:r>
        <w:r w:rsidR="00F07866" w:rsidDel="00DC0D1A">
          <w:delText xml:space="preserve">can be </w:delText>
        </w:r>
      </w:del>
      <w:ins w:id="304" w:author="Andy Kleinhesselink" w:date="2019-07-11T13:17:00Z">
        <w:r w:rsidR="00DC0D1A">
          <w:t xml:space="preserve">this </w:t>
        </w:r>
      </w:ins>
      <w:ins w:id="305" w:author="Andy Kleinhesselink" w:date="2019-07-11T13:19:00Z">
        <w:r w:rsidR="00DC0D1A">
          <w:t>can</w:t>
        </w:r>
      </w:ins>
      <w:ins w:id="306" w:author="Andy Kleinhesselink" w:date="2019-07-11T13:17:00Z">
        <w:r w:rsidR="00DC0D1A">
          <w:t xml:space="preserve"> be </w:t>
        </w:r>
      </w:ins>
      <w:r w:rsidR="00F07866">
        <w:t xml:space="preserve">interpreted as resulting from </w:t>
      </w:r>
      <w:del w:id="307" w:author="Andy Kleinhesselink" w:date="2019-07-11T13:17:00Z">
        <w:r w:rsidR="001E2B61" w:rsidDel="00DC0D1A">
          <w:delText xml:space="preserve">(or equivalent to) </w:delText>
        </w:r>
      </w:del>
      <w:r w:rsidR="00F07866">
        <w:t>interaction modification (IM)</w:t>
      </w:r>
      <w:r w:rsidR="00F07866" w:rsidRPr="00F07866">
        <w:t xml:space="preserve"> </w:t>
      </w:r>
      <w:r w:rsidR="00F07866" w:rsidRPr="003C47E7">
        <w:fldChar w:fldCharType="begin"/>
      </w:r>
      <w:r w:rsidR="00F07866" w:rsidRPr="003C47E7">
        <w:instrText xml:space="preserve"> ADDIN ZOTERO_ITEM CSL_CITATION {"citationID":"Bddk2XKW","properties":{"formattedCitation":"(Adler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F07866" w:rsidRPr="003C47E7">
        <w:fldChar w:fldCharType="separate"/>
      </w:r>
      <w:r w:rsidR="00F07866" w:rsidRPr="003C47E7">
        <w:rPr>
          <w:noProof/>
        </w:rPr>
        <w:t>(Adler and Morris 1994)</w:t>
      </w:r>
      <w:r w:rsidR="00F07866" w:rsidRPr="003C47E7">
        <w:fldChar w:fldCharType="end"/>
      </w:r>
      <w:r w:rsidR="00F07866">
        <w:t xml:space="preserve">.  For </w:t>
      </w:r>
      <w:del w:id="308" w:author="Andy Kleinhesselink" w:date="2019-07-09T16:17:00Z">
        <w:r w:rsidR="00F07866" w:rsidDel="00BF0AB6">
          <w:delText xml:space="preserve">instance </w:delText>
        </w:r>
      </w:del>
      <w:ins w:id="309" w:author="Andy Kleinhesselink" w:date="2019-07-09T16:17:00Z">
        <w:r w:rsidR="00BF0AB6">
          <w:t xml:space="preserve">instance, </w:t>
        </w:r>
      </w:ins>
      <w:r w:rsidR="00F07866">
        <w:t xml:space="preserve">in </w:t>
      </w:r>
      <w:del w:id="310" w:author="Andy Kleinhesselink" w:date="2019-07-11T13:23:00Z">
        <w:r w:rsidR="00F07866" w:rsidDel="00AE5118">
          <w:delText>the</w:delText>
        </w:r>
        <w:r w:rsidR="004F77EB" w:rsidRPr="003C47E7" w:rsidDel="00AE5118">
          <w:delText xml:space="preserve"> </w:delText>
        </w:r>
      </w:del>
      <w:ins w:id="311" w:author="Andy Kleinhesselink" w:date="2019-07-11T13:23:00Z">
        <w:r w:rsidR="00AE5118">
          <w:t>a</w:t>
        </w:r>
        <w:r w:rsidR="00AE5118" w:rsidRPr="003C47E7">
          <w:t xml:space="preserve"> </w:t>
        </w:r>
      </w:ins>
      <w:r w:rsidR="004F77EB" w:rsidRPr="003C47E7">
        <w:t xml:space="preserve">classical Lotka-Volterra </w:t>
      </w:r>
      <w:r w:rsidR="007F2A18">
        <w:t xml:space="preserve">(LV) </w:t>
      </w:r>
      <w:r w:rsidR="004F77EB" w:rsidRPr="003C47E7">
        <w:t>model</w:t>
      </w:r>
      <w:ins w:id="312" w:author="Andy Kleinhesselink" w:date="2019-07-11T13:23:00Z">
        <w:r w:rsidR="00AE5118">
          <w:t xml:space="preserve"> for two species affecting a focal species</w:t>
        </w:r>
      </w:ins>
      <w:r w:rsidR="004F77EB" w:rsidRPr="003C47E7">
        <w:t>,</w:t>
      </w:r>
      <w:ins w:id="313" w:author="Andy Kleinhesselink" w:date="2019-07-11T13:21:00Z">
        <w:r w:rsidR="00AE5118">
          <w:t xml:space="preserve"> </w:t>
        </w:r>
      </w:ins>
      <w:r w:rsidR="004F77EB" w:rsidRPr="003C47E7">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
        <w:gridCol w:w="7013"/>
        <w:gridCol w:w="731"/>
      </w:tblGrid>
      <w:tr w:rsidR="00AE5118" w:rsidRPr="003C47E7" w14:paraId="6F5C8A22" w14:textId="77777777" w:rsidTr="00436F01">
        <w:trPr>
          <w:trHeight w:val="503"/>
          <w:ins w:id="314" w:author="Andy Kleinhesselink" w:date="2019-07-11T13:22:00Z"/>
        </w:trPr>
        <w:tc>
          <w:tcPr>
            <w:tcW w:w="918" w:type="dxa"/>
            <w:vAlign w:val="center"/>
          </w:tcPr>
          <w:p w14:paraId="35B58A20" w14:textId="77777777" w:rsidR="00AE5118" w:rsidRPr="003C47E7" w:rsidRDefault="00AE5118" w:rsidP="00436F01">
            <w:pPr>
              <w:spacing w:after="202"/>
              <w:ind w:firstLine="0"/>
              <w:contextualSpacing/>
              <w:jc w:val="center"/>
              <w:rPr>
                <w:ins w:id="315" w:author="Andy Kleinhesselink" w:date="2019-07-11T13:22:00Z"/>
              </w:rPr>
            </w:pPr>
          </w:p>
        </w:tc>
        <w:tc>
          <w:tcPr>
            <w:tcW w:w="7200" w:type="dxa"/>
            <w:vAlign w:val="center"/>
          </w:tcPr>
          <w:p w14:paraId="1080C4D8" w14:textId="0A31E829" w:rsidR="00AE5118" w:rsidRPr="00FB2274" w:rsidRDefault="00DA3A33">
            <w:pPr>
              <w:spacing w:after="202"/>
              <w:contextualSpacing/>
              <w:jc w:val="both"/>
              <w:rPr>
                <w:ins w:id="316" w:author="Andy Kleinhesselink" w:date="2019-07-11T13:22:00Z"/>
              </w:rPr>
              <w:pPrChange w:id="317" w:author="Andy Kleinhesselink" w:date="2019-07-11T15:00:00Z">
                <w:pPr>
                  <w:spacing w:after="202"/>
                  <w:contextualSpacing/>
                  <w:jc w:val="center"/>
                </w:pPr>
              </w:pPrChange>
            </w:pPr>
            <m:oMathPara>
              <m:oMathParaPr>
                <m:jc m:val="center"/>
              </m:oMathParaPr>
              <m:oMath>
                <m:f>
                  <m:fPr>
                    <m:ctrlPr>
                      <w:ins w:id="318" w:author="Andy Kleinhesselink" w:date="2019-07-11T13:22:00Z">
                        <w:rPr>
                          <w:rFonts w:ascii="Cambria Math" w:hAnsi="Cambria Math"/>
                          <w:i/>
                        </w:rPr>
                      </w:ins>
                    </m:ctrlPr>
                  </m:fPr>
                  <m:num>
                    <m:r>
                      <w:ins w:id="319" w:author="Andy Kleinhesselink" w:date="2019-07-11T13:22:00Z">
                        <w:rPr>
                          <w:rFonts w:ascii="Cambria Math" w:hAnsi="Cambria Math"/>
                        </w:rPr>
                        <m:t>1</m:t>
                      </w:ins>
                    </m:r>
                  </m:num>
                  <m:den>
                    <m:sSub>
                      <m:sSubPr>
                        <m:ctrlPr>
                          <w:ins w:id="320" w:author="Andy Kleinhesselink" w:date="2019-07-11T13:22:00Z">
                            <w:rPr>
                              <w:rFonts w:ascii="Cambria Math" w:hAnsi="Cambria Math"/>
                              <w:i/>
                            </w:rPr>
                          </w:ins>
                        </m:ctrlPr>
                      </m:sSubPr>
                      <m:e>
                        <m:r>
                          <w:ins w:id="321" w:author="Andy Kleinhesselink" w:date="2019-07-11T13:27:00Z">
                            <w:rPr>
                              <w:rFonts w:ascii="Cambria Math" w:hAnsi="Cambria Math"/>
                            </w:rPr>
                            <m:t>n</m:t>
                          </w:ins>
                        </m:r>
                      </m:e>
                      <m:sub>
                        <m:r>
                          <w:ins w:id="322" w:author="Andy Kleinhesselink" w:date="2019-07-11T13:22:00Z">
                            <w:rPr>
                              <w:rFonts w:ascii="Cambria Math" w:hAnsi="Cambria Math"/>
                            </w:rPr>
                            <m:t>i</m:t>
                          </w:ins>
                        </m:r>
                      </m:sub>
                    </m:sSub>
                  </m:den>
                </m:f>
                <m:f>
                  <m:fPr>
                    <m:ctrlPr>
                      <w:ins w:id="323" w:author="Andy Kleinhesselink" w:date="2019-07-11T13:22:00Z">
                        <w:rPr>
                          <w:rFonts w:ascii="Cambria Math" w:hAnsi="Cambria Math"/>
                          <w:i/>
                        </w:rPr>
                      </w:ins>
                    </m:ctrlPr>
                  </m:fPr>
                  <m:num>
                    <m:r>
                      <w:ins w:id="324" w:author="Andy Kleinhesselink" w:date="2019-07-11T13:22:00Z">
                        <w:rPr>
                          <w:rFonts w:ascii="Cambria Math" w:hAnsi="Cambria Math"/>
                        </w:rPr>
                        <m:t>d</m:t>
                      </w:ins>
                    </m:r>
                    <m:sSub>
                      <m:sSubPr>
                        <m:ctrlPr>
                          <w:ins w:id="325" w:author="Andy Kleinhesselink" w:date="2019-07-11T13:27:00Z">
                            <w:rPr>
                              <w:rFonts w:ascii="Cambria Math" w:hAnsi="Cambria Math"/>
                              <w:i/>
                            </w:rPr>
                          </w:ins>
                        </m:ctrlPr>
                      </m:sSubPr>
                      <m:e>
                        <m:r>
                          <w:ins w:id="326" w:author="Andy Kleinhesselink" w:date="2019-07-11T13:27:00Z">
                            <w:rPr>
                              <w:rFonts w:ascii="Cambria Math" w:hAnsi="Cambria Math"/>
                            </w:rPr>
                            <m:t>n</m:t>
                          </w:ins>
                        </m:r>
                      </m:e>
                      <m:sub>
                        <m:r>
                          <w:ins w:id="327" w:author="Andy Kleinhesselink" w:date="2019-07-11T13:27:00Z">
                            <w:rPr>
                              <w:rFonts w:ascii="Cambria Math" w:hAnsi="Cambria Math"/>
                            </w:rPr>
                            <m:t>i</m:t>
                          </w:ins>
                        </m:r>
                      </m:sub>
                    </m:sSub>
                  </m:num>
                  <m:den>
                    <m:r>
                      <w:ins w:id="328" w:author="Andy Kleinhesselink" w:date="2019-07-11T13:22:00Z">
                        <w:rPr>
                          <w:rFonts w:ascii="Cambria Math" w:hAnsi="Cambria Math"/>
                        </w:rPr>
                        <m:t>dt</m:t>
                      </w:ins>
                    </m:r>
                  </m:den>
                </m:f>
                <m:r>
                  <w:ins w:id="329" w:author="Andy Kleinhesselink" w:date="2019-07-11T13:22:00Z">
                    <w:rPr>
                      <w:rFonts w:ascii="Cambria Math" w:hAnsi="Cambria Math"/>
                    </w:rPr>
                    <m:t>=</m:t>
                  </w:ins>
                </m:r>
                <m:sSub>
                  <m:sSubPr>
                    <m:ctrlPr>
                      <w:ins w:id="330" w:author="Andy Kleinhesselink" w:date="2019-07-11T13:22:00Z">
                        <w:rPr>
                          <w:rFonts w:ascii="Cambria Math" w:hAnsi="Cambria Math"/>
                          <w:i/>
                        </w:rPr>
                      </w:ins>
                    </m:ctrlPr>
                  </m:sSubPr>
                  <m:e>
                    <m:r>
                      <w:ins w:id="331" w:author="Andy Kleinhesselink" w:date="2019-07-11T13:22:00Z">
                        <w:rPr>
                          <w:rFonts w:ascii="Cambria Math" w:hAnsi="Cambria Math"/>
                        </w:rPr>
                        <m:t>r</m:t>
                      </w:ins>
                    </m:r>
                  </m:e>
                  <m:sub>
                    <m:r>
                      <w:ins w:id="332" w:author="Andy Kleinhesselink" w:date="2019-07-11T13:22:00Z">
                        <w:rPr>
                          <w:rFonts w:ascii="Cambria Math" w:hAnsi="Cambria Math"/>
                        </w:rPr>
                        <m:t>i</m:t>
                      </w:ins>
                    </m:r>
                  </m:sub>
                </m:sSub>
                <m:d>
                  <m:dPr>
                    <m:ctrlPr>
                      <w:ins w:id="333" w:author="Andy Kleinhesselink" w:date="2019-07-11T13:22:00Z">
                        <w:rPr>
                          <w:rFonts w:ascii="Cambria Math" w:hAnsi="Cambria Math"/>
                          <w:i/>
                        </w:rPr>
                      </w:ins>
                    </m:ctrlPr>
                  </m:dPr>
                  <m:e>
                    <m:r>
                      <w:ins w:id="334" w:author="Andy Kleinhesselink" w:date="2019-07-11T13:22:00Z">
                        <w:rPr>
                          <w:rFonts w:ascii="Cambria Math" w:hAnsi="Cambria Math"/>
                        </w:rPr>
                        <m:t xml:space="preserve">1- </m:t>
                      </w:ins>
                    </m:r>
                    <m:sSub>
                      <m:sSubPr>
                        <m:ctrlPr>
                          <w:ins w:id="335" w:author="Andy Kleinhesselink" w:date="2019-07-11T13:22:00Z">
                            <w:rPr>
                              <w:rFonts w:ascii="Cambria Math" w:hAnsi="Cambria Math"/>
                              <w:i/>
                            </w:rPr>
                          </w:ins>
                        </m:ctrlPr>
                      </m:sSubPr>
                      <m:e>
                        <m:r>
                          <w:ins w:id="336" w:author="Andy Kleinhesselink" w:date="2019-07-11T13:22:00Z">
                            <w:rPr>
                              <w:rFonts w:ascii="Cambria Math" w:hAnsi="Cambria Math"/>
                            </w:rPr>
                            <m:t>α</m:t>
                          </w:ins>
                        </m:r>
                      </m:e>
                      <m:sub>
                        <m:r>
                          <w:ins w:id="337" w:author="Andy Kleinhesselink" w:date="2019-07-11T13:22:00Z">
                            <w:rPr>
                              <w:rFonts w:ascii="Cambria Math" w:hAnsi="Cambria Math"/>
                            </w:rPr>
                            <m:t>i1</m:t>
                          </w:ins>
                        </m:r>
                      </m:sub>
                    </m:sSub>
                    <m:sSub>
                      <m:sSubPr>
                        <m:ctrlPr>
                          <w:ins w:id="338" w:author="Andy Kleinhesselink" w:date="2019-07-11T13:22:00Z">
                            <w:rPr>
                              <w:rFonts w:ascii="Cambria Math" w:hAnsi="Cambria Math"/>
                              <w:i/>
                            </w:rPr>
                          </w:ins>
                        </m:ctrlPr>
                      </m:sSubPr>
                      <m:e>
                        <m:r>
                          <w:ins w:id="339" w:author="Andy Kleinhesselink" w:date="2019-07-11T13:27:00Z">
                            <w:rPr>
                              <w:rFonts w:ascii="Cambria Math" w:hAnsi="Cambria Math"/>
                            </w:rPr>
                            <m:t>n</m:t>
                          </w:ins>
                        </m:r>
                      </m:e>
                      <m:sub>
                        <m:r>
                          <w:ins w:id="340" w:author="Andy Kleinhesselink" w:date="2019-07-11T13:22:00Z">
                            <w:rPr>
                              <w:rFonts w:ascii="Cambria Math" w:hAnsi="Cambria Math"/>
                            </w:rPr>
                            <m:t>1</m:t>
                          </w:ins>
                        </m:r>
                      </m:sub>
                    </m:sSub>
                    <m:r>
                      <w:ins w:id="341" w:author="Andy Kleinhesselink" w:date="2019-07-11T13:22:00Z">
                        <w:rPr>
                          <w:rFonts w:ascii="Cambria Math" w:hAnsi="Cambria Math"/>
                        </w:rPr>
                        <m:t>-</m:t>
                      </w:ins>
                    </m:r>
                    <m:sSub>
                      <m:sSubPr>
                        <m:ctrlPr>
                          <w:ins w:id="342" w:author="Andy Kleinhesselink" w:date="2019-07-11T13:22:00Z">
                            <w:rPr>
                              <w:rFonts w:ascii="Cambria Math" w:hAnsi="Cambria Math"/>
                              <w:i/>
                            </w:rPr>
                          </w:ins>
                        </m:ctrlPr>
                      </m:sSubPr>
                      <m:e>
                        <m:r>
                          <w:ins w:id="343" w:author="Andy Kleinhesselink" w:date="2019-07-11T13:22:00Z">
                            <w:rPr>
                              <w:rFonts w:ascii="Cambria Math" w:hAnsi="Cambria Math"/>
                            </w:rPr>
                            <m:t>α</m:t>
                          </w:ins>
                        </m:r>
                      </m:e>
                      <m:sub>
                        <m:r>
                          <w:ins w:id="344" w:author="Andy Kleinhesselink" w:date="2019-07-11T13:22:00Z">
                            <w:rPr>
                              <w:rFonts w:ascii="Cambria Math" w:hAnsi="Cambria Math"/>
                            </w:rPr>
                            <m:t>i2</m:t>
                          </w:ins>
                        </m:r>
                      </m:sub>
                    </m:sSub>
                    <m:sSub>
                      <m:sSubPr>
                        <m:ctrlPr>
                          <w:ins w:id="345" w:author="Andy Kleinhesselink" w:date="2019-07-11T13:22:00Z">
                            <w:rPr>
                              <w:rFonts w:ascii="Cambria Math" w:hAnsi="Cambria Math"/>
                              <w:i/>
                            </w:rPr>
                          </w:ins>
                        </m:ctrlPr>
                      </m:sSubPr>
                      <m:e>
                        <m:r>
                          <w:ins w:id="346" w:author="Andy Kleinhesselink" w:date="2019-07-11T13:27:00Z">
                            <w:rPr>
                              <w:rFonts w:ascii="Cambria Math" w:hAnsi="Cambria Math"/>
                            </w:rPr>
                            <m:t>n</m:t>
                          </w:ins>
                        </m:r>
                      </m:e>
                      <m:sub>
                        <m:r>
                          <w:ins w:id="347" w:author="Andy Kleinhesselink" w:date="2019-07-11T13:22:00Z">
                            <w:rPr>
                              <w:rFonts w:ascii="Cambria Math" w:hAnsi="Cambria Math"/>
                            </w:rPr>
                            <m:t>2</m:t>
                          </w:ins>
                        </m:r>
                      </m:sub>
                    </m:sSub>
                  </m:e>
                </m:d>
                <m:r>
                  <w:ins w:id="348" w:author="Andy Kleinhesselink" w:date="2019-07-11T15:00:00Z">
                    <w:rPr>
                      <w:rFonts w:ascii="Cambria Math" w:hAnsi="Cambria Math"/>
                    </w:rPr>
                    <m:t>,</m:t>
                  </w:ins>
                </m:r>
              </m:oMath>
            </m:oMathPara>
          </w:p>
        </w:tc>
        <w:tc>
          <w:tcPr>
            <w:tcW w:w="738" w:type="dxa"/>
            <w:vAlign w:val="center"/>
          </w:tcPr>
          <w:p w14:paraId="370C566E" w14:textId="3B4E6A7B" w:rsidR="00AE5118" w:rsidRPr="003C47E7" w:rsidRDefault="00AE5118" w:rsidP="00436F01">
            <w:pPr>
              <w:spacing w:after="202"/>
              <w:ind w:firstLine="0"/>
              <w:contextualSpacing/>
              <w:jc w:val="center"/>
              <w:rPr>
                <w:ins w:id="349" w:author="Andy Kleinhesselink" w:date="2019-07-11T13:22:00Z"/>
              </w:rPr>
            </w:pPr>
            <w:ins w:id="350" w:author="Andy Kleinhesselink" w:date="2019-07-11T13:22:00Z">
              <w:r w:rsidRPr="003C47E7">
                <w:t>(</w:t>
              </w:r>
              <w:r w:rsidRPr="003C47E7">
                <w:rPr>
                  <w:noProof/>
                </w:rPr>
                <w:fldChar w:fldCharType="begin"/>
              </w:r>
              <w:r w:rsidRPr="003C47E7">
                <w:rPr>
                  <w:noProof/>
                </w:rPr>
                <w:instrText xml:space="preserve"> SEQ eq \* MERGEFORMAT </w:instrText>
              </w:r>
              <w:r w:rsidRPr="003C47E7">
                <w:rPr>
                  <w:noProof/>
                </w:rPr>
                <w:fldChar w:fldCharType="separate"/>
              </w:r>
            </w:ins>
            <w:ins w:id="351" w:author="Andy Kleinhesselink" w:date="2019-07-12T08:02:00Z">
              <w:r w:rsidR="00B91BF5">
                <w:rPr>
                  <w:noProof/>
                </w:rPr>
                <w:t>2</w:t>
              </w:r>
            </w:ins>
            <w:ins w:id="352" w:author="Andy Kleinhesselink" w:date="2019-07-11T13:22:00Z">
              <w:r w:rsidRPr="003C47E7">
                <w:rPr>
                  <w:noProof/>
                </w:rPr>
                <w:fldChar w:fldCharType="end"/>
              </w:r>
              <w:r w:rsidRPr="003C47E7">
                <w:t>)</w:t>
              </w:r>
            </w:ins>
          </w:p>
        </w:tc>
      </w:tr>
    </w:tbl>
    <w:p w14:paraId="16E41FFD" w14:textId="63FA4988" w:rsidR="00BE50CC" w:rsidRDefault="004F77EB" w:rsidP="00BE50CC">
      <w:pPr>
        <w:spacing w:after="202"/>
        <w:ind w:firstLine="0"/>
        <w:contextualSpacing/>
        <w:rPr>
          <w:ins w:id="353" w:author="Andy Kleinhesselink" w:date="2019-07-11T13:40:00Z"/>
        </w:rPr>
      </w:pPr>
      <w:del w:id="354" w:author="Andy Kleinhesselink" w:date="2019-07-11T13:19:00Z">
        <w:r w:rsidRPr="003C47E7" w:rsidDel="00DC0D1A">
          <w:delText xml:space="preserve">per capita </w:delText>
        </w:r>
        <w:r w:rsidR="00427DC4" w:rsidRPr="003C47E7" w:rsidDel="00DC0D1A">
          <w:delText xml:space="preserve">competitive effects </w:delText>
        </w:r>
      </w:del>
      <w:ins w:id="355" w:author="Andy Kleinhesselink" w:date="2019-07-11T13:19:00Z">
        <w:r w:rsidR="00DC0D1A">
          <w:t xml:space="preserve">pairwise effects </w:t>
        </w:r>
      </w:ins>
      <w:r w:rsidR="00427DC4" w:rsidRPr="003C47E7">
        <w:t>(</w:t>
      </w:r>
      <w:del w:id="356" w:author="Andy Kleinhesselink" w:date="2019-07-11T13:23:00Z">
        <w:r w:rsidR="00EC61D1" w:rsidRPr="003C47E7" w:rsidDel="00AE5118">
          <w:delText xml:space="preserve">usually </w:delText>
        </w:r>
      </w:del>
      <w:r w:rsidR="00100D52" w:rsidRPr="003C47E7">
        <w:t xml:space="preserve">denoted with </w:t>
      </w:r>
      <w:r w:rsidR="00EC61D1" w:rsidRPr="003C47E7">
        <w:t>‘</w:t>
      </w:r>
      <m:oMath>
        <m:sSub>
          <m:sSubPr>
            <m:ctrlPr>
              <w:ins w:id="357" w:author="Andy Kleinhesselink" w:date="2019-07-11T13:23:00Z">
                <w:rPr>
                  <w:rFonts w:ascii="Cambria Math" w:hAnsi="Cambria Math"/>
                  <w:i/>
                </w:rPr>
              </w:ins>
            </m:ctrlPr>
          </m:sSubPr>
          <m:e>
            <m:r>
              <w:rPr>
                <w:rFonts w:ascii="Cambria Math" w:hAnsi="Cambria Math"/>
              </w:rPr>
              <m:t>α</m:t>
            </m:r>
          </m:e>
          <m:sub>
            <m:r>
              <w:ins w:id="358" w:author="Andy Kleinhesselink" w:date="2019-07-11T13:23:00Z">
                <w:rPr>
                  <w:rFonts w:ascii="Cambria Math" w:hAnsi="Cambria Math"/>
                </w:rPr>
                <m:t>ij</m:t>
              </w:ins>
            </m:r>
          </m:sub>
        </m:sSub>
      </m:oMath>
      <w:r w:rsidR="00EC61D1" w:rsidRPr="003C47E7">
        <w:t>’</w:t>
      </w:r>
      <w:r w:rsidR="00427DC4" w:rsidRPr="003C47E7">
        <w:t>)</w:t>
      </w:r>
      <w:r w:rsidRPr="003C47E7">
        <w:t xml:space="preserve"> are independent of </w:t>
      </w:r>
      <w:r w:rsidR="00427DC4" w:rsidRPr="003C47E7">
        <w:t xml:space="preserve">the </w:t>
      </w:r>
      <w:r w:rsidRPr="003C47E7">
        <w:t>density</w:t>
      </w:r>
      <w:r w:rsidR="00427DC4" w:rsidRPr="003C47E7">
        <w:t xml:space="preserve"> of any</w:t>
      </w:r>
      <w:r w:rsidR="009D2FA0" w:rsidRPr="003C47E7">
        <w:t xml:space="preserve"> </w:t>
      </w:r>
      <w:r w:rsidR="009D2FA0" w:rsidRPr="003C47E7">
        <w:rPr>
          <w:i/>
        </w:rPr>
        <w:t>other</w:t>
      </w:r>
      <w:r w:rsidR="00427DC4" w:rsidRPr="003C47E7">
        <w:t xml:space="preserve"> species in the system</w:t>
      </w:r>
      <w:r w:rsidR="00F07866">
        <w:t xml:space="preserve"> and </w:t>
      </w:r>
      <w:r w:rsidRPr="003C47E7">
        <w:t>there are no HOI</w:t>
      </w:r>
      <w:ins w:id="359" w:author="Andy Kleinhesselink" w:date="2019-07-09T16:13:00Z">
        <w:r w:rsidR="00BF0AB6">
          <w:t xml:space="preserve">s.  </w:t>
        </w:r>
      </w:ins>
      <w:ins w:id="360" w:author="Andy Kleinhesselink" w:date="2019-07-11T13:20:00Z">
        <w:r w:rsidR="00AE5118">
          <w:t xml:space="preserve">As </w:t>
        </w:r>
      </w:ins>
      <w:ins w:id="361" w:author="Andy Kleinhesselink" w:date="2019-07-11T13:21:00Z">
        <w:r w:rsidR="00AE5118">
          <w:t xml:space="preserve">shown by </w:t>
        </w:r>
        <w:r w:rsidR="00AE5118" w:rsidRPr="003C47E7">
          <w:t xml:space="preserve">Billick and Case </w:t>
        </w:r>
        <w:r w:rsidR="00AE5118" w:rsidRPr="003C47E7">
          <w:fldChar w:fldCharType="begin"/>
        </w:r>
        <w:r w:rsidR="00AE5118" w:rsidRPr="003C47E7">
          <w:instrText xml:space="preserve"> ADDIN ZOTERO_ITEM CSL_CITATION {"citationID":"lcHJy7Va","properties":{"formattedCitation":"(1994)","plainCitation":"(1994)","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J."}],"issued":{"date-parts":[["1994"]]}},"suppress-author":true}],"schema":"https://github.com/citation-style-language/schema/raw/master/csl-citation.json"} </w:instrText>
        </w:r>
        <w:r w:rsidR="00AE5118" w:rsidRPr="003C47E7">
          <w:fldChar w:fldCharType="separate"/>
        </w:r>
        <w:r w:rsidR="00AE5118" w:rsidRPr="003C47E7">
          <w:rPr>
            <w:noProof/>
          </w:rPr>
          <w:t>(1994)</w:t>
        </w:r>
        <w:r w:rsidR="00AE5118" w:rsidRPr="003C47E7">
          <w:fldChar w:fldCharType="end"/>
        </w:r>
        <w:r w:rsidR="00AE5118">
          <w:t xml:space="preserve"> and others, we can introduce </w:t>
        </w:r>
      </w:ins>
      <w:ins w:id="362" w:author="Andy Kleinhesselink" w:date="2019-07-11T13:24:00Z">
        <w:r w:rsidR="00AE5118">
          <w:t xml:space="preserve">multispecies HOIs by making any per capita effect itself a function of </w:t>
        </w:r>
      </w:ins>
      <w:ins w:id="363" w:author="Andy Kleinhesselink" w:date="2019-07-11T13:25:00Z">
        <w:r w:rsidR="00AE5118">
          <w:t xml:space="preserve">some other competitor’s density.  </w:t>
        </w:r>
      </w:ins>
      <w:del w:id="364" w:author="Andy Kleinhesselink" w:date="2019-07-09T16:13:00Z">
        <w:r w:rsidRPr="003C47E7" w:rsidDel="00BF0AB6">
          <w:delText xml:space="preserve">s; </w:delText>
        </w:r>
      </w:del>
      <w:del w:id="365" w:author="Andy Kleinhesselink" w:date="2019-07-09T16:16:00Z">
        <w:r w:rsidRPr="003C47E7" w:rsidDel="00BF0AB6">
          <w:delText>if on the other hand,</w:delText>
        </w:r>
        <w:r w:rsidR="00427DC4" w:rsidRPr="003C47E7" w:rsidDel="00BF0AB6">
          <w:delText xml:space="preserve"> per capita </w:delText>
        </w:r>
        <w:r w:rsidR="005E3A4A" w:rsidRPr="003C47E7" w:rsidDel="00BF0AB6">
          <w:delText xml:space="preserve">competition </w:delText>
        </w:r>
        <w:r w:rsidR="00F07866" w:rsidDel="00BF0AB6">
          <w:delText xml:space="preserve">effects </w:delText>
        </w:r>
        <w:r w:rsidRPr="003C47E7" w:rsidDel="00BF0AB6">
          <w:delText>depend on the</w:delText>
        </w:r>
      </w:del>
      <w:del w:id="366" w:author="Andy Kleinhesselink" w:date="2019-07-11T13:25:00Z">
        <w:r w:rsidRPr="003C47E7" w:rsidDel="00AE5118">
          <w:delText xml:space="preserve"> density of other species </w:delText>
        </w:r>
      </w:del>
      <w:del w:id="367" w:author="Andy Kleinhesselink" w:date="2019-07-09T16:17:00Z">
        <w:r w:rsidRPr="003C47E7" w:rsidDel="00BF0AB6">
          <w:delText xml:space="preserve">then this </w:delText>
        </w:r>
        <w:r w:rsidR="00F07866" w:rsidDel="00BF0AB6">
          <w:delText>is an IM</w:delText>
        </w:r>
        <w:r w:rsidR="00F07866" w:rsidRPr="003C47E7" w:rsidDel="00BF0AB6">
          <w:delText xml:space="preserve"> </w:delText>
        </w:r>
        <w:r w:rsidR="00F07866" w:rsidDel="00BF0AB6">
          <w:delText xml:space="preserve">which leads to or is equivalent to an </w:delText>
        </w:r>
        <w:r w:rsidRPr="003C47E7" w:rsidDel="00BF0AB6">
          <w:delText xml:space="preserve">HOI </w:delText>
        </w:r>
      </w:del>
      <w:del w:id="368" w:author="Andy Kleinhesselink" w:date="2019-07-11T13:25:00Z">
        <w:r w:rsidRPr="003C47E7" w:rsidDel="00AE5118">
          <w:delText xml:space="preserve">(see </w:delText>
        </w:r>
      </w:del>
      <w:del w:id="369" w:author="Andy Kleinhesselink" w:date="2019-07-11T13:21:00Z">
        <w:r w:rsidRPr="003C47E7" w:rsidDel="00AE5118">
          <w:delText xml:space="preserve">Billick and Case </w:delText>
        </w:r>
        <w:r w:rsidRPr="003C47E7" w:rsidDel="00AE5118">
          <w:fldChar w:fldCharType="begin"/>
        </w:r>
        <w:r w:rsidRPr="003C47E7" w:rsidDel="00AE5118">
          <w:delInstrText xml:space="preserve"> ADDIN ZOTERO_ITEM CSL_CITATION {"citationID":"lcHJy7Va","properties":{"formattedCitation":"(1994)","plainCitation":"(1994)","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J."}],"issued":{"date-parts":[["1994"]]}},"suppress-author":true}],"schema":"https://github.com/citation-style-language/schema/raw/master/csl-citation.json"} </w:delInstrText>
        </w:r>
        <w:r w:rsidRPr="003C47E7" w:rsidDel="00AE5118">
          <w:fldChar w:fldCharType="separate"/>
        </w:r>
        <w:r w:rsidRPr="003C47E7" w:rsidDel="00AE5118">
          <w:rPr>
            <w:noProof/>
          </w:rPr>
          <w:delText>(1994)</w:delText>
        </w:r>
        <w:r w:rsidRPr="003C47E7" w:rsidDel="00AE5118">
          <w:fldChar w:fldCharType="end"/>
        </w:r>
        <w:r w:rsidRPr="003C47E7" w:rsidDel="00AE5118">
          <w:delText xml:space="preserve"> </w:delText>
        </w:r>
      </w:del>
      <w:del w:id="370" w:author="Andy Kleinhesselink" w:date="2019-07-11T13:25:00Z">
        <w:r w:rsidRPr="003C47E7" w:rsidDel="00AE5118">
          <w:delText>for a derivation</w:delText>
        </w:r>
      </w:del>
      <w:ins w:id="371" w:author="Andy Kleinhesselink" w:date="2019-07-11T13:25:00Z">
        <w:r w:rsidR="00AE5118">
          <w:t xml:space="preserve">For instance, if we </w:t>
        </w:r>
      </w:ins>
      <w:ins w:id="372" w:author="Andy Kleinhesselink" w:date="2019-07-11T13:29:00Z">
        <w:r w:rsidR="00AE5118">
          <w:t>make the</w:t>
        </w:r>
      </w:ins>
      <w:ins w:id="373" w:author="Andy Kleinhesselink" w:date="2019-07-11T13:25:00Z">
        <w:r w:rsidR="00AE5118">
          <w:t xml:space="preserve"> </w:t>
        </w:r>
      </w:ins>
      <m:oMath>
        <m:sSub>
          <m:sSubPr>
            <m:ctrlPr>
              <w:ins w:id="374" w:author="Andy Kleinhesselink" w:date="2019-07-11T13:32:00Z">
                <w:rPr>
                  <w:rFonts w:ascii="Cambria Math" w:hAnsi="Cambria Math"/>
                  <w:i/>
                </w:rPr>
              </w:ins>
            </m:ctrlPr>
          </m:sSubPr>
          <m:e>
            <m:r>
              <w:ins w:id="375" w:author="Andy Kleinhesselink" w:date="2019-07-11T13:32:00Z">
                <w:rPr>
                  <w:rFonts w:ascii="Cambria Math" w:hAnsi="Cambria Math"/>
                </w:rPr>
                <m:t>α</m:t>
              </w:ins>
            </m:r>
          </m:e>
          <m:sub>
            <m:r>
              <w:ins w:id="376" w:author="Andy Kleinhesselink" w:date="2019-07-11T13:32:00Z">
                <w:rPr>
                  <w:rFonts w:ascii="Cambria Math" w:hAnsi="Cambria Math"/>
                </w:rPr>
                <m:t>i1</m:t>
              </w:ins>
            </m:r>
          </m:sub>
        </m:sSub>
      </m:oMath>
      <w:ins w:id="377" w:author="Andy Kleinhesselink" w:date="2019-07-11T13:25:00Z">
        <w:r w:rsidR="00AE5118">
          <w:t xml:space="preserve"> a densit</w:t>
        </w:r>
      </w:ins>
      <w:ins w:id="378" w:author="Andy Kleinhesselink" w:date="2019-07-11T13:26:00Z">
        <w:r w:rsidR="00AE5118">
          <w:t>y dependent function</w:t>
        </w:r>
      </w:ins>
      <w:ins w:id="379" w:author="Andy Kleinhesselink" w:date="2019-07-11T13:29:00Z">
        <w:r w:rsidR="00AE5118">
          <w:t xml:space="preserve"> </w:t>
        </w:r>
      </w:ins>
      <w:ins w:id="380" w:author="Andy Kleinhesselink" w:date="2019-07-11T13:26:00Z">
        <w:r w:rsidR="00AE5118">
          <w:t>of species two</w:t>
        </w:r>
      </w:ins>
      <w:ins w:id="381" w:author="Andy Kleinhesselink" w:date="2019-07-11T13:29:00Z">
        <w:r w:rsidR="00AE5118">
          <w:t xml:space="preserve"> such</w:t>
        </w:r>
      </w:ins>
      <w:ins w:id="382" w:author="Andy Kleinhesselink" w:date="2019-07-11T13:32:00Z">
        <w:r w:rsidR="00BE50CC">
          <w:t xml:space="preserve"> that </w:t>
        </w:r>
      </w:ins>
      <m:oMath>
        <m:sSub>
          <m:sSubPr>
            <m:ctrlPr>
              <w:ins w:id="383" w:author="Andy Kleinhesselink" w:date="2019-07-11T13:30:00Z">
                <w:rPr>
                  <w:rFonts w:ascii="Cambria Math" w:hAnsi="Cambria Math"/>
                  <w:i/>
                </w:rPr>
              </w:ins>
            </m:ctrlPr>
          </m:sSubPr>
          <m:e>
            <m:r>
              <w:ins w:id="384" w:author="Andy Kleinhesselink" w:date="2019-07-11T13:30:00Z">
                <w:rPr>
                  <w:rFonts w:ascii="Cambria Math" w:hAnsi="Cambria Math"/>
                </w:rPr>
                <m:t>α</m:t>
              </w:ins>
            </m:r>
          </m:e>
          <m:sub>
            <m:r>
              <w:ins w:id="385" w:author="Andy Kleinhesselink" w:date="2019-07-11T13:30:00Z">
                <w:rPr>
                  <w:rFonts w:ascii="Cambria Math" w:hAnsi="Cambria Math"/>
                </w:rPr>
                <m:t>i1</m:t>
              </w:ins>
            </m:r>
          </m:sub>
        </m:sSub>
        <m:r>
          <w:ins w:id="386" w:author="Andy Kleinhesselink" w:date="2019-07-11T13:30:00Z">
            <w:rPr>
              <w:rFonts w:ascii="Cambria Math" w:hAnsi="Cambria Math"/>
            </w:rPr>
            <m:t>=</m:t>
          </w:ins>
        </m:r>
        <m:r>
          <w:ins w:id="387" w:author="Andy Kleinhesselink" w:date="2019-07-11T13:31:00Z">
            <w:rPr>
              <w:rFonts w:ascii="Cambria Math" w:hAnsi="Cambria Math"/>
            </w:rPr>
            <m:t>(a</m:t>
          </w:ins>
        </m:r>
        <m:r>
          <w:ins w:id="388" w:author="Andy Kleinhesselink" w:date="2019-07-11T13:30:00Z">
            <w:rPr>
              <w:rFonts w:ascii="Cambria Math" w:hAnsi="Cambria Math"/>
            </w:rPr>
            <m:t>+</m:t>
          </w:ins>
        </m:r>
        <m:r>
          <w:ins w:id="389" w:author="Andy Kleinhesselink" w:date="2019-07-12T15:49:00Z">
            <w:rPr>
              <w:rFonts w:ascii="Cambria Math" w:hAnsi="Cambria Math"/>
            </w:rPr>
            <m:t>β</m:t>
          </w:ins>
        </m:r>
        <m:sSub>
          <m:sSubPr>
            <m:ctrlPr>
              <w:ins w:id="390" w:author="Andy Kleinhesselink" w:date="2019-07-11T13:30:00Z">
                <w:rPr>
                  <w:rFonts w:ascii="Cambria Math" w:hAnsi="Cambria Math"/>
                  <w:i/>
                </w:rPr>
              </w:ins>
            </m:ctrlPr>
          </m:sSubPr>
          <m:e>
            <m:r>
              <w:ins w:id="391" w:author="Andy Kleinhesselink" w:date="2019-07-11T13:30:00Z">
                <w:rPr>
                  <w:rFonts w:ascii="Cambria Math" w:hAnsi="Cambria Math"/>
                </w:rPr>
                <m:t>n</m:t>
              </w:ins>
            </m:r>
          </m:e>
          <m:sub>
            <m:r>
              <w:ins w:id="392" w:author="Andy Kleinhesselink" w:date="2019-07-11T13:30:00Z">
                <w:rPr>
                  <w:rFonts w:ascii="Cambria Math" w:hAnsi="Cambria Math"/>
                </w:rPr>
                <m:t>2</m:t>
              </w:ins>
            </m:r>
          </m:sub>
        </m:sSub>
        <m:r>
          <w:ins w:id="393" w:author="Andy Kleinhesselink" w:date="2019-07-11T13:31:00Z">
            <w:rPr>
              <w:rFonts w:ascii="Cambria Math" w:hAnsi="Cambria Math"/>
            </w:rPr>
            <m:t>)</m:t>
          </w:ins>
        </m:r>
      </m:oMath>
      <w:ins w:id="394" w:author="Andy Kleinhesselink" w:date="2019-07-11T13:32:00Z">
        <w:r w:rsidR="00BE50CC">
          <w:t xml:space="preserve">, then </w:t>
        </w:r>
      </w:ins>
      <w:ins w:id="395" w:author="Andy Kleinhesselink" w:date="2019-07-11T13:39:00Z">
        <w:r w:rsidR="00BE50CC">
          <w:t>the new m</w:t>
        </w:r>
      </w:ins>
      <w:ins w:id="396" w:author="Andy Kleinhesselink" w:date="2019-07-11T13:40:00Z">
        <w:r w:rsidR="00BE50CC">
          <w:t xml:space="preserve">odel would be, </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97" w:author="Andy Kleinhesselink" w:date="2019-07-11T13:41: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260"/>
        <w:gridCol w:w="6650"/>
        <w:gridCol w:w="730"/>
        <w:tblGridChange w:id="398">
          <w:tblGrid>
            <w:gridCol w:w="895"/>
            <w:gridCol w:w="7015"/>
            <w:gridCol w:w="730"/>
          </w:tblGrid>
        </w:tblGridChange>
      </w:tblGrid>
      <w:tr w:rsidR="00BE50CC" w:rsidRPr="003C47E7" w14:paraId="62233B2F" w14:textId="77777777" w:rsidTr="00436F01">
        <w:trPr>
          <w:trHeight w:val="503"/>
          <w:ins w:id="399" w:author="Andy Kleinhesselink" w:date="2019-07-11T13:40:00Z"/>
          <w:trPrChange w:id="400" w:author="Andy Kleinhesselink" w:date="2019-07-11T13:41:00Z">
            <w:trPr>
              <w:trHeight w:val="503"/>
            </w:trPr>
          </w:trPrChange>
        </w:trPr>
        <w:tc>
          <w:tcPr>
            <w:tcW w:w="1260" w:type="dxa"/>
            <w:vAlign w:val="center"/>
            <w:tcPrChange w:id="401" w:author="Andy Kleinhesselink" w:date="2019-07-11T13:41:00Z">
              <w:tcPr>
                <w:tcW w:w="918" w:type="dxa"/>
                <w:vAlign w:val="center"/>
              </w:tcPr>
            </w:tcPrChange>
          </w:tcPr>
          <w:p w14:paraId="7522B2AB" w14:textId="77777777" w:rsidR="00BE50CC" w:rsidRPr="003C47E7" w:rsidRDefault="00BE50CC" w:rsidP="00436F01">
            <w:pPr>
              <w:spacing w:after="202"/>
              <w:ind w:firstLine="0"/>
              <w:contextualSpacing/>
              <w:jc w:val="center"/>
              <w:rPr>
                <w:ins w:id="402" w:author="Andy Kleinhesselink" w:date="2019-07-11T13:40:00Z"/>
              </w:rPr>
            </w:pPr>
          </w:p>
        </w:tc>
        <w:tc>
          <w:tcPr>
            <w:tcW w:w="6650" w:type="dxa"/>
            <w:vAlign w:val="center"/>
            <w:tcPrChange w:id="403" w:author="Andy Kleinhesselink" w:date="2019-07-11T13:41:00Z">
              <w:tcPr>
                <w:tcW w:w="7200" w:type="dxa"/>
                <w:vAlign w:val="center"/>
              </w:tcPr>
            </w:tcPrChange>
          </w:tcPr>
          <w:p w14:paraId="4F2D39B0" w14:textId="344DC22C" w:rsidR="00BE50CC" w:rsidRPr="00436F01" w:rsidRDefault="00DA3A33" w:rsidP="00436F01">
            <w:pPr>
              <w:spacing w:after="202"/>
              <w:contextualSpacing/>
              <w:jc w:val="center"/>
              <w:rPr>
                <w:ins w:id="404" w:author="Andy Kleinhesselink" w:date="2019-07-11T13:40:00Z"/>
                <w:rFonts w:ascii="Cambria Math" w:hAnsi="Cambria Math"/>
                <w:i/>
                <w:rPrChange w:id="405" w:author="Andy Kleinhesselink" w:date="2019-07-11T13:42:00Z">
                  <w:rPr>
                    <w:ins w:id="406" w:author="Andy Kleinhesselink" w:date="2019-07-11T13:40:00Z"/>
                  </w:rPr>
                </w:rPrChange>
              </w:rPr>
            </w:pPr>
            <m:oMathPara>
              <m:oMath>
                <m:f>
                  <m:fPr>
                    <m:ctrlPr>
                      <w:ins w:id="407" w:author="Andy Kleinhesselink" w:date="2019-07-11T13:40:00Z">
                        <w:rPr>
                          <w:rFonts w:ascii="Cambria Math" w:hAnsi="Cambria Math"/>
                          <w:i/>
                        </w:rPr>
                      </w:ins>
                    </m:ctrlPr>
                  </m:fPr>
                  <m:num>
                    <m:r>
                      <w:ins w:id="408" w:author="Andy Kleinhesselink" w:date="2019-07-11T13:40:00Z">
                        <w:rPr>
                          <w:rFonts w:ascii="Cambria Math" w:hAnsi="Cambria Math"/>
                        </w:rPr>
                        <m:t>1</m:t>
                      </w:ins>
                    </m:r>
                  </m:num>
                  <m:den>
                    <m:sSub>
                      <m:sSubPr>
                        <m:ctrlPr>
                          <w:ins w:id="409" w:author="Andy Kleinhesselink" w:date="2019-07-11T13:40:00Z">
                            <w:rPr>
                              <w:rFonts w:ascii="Cambria Math" w:hAnsi="Cambria Math"/>
                              <w:i/>
                            </w:rPr>
                          </w:ins>
                        </m:ctrlPr>
                      </m:sSubPr>
                      <m:e>
                        <m:r>
                          <w:ins w:id="410" w:author="Andy Kleinhesselink" w:date="2019-07-11T13:40:00Z">
                            <w:rPr>
                              <w:rFonts w:ascii="Cambria Math" w:hAnsi="Cambria Math"/>
                            </w:rPr>
                            <m:t>n</m:t>
                          </w:ins>
                        </m:r>
                      </m:e>
                      <m:sub>
                        <m:r>
                          <w:ins w:id="411" w:author="Andy Kleinhesselink" w:date="2019-07-11T13:40:00Z">
                            <w:rPr>
                              <w:rFonts w:ascii="Cambria Math" w:hAnsi="Cambria Math"/>
                            </w:rPr>
                            <m:t>i</m:t>
                          </w:ins>
                        </m:r>
                      </m:sub>
                    </m:sSub>
                  </m:den>
                </m:f>
                <m:f>
                  <m:fPr>
                    <m:ctrlPr>
                      <w:ins w:id="412" w:author="Andy Kleinhesselink" w:date="2019-07-11T13:40:00Z">
                        <w:rPr>
                          <w:rFonts w:ascii="Cambria Math" w:hAnsi="Cambria Math"/>
                          <w:i/>
                        </w:rPr>
                      </w:ins>
                    </m:ctrlPr>
                  </m:fPr>
                  <m:num>
                    <m:r>
                      <w:ins w:id="413" w:author="Andy Kleinhesselink" w:date="2019-07-11T13:40:00Z">
                        <w:rPr>
                          <w:rFonts w:ascii="Cambria Math" w:hAnsi="Cambria Math"/>
                        </w:rPr>
                        <m:t>d</m:t>
                      </w:ins>
                    </m:r>
                    <m:sSub>
                      <m:sSubPr>
                        <m:ctrlPr>
                          <w:ins w:id="414" w:author="Andy Kleinhesselink" w:date="2019-07-11T13:40:00Z">
                            <w:rPr>
                              <w:rFonts w:ascii="Cambria Math" w:hAnsi="Cambria Math"/>
                              <w:i/>
                            </w:rPr>
                          </w:ins>
                        </m:ctrlPr>
                      </m:sSubPr>
                      <m:e>
                        <m:r>
                          <w:ins w:id="415" w:author="Andy Kleinhesselink" w:date="2019-07-11T13:40:00Z">
                            <w:rPr>
                              <w:rFonts w:ascii="Cambria Math" w:hAnsi="Cambria Math"/>
                            </w:rPr>
                            <m:t>n</m:t>
                          </w:ins>
                        </m:r>
                      </m:e>
                      <m:sub>
                        <m:r>
                          <w:ins w:id="416" w:author="Andy Kleinhesselink" w:date="2019-07-11T13:40:00Z">
                            <w:rPr>
                              <w:rFonts w:ascii="Cambria Math" w:hAnsi="Cambria Math"/>
                            </w:rPr>
                            <m:t>i</m:t>
                          </w:ins>
                        </m:r>
                      </m:sub>
                    </m:sSub>
                  </m:num>
                  <m:den>
                    <m:r>
                      <w:ins w:id="417" w:author="Andy Kleinhesselink" w:date="2019-07-11T13:40:00Z">
                        <w:rPr>
                          <w:rFonts w:ascii="Cambria Math" w:hAnsi="Cambria Math"/>
                        </w:rPr>
                        <m:t>dt</m:t>
                      </w:ins>
                    </m:r>
                  </m:den>
                </m:f>
                <m:r>
                  <w:ins w:id="418" w:author="Andy Kleinhesselink" w:date="2019-07-11T13:40:00Z">
                    <w:rPr>
                      <w:rFonts w:ascii="Cambria Math" w:hAnsi="Cambria Math"/>
                    </w:rPr>
                    <m:t>=</m:t>
                  </w:ins>
                </m:r>
                <m:sSub>
                  <m:sSubPr>
                    <m:ctrlPr>
                      <w:ins w:id="419" w:author="Andy Kleinhesselink" w:date="2019-07-11T13:40:00Z">
                        <w:rPr>
                          <w:rFonts w:ascii="Cambria Math" w:hAnsi="Cambria Math"/>
                          <w:i/>
                        </w:rPr>
                      </w:ins>
                    </m:ctrlPr>
                  </m:sSubPr>
                  <m:e>
                    <m:r>
                      <w:ins w:id="420" w:author="Andy Kleinhesselink" w:date="2019-07-11T13:40:00Z">
                        <w:rPr>
                          <w:rFonts w:ascii="Cambria Math" w:hAnsi="Cambria Math"/>
                        </w:rPr>
                        <m:t>r</m:t>
                      </w:ins>
                    </m:r>
                  </m:e>
                  <m:sub>
                    <m:r>
                      <w:ins w:id="421" w:author="Andy Kleinhesselink" w:date="2019-07-11T13:40:00Z">
                        <w:rPr>
                          <w:rFonts w:ascii="Cambria Math" w:hAnsi="Cambria Math"/>
                        </w:rPr>
                        <m:t>i</m:t>
                      </w:ins>
                    </m:r>
                  </m:sub>
                </m:sSub>
                <m:d>
                  <m:dPr>
                    <m:ctrlPr>
                      <w:ins w:id="422" w:author="Andy Kleinhesselink" w:date="2019-07-11T13:40:00Z">
                        <w:rPr>
                          <w:rFonts w:ascii="Cambria Math" w:hAnsi="Cambria Math"/>
                          <w:i/>
                        </w:rPr>
                      </w:ins>
                    </m:ctrlPr>
                  </m:dPr>
                  <m:e>
                    <m:r>
                      <w:ins w:id="423" w:author="Andy Kleinhesselink" w:date="2019-07-11T13:40:00Z">
                        <w:rPr>
                          <w:rFonts w:ascii="Cambria Math" w:hAnsi="Cambria Math"/>
                        </w:rPr>
                        <m:t>1-a</m:t>
                      </w:ins>
                    </m:r>
                    <m:sSub>
                      <m:sSubPr>
                        <m:ctrlPr>
                          <w:ins w:id="424" w:author="Andy Kleinhesselink" w:date="2019-07-12T15:49:00Z">
                            <w:rPr>
                              <w:rFonts w:ascii="Cambria Math" w:hAnsi="Cambria Math"/>
                              <w:i/>
                            </w:rPr>
                          </w:ins>
                        </m:ctrlPr>
                      </m:sSubPr>
                      <m:e>
                        <m:r>
                          <w:ins w:id="425" w:author="Andy Kleinhesselink" w:date="2019-07-12T15:49:00Z">
                            <w:rPr>
                              <w:rFonts w:ascii="Cambria Math" w:hAnsi="Cambria Math"/>
                            </w:rPr>
                            <m:t>n</m:t>
                          </w:ins>
                        </m:r>
                      </m:e>
                      <m:sub>
                        <m:r>
                          <w:ins w:id="426" w:author="Andy Kleinhesselink" w:date="2019-07-12T15:49:00Z">
                            <w:rPr>
                              <w:rFonts w:ascii="Cambria Math" w:hAnsi="Cambria Math"/>
                            </w:rPr>
                            <m:t>1</m:t>
                          </w:ins>
                        </m:r>
                      </m:sub>
                    </m:sSub>
                    <m:r>
                      <w:ins w:id="427" w:author="Andy Kleinhesselink" w:date="2019-07-12T15:49:00Z">
                        <w:rPr>
                          <w:rFonts w:ascii="Cambria Math" w:hAnsi="Cambria Math"/>
                        </w:rPr>
                        <m:t>-</m:t>
                      </w:ins>
                    </m:r>
                    <m:r>
                      <w:ins w:id="428" w:author="Andy Kleinhesselink" w:date="2019-07-12T15:50:00Z">
                        <w:rPr>
                          <w:rFonts w:ascii="Cambria Math" w:hAnsi="Cambria Math"/>
                        </w:rPr>
                        <m:t>β</m:t>
                      </w:ins>
                    </m:r>
                    <m:sSub>
                      <m:sSubPr>
                        <m:ctrlPr>
                          <w:ins w:id="429" w:author="Andy Kleinhesselink" w:date="2019-07-11T13:40:00Z">
                            <w:rPr>
                              <w:rFonts w:ascii="Cambria Math" w:hAnsi="Cambria Math"/>
                              <w:i/>
                            </w:rPr>
                          </w:ins>
                        </m:ctrlPr>
                      </m:sSubPr>
                      <m:e>
                        <m:r>
                          <w:ins w:id="430" w:author="Andy Kleinhesselink" w:date="2019-07-11T13:40:00Z">
                            <w:rPr>
                              <w:rFonts w:ascii="Cambria Math" w:hAnsi="Cambria Math"/>
                            </w:rPr>
                            <m:t>n</m:t>
                          </w:ins>
                        </m:r>
                      </m:e>
                      <m:sub>
                        <m:r>
                          <w:ins w:id="431" w:author="Andy Kleinhesselink" w:date="2019-07-11T13:40:00Z">
                            <w:rPr>
                              <w:rFonts w:ascii="Cambria Math" w:hAnsi="Cambria Math"/>
                            </w:rPr>
                            <m:t>2</m:t>
                          </w:ins>
                        </m:r>
                      </m:sub>
                    </m:sSub>
                    <m:sSub>
                      <m:sSubPr>
                        <m:ctrlPr>
                          <w:ins w:id="432" w:author="Andy Kleinhesselink" w:date="2019-07-11T13:40:00Z">
                            <w:rPr>
                              <w:rFonts w:ascii="Cambria Math" w:hAnsi="Cambria Math"/>
                              <w:i/>
                            </w:rPr>
                          </w:ins>
                        </m:ctrlPr>
                      </m:sSubPr>
                      <m:e>
                        <m:r>
                          <w:ins w:id="433" w:author="Andy Kleinhesselink" w:date="2019-07-11T13:40:00Z">
                            <w:rPr>
                              <w:rFonts w:ascii="Cambria Math" w:hAnsi="Cambria Math"/>
                            </w:rPr>
                            <m:t>n</m:t>
                          </w:ins>
                        </m:r>
                      </m:e>
                      <m:sub>
                        <m:r>
                          <w:ins w:id="434" w:author="Andy Kleinhesselink" w:date="2019-07-11T13:40:00Z">
                            <w:rPr>
                              <w:rFonts w:ascii="Cambria Math" w:hAnsi="Cambria Math"/>
                            </w:rPr>
                            <m:t>1</m:t>
                          </w:ins>
                        </m:r>
                      </m:sub>
                    </m:sSub>
                    <m:r>
                      <w:ins w:id="435" w:author="Andy Kleinhesselink" w:date="2019-07-11T13:40:00Z">
                        <w:rPr>
                          <w:rFonts w:ascii="Cambria Math" w:hAnsi="Cambria Math"/>
                        </w:rPr>
                        <m:t>-</m:t>
                      </w:ins>
                    </m:r>
                    <m:sSub>
                      <m:sSubPr>
                        <m:ctrlPr>
                          <w:ins w:id="436" w:author="Andy Kleinhesselink" w:date="2019-07-11T13:40:00Z">
                            <w:rPr>
                              <w:rFonts w:ascii="Cambria Math" w:hAnsi="Cambria Math"/>
                              <w:i/>
                            </w:rPr>
                          </w:ins>
                        </m:ctrlPr>
                      </m:sSubPr>
                      <m:e>
                        <m:r>
                          <w:ins w:id="437" w:author="Andy Kleinhesselink" w:date="2019-07-11T13:40:00Z">
                            <w:rPr>
                              <w:rFonts w:ascii="Cambria Math" w:hAnsi="Cambria Math"/>
                            </w:rPr>
                            <m:t>α</m:t>
                          </w:ins>
                        </m:r>
                      </m:e>
                      <m:sub>
                        <m:r>
                          <w:ins w:id="438" w:author="Andy Kleinhesselink" w:date="2019-07-11T13:40:00Z">
                            <w:rPr>
                              <w:rFonts w:ascii="Cambria Math" w:hAnsi="Cambria Math"/>
                            </w:rPr>
                            <m:t>i2</m:t>
                          </w:ins>
                        </m:r>
                      </m:sub>
                    </m:sSub>
                    <m:sSub>
                      <m:sSubPr>
                        <m:ctrlPr>
                          <w:ins w:id="439" w:author="Andy Kleinhesselink" w:date="2019-07-11T13:40:00Z">
                            <w:rPr>
                              <w:rFonts w:ascii="Cambria Math" w:hAnsi="Cambria Math"/>
                              <w:i/>
                            </w:rPr>
                          </w:ins>
                        </m:ctrlPr>
                      </m:sSubPr>
                      <m:e>
                        <m:r>
                          <w:ins w:id="440" w:author="Andy Kleinhesselink" w:date="2019-07-11T13:40:00Z">
                            <w:rPr>
                              <w:rFonts w:ascii="Cambria Math" w:hAnsi="Cambria Math"/>
                            </w:rPr>
                            <m:t>n</m:t>
                          </w:ins>
                        </m:r>
                      </m:e>
                      <m:sub>
                        <m:r>
                          <w:ins w:id="441" w:author="Andy Kleinhesselink" w:date="2019-07-11T13:40:00Z">
                            <w:rPr>
                              <w:rFonts w:ascii="Cambria Math" w:hAnsi="Cambria Math"/>
                            </w:rPr>
                            <m:t>2</m:t>
                          </w:ins>
                        </m:r>
                      </m:sub>
                    </m:sSub>
                  </m:e>
                </m:d>
                <m:r>
                  <w:ins w:id="442" w:author="Andy Kleinhesselink" w:date="2019-07-11T13:42:00Z">
                    <w:rPr>
                      <w:rFonts w:ascii="Cambria Math" w:hAnsi="Cambria Math"/>
                    </w:rPr>
                    <m:t xml:space="preserve">. </m:t>
                  </w:ins>
                </m:r>
              </m:oMath>
            </m:oMathPara>
          </w:p>
        </w:tc>
        <w:tc>
          <w:tcPr>
            <w:tcW w:w="730" w:type="dxa"/>
            <w:vAlign w:val="center"/>
            <w:tcPrChange w:id="443" w:author="Andy Kleinhesselink" w:date="2019-07-11T13:41:00Z">
              <w:tcPr>
                <w:tcW w:w="738" w:type="dxa"/>
                <w:vAlign w:val="center"/>
              </w:tcPr>
            </w:tcPrChange>
          </w:tcPr>
          <w:p w14:paraId="150B009D" w14:textId="24D90A2A" w:rsidR="00BE50CC" w:rsidRPr="003C47E7" w:rsidRDefault="00BE50CC" w:rsidP="00436F01">
            <w:pPr>
              <w:spacing w:after="202"/>
              <w:ind w:firstLine="0"/>
              <w:contextualSpacing/>
              <w:jc w:val="center"/>
              <w:rPr>
                <w:ins w:id="444" w:author="Andy Kleinhesselink" w:date="2019-07-11T13:40:00Z"/>
              </w:rPr>
            </w:pPr>
            <w:ins w:id="445" w:author="Andy Kleinhesselink" w:date="2019-07-11T13:40:00Z">
              <w:r w:rsidRPr="003C47E7">
                <w:t>(</w:t>
              </w:r>
              <w:r w:rsidRPr="003C47E7">
                <w:rPr>
                  <w:noProof/>
                </w:rPr>
                <w:fldChar w:fldCharType="begin"/>
              </w:r>
              <w:r w:rsidRPr="003C47E7">
                <w:rPr>
                  <w:noProof/>
                </w:rPr>
                <w:instrText xml:space="preserve"> SEQ eq \* MERGEFORMAT </w:instrText>
              </w:r>
              <w:r w:rsidRPr="003C47E7">
                <w:rPr>
                  <w:noProof/>
                </w:rPr>
                <w:fldChar w:fldCharType="separate"/>
              </w:r>
            </w:ins>
            <w:ins w:id="446" w:author="Andy Kleinhesselink" w:date="2019-07-12T08:02:00Z">
              <w:r w:rsidR="00B91BF5">
                <w:rPr>
                  <w:noProof/>
                </w:rPr>
                <w:t>3</w:t>
              </w:r>
            </w:ins>
            <w:ins w:id="447" w:author="Andy Kleinhesselink" w:date="2019-07-11T13:40:00Z">
              <w:r w:rsidRPr="003C47E7">
                <w:rPr>
                  <w:noProof/>
                </w:rPr>
                <w:fldChar w:fldCharType="end"/>
              </w:r>
              <w:r w:rsidRPr="003C47E7">
                <w:t>)</w:t>
              </w:r>
            </w:ins>
          </w:p>
        </w:tc>
      </w:tr>
    </w:tbl>
    <w:p w14:paraId="5AC71AEF" w14:textId="0FBFA99A" w:rsidR="009D2FA0" w:rsidDel="00436F01" w:rsidRDefault="00436F01" w:rsidP="00436F01">
      <w:pPr>
        <w:spacing w:after="202"/>
        <w:ind w:firstLine="0"/>
        <w:contextualSpacing/>
        <w:rPr>
          <w:del w:id="448" w:author="Andy Kleinhesselink" w:date="2019-07-11T13:26:00Z"/>
        </w:rPr>
      </w:pPr>
      <w:ins w:id="449" w:author="Andy Kleinhesselink" w:date="2019-07-11T13:42:00Z">
        <w:r>
          <w:t>We can no</w:t>
        </w:r>
      </w:ins>
      <w:ins w:id="450" w:author="Andy Kleinhesselink" w:date="2019-07-11T13:32:00Z">
        <w:r w:rsidR="00BE50CC">
          <w:t xml:space="preserve"> longer describe the</w:t>
        </w:r>
      </w:ins>
      <w:ins w:id="451" w:author="Andy Kleinhesselink" w:date="2019-07-11T13:33:00Z">
        <w:r w:rsidR="00BE50CC">
          <w:t xml:space="preserve"> effect of the two competitors together by observing their separate effects</w:t>
        </w:r>
      </w:ins>
      <w:ins w:id="452" w:author="Andy Kleinhesselink" w:date="2019-07-11T13:42:00Z">
        <w:r>
          <w:t xml:space="preserve"> only</w:t>
        </w:r>
      </w:ins>
      <w:ins w:id="453" w:author="Andy Kleinhesselink" w:date="2019-07-11T13:33:00Z">
        <w:r w:rsidR="00BE50CC">
          <w:t xml:space="preserve">. We </w:t>
        </w:r>
      </w:ins>
      <w:ins w:id="454" w:author="Andy Kleinhesselink" w:date="2019-07-11T13:34:00Z">
        <w:r w:rsidR="00BE50CC">
          <w:t xml:space="preserve">require a new parameter, </w:t>
        </w:r>
      </w:ins>
      <m:oMath>
        <m:r>
          <w:ins w:id="455" w:author="Andy Kleinhesselink" w:date="2019-07-24T11:22:00Z">
            <w:rPr>
              <w:rFonts w:ascii="Cambria Math" w:hAnsi="Cambria Math"/>
            </w:rPr>
            <m:t>β</m:t>
          </w:ins>
        </m:r>
      </m:oMath>
      <w:ins w:id="456" w:author="Andy Kleinhesselink" w:date="2019-07-11T13:34:00Z">
        <w:r w:rsidR="00BE50CC">
          <w:t xml:space="preserve">, that </w:t>
        </w:r>
      </w:ins>
      <w:ins w:id="457" w:author="Andy Kleinhesselink" w:date="2019-07-11T13:35:00Z">
        <w:r w:rsidR="00BE50CC">
          <w:t>we can only</w:t>
        </w:r>
      </w:ins>
      <w:ins w:id="458" w:author="Andy Kleinhesselink" w:date="2019-07-11T13:34:00Z">
        <w:r w:rsidR="00BE50CC">
          <w:t xml:space="preserve"> </w:t>
        </w:r>
      </w:ins>
      <w:ins w:id="459" w:author="Andy Kleinhesselink" w:date="2019-07-24T11:22:00Z">
        <w:r w:rsidR="00D64B98">
          <w:t xml:space="preserve">measure </w:t>
        </w:r>
      </w:ins>
      <w:ins w:id="460" w:author="Andy Kleinhesselink" w:date="2019-07-11T13:35:00Z">
        <w:r w:rsidR="00BE50CC">
          <w:t>by observing the</w:t>
        </w:r>
      </w:ins>
      <w:ins w:id="461" w:author="Andy Kleinhesselink" w:date="2019-07-11T13:43:00Z">
        <w:r>
          <w:t xml:space="preserve"> effect of competitor one across a range of densities of competitor two</w:t>
        </w:r>
      </w:ins>
      <w:ins w:id="462" w:author="Andy Kleinhesselink" w:date="2019-07-11T13:35:00Z">
        <w:r w:rsidR="00BE50CC">
          <w:t>.</w:t>
        </w:r>
      </w:ins>
      <w:ins w:id="463" w:author="Andy Kleinhesselink" w:date="2019-07-11T13:36:00Z">
        <w:r w:rsidR="00BE50CC">
          <w:t xml:space="preserve">  Alternatively, we can say that</w:t>
        </w:r>
      </w:ins>
      <w:ins w:id="464" w:author="Andy Kleinhesselink" w:date="2019-07-11T13:38:00Z">
        <w:r w:rsidR="00BE50CC">
          <w:t xml:space="preserve"> competitor two modifies the intera</w:t>
        </w:r>
      </w:ins>
      <w:ins w:id="465" w:author="Andy Kleinhesselink" w:date="2019-07-11T13:39:00Z">
        <w:r w:rsidR="00BE50CC">
          <w:t>ction between competitor one and the focal species</w:t>
        </w:r>
      </w:ins>
      <w:ins w:id="466" w:author="Andy Kleinhesselink" w:date="2019-07-11T13:44:00Z">
        <w:r>
          <w:t xml:space="preserve"> </w:t>
        </w:r>
      </w:ins>
      <w:ins w:id="467" w:author="Andy Kleinhesselink" w:date="2019-07-12T15:50:00Z">
        <w:r w:rsidR="001F2821">
          <w:t>or</w:t>
        </w:r>
      </w:ins>
      <w:ins w:id="468" w:author="Andy Kleinhesselink" w:date="2019-07-11T13:44:00Z">
        <w:r>
          <w:t xml:space="preserve"> vice versa. </w:t>
        </w:r>
      </w:ins>
      <w:del w:id="469" w:author="Andy Kleinhesselink" w:date="2019-07-11T13:25:00Z">
        <w:r w:rsidR="004F77EB" w:rsidRPr="003C47E7" w:rsidDel="00AE5118">
          <w:delText>).</w:delText>
        </w:r>
      </w:del>
      <w:del w:id="470" w:author="Andy Kleinhesselink" w:date="2019-07-11T13:26:00Z">
        <w:r w:rsidR="004F77EB" w:rsidRPr="003C47E7" w:rsidDel="00AE5118">
          <w:delText xml:space="preserve">  </w:delText>
        </w:r>
      </w:del>
    </w:p>
    <w:p w14:paraId="4F953CE8" w14:textId="7525A2B4" w:rsidR="00436F01" w:rsidRDefault="00436F01" w:rsidP="00436F01">
      <w:pPr>
        <w:spacing w:after="202"/>
        <w:ind w:firstLine="0"/>
        <w:contextualSpacing/>
        <w:rPr>
          <w:ins w:id="471" w:author="Andy Kleinhesselink" w:date="2019-07-11T13:47:00Z"/>
        </w:rPr>
      </w:pPr>
    </w:p>
    <w:p w14:paraId="6A945D4B" w14:textId="142184A3" w:rsidR="00436F01" w:rsidRPr="003C47E7" w:rsidRDefault="007E74A5" w:rsidP="00436F01">
      <w:pPr>
        <w:pStyle w:val="Heading2"/>
        <w:rPr>
          <w:ins w:id="472" w:author="Andy Kleinhesselink" w:date="2019-07-11T13:47:00Z"/>
        </w:rPr>
      </w:pPr>
      <w:ins w:id="473" w:author="Andy Kleinhesselink" w:date="2019-07-24T11:31:00Z">
        <w:r>
          <w:lastRenderedPageBreak/>
          <w:t>The problem of defining</w:t>
        </w:r>
      </w:ins>
      <w:ins w:id="474" w:author="Andy Kleinhesselink" w:date="2019-07-11T13:47:00Z">
        <w:r w:rsidR="00436F01">
          <w:t xml:space="preserve"> HOIs</w:t>
        </w:r>
      </w:ins>
    </w:p>
    <w:p w14:paraId="30A862B5" w14:textId="63A194B3" w:rsidR="007F2A18" w:rsidRDefault="000D5C1B">
      <w:pPr>
        <w:spacing w:after="202"/>
        <w:contextualSpacing/>
        <w:pPrChange w:id="475" w:author="Andy Kleinhesselink" w:date="2019-07-11T13:48:00Z">
          <w:pPr>
            <w:spacing w:after="202"/>
            <w:ind w:firstLine="0"/>
            <w:contextualSpacing/>
          </w:pPr>
        </w:pPrChange>
      </w:pPr>
      <w:del w:id="476" w:author="Andy Kleinhesselink" w:date="2019-07-11T13:26:00Z">
        <w:r w:rsidDel="00AE5118">
          <w:delText xml:space="preserve"> </w:delText>
        </w:r>
      </w:del>
      <w:del w:id="477" w:author="Andy Kleinhesselink" w:date="2019-07-11T13:29:00Z">
        <w:r w:rsidDel="00AE5118">
          <w:tab/>
        </w:r>
      </w:del>
      <w:del w:id="478" w:author="Andy Kleinhesselink" w:date="2019-07-24T11:22:00Z">
        <w:r w:rsidR="005E2E59" w:rsidDel="00D64B98">
          <w:delText xml:space="preserve">The </w:delText>
        </w:r>
      </w:del>
      <w:del w:id="479" w:author="Andy Kleinhesselink" w:date="2019-07-24T11:08:00Z">
        <w:r w:rsidR="005E2E59" w:rsidDel="00F42C4F">
          <w:delText xml:space="preserve">above description </w:delText>
        </w:r>
      </w:del>
      <w:ins w:id="480" w:author="Andy Kleinhesselink" w:date="2019-07-24T11:22:00Z">
        <w:r w:rsidR="00D64B98">
          <w:t xml:space="preserve">Describing the </w:t>
        </w:r>
      </w:ins>
      <w:ins w:id="481" w:author="Andy Kleinhesselink" w:date="2019-07-24T11:08:00Z">
        <w:r w:rsidR="00F42C4F">
          <w:t>c</w:t>
        </w:r>
      </w:ins>
      <w:ins w:id="482" w:author="Andy Kleinhesselink" w:date="2019-07-11T13:48:00Z">
        <w:r w:rsidR="00436F01">
          <w:t xml:space="preserve">onsequences of </w:t>
        </w:r>
      </w:ins>
      <w:ins w:id="483" w:author="Andy Kleinhesselink" w:date="2019-07-11T13:45:00Z">
        <w:r w:rsidR="00436F01">
          <w:t>HOIs</w:t>
        </w:r>
      </w:ins>
      <w:ins w:id="484" w:author="Andy Kleinhesselink" w:date="2019-07-12T15:51:00Z">
        <w:r w:rsidR="001F2821">
          <w:t xml:space="preserve"> for multispecies</w:t>
        </w:r>
      </w:ins>
      <w:ins w:id="485" w:author="Andy Kleinhesselink" w:date="2019-07-24T11:08:00Z">
        <w:r w:rsidR="00F42C4F">
          <w:t xml:space="preserve"> communities is</w:t>
        </w:r>
      </w:ins>
      <w:del w:id="486" w:author="Andy Kleinhesselink" w:date="2019-07-11T13:45:00Z">
        <w:r w:rsidR="005E2E59" w:rsidDel="00436F01">
          <w:delText xml:space="preserve">gives us </w:delText>
        </w:r>
        <w:r w:rsidR="00530D6E" w:rsidDel="00436F01">
          <w:delText>a vague</w:delText>
        </w:r>
        <w:r w:rsidR="005E2E59" w:rsidDel="00436F01">
          <w:delText xml:space="preserve"> </w:delText>
        </w:r>
      </w:del>
      <w:del w:id="487" w:author="Andy Kleinhesselink" w:date="2019-07-09T13:54:00Z">
        <w:r w:rsidR="00570DEB" w:rsidDel="001740E3">
          <w:delText xml:space="preserve">conceptual </w:delText>
        </w:r>
        <w:r w:rsidR="00530D6E" w:rsidDel="001740E3">
          <w:delText>sense of how</w:delText>
        </w:r>
        <w:r w:rsidR="005E2E59" w:rsidDel="001740E3">
          <w:delText xml:space="preserve"> IM</w:delText>
        </w:r>
        <w:r w:rsidR="00530D6E" w:rsidDel="001740E3">
          <w:delText>,</w:delText>
        </w:r>
      </w:del>
      <w:del w:id="488" w:author="Andy Kleinhesselink" w:date="2019-07-11T13:45:00Z">
        <w:r w:rsidR="00530D6E" w:rsidDel="00436F01">
          <w:delText xml:space="preserve"> </w:delText>
        </w:r>
      </w:del>
      <w:del w:id="489" w:author="Andy Kleinhesselink" w:date="2019-07-11T13:48:00Z">
        <w:r w:rsidR="005E2E59" w:rsidDel="00436F01">
          <w:delText>HOI</w:delText>
        </w:r>
      </w:del>
      <w:ins w:id="490" w:author="Andy Kleinhesselink" w:date="2019-07-11T13:46:00Z">
        <w:r w:rsidR="00436F01">
          <w:t xml:space="preserve"> </w:t>
        </w:r>
      </w:ins>
      <w:ins w:id="491" w:author="Andy Kleinhesselink" w:date="2019-07-24T11:09:00Z">
        <w:r w:rsidR="00F42C4F">
          <w:t xml:space="preserve">not </w:t>
        </w:r>
      </w:ins>
      <w:ins w:id="492" w:author="Andy Kleinhesselink" w:date="2019-07-24T11:22:00Z">
        <w:r w:rsidR="00D64B98">
          <w:t xml:space="preserve">the same as defining </w:t>
        </w:r>
      </w:ins>
      <w:ins w:id="493" w:author="Andy Kleinhesselink" w:date="2019-07-11T13:49:00Z">
        <w:r w:rsidR="00436F01">
          <w:t>HOIs</w:t>
        </w:r>
      </w:ins>
      <w:del w:id="494" w:author="Andy Kleinhesselink" w:date="2019-07-09T13:54:00Z">
        <w:r w:rsidR="005E2E59" w:rsidDel="001740E3">
          <w:delText xml:space="preserve"> </w:delText>
        </w:r>
        <w:r w:rsidR="00530D6E" w:rsidDel="001740E3">
          <w:delText>and emergence are related</w:delText>
        </w:r>
      </w:del>
      <w:r w:rsidR="00530D6E">
        <w:t xml:space="preserve">. </w:t>
      </w:r>
      <w:del w:id="495" w:author="Andy Kleinhesselink" w:date="2019-07-11T13:49:00Z">
        <w:r w:rsidR="00530D6E" w:rsidDel="00436F01">
          <w:delText xml:space="preserve"> </w:delText>
        </w:r>
      </w:del>
      <w:del w:id="496" w:author="Andy Kleinhesselink" w:date="2019-07-09T13:54:00Z">
        <w:r w:rsidR="00530D6E" w:rsidDel="001740E3">
          <w:delText xml:space="preserve">The challenge has been </w:delText>
        </w:r>
        <w:r w:rsidR="00D92B8E" w:rsidDel="001740E3">
          <w:delText xml:space="preserve">devising a </w:delText>
        </w:r>
        <w:r w:rsidR="00570DEB" w:rsidDel="001740E3">
          <w:delText xml:space="preserve">rigorous </w:delText>
        </w:r>
        <w:r w:rsidR="00D92B8E" w:rsidDel="001740E3">
          <w:delText>analytical</w:delText>
        </w:r>
      </w:del>
      <w:del w:id="497" w:author="Andy Kleinhesselink" w:date="2019-07-09T13:53:00Z">
        <w:r w:rsidR="00D92B8E" w:rsidDel="001740E3">
          <w:delText xml:space="preserve"> definition that is specific to th</w:delText>
        </w:r>
        <w:r w:rsidR="00530D6E" w:rsidDel="001740E3">
          <w:delText>is</w:delText>
        </w:r>
        <w:r w:rsidR="00D92B8E" w:rsidDel="001740E3">
          <w:delText xml:space="preserve"> </w:delText>
        </w:r>
        <w:r w:rsidR="00570DEB" w:rsidDel="001740E3">
          <w:delText xml:space="preserve">phenomenon </w:delText>
        </w:r>
        <w:r w:rsidR="00D92B8E" w:rsidDel="001740E3">
          <w:delText>but that is general enough to be applied to any model of competitive population dynamics</w:delText>
        </w:r>
      </w:del>
      <w:del w:id="498" w:author="Andy Kleinhesselink" w:date="2019-07-09T13:54:00Z">
        <w:r w:rsidR="00530D6E" w:rsidDel="001740E3">
          <w:delText xml:space="preserve">. </w:delText>
        </w:r>
      </w:del>
      <w:r w:rsidR="00570DEB">
        <w:t xml:space="preserve">While most ecologists seem to have the same </w:t>
      </w:r>
      <w:del w:id="499" w:author="Andy Kleinhesselink" w:date="2019-07-11T13:49:00Z">
        <w:r w:rsidR="00570DEB" w:rsidDel="00436F01">
          <w:delText xml:space="preserve">conceptual </w:delText>
        </w:r>
      </w:del>
      <w:r w:rsidR="00570DEB">
        <w:t xml:space="preserve">phenomenon </w:t>
      </w:r>
      <w:del w:id="500" w:author="Andy Kleinhesselink" w:date="2019-07-24T11:09:00Z">
        <w:r w:rsidR="00570DEB" w:rsidDel="00F42C4F">
          <w:delText xml:space="preserve">of HOIs </w:delText>
        </w:r>
      </w:del>
      <w:r w:rsidR="00570DEB">
        <w:t>in mind</w:t>
      </w:r>
      <w:ins w:id="501" w:author="Andy Kleinhesselink" w:date="2019-07-24T11:09:00Z">
        <w:r w:rsidR="00F42C4F">
          <w:t xml:space="preserve"> when discussing HOIs</w:t>
        </w:r>
      </w:ins>
      <w:r w:rsidR="00570DEB">
        <w:t xml:space="preserve">, previous attempts </w:t>
      </w:r>
      <w:del w:id="502" w:author="Andy Kleinhesselink" w:date="2019-07-24T11:09:00Z">
        <w:r w:rsidR="00570DEB" w:rsidDel="00F42C4F">
          <w:delText xml:space="preserve">at </w:delText>
        </w:r>
      </w:del>
      <w:ins w:id="503" w:author="Andy Kleinhesselink" w:date="2019-07-24T11:09:00Z">
        <w:r w:rsidR="00F42C4F">
          <w:t xml:space="preserve">to define HOIs </w:t>
        </w:r>
      </w:ins>
      <w:del w:id="504" w:author="Andy Kleinhesselink" w:date="2019-07-09T13:55:00Z">
        <w:r w:rsidR="00570DEB" w:rsidDel="001740E3">
          <w:delText xml:space="preserve">a rigorous </w:delText>
        </w:r>
      </w:del>
      <w:del w:id="505" w:author="Andy Kleinhesselink" w:date="2019-07-11T15:45:00Z">
        <w:r w:rsidR="00570DEB" w:rsidDel="009404C2">
          <w:delText>definitions</w:delText>
        </w:r>
      </w:del>
      <w:ins w:id="506" w:author="Andy Kleinhesselink" w:date="2019-07-11T15:45:00Z">
        <w:r w:rsidR="009404C2">
          <w:t xml:space="preserve"> </w:t>
        </w:r>
      </w:ins>
      <w:del w:id="507" w:author="Andy Kleinhesselink" w:date="2019-07-12T15:51:00Z">
        <w:r w:rsidR="00570DEB" w:rsidDel="001F2821">
          <w:delText xml:space="preserve"> </w:delText>
        </w:r>
      </w:del>
      <w:r w:rsidR="00570DEB">
        <w:t xml:space="preserve">have </w:t>
      </w:r>
      <w:del w:id="508" w:author="Andy Kleinhesselink" w:date="2019-07-11T16:17:00Z">
        <w:r w:rsidR="00570DEB" w:rsidDel="00910146">
          <w:delText xml:space="preserve">often </w:delText>
        </w:r>
      </w:del>
      <w:del w:id="509" w:author="Andy Kleinhesselink" w:date="2019-07-11T15:45:00Z">
        <w:r w:rsidR="00570DEB" w:rsidDel="009404C2">
          <w:delText>missed the mark</w:delText>
        </w:r>
      </w:del>
      <w:ins w:id="510" w:author="Andy Kleinhesselink" w:date="2019-07-11T15:45:00Z">
        <w:r w:rsidR="009404C2">
          <w:t>been problematic</w:t>
        </w:r>
      </w:ins>
      <w:r w:rsidR="00570DEB">
        <w:t xml:space="preserve">.  For instance, the fact that higher order interaction includes the phrase ‘higher order’ might </w:t>
      </w:r>
      <w:del w:id="511" w:author="Andy Kleinhesselink" w:date="2019-07-24T11:10:00Z">
        <w:r w:rsidR="00570DEB" w:rsidDel="00F42C4F">
          <w:delText xml:space="preserve">lead </w:delText>
        </w:r>
      </w:del>
      <w:del w:id="512" w:author="Andy Kleinhesselink" w:date="2019-07-10T10:15:00Z">
        <w:r w:rsidR="007F2A18" w:rsidDel="002F307A">
          <w:delText xml:space="preserve">one </w:delText>
        </w:r>
      </w:del>
      <w:del w:id="513" w:author="Andy Kleinhesselink" w:date="2019-07-24T11:10:00Z">
        <w:r w:rsidR="007F2A18" w:rsidDel="00F42C4F">
          <w:delText xml:space="preserve">to </w:delText>
        </w:r>
      </w:del>
      <w:ins w:id="514" w:author="Andy Kleinhesselink" w:date="2019-07-24T11:10:00Z">
        <w:r w:rsidR="00F42C4F">
          <w:t xml:space="preserve">suggest that </w:t>
        </w:r>
      </w:ins>
      <w:del w:id="515" w:author="Andy Kleinhesselink" w:date="2019-07-10T10:15:00Z">
        <w:r w:rsidR="007F2A18" w:rsidDel="002F307A">
          <w:delText xml:space="preserve">propose that </w:delText>
        </w:r>
      </w:del>
      <w:r w:rsidR="007F2A18">
        <w:t>any higher order term</w:t>
      </w:r>
      <w:ins w:id="516" w:author="Andy Kleinhesselink" w:date="2019-07-24T11:23:00Z">
        <w:r w:rsidR="00D64B98">
          <w:t>s</w:t>
        </w:r>
      </w:ins>
      <w:r w:rsidR="007F2A18">
        <w:t xml:space="preserve"> of competitor density in a competition model </w:t>
      </w:r>
      <w:del w:id="517" w:author="Andy Kleinhesselink" w:date="2019-07-24T11:23:00Z">
        <w:r w:rsidR="007F2A18" w:rsidDel="00D64B98">
          <w:delText xml:space="preserve">is </w:delText>
        </w:r>
      </w:del>
      <w:ins w:id="518" w:author="Andy Kleinhesselink" w:date="2019-07-24T11:23:00Z">
        <w:r w:rsidR="00D64B98">
          <w:t>are</w:t>
        </w:r>
      </w:ins>
      <w:del w:id="519" w:author="Andy Kleinhesselink" w:date="2019-07-24T11:23:00Z">
        <w:r w:rsidR="007F2A18" w:rsidDel="00D64B98">
          <w:delText>a</w:delText>
        </w:r>
      </w:del>
      <w:ins w:id="520" w:author="Andy Kleinhesselink" w:date="2019-07-09T13:56:00Z">
        <w:r w:rsidR="001740E3">
          <w:t xml:space="preserve"> HOI</w:t>
        </w:r>
      </w:ins>
      <w:ins w:id="521" w:author="Andy Kleinhesselink" w:date="2019-07-24T11:23:00Z">
        <w:r w:rsidR="00D64B98">
          <w:t>s</w:t>
        </w:r>
      </w:ins>
      <w:del w:id="522" w:author="Andy Kleinhesselink" w:date="2019-07-09T13:56:00Z">
        <w:r w:rsidR="007F2A18" w:rsidDel="001740E3">
          <w:delText xml:space="preserve"> higher order interaction</w:delText>
        </w:r>
      </w:del>
      <w:r w:rsidR="007F2A18">
        <w:t xml:space="preserve">.  </w:t>
      </w:r>
      <w:del w:id="523" w:author="Andy Kleinhesselink" w:date="2019-07-09T16:08:00Z">
        <w:r w:rsidR="007F2A18" w:rsidDel="00BF0AB6">
          <w:delText>In fact</w:delText>
        </w:r>
      </w:del>
      <w:ins w:id="524" w:author="Andy Kleinhesselink" w:date="2019-07-09T16:08:00Z">
        <w:r w:rsidR="00BF0AB6">
          <w:t>This</w:t>
        </w:r>
      </w:ins>
      <w:r w:rsidR="007F2A18">
        <w:t xml:space="preserve"> </w:t>
      </w:r>
      <w:del w:id="525" w:author="Andy Kleinhesselink" w:date="2019-07-09T16:08:00Z">
        <w:r w:rsidR="007F2A18" w:rsidDel="00BF0AB6">
          <w:delText xml:space="preserve">this </w:delText>
        </w:r>
      </w:del>
      <w:r w:rsidR="007F2A18">
        <w:t xml:space="preserve">is the definition </w:t>
      </w:r>
      <w:ins w:id="526" w:author="Andy Kleinhesselink" w:date="2019-07-24T11:23:00Z">
        <w:r w:rsidR="00D64B98">
          <w:t xml:space="preserve">was </w:t>
        </w:r>
      </w:ins>
      <w:del w:id="527" w:author="Andy Kleinhesselink" w:date="2019-07-09T13:56:00Z">
        <w:r w:rsidR="007F2A18" w:rsidDel="001740E3">
          <w:delText xml:space="preserve">taken </w:delText>
        </w:r>
      </w:del>
      <w:ins w:id="528" w:author="Andy Kleinhesselink" w:date="2019-07-09T13:56:00Z">
        <w:r w:rsidR="001740E3">
          <w:t xml:space="preserve">used </w:t>
        </w:r>
      </w:ins>
      <w:del w:id="529" w:author="Andy Kleinhesselink" w:date="2019-07-09T13:56:00Z">
        <w:r w:rsidR="007F2A18" w:rsidDel="001740E3">
          <w:delText xml:space="preserve">by </w:delText>
        </w:r>
      </w:del>
      <w:r w:rsidR="007F2A18">
        <w:t>recent</w:t>
      </w:r>
      <w:ins w:id="530" w:author="Andy Kleinhesselink" w:date="2019-07-24T11:10:00Z">
        <w:r w:rsidR="00F42C4F">
          <w:t xml:space="preserve">ly </w:t>
        </w:r>
      </w:ins>
      <w:del w:id="531" w:author="Andy Kleinhesselink" w:date="2019-07-24T11:10:00Z">
        <w:r w:rsidR="007F2A18" w:rsidDel="00F42C4F">
          <w:delText xml:space="preserve"> theoretical and empirical analyses </w:delText>
        </w:r>
      </w:del>
      <w:r w:rsidR="007F2A18">
        <w:t xml:space="preserve">by </w:t>
      </w:r>
      <w:proofErr w:type="spellStart"/>
      <w:r w:rsidR="007F2A18" w:rsidRPr="003C47E7">
        <w:t>Letten</w:t>
      </w:r>
      <w:proofErr w:type="spellEnd"/>
      <w:r w:rsidR="007F2A18" w:rsidRPr="003C47E7">
        <w:t xml:space="preserve"> and Stouffer (2019) and Mayfield and </w:t>
      </w:r>
      <w:proofErr w:type="spellStart"/>
      <w:r w:rsidR="007F2A18" w:rsidRPr="003C47E7">
        <w:t>Letten</w:t>
      </w:r>
      <w:proofErr w:type="spellEnd"/>
      <w:r w:rsidR="007F2A18" w:rsidRPr="003C47E7">
        <w:t xml:space="preserve"> </w:t>
      </w:r>
      <w:r w:rsidR="007F2A18" w:rsidRPr="003C47E7">
        <w:fldChar w:fldCharType="begin"/>
      </w:r>
      <w:r w:rsidR="007F2A18" w:rsidRPr="003C47E7">
        <w:instrText xml:space="preserve"> ADDIN ZOTERO_ITEM CSL_CITATION {"citationID":"jj8uwSbr","properties":{"formattedCitation":"(2017)","plainCitation":"(2017)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B."}],"issued":{"date-parts":[["2017",2,17]]}},"suppress-author":true}],"schema":"https://github.com/citation-style-language/schema/raw/master/csl-citation.json"} </w:instrText>
      </w:r>
      <w:r w:rsidR="007F2A18" w:rsidRPr="003C47E7">
        <w:fldChar w:fldCharType="separate"/>
      </w:r>
      <w:r w:rsidR="007F2A18" w:rsidRPr="003C47E7">
        <w:rPr>
          <w:noProof/>
        </w:rPr>
        <w:t>(2017)</w:t>
      </w:r>
      <w:r w:rsidR="007F2A18" w:rsidRPr="003C47E7">
        <w:fldChar w:fldCharType="end"/>
      </w:r>
      <w:r w:rsidR="007F2A18">
        <w:t xml:space="preserve">. Starting from the standard LV model, this definition </w:t>
      </w:r>
      <w:r w:rsidR="00D92B8E">
        <w:t xml:space="preserve">makes </w:t>
      </w:r>
      <w:del w:id="532" w:author="Andy Kleinhesselink" w:date="2019-07-24T11:10:00Z">
        <w:r w:rsidR="00D92B8E" w:rsidDel="00F42C4F">
          <w:delText xml:space="preserve">intuitive </w:delText>
        </w:r>
      </w:del>
      <w:r w:rsidR="00D92B8E">
        <w:t>sense</w:t>
      </w:r>
      <w:del w:id="533" w:author="Andy Kleinhesselink" w:date="2019-07-10T10:15:00Z">
        <w:r w:rsidR="007F2A18" w:rsidDel="002F307A">
          <w:delText xml:space="preserve">, </w:delText>
        </w:r>
      </w:del>
      <w:ins w:id="534" w:author="Andy Kleinhesselink" w:date="2019-07-10T10:16:00Z">
        <w:r w:rsidR="002F307A">
          <w:t>:</w:t>
        </w:r>
      </w:ins>
      <w:ins w:id="535" w:author="Andy Kleinhesselink" w:date="2019-07-10T10:15:00Z">
        <w:r w:rsidR="002F307A">
          <w:t xml:space="preserve"> </w:t>
        </w:r>
      </w:ins>
      <w:del w:id="536" w:author="Andy Kleinhesselink" w:date="2019-07-09T13:56:00Z">
        <w:r w:rsidR="007F2A18" w:rsidDel="001740E3">
          <w:delText>in that the</w:delText>
        </w:r>
      </w:del>
      <w:ins w:id="537" w:author="Andy Kleinhesselink" w:date="2019-07-09T13:56:00Z">
        <w:r w:rsidR="001740E3">
          <w:t>the</w:t>
        </w:r>
      </w:ins>
      <w:r w:rsidR="007F2A18">
        <w:t xml:space="preserve"> LV model can be viewed </w:t>
      </w:r>
      <w:r w:rsidR="00D92B8E" w:rsidRPr="003C47E7">
        <w:t xml:space="preserve">as a first order approximation of density dependence </w:t>
      </w:r>
      <w:r w:rsidR="00D92B8E" w:rsidRPr="003C47E7">
        <w:fldChar w:fldCharType="begin"/>
      </w:r>
      <w:r w:rsidR="00D92B8E" w:rsidRPr="003C47E7">
        <w:instrText xml:space="preserve"> ADDIN ZOTERO_ITEM CSL_CITATION {"citationID":"ull8axEo","properties":{"formattedCitation":"(Alfred J.Lotka 1925, Neill 1974)","plainCitation":"(Alfred J.Lotka 1925, Neill 1974)","noteIndex":0},"citationItems":[{"id":7768,"uris":["http://zotero.org/users/688880/items/UKTI8SY8"],"uri":["http://zotero.org/users/688880/items/UKTI8SY8"],"itemData":{"id":7768,"type":"book","title":"Elements of Physical Biology","publisher":"Williams and Wilkins Company","number-of-pages":"495","source":"Internet Archive","URL":"http://archive.org/details/elementsofphysic017171mbp","call-number":"17171","language":"eng","author":[{"literal":"Alfred J.Lotka"}],"issued":{"date-parts":[["1925"]]},"accessed":{"date-parts":[["2019",5,1]]}}},{"id":7500,"uris":["http://zotero.org/users/688880/items/XWBA33IH"],"uri":["http://zotero.org/users/688880/items/XWBA33IH"],"itemData":{"id":7500,"type":"article-journal","title":"The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E."}],"issued":{"date-parts":[["1974"]]}}}],"schema":"https://github.com/citation-style-language/schema/raw/master/csl-citation.json"} </w:instrText>
      </w:r>
      <w:r w:rsidR="00D92B8E" w:rsidRPr="003C47E7">
        <w:fldChar w:fldCharType="separate"/>
      </w:r>
      <w:r w:rsidR="00D92B8E" w:rsidRPr="003C47E7">
        <w:rPr>
          <w:noProof/>
        </w:rPr>
        <w:t>(Alfred J.Lotka 1925, Neill 1974)</w:t>
      </w:r>
      <w:r w:rsidR="00D92B8E" w:rsidRPr="003C47E7">
        <w:fldChar w:fldCharType="end"/>
      </w:r>
      <w:r w:rsidR="00D92B8E" w:rsidRPr="003C47E7">
        <w:t xml:space="preserve">. </w:t>
      </w:r>
      <w:r w:rsidR="00D92B8E">
        <w:t xml:space="preserve">Adding </w:t>
      </w:r>
      <w:r w:rsidR="004D0D07" w:rsidRPr="003C47E7">
        <w:t>higher order term</w:t>
      </w:r>
      <w:r w:rsidR="00D92B8E">
        <w:t xml:space="preserve">s to </w:t>
      </w:r>
      <w:ins w:id="538" w:author="Andy Kleinhesselink" w:date="2019-07-09T13:56:00Z">
        <w:r w:rsidR="001740E3">
          <w:t xml:space="preserve">the </w:t>
        </w:r>
      </w:ins>
      <w:del w:id="539" w:author="Andy Kleinhesselink" w:date="2019-07-09T13:56:00Z">
        <w:r w:rsidR="004D0D07" w:rsidRPr="003C47E7" w:rsidDel="001740E3">
          <w:delText xml:space="preserve">a Lotka-Volterra </w:delText>
        </w:r>
      </w:del>
      <w:r w:rsidR="004D0D07" w:rsidRPr="003C47E7">
        <w:t>model</w:t>
      </w:r>
      <w:r w:rsidR="00D92B8E">
        <w:t xml:space="preserve"> is analogous to </w:t>
      </w:r>
      <w:r w:rsidR="007F2A18">
        <w:t>expanding a</w:t>
      </w:r>
      <w:r w:rsidR="00D03FAD">
        <w:t xml:space="preserve"> </w:t>
      </w:r>
      <w:r w:rsidR="00D92B8E">
        <w:t>Taylor series</w:t>
      </w:r>
      <w:del w:id="540" w:author="Andy Kleinhesselink" w:date="2019-07-12T15:51:00Z">
        <w:r w:rsidR="00D92B8E" w:rsidDel="008D374A">
          <w:delText xml:space="preserve"> </w:delText>
        </w:r>
      </w:del>
      <w:del w:id="541" w:author="Andy Kleinhesselink" w:date="2019-07-09T13:57:00Z">
        <w:r w:rsidR="00D92B8E" w:rsidDel="001740E3">
          <w:delText xml:space="preserve">to </w:delText>
        </w:r>
      </w:del>
      <w:ins w:id="542" w:author="Andy Kleinhesselink" w:date="2019-07-12T15:51:00Z">
        <w:r w:rsidR="008D374A">
          <w:t xml:space="preserve"> in order to</w:t>
        </w:r>
      </w:ins>
      <w:ins w:id="543" w:author="Andy Kleinhesselink" w:date="2019-07-09T13:57:00Z">
        <w:r w:rsidR="001740E3">
          <w:t xml:space="preserve"> </w:t>
        </w:r>
      </w:ins>
      <w:del w:id="544" w:author="Andy Kleinhesselink" w:date="2019-07-09T13:57:00Z">
        <w:r w:rsidR="00D92B8E" w:rsidDel="001740E3">
          <w:delText xml:space="preserve">approximate </w:delText>
        </w:r>
      </w:del>
      <w:ins w:id="545" w:author="Andy Kleinhesselink" w:date="2019-07-09T13:57:00Z">
        <w:r w:rsidR="001740E3">
          <w:t>approximat</w:t>
        </w:r>
      </w:ins>
      <w:ins w:id="546" w:author="Andy Kleinhesselink" w:date="2019-07-12T15:51:00Z">
        <w:r w:rsidR="008D374A">
          <w:t>e</w:t>
        </w:r>
      </w:ins>
      <w:ins w:id="547" w:author="Andy Kleinhesselink" w:date="2019-07-09T13:57:00Z">
        <w:r w:rsidR="001740E3">
          <w:t xml:space="preserve"> </w:t>
        </w:r>
      </w:ins>
      <w:r w:rsidR="00D92B8E">
        <w:t xml:space="preserve">a </w:t>
      </w:r>
      <w:r w:rsidR="00D03FAD">
        <w:t>non-linear function</w:t>
      </w:r>
      <w:r w:rsidR="004D0D07" w:rsidRPr="003C47E7">
        <w:t>.</w:t>
      </w:r>
      <w:r w:rsidR="00D03FAD">
        <w:t xml:space="preserve"> </w:t>
      </w:r>
    </w:p>
    <w:p w14:paraId="2EF0BE58" w14:textId="0E500758" w:rsidR="00A6605D" w:rsidRDefault="007F2A18" w:rsidP="009D16B4">
      <w:pPr>
        <w:spacing w:after="202"/>
        <w:ind w:firstLine="0"/>
        <w:contextualSpacing/>
        <w:rPr>
          <w:ins w:id="548" w:author="Andy Kleinhesselink" w:date="2019-07-09T13:02:00Z"/>
        </w:rPr>
      </w:pPr>
      <w:r>
        <w:tab/>
      </w:r>
      <w:r w:rsidR="004D0D07" w:rsidRPr="003C47E7">
        <w:t xml:space="preserve">However, </w:t>
      </w:r>
      <w:r>
        <w:t xml:space="preserve">a consequence of this </w:t>
      </w:r>
      <w:r w:rsidR="004D0D07" w:rsidRPr="003C47E7">
        <w:t>d</w:t>
      </w:r>
      <w:r w:rsidR="009D2FA0" w:rsidRPr="003C47E7">
        <w:t>efini</w:t>
      </w:r>
      <w:r>
        <w:t>tion</w:t>
      </w:r>
      <w:r w:rsidR="009D2FA0" w:rsidRPr="003C47E7">
        <w:t xml:space="preserve"> </w:t>
      </w:r>
      <w:r>
        <w:t xml:space="preserve">is that it </w:t>
      </w:r>
      <w:r w:rsidR="007A73D2">
        <w:t xml:space="preserve">includes higher-order single species terms, such as </w:t>
      </w:r>
      <m:oMath>
        <m:r>
          <w:rPr>
            <w:rFonts w:ascii="Cambria Math" w:hAnsi="Cambria Math"/>
          </w:rPr>
          <m:t>β</m:t>
        </m:r>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2</m:t>
            </m:r>
          </m:sup>
        </m:sSubSup>
      </m:oMath>
      <w:r w:rsidR="007A73D2">
        <w:t>, as</w:t>
      </w:r>
      <w:del w:id="549" w:author="Andy Kleinhesselink" w:date="2019-07-09T13:57:00Z">
        <w:r w:rsidR="007A73D2" w:rsidDel="001740E3">
          <w:delText xml:space="preserve"> an</w:delText>
        </w:r>
      </w:del>
      <w:r w:rsidR="007A73D2">
        <w:t xml:space="preserve"> HOI</w:t>
      </w:r>
      <w:ins w:id="550" w:author="Andy Kleinhesselink" w:date="2019-07-09T13:57:00Z">
        <w:r w:rsidR="001740E3">
          <w:t>s</w:t>
        </w:r>
      </w:ins>
      <w:r>
        <w:t>.  T</w:t>
      </w:r>
      <w:r w:rsidR="007A73D2">
        <w:t xml:space="preserve">his does </w:t>
      </w:r>
      <w:r w:rsidR="00DA20C9">
        <w:t xml:space="preserve">not </w:t>
      </w:r>
      <w:r w:rsidR="007A73D2">
        <w:t xml:space="preserve">fit with the multispecies nature of HOIs emphasized in </w:t>
      </w:r>
      <w:del w:id="551" w:author="Andy Kleinhesselink" w:date="2019-07-11T15:01:00Z">
        <w:r w:rsidR="00DA20C9" w:rsidDel="00FB2274">
          <w:delText xml:space="preserve">all of </w:delText>
        </w:r>
      </w:del>
      <w:r w:rsidR="00DA20C9">
        <w:t xml:space="preserve">the </w:t>
      </w:r>
      <w:del w:id="552" w:author="Andy Kleinhesselink" w:date="2019-07-11T16:17:00Z">
        <w:r w:rsidR="00DA20C9" w:rsidDel="00910146">
          <w:delText>preceding</w:delText>
        </w:r>
        <w:r w:rsidR="007A73D2" w:rsidDel="00910146">
          <w:delText xml:space="preserve"> </w:delText>
        </w:r>
      </w:del>
      <w:r w:rsidR="007A73D2">
        <w:t xml:space="preserve">literature. The first </w:t>
      </w:r>
      <w:r w:rsidR="000D5C1B" w:rsidRPr="003C47E7">
        <w:t xml:space="preserve">empirical studies of HOIs defined </w:t>
      </w:r>
      <w:del w:id="553" w:author="Andy Kleinhesselink" w:date="2019-07-09T16:09:00Z">
        <w:r w:rsidR="000D5C1B" w:rsidRPr="003C47E7" w:rsidDel="00BF0AB6">
          <w:delText>an HOI</w:delText>
        </w:r>
      </w:del>
      <w:ins w:id="554" w:author="Andy Kleinhesselink" w:date="2019-07-09T16:09:00Z">
        <w:r w:rsidR="00BF0AB6">
          <w:t>them</w:t>
        </w:r>
      </w:ins>
      <w:r w:rsidR="000D5C1B" w:rsidRPr="003C47E7">
        <w:t xml:space="preserve"> as a non-additive effect of </w:t>
      </w:r>
      <w:r w:rsidR="000D5C1B" w:rsidRPr="009404C2">
        <w:rPr>
          <w:i/>
          <w:rPrChange w:id="555" w:author="Andy Kleinhesselink" w:date="2019-07-11T15:46:00Z">
            <w:rPr/>
          </w:rPrChange>
        </w:rPr>
        <w:t>two or more</w:t>
      </w:r>
      <w:r w:rsidR="000D5C1B" w:rsidRPr="003C47E7">
        <w:t xml:space="preserve"> competitor species on one focal species </w:t>
      </w:r>
      <w:r w:rsidR="000D5C1B" w:rsidRPr="003C47E7">
        <w:fldChar w:fldCharType="begin"/>
      </w:r>
      <w:r w:rsidR="000D5C1B" w:rsidRPr="003C47E7">
        <w:instrText xml:space="preserve"> ADDIN ZOTERO_ITEM CSL_CITATION {"citationID":"NFwaOT7v","properties":{"formattedCitation":"(Hairston et al. 1968, Vandermeer 1969, Neill 1974)","plainCitation":"(Hairston et al. 1968, Vandermeer 1969, Neill 1974)","noteIndex":0},"citationItems":[{"id":7766,"uris":["http://zotero.org/users/688880/items/ZRANFIUV"],"uri":["http://zotero.org/users/688880/items/ZRANFIUV"],"itemData":{"id":7766,"type":"article-journal","title":"The Relationship between Species Diversity and Stability: An Experimental Approach with Protozoa and Bacteria","container-title":"Ecology","page":"1091-1101","volume":"49","issue":"6","source":"JSTOR","archive":"JSTOR","abstract":"[Small experimental communities of bacteria and Protozoa were designed to test the widely held hypothesis that higher species diversity brings about greater stability. Three species of bacteria, three species of Paramecium and two species of protozoan predators, Didinium and Woodruffia, were used. The communities were maintained by regular additions of the appropriate combinations of species of bacteria. Stability was measured as persistence of all species and as a tendency to maintain evenness of the species abundance distribution. The measures were in essential agreement. Stability at the Paramecium trophic level was increased by increasing diversity at the bacterium level, but three species of Paramecium were less stable than two. An important finding was that one pair of Paramecium species consistently showed greater stability without the third species than with it. This finding indicates that there were significant second-order effects, with two species having an interaction that was detrimental to the third species. We conclude that much more experimental and observational work is necessary before the nature of any functional relationship between diversity and stability can be claimed with confidence.]","DOI":"10.2307/1934492","ISSN":"0012-9658","title-short":"The Relationship between Species Diversity and Stability","author":[{"family":"Hairston","given":"N. G."},{"family":"Allan","given":"J. D."},{"family":"Colwell","given":"R. K."},{"family":"Futuyma","given":"D. J."},{"family":"Howell","given":"J."},{"family":"Lubin","given":"M. D."},{"family":"Mathias","given":"J."},{"family":"Vandermeer","given":"J. H."}],"issued":{"date-parts":[["1968"]]}}},{"id":7573,"uris":["http://zotero.org/users/688880/items/MDKZWCM7"],"uri":["http://zotero.org/users/688880/items/MDKZWCM7"],"itemData":{"id":7573,"type":"article-journal","title":"The Competitive Structure of Communities: An Experimental Approach with Protozoa","container-title":"Ecology","page":"362-371","volume":"50","issue":"3","source":"Crossref","DOI":"10.2307/1933884","ISSN":"00129658","title-short":"The Competitive Structure of Communities","language":"en","author":[{"family":"Vandermeer","given":"John H."}],"issued":{"date-parts":[["1969",5]]}}},{"id":7500,"uris":["http://zotero.org/users/688880/items/XWBA33IH"],"uri":["http://zotero.org/users/688880/items/XWBA33IH"],"itemData":{"id":7500,"type":"article-journal","title":"The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E."}],"issued":{"date-parts":[["1974"]]}}}],"schema":"https://github.com/citation-style-language/schema/raw/master/csl-citation.json"} </w:instrText>
      </w:r>
      <w:r w:rsidR="000D5C1B" w:rsidRPr="003C47E7">
        <w:fldChar w:fldCharType="separate"/>
      </w:r>
      <w:r w:rsidR="000D5C1B" w:rsidRPr="003C47E7">
        <w:rPr>
          <w:noProof/>
        </w:rPr>
        <w:t>(Hairston et al. 1968, Vandermeer 1969, Neill 1974)</w:t>
      </w:r>
      <w:r w:rsidR="000D5C1B" w:rsidRPr="003C47E7">
        <w:fldChar w:fldCharType="end"/>
      </w:r>
      <w:r w:rsidR="000D5C1B" w:rsidRPr="003C47E7">
        <w:t xml:space="preserve">.  Or equivalently, that the “nature of density dependent competition between two species is influenced by additional species” </w:t>
      </w:r>
      <w:r w:rsidR="000D5C1B" w:rsidRPr="003C47E7">
        <w:fldChar w:fldCharType="begin"/>
      </w:r>
      <w:r w:rsidR="000D5C1B" w:rsidRPr="003C47E7">
        <w:instrText xml:space="preserve"> ADDIN ZOTERO_ITEM CSL_CITATION {"citationID":"2npPQXM0","properties":{"formattedCitation":"(Morin et al. 1988)","plainCitation":"(Morin et al. 1988)","noteIndex":0},"citationItems":[{"id":2221,"uris":["http://zotero.org/users/688880/items/QNZJCBFT"],"uri":["http://zotero.org/users/688880/items/QNZJCBFT"],"itemData":{"id":2221,"type":"article-journal","title":"Competition Between Aquatic Insects and Vertebrates: Interaction Strength and Higher Order Interactions","container-title":"Ecology","page":"1401-1409","volume":"69","issue":"5","source":"CrossRef","DOI":"10.2307/1941637","ISSN":"00129658","title-short":"Competition Between Aquatic Insects and Vertebrates","language":"en","author":[{"family":"Morin","given":"Peter Jay"},{"family":"Lawler","given":"Sharon P."},{"family":"Johnson","given":"Elizabeth A."}],"issued":{"date-parts":[["1988",10]]}}}],"schema":"https://github.com/citation-style-language/schema/raw/master/csl-citation.json"} </w:instrText>
      </w:r>
      <w:r w:rsidR="000D5C1B" w:rsidRPr="003C47E7">
        <w:fldChar w:fldCharType="separate"/>
      </w:r>
      <w:r w:rsidR="000D5C1B" w:rsidRPr="003C47E7">
        <w:rPr>
          <w:noProof/>
        </w:rPr>
        <w:t>(Morin et al. 1988)</w:t>
      </w:r>
      <w:r w:rsidR="000D5C1B" w:rsidRPr="003C47E7">
        <w:fldChar w:fldCharType="end"/>
      </w:r>
      <w:r w:rsidR="000D5C1B" w:rsidRPr="003C47E7">
        <w:t>.</w:t>
      </w:r>
      <w:r w:rsidR="000D5C1B">
        <w:t xml:space="preserve"> </w:t>
      </w:r>
      <w:r w:rsidR="007A73D2">
        <w:t xml:space="preserve"> </w:t>
      </w:r>
      <w:r w:rsidR="005E2E59">
        <w:t>The question</w:t>
      </w:r>
      <w:r>
        <w:t xml:space="preserve"> of whether</w:t>
      </w:r>
      <w:r w:rsidR="005E2E59">
        <w:t xml:space="preserve"> single species terms </w:t>
      </w:r>
      <w:ins w:id="556" w:author="Andy Kleinhesselink" w:date="2019-07-11T15:47:00Z">
        <w:r w:rsidR="009404C2">
          <w:t xml:space="preserve">should or should not </w:t>
        </w:r>
      </w:ins>
      <w:del w:id="557" w:author="Andy Kleinhesselink" w:date="2019-07-09T13:02:00Z">
        <w:r w:rsidR="005E2E59" w:rsidDel="00A6605D">
          <w:delText xml:space="preserve">or only multispecies terms </w:delText>
        </w:r>
      </w:del>
      <w:r w:rsidR="005E2E59">
        <w:t xml:space="preserve">count as HOIs may seem </w:t>
      </w:r>
      <w:del w:id="558" w:author="Andy Kleinhesselink" w:date="2019-07-11T13:50:00Z">
        <w:r w:rsidR="005E2E59" w:rsidDel="00436F01">
          <w:delText>superficial</w:delText>
        </w:r>
      </w:del>
      <w:ins w:id="559" w:author="Andy Kleinhesselink" w:date="2019-07-11T13:50:00Z">
        <w:r w:rsidR="00436F01">
          <w:t>esoteric</w:t>
        </w:r>
      </w:ins>
      <w:r w:rsidR="005E2E59">
        <w:t xml:space="preserve">, but </w:t>
      </w:r>
      <w:ins w:id="560" w:author="Andy Kleinhesselink" w:date="2019-07-11T15:47:00Z">
        <w:r w:rsidR="009404C2">
          <w:t xml:space="preserve">in fact it </w:t>
        </w:r>
      </w:ins>
      <w:del w:id="561" w:author="Andy Kleinhesselink" w:date="2019-07-09T13:00:00Z">
        <w:r w:rsidDel="009D16B4">
          <w:delText xml:space="preserve">this </w:delText>
        </w:r>
      </w:del>
      <w:ins w:id="562" w:author="Andy Kleinhesselink" w:date="2019-07-09T16:10:00Z">
        <w:r w:rsidR="00BF0AB6">
          <w:t>gets to the heart of why HOIs matter</w:t>
        </w:r>
      </w:ins>
      <w:del w:id="563" w:author="Andy Kleinhesselink" w:date="2019-07-09T16:10:00Z">
        <w:r w:rsidDel="00BF0AB6">
          <w:delText>gets to the heart of why care about</w:delText>
        </w:r>
      </w:del>
      <w:del w:id="564" w:author="Andy Kleinhesselink" w:date="2019-07-09T16:11:00Z">
        <w:r w:rsidDel="00BF0AB6">
          <w:delText xml:space="preserve"> HOIs</w:delText>
        </w:r>
      </w:del>
      <w:del w:id="565" w:author="Andy Kleinhesselink" w:date="2019-07-09T12:59:00Z">
        <w:r w:rsidDel="009D16B4">
          <w:delText>:</w:delText>
        </w:r>
        <w:r w:rsidR="009D2FA0" w:rsidRPr="003C47E7" w:rsidDel="009D16B4">
          <w:delText xml:space="preserve"> </w:delText>
        </w:r>
      </w:del>
      <w:ins w:id="566" w:author="Andy Kleinhesselink" w:date="2019-07-09T16:11:00Z">
        <w:r w:rsidR="00BF0AB6">
          <w:t>. S</w:t>
        </w:r>
      </w:ins>
      <w:ins w:id="567" w:author="Andy Kleinhesselink" w:date="2019-07-09T16:10:00Z">
        <w:r w:rsidR="00BF0AB6">
          <w:t xml:space="preserve">ingle species higher order terms </w:t>
        </w:r>
      </w:ins>
      <w:ins w:id="568" w:author="Andy Kleinhesselink" w:date="2019-07-09T16:12:00Z">
        <w:r w:rsidR="00BF0AB6">
          <w:t xml:space="preserve">do </w:t>
        </w:r>
      </w:ins>
      <w:ins w:id="569" w:author="Andy Kleinhesselink" w:date="2019-07-09T16:10:00Z">
        <w:r w:rsidR="00BF0AB6">
          <w:t xml:space="preserve">not </w:t>
        </w:r>
      </w:ins>
      <w:ins w:id="570" w:author="Andy Kleinhesselink" w:date="2019-07-09T16:11:00Z">
        <w:r w:rsidR="00BF0AB6">
          <w:t>lead to emergent properties in</w:t>
        </w:r>
      </w:ins>
      <w:ins w:id="571" w:author="Andy Kleinhesselink" w:date="2019-07-09T16:10:00Z">
        <w:r w:rsidR="00BF0AB6">
          <w:t xml:space="preserve"> </w:t>
        </w:r>
      </w:ins>
      <w:ins w:id="572" w:author="Andy Kleinhesselink" w:date="2019-07-09T16:11:00Z">
        <w:r w:rsidR="00BF0AB6">
          <w:t>multi</w:t>
        </w:r>
      </w:ins>
      <w:ins w:id="573" w:author="Andy Kleinhesselink" w:date="2019-07-11T13:50:00Z">
        <w:r w:rsidR="00436F01">
          <w:t xml:space="preserve">species communities. </w:t>
        </w:r>
      </w:ins>
      <w:ins w:id="574" w:author="Andy Kleinhesselink" w:date="2019-07-09T16:11:00Z">
        <w:r w:rsidR="00BF0AB6">
          <w:t>HOIs by contrast</w:t>
        </w:r>
      </w:ins>
      <w:ins w:id="575" w:author="Andy Kleinhesselink" w:date="2019-07-09T16:12:00Z">
        <w:r w:rsidR="00BF0AB6">
          <w:t xml:space="preserve"> </w:t>
        </w:r>
      </w:ins>
      <w:ins w:id="576" w:author="Andy Kleinhesselink" w:date="2019-07-11T13:59:00Z">
        <w:r w:rsidR="00344A88">
          <w:t>do</w:t>
        </w:r>
      </w:ins>
      <w:ins w:id="577" w:author="Andy Kleinhesselink" w:date="2019-07-11T15:01:00Z">
        <w:r w:rsidR="00FB2274">
          <w:t>.  HOIs therefore</w:t>
        </w:r>
      </w:ins>
      <w:ins w:id="578" w:author="Andy Kleinhesselink" w:date="2019-07-11T13:59:00Z">
        <w:r w:rsidR="00344A88">
          <w:t xml:space="preserve"> </w:t>
        </w:r>
      </w:ins>
      <w:ins w:id="579" w:author="Andy Kleinhesselink" w:date="2019-07-09T16:18:00Z">
        <w:r w:rsidR="005718CC">
          <w:t>limit our ability to understand multispecies communities</w:t>
        </w:r>
      </w:ins>
      <w:ins w:id="580" w:author="Andy Kleinhesselink" w:date="2019-07-11T13:59:00Z">
        <w:r w:rsidR="00344A88">
          <w:t xml:space="preserve"> by observing only subsets of the </w:t>
        </w:r>
      </w:ins>
      <w:ins w:id="581" w:author="Andy Kleinhesselink" w:date="2019-07-11T14:00:00Z">
        <w:r w:rsidR="00344A88">
          <w:t>species in them</w:t>
        </w:r>
      </w:ins>
      <w:ins w:id="582" w:author="Andy Kleinhesselink" w:date="2019-07-09T16:18:00Z">
        <w:r w:rsidR="005718CC">
          <w:t xml:space="preserve">. </w:t>
        </w:r>
      </w:ins>
      <w:ins w:id="583" w:author="Andy Kleinhesselink" w:date="2019-07-09T16:27:00Z">
        <w:r w:rsidR="0098600D">
          <w:t xml:space="preserve"> </w:t>
        </w:r>
      </w:ins>
    </w:p>
    <w:p w14:paraId="158C8B1A" w14:textId="78832D81" w:rsidR="00344A88" w:rsidRDefault="00A6605D" w:rsidP="009D16B4">
      <w:pPr>
        <w:spacing w:after="202"/>
        <w:ind w:firstLine="0"/>
        <w:contextualSpacing/>
        <w:rPr>
          <w:ins w:id="584" w:author="Andy Kleinhesselink" w:date="2019-07-11T13:54:00Z"/>
        </w:rPr>
      </w:pPr>
      <w:ins w:id="585" w:author="Andy Kleinhesselink" w:date="2019-07-09T13:02:00Z">
        <w:r>
          <w:lastRenderedPageBreak/>
          <w:tab/>
        </w:r>
      </w:ins>
      <w:ins w:id="586" w:author="Andy Kleinhesselink" w:date="2019-07-09T13:06:00Z">
        <w:r>
          <w:t>Giv</w:t>
        </w:r>
      </w:ins>
      <w:ins w:id="587" w:author="Andy Kleinhesselink" w:date="2019-07-09T13:07:00Z">
        <w:r>
          <w:t>e</w:t>
        </w:r>
      </w:ins>
      <w:ins w:id="588" w:author="Andy Kleinhesselink" w:date="2019-07-09T13:06:00Z">
        <w:r>
          <w:t xml:space="preserve">n this objection, one might </w:t>
        </w:r>
      </w:ins>
      <w:ins w:id="589" w:author="Andy Kleinhesselink" w:date="2019-07-09T13:07:00Z">
        <w:r>
          <w:t xml:space="preserve">propose </w:t>
        </w:r>
      </w:ins>
      <w:ins w:id="590" w:author="Andy Kleinhesselink" w:date="2019-07-09T13:06:00Z">
        <w:r>
          <w:t>narrow</w:t>
        </w:r>
      </w:ins>
      <w:ins w:id="591" w:author="Andy Kleinhesselink" w:date="2019-07-09T13:07:00Z">
        <w:r>
          <w:t xml:space="preserve">ing the above </w:t>
        </w:r>
      </w:ins>
      <w:ins w:id="592" w:author="Andy Kleinhesselink" w:date="2019-07-09T13:06:00Z">
        <w:r>
          <w:t>definition</w:t>
        </w:r>
      </w:ins>
      <w:ins w:id="593" w:author="Andy Kleinhesselink" w:date="2019-07-11T15:02:00Z">
        <w:r w:rsidR="00FB2274">
          <w:t xml:space="preserve"> to include</w:t>
        </w:r>
      </w:ins>
      <w:ins w:id="594" w:author="Andy Kleinhesselink" w:date="2019-07-11T14:00:00Z">
        <w:r w:rsidR="00344A88">
          <w:t xml:space="preserve"> as HOIs </w:t>
        </w:r>
      </w:ins>
      <w:ins w:id="595" w:author="Andy Kleinhesselink" w:date="2019-07-11T15:48:00Z">
        <w:r w:rsidR="009404C2">
          <w:t xml:space="preserve">any </w:t>
        </w:r>
      </w:ins>
      <w:ins w:id="596" w:author="Andy Kleinhesselink" w:date="2019-07-11T14:00:00Z">
        <w:r w:rsidR="00344A88">
          <w:t xml:space="preserve">terms </w:t>
        </w:r>
      </w:ins>
      <w:ins w:id="597" w:author="Andy Kleinhesselink" w:date="2019-07-09T13:07:00Z">
        <w:r>
          <w:t>involv</w:t>
        </w:r>
      </w:ins>
      <w:ins w:id="598" w:author="Andy Kleinhesselink" w:date="2019-07-09T13:24:00Z">
        <w:r w:rsidR="00EC3ADB">
          <w:t>ing</w:t>
        </w:r>
      </w:ins>
      <w:ins w:id="599" w:author="Andy Kleinhesselink" w:date="2019-07-09T13:07:00Z">
        <w:r>
          <w:t xml:space="preserve"> the densit</w:t>
        </w:r>
      </w:ins>
      <w:ins w:id="600" w:author="Andy Kleinhesselink" w:date="2019-07-11T14:00:00Z">
        <w:r w:rsidR="00344A88">
          <w:t>ies</w:t>
        </w:r>
      </w:ins>
      <w:ins w:id="601" w:author="Andy Kleinhesselink" w:date="2019-07-09T13:07:00Z">
        <w:r>
          <w:t xml:space="preserve"> of more than one species</w:t>
        </w:r>
      </w:ins>
      <w:ins w:id="602" w:author="Andy Kleinhesselink" w:date="2019-07-09T13:06:00Z">
        <w:r>
          <w:t xml:space="preserve">.  </w:t>
        </w:r>
      </w:ins>
      <w:ins w:id="603" w:author="Andy Kleinhesselink" w:date="2019-07-09T13:08:00Z">
        <w:r w:rsidR="00B543C6">
          <w:t xml:space="preserve">However, </w:t>
        </w:r>
      </w:ins>
      <w:ins w:id="604" w:author="Andy Kleinhesselink" w:date="2019-07-09T13:19:00Z">
        <w:r w:rsidR="00EC3ADB">
          <w:t xml:space="preserve">one can imagine </w:t>
        </w:r>
      </w:ins>
      <w:ins w:id="605" w:author="Andy Kleinhesselink" w:date="2019-07-09T13:24:00Z">
        <w:r w:rsidR="00EC3ADB">
          <w:t>mod</w:t>
        </w:r>
      </w:ins>
      <w:ins w:id="606" w:author="Andy Kleinhesselink" w:date="2019-07-09T13:25:00Z">
        <w:r w:rsidR="00EC3ADB">
          <w:t xml:space="preserve">els </w:t>
        </w:r>
      </w:ins>
      <w:ins w:id="607" w:author="Andy Kleinhesselink" w:date="2019-07-09T13:19:00Z">
        <w:r w:rsidR="00EC3ADB">
          <w:t xml:space="preserve">involving </w:t>
        </w:r>
      </w:ins>
      <w:ins w:id="608" w:author="Andy Kleinhesselink" w:date="2019-07-11T14:01:00Z">
        <w:r w:rsidR="00344A88">
          <w:t xml:space="preserve">such terms that do not </w:t>
        </w:r>
      </w:ins>
      <w:ins w:id="609" w:author="Andy Kleinhesselink" w:date="2019-07-24T11:11:00Z">
        <w:r w:rsidR="00F42C4F">
          <w:t>have</w:t>
        </w:r>
      </w:ins>
      <w:ins w:id="610" w:author="Andy Kleinhesselink" w:date="2019-07-11T14:01:00Z">
        <w:r w:rsidR="00344A88">
          <w:t xml:space="preserve"> </w:t>
        </w:r>
      </w:ins>
      <w:ins w:id="611" w:author="Andy Kleinhesselink" w:date="2019-07-09T13:10:00Z">
        <w:r w:rsidR="00B543C6">
          <w:t>HOI</w:t>
        </w:r>
      </w:ins>
      <w:ins w:id="612" w:author="Andy Kleinhesselink" w:date="2019-07-24T11:11:00Z">
        <w:r w:rsidR="00F42C4F">
          <w:t>-like consequences for communities</w:t>
        </w:r>
      </w:ins>
      <w:ins w:id="613" w:author="Andy Kleinhesselink" w:date="2019-07-09T13:10:00Z">
        <w:r w:rsidR="00B543C6">
          <w:t>.  For instance</w:t>
        </w:r>
      </w:ins>
      <w:ins w:id="614" w:author="Andy Kleinhesselink" w:date="2019-07-09T13:19:00Z">
        <w:r w:rsidR="00EC3ADB">
          <w:t xml:space="preserve">, </w:t>
        </w:r>
      </w:ins>
      <w:ins w:id="615" w:author="Andy Kleinhesselink" w:date="2019-07-11T15:48:00Z">
        <w:r w:rsidR="009404C2">
          <w:t xml:space="preserve">the </w:t>
        </w:r>
      </w:ins>
      <w:ins w:id="616" w:author="Andy Kleinhesselink" w:date="2019-07-11T13:52:00Z">
        <w:r w:rsidR="00344A88">
          <w:t>hypothetical</w:t>
        </w:r>
      </w:ins>
      <w:ins w:id="617" w:author="Andy Kleinhesselink" w:date="2019-07-09T13:19:00Z">
        <w:r w:rsidR="00EC3ADB">
          <w:t xml:space="preserve"> model</w:t>
        </w:r>
      </w:ins>
      <w:ins w:id="618" w:author="Andy Kleinhesselink" w:date="2019-07-11T13:52:00Z">
        <w:r w:rsidR="00344A88">
          <w:t xml:space="preserve">, </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6650"/>
        <w:gridCol w:w="730"/>
      </w:tblGrid>
      <w:tr w:rsidR="00344A88" w:rsidRPr="003C47E7" w14:paraId="4C7C0BD1" w14:textId="77777777" w:rsidTr="002F2AD3">
        <w:trPr>
          <w:trHeight w:val="503"/>
          <w:ins w:id="619" w:author="Andy Kleinhesselink" w:date="2019-07-11T13:54:00Z"/>
        </w:trPr>
        <w:tc>
          <w:tcPr>
            <w:tcW w:w="1260" w:type="dxa"/>
            <w:vAlign w:val="center"/>
          </w:tcPr>
          <w:p w14:paraId="44FAF1DA" w14:textId="77777777" w:rsidR="00344A88" w:rsidRPr="003C47E7" w:rsidRDefault="00344A88" w:rsidP="002F2AD3">
            <w:pPr>
              <w:spacing w:after="202"/>
              <w:ind w:firstLine="0"/>
              <w:contextualSpacing/>
              <w:jc w:val="center"/>
              <w:rPr>
                <w:ins w:id="620" w:author="Andy Kleinhesselink" w:date="2019-07-11T13:54:00Z"/>
              </w:rPr>
            </w:pPr>
          </w:p>
        </w:tc>
        <w:tc>
          <w:tcPr>
            <w:tcW w:w="6650" w:type="dxa"/>
            <w:vAlign w:val="center"/>
          </w:tcPr>
          <w:p w14:paraId="6A1D116F" w14:textId="0AA2A2E7" w:rsidR="00344A88" w:rsidRPr="00FD4990" w:rsidRDefault="00DA3A33" w:rsidP="002F2AD3">
            <w:pPr>
              <w:spacing w:after="202"/>
              <w:contextualSpacing/>
              <w:jc w:val="center"/>
              <w:rPr>
                <w:ins w:id="621" w:author="Andy Kleinhesselink" w:date="2019-07-11T13:54:00Z"/>
                <w:rFonts w:ascii="Cambria Math" w:hAnsi="Cambria Math"/>
                <w:i/>
              </w:rPr>
            </w:pPr>
            <m:oMathPara>
              <m:oMath>
                <m:f>
                  <m:fPr>
                    <m:ctrlPr>
                      <w:ins w:id="622" w:author="Andy Kleinhesselink" w:date="2019-07-11T13:54:00Z">
                        <w:rPr>
                          <w:rFonts w:ascii="Cambria Math" w:hAnsi="Cambria Math"/>
                          <w:i/>
                        </w:rPr>
                      </w:ins>
                    </m:ctrlPr>
                  </m:fPr>
                  <m:num>
                    <m:r>
                      <w:ins w:id="623" w:author="Andy Kleinhesselink" w:date="2019-07-11T13:54:00Z">
                        <w:rPr>
                          <w:rFonts w:ascii="Cambria Math" w:hAnsi="Cambria Math"/>
                        </w:rPr>
                        <m:t>1</m:t>
                      </w:ins>
                    </m:r>
                  </m:num>
                  <m:den>
                    <m:sSub>
                      <m:sSubPr>
                        <m:ctrlPr>
                          <w:ins w:id="624" w:author="Andy Kleinhesselink" w:date="2019-07-11T13:54:00Z">
                            <w:rPr>
                              <w:rFonts w:ascii="Cambria Math" w:hAnsi="Cambria Math"/>
                              <w:i/>
                            </w:rPr>
                          </w:ins>
                        </m:ctrlPr>
                      </m:sSubPr>
                      <m:e>
                        <m:r>
                          <w:ins w:id="625" w:author="Andy Kleinhesselink" w:date="2019-07-11T13:56:00Z">
                            <w:rPr>
                              <w:rFonts w:ascii="Cambria Math" w:hAnsi="Cambria Math"/>
                            </w:rPr>
                            <m:t>n</m:t>
                          </w:ins>
                        </m:r>
                      </m:e>
                      <m:sub>
                        <m:r>
                          <w:ins w:id="626" w:author="Andy Kleinhesselink" w:date="2019-07-11T13:54:00Z">
                            <w:rPr>
                              <w:rFonts w:ascii="Cambria Math" w:hAnsi="Cambria Math"/>
                            </w:rPr>
                            <m:t>i</m:t>
                          </w:ins>
                        </m:r>
                      </m:sub>
                    </m:sSub>
                  </m:den>
                </m:f>
                <m:f>
                  <m:fPr>
                    <m:ctrlPr>
                      <w:ins w:id="627" w:author="Andy Kleinhesselink" w:date="2019-07-11T13:54:00Z">
                        <w:rPr>
                          <w:rFonts w:ascii="Cambria Math" w:hAnsi="Cambria Math"/>
                          <w:i/>
                        </w:rPr>
                      </w:ins>
                    </m:ctrlPr>
                  </m:fPr>
                  <m:num>
                    <m:r>
                      <w:ins w:id="628" w:author="Andy Kleinhesselink" w:date="2019-07-11T13:54:00Z">
                        <w:rPr>
                          <w:rFonts w:ascii="Cambria Math" w:hAnsi="Cambria Math"/>
                        </w:rPr>
                        <m:t>d</m:t>
                      </w:ins>
                    </m:r>
                    <m:sSub>
                      <m:sSubPr>
                        <m:ctrlPr>
                          <w:ins w:id="629" w:author="Andy Kleinhesselink" w:date="2019-07-11T13:54:00Z">
                            <w:rPr>
                              <w:rFonts w:ascii="Cambria Math" w:hAnsi="Cambria Math"/>
                              <w:i/>
                            </w:rPr>
                          </w:ins>
                        </m:ctrlPr>
                      </m:sSubPr>
                      <m:e>
                        <m:r>
                          <w:ins w:id="630" w:author="Andy Kleinhesselink" w:date="2019-07-11T13:56:00Z">
                            <w:rPr>
                              <w:rFonts w:ascii="Cambria Math" w:hAnsi="Cambria Math"/>
                            </w:rPr>
                            <m:t>n</m:t>
                          </w:ins>
                        </m:r>
                      </m:e>
                      <m:sub>
                        <m:r>
                          <w:ins w:id="631" w:author="Andy Kleinhesselink" w:date="2019-07-11T13:54:00Z">
                            <w:rPr>
                              <w:rFonts w:ascii="Cambria Math" w:hAnsi="Cambria Math"/>
                            </w:rPr>
                            <m:t>i</m:t>
                          </w:ins>
                        </m:r>
                      </m:sub>
                    </m:sSub>
                  </m:num>
                  <m:den>
                    <m:r>
                      <w:ins w:id="632" w:author="Andy Kleinhesselink" w:date="2019-07-11T13:54:00Z">
                        <w:rPr>
                          <w:rFonts w:ascii="Cambria Math" w:hAnsi="Cambria Math"/>
                        </w:rPr>
                        <m:t>dt</m:t>
                      </w:ins>
                    </m:r>
                  </m:den>
                </m:f>
                <m:r>
                  <w:ins w:id="633" w:author="Andy Kleinhesselink" w:date="2019-07-11T13:54:00Z">
                    <w:rPr>
                      <w:rFonts w:ascii="Cambria Math" w:hAnsi="Cambria Math"/>
                    </w:rPr>
                    <m:t>=</m:t>
                  </w:ins>
                </m:r>
                <m:sSub>
                  <m:sSubPr>
                    <m:ctrlPr>
                      <w:ins w:id="634" w:author="Andy Kleinhesselink" w:date="2019-07-11T13:54:00Z">
                        <w:rPr>
                          <w:rFonts w:ascii="Cambria Math" w:hAnsi="Cambria Math"/>
                          <w:i/>
                        </w:rPr>
                      </w:ins>
                    </m:ctrlPr>
                  </m:sSubPr>
                  <m:e>
                    <m:r>
                      <w:ins w:id="635" w:author="Andy Kleinhesselink" w:date="2019-07-11T13:54:00Z">
                        <w:rPr>
                          <w:rFonts w:ascii="Cambria Math" w:hAnsi="Cambria Math"/>
                        </w:rPr>
                        <m:t>r</m:t>
                      </w:ins>
                    </m:r>
                  </m:e>
                  <m:sub>
                    <m:r>
                      <w:ins w:id="636" w:author="Andy Kleinhesselink" w:date="2019-07-11T13:54:00Z">
                        <w:rPr>
                          <w:rFonts w:ascii="Cambria Math" w:hAnsi="Cambria Math"/>
                        </w:rPr>
                        <m:t>i</m:t>
                      </w:ins>
                    </m:r>
                  </m:sub>
                </m:sSub>
                <m:nary>
                  <m:naryPr>
                    <m:chr m:val="∏"/>
                    <m:supHide m:val="1"/>
                    <m:ctrlPr>
                      <w:ins w:id="637" w:author="Andy Kleinhesselink" w:date="2019-07-12T07:28:00Z">
                        <w:rPr>
                          <w:rFonts w:ascii="Cambria Math" w:hAnsi="Cambria Math"/>
                          <w:i/>
                        </w:rPr>
                      </w:ins>
                    </m:ctrlPr>
                  </m:naryPr>
                  <m:sub>
                    <m:r>
                      <w:ins w:id="638" w:author="Andy Kleinhesselink" w:date="2019-07-12T07:28:00Z">
                        <w:rPr>
                          <w:rFonts w:ascii="Cambria Math" w:hAnsi="Cambria Math"/>
                        </w:rPr>
                        <m:t>j</m:t>
                      </w:ins>
                    </m:r>
                  </m:sub>
                  <m:sup/>
                  <m:e>
                    <m:d>
                      <m:dPr>
                        <m:ctrlPr>
                          <w:ins w:id="639" w:author="Andy Kleinhesselink" w:date="2019-07-12T07:28:00Z">
                            <w:rPr>
                              <w:rFonts w:ascii="Cambria Math" w:hAnsi="Cambria Math"/>
                              <w:i/>
                            </w:rPr>
                          </w:ins>
                        </m:ctrlPr>
                      </m:dPr>
                      <m:e>
                        <m:r>
                          <w:ins w:id="640" w:author="Andy Kleinhesselink" w:date="2019-07-12T07:28:00Z">
                            <w:rPr>
                              <w:rFonts w:ascii="Cambria Math" w:hAnsi="Cambria Math"/>
                            </w:rPr>
                            <m:t xml:space="preserve">1- </m:t>
                          </w:ins>
                        </m:r>
                        <m:sSub>
                          <m:sSubPr>
                            <m:ctrlPr>
                              <w:ins w:id="641" w:author="Andy Kleinhesselink" w:date="2019-07-12T07:28:00Z">
                                <w:rPr>
                                  <w:rFonts w:ascii="Cambria Math" w:hAnsi="Cambria Math"/>
                                  <w:i/>
                                </w:rPr>
                              </w:ins>
                            </m:ctrlPr>
                          </m:sSubPr>
                          <m:e>
                            <m:r>
                              <w:ins w:id="642" w:author="Andy Kleinhesselink" w:date="2019-07-12T07:28:00Z">
                                <w:rPr>
                                  <w:rFonts w:ascii="Cambria Math" w:hAnsi="Cambria Math"/>
                                </w:rPr>
                                <m:t>α</m:t>
                              </w:ins>
                            </m:r>
                          </m:e>
                          <m:sub>
                            <m:r>
                              <w:ins w:id="643" w:author="Andy Kleinhesselink" w:date="2019-07-12T07:28:00Z">
                                <w:rPr>
                                  <w:rFonts w:ascii="Cambria Math" w:hAnsi="Cambria Math"/>
                                </w:rPr>
                                <m:t>ij</m:t>
                              </w:ins>
                            </m:r>
                          </m:sub>
                        </m:sSub>
                        <m:sSub>
                          <m:sSubPr>
                            <m:ctrlPr>
                              <w:ins w:id="644" w:author="Andy Kleinhesselink" w:date="2019-07-12T07:28:00Z">
                                <w:rPr>
                                  <w:rFonts w:ascii="Cambria Math" w:hAnsi="Cambria Math"/>
                                  <w:i/>
                                </w:rPr>
                              </w:ins>
                            </m:ctrlPr>
                          </m:sSubPr>
                          <m:e>
                            <m:r>
                              <w:ins w:id="645" w:author="Andy Kleinhesselink" w:date="2019-07-12T07:28:00Z">
                                <w:rPr>
                                  <w:rFonts w:ascii="Cambria Math" w:hAnsi="Cambria Math"/>
                                </w:rPr>
                                <m:t>n</m:t>
                              </w:ins>
                            </m:r>
                          </m:e>
                          <m:sub>
                            <m:r>
                              <w:ins w:id="646" w:author="Andy Kleinhesselink" w:date="2019-07-12T07:28:00Z">
                                <w:rPr>
                                  <w:rFonts w:ascii="Cambria Math" w:hAnsi="Cambria Math"/>
                                </w:rPr>
                                <m:t>j</m:t>
                              </w:ins>
                            </m:r>
                          </m:sub>
                        </m:sSub>
                      </m:e>
                    </m:d>
                  </m:e>
                </m:nary>
                <m:r>
                  <w:ins w:id="647" w:author="Andy Kleinhesselink" w:date="2019-07-11T13:55:00Z">
                    <w:rPr>
                      <w:rFonts w:ascii="Cambria Math" w:hAnsi="Cambria Math"/>
                    </w:rPr>
                    <m:t>,</m:t>
                  </w:ins>
                </m:r>
              </m:oMath>
            </m:oMathPara>
          </w:p>
        </w:tc>
        <w:tc>
          <w:tcPr>
            <w:tcW w:w="730" w:type="dxa"/>
            <w:vAlign w:val="center"/>
          </w:tcPr>
          <w:p w14:paraId="7832B5F9" w14:textId="66627D60" w:rsidR="00344A88" w:rsidRPr="003C47E7" w:rsidRDefault="00344A88" w:rsidP="002F2AD3">
            <w:pPr>
              <w:spacing w:after="202"/>
              <w:ind w:firstLine="0"/>
              <w:contextualSpacing/>
              <w:jc w:val="center"/>
              <w:rPr>
                <w:ins w:id="648" w:author="Andy Kleinhesselink" w:date="2019-07-11T13:54:00Z"/>
              </w:rPr>
            </w:pPr>
            <w:ins w:id="649" w:author="Andy Kleinhesselink" w:date="2019-07-11T13:54:00Z">
              <w:r w:rsidRPr="003C47E7">
                <w:t>(</w:t>
              </w:r>
              <w:r w:rsidRPr="003C47E7">
                <w:rPr>
                  <w:noProof/>
                </w:rPr>
                <w:fldChar w:fldCharType="begin"/>
              </w:r>
              <w:r w:rsidRPr="003C47E7">
                <w:rPr>
                  <w:noProof/>
                </w:rPr>
                <w:instrText xml:space="preserve"> SEQ eq \* MERGEFORMAT </w:instrText>
              </w:r>
              <w:r w:rsidRPr="003C47E7">
                <w:rPr>
                  <w:noProof/>
                </w:rPr>
                <w:fldChar w:fldCharType="separate"/>
              </w:r>
            </w:ins>
            <w:ins w:id="650" w:author="Andy Kleinhesselink" w:date="2019-07-12T08:02:00Z">
              <w:r w:rsidR="00B91BF5">
                <w:rPr>
                  <w:noProof/>
                </w:rPr>
                <w:t>4</w:t>
              </w:r>
            </w:ins>
            <w:ins w:id="651" w:author="Andy Kleinhesselink" w:date="2019-07-11T13:54:00Z">
              <w:r w:rsidRPr="003C47E7">
                <w:rPr>
                  <w:noProof/>
                </w:rPr>
                <w:fldChar w:fldCharType="end"/>
              </w:r>
              <w:r w:rsidRPr="003C47E7">
                <w:t>)</w:t>
              </w:r>
            </w:ins>
          </w:p>
        </w:tc>
      </w:tr>
    </w:tbl>
    <w:p w14:paraId="3224056C" w14:textId="20B65FCF" w:rsidR="00344A88" w:rsidRDefault="00EC3ADB" w:rsidP="009D16B4">
      <w:pPr>
        <w:spacing w:after="202"/>
        <w:ind w:firstLine="0"/>
        <w:contextualSpacing/>
        <w:rPr>
          <w:ins w:id="652" w:author="Andy Kleinhesselink" w:date="2019-07-11T13:55:00Z"/>
        </w:rPr>
      </w:pPr>
      <w:ins w:id="653" w:author="Andy Kleinhesselink" w:date="2019-07-09T13:28:00Z">
        <w:r>
          <w:t xml:space="preserve">involves only one competition coefficient per </w:t>
        </w:r>
      </w:ins>
      <w:ins w:id="654" w:author="Andy Kleinhesselink" w:date="2019-07-11T13:55:00Z">
        <w:r w:rsidR="00344A88">
          <w:t xml:space="preserve">pair of </w:t>
        </w:r>
      </w:ins>
      <w:ins w:id="655" w:author="Andy Kleinhesselink" w:date="2019-07-09T13:29:00Z">
        <w:r w:rsidR="001320C3">
          <w:t>competitor specie</w:t>
        </w:r>
      </w:ins>
      <w:ins w:id="656" w:author="Andy Kleinhesselink" w:date="2019-07-09T17:32:00Z">
        <w:r w:rsidR="003A62BF">
          <w:t>s</w:t>
        </w:r>
      </w:ins>
      <w:ins w:id="657" w:author="Andy Kleinhesselink" w:date="2019-07-11T14:01:00Z">
        <w:r w:rsidR="00344A88">
          <w:t>, i.e. it is pairwise</w:t>
        </w:r>
      </w:ins>
      <w:ins w:id="658" w:author="Andy Kleinhesselink" w:date="2019-07-09T13:30:00Z">
        <w:r w:rsidR="001320C3">
          <w:t>.</w:t>
        </w:r>
      </w:ins>
      <w:ins w:id="659" w:author="Andy Kleinhesselink" w:date="2019-07-09T13:29:00Z">
        <w:r w:rsidR="001320C3">
          <w:t xml:space="preserve">  However, </w:t>
        </w:r>
      </w:ins>
      <w:ins w:id="660" w:author="Andy Kleinhesselink" w:date="2019-07-11T13:53:00Z">
        <w:r w:rsidR="00344A88">
          <w:t>we</w:t>
        </w:r>
      </w:ins>
      <w:ins w:id="661" w:author="Andy Kleinhesselink" w:date="2019-07-11T13:52:00Z">
        <w:r w:rsidR="00344A88">
          <w:t xml:space="preserve"> </w:t>
        </w:r>
      </w:ins>
      <w:ins w:id="662" w:author="Andy Kleinhesselink" w:date="2019-07-11T13:53:00Z">
        <w:r w:rsidR="00344A88">
          <w:t>can rewrite the model in a way that includes higher order terms</w:t>
        </w:r>
      </w:ins>
      <w:ins w:id="663" w:author="Andy Kleinhesselink" w:date="2019-07-24T11:12:00Z">
        <w:r w:rsidR="00F42C4F">
          <w:t>:</w:t>
        </w:r>
      </w:ins>
      <w:ins w:id="664" w:author="Andy Kleinhesselink" w:date="2019-07-11T13:53:00Z">
        <w:r w:rsidR="00344A88">
          <w:t xml:space="preserve"> </w:t>
        </w:r>
      </w:ins>
      <w:ins w:id="665" w:author="Andy Kleinhesselink" w:date="2019-07-09T16:20:00Z">
        <w:r w:rsidR="005718CC">
          <w:t>for example</w:t>
        </w:r>
      </w:ins>
      <w:ins w:id="666" w:author="Andy Kleinhesselink" w:date="2019-07-24T11:24:00Z">
        <w:r w:rsidR="008A4AF1">
          <w:t>,</w:t>
        </w:r>
      </w:ins>
      <w:ins w:id="667" w:author="Andy Kleinhesselink" w:date="2019-07-09T16:20:00Z">
        <w:r w:rsidR="005718CC">
          <w:t xml:space="preserve"> </w:t>
        </w:r>
      </w:ins>
      <w:ins w:id="668" w:author="Andy Kleinhesselink" w:date="2019-07-11T13:54:00Z">
        <w:r w:rsidR="00344A88">
          <w:t xml:space="preserve">for </w:t>
        </w:r>
      </w:ins>
      <w:ins w:id="669" w:author="Andy Kleinhesselink" w:date="2019-07-09T16:20:00Z">
        <w:r w:rsidR="005718CC">
          <w:t>two competitor</w:t>
        </w:r>
      </w:ins>
      <w:ins w:id="670" w:author="Andy Kleinhesselink" w:date="2019-07-11T13:54:00Z">
        <w:r w:rsidR="00344A88">
          <w:t xml:space="preserve"> species</w:t>
        </w:r>
      </w:ins>
      <w:ins w:id="671" w:author="Andy Kleinhesselink" w:date="2019-07-09T16:20:00Z">
        <w:r w:rsidR="005718CC">
          <w:t>,</w:t>
        </w:r>
      </w:ins>
      <w:ins w:id="672" w:author="Andy Kleinhesselink" w:date="2019-07-09T13:30:00Z">
        <w:r w:rsidR="001320C3">
          <w:t xml:space="preserve"> </w:t>
        </w:r>
      </w:ins>
      <w:ins w:id="673" w:author="Andy Kleinhesselink" w:date="2019-07-09T13:29:00Z">
        <w:r w:rsidR="001320C3">
          <w:t xml:space="preserve"> </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6650"/>
        <w:gridCol w:w="730"/>
      </w:tblGrid>
      <w:tr w:rsidR="00344A88" w:rsidRPr="003C47E7" w14:paraId="7C1DB667" w14:textId="77777777" w:rsidTr="002F2AD3">
        <w:trPr>
          <w:trHeight w:val="503"/>
          <w:ins w:id="674" w:author="Andy Kleinhesselink" w:date="2019-07-11T13:55:00Z"/>
        </w:trPr>
        <w:tc>
          <w:tcPr>
            <w:tcW w:w="1260" w:type="dxa"/>
            <w:vAlign w:val="center"/>
          </w:tcPr>
          <w:p w14:paraId="5C918BD1" w14:textId="77777777" w:rsidR="00344A88" w:rsidRPr="003C47E7" w:rsidRDefault="00344A88" w:rsidP="002F2AD3">
            <w:pPr>
              <w:spacing w:after="202"/>
              <w:ind w:firstLine="0"/>
              <w:contextualSpacing/>
              <w:jc w:val="center"/>
              <w:rPr>
                <w:ins w:id="675" w:author="Andy Kleinhesselink" w:date="2019-07-11T13:55:00Z"/>
              </w:rPr>
            </w:pPr>
          </w:p>
        </w:tc>
        <w:tc>
          <w:tcPr>
            <w:tcW w:w="6650" w:type="dxa"/>
            <w:vAlign w:val="center"/>
          </w:tcPr>
          <w:p w14:paraId="56ADCA89" w14:textId="4F5D9332" w:rsidR="00344A88" w:rsidRPr="00FD4990" w:rsidRDefault="00DA3A33" w:rsidP="002F2AD3">
            <w:pPr>
              <w:spacing w:after="202"/>
              <w:contextualSpacing/>
              <w:jc w:val="center"/>
              <w:rPr>
                <w:ins w:id="676" w:author="Andy Kleinhesselink" w:date="2019-07-11T13:55:00Z"/>
                <w:rFonts w:ascii="Cambria Math" w:hAnsi="Cambria Math"/>
                <w:i/>
              </w:rPr>
            </w:pPr>
            <m:oMathPara>
              <m:oMath>
                <m:f>
                  <m:fPr>
                    <m:ctrlPr>
                      <w:ins w:id="677" w:author="Andy Kleinhesselink" w:date="2019-07-11T13:56:00Z">
                        <w:rPr>
                          <w:rFonts w:ascii="Cambria Math" w:hAnsi="Cambria Math"/>
                          <w:i/>
                        </w:rPr>
                      </w:ins>
                    </m:ctrlPr>
                  </m:fPr>
                  <m:num>
                    <m:r>
                      <w:ins w:id="678" w:author="Andy Kleinhesselink" w:date="2019-07-11T13:56:00Z">
                        <w:rPr>
                          <w:rFonts w:ascii="Cambria Math" w:hAnsi="Cambria Math"/>
                        </w:rPr>
                        <m:t>1</m:t>
                      </w:ins>
                    </m:r>
                  </m:num>
                  <m:den>
                    <m:sSub>
                      <m:sSubPr>
                        <m:ctrlPr>
                          <w:ins w:id="679" w:author="Andy Kleinhesselink" w:date="2019-07-11T13:56:00Z">
                            <w:rPr>
                              <w:rFonts w:ascii="Cambria Math" w:hAnsi="Cambria Math"/>
                              <w:i/>
                            </w:rPr>
                          </w:ins>
                        </m:ctrlPr>
                      </m:sSubPr>
                      <m:e>
                        <m:r>
                          <w:ins w:id="680" w:author="Andy Kleinhesselink" w:date="2019-07-11T13:57:00Z">
                            <w:rPr>
                              <w:rFonts w:ascii="Cambria Math" w:hAnsi="Cambria Math"/>
                            </w:rPr>
                            <m:t>n</m:t>
                          </w:ins>
                        </m:r>
                      </m:e>
                      <m:sub>
                        <m:r>
                          <w:ins w:id="681" w:author="Andy Kleinhesselink" w:date="2019-07-11T13:56:00Z">
                            <w:rPr>
                              <w:rFonts w:ascii="Cambria Math" w:hAnsi="Cambria Math"/>
                            </w:rPr>
                            <m:t>i</m:t>
                          </w:ins>
                        </m:r>
                      </m:sub>
                    </m:sSub>
                  </m:den>
                </m:f>
                <m:f>
                  <m:fPr>
                    <m:ctrlPr>
                      <w:ins w:id="682" w:author="Andy Kleinhesselink" w:date="2019-07-11T13:56:00Z">
                        <w:rPr>
                          <w:rFonts w:ascii="Cambria Math" w:hAnsi="Cambria Math"/>
                          <w:i/>
                        </w:rPr>
                      </w:ins>
                    </m:ctrlPr>
                  </m:fPr>
                  <m:num>
                    <m:r>
                      <w:ins w:id="683" w:author="Andy Kleinhesselink" w:date="2019-07-11T13:56:00Z">
                        <w:rPr>
                          <w:rFonts w:ascii="Cambria Math" w:hAnsi="Cambria Math"/>
                        </w:rPr>
                        <m:t>d</m:t>
                      </w:ins>
                    </m:r>
                    <m:sSub>
                      <m:sSubPr>
                        <m:ctrlPr>
                          <w:ins w:id="684" w:author="Andy Kleinhesselink" w:date="2019-07-11T13:56:00Z">
                            <w:rPr>
                              <w:rFonts w:ascii="Cambria Math" w:hAnsi="Cambria Math"/>
                              <w:i/>
                            </w:rPr>
                          </w:ins>
                        </m:ctrlPr>
                      </m:sSubPr>
                      <m:e>
                        <m:r>
                          <w:ins w:id="685" w:author="Andy Kleinhesselink" w:date="2019-07-11T13:56:00Z">
                            <w:rPr>
                              <w:rFonts w:ascii="Cambria Math" w:hAnsi="Cambria Math"/>
                            </w:rPr>
                            <m:t>n</m:t>
                          </w:ins>
                        </m:r>
                      </m:e>
                      <m:sub>
                        <m:r>
                          <w:ins w:id="686" w:author="Andy Kleinhesselink" w:date="2019-07-11T13:56:00Z">
                            <w:rPr>
                              <w:rFonts w:ascii="Cambria Math" w:hAnsi="Cambria Math"/>
                            </w:rPr>
                            <m:t>i</m:t>
                          </w:ins>
                        </m:r>
                      </m:sub>
                    </m:sSub>
                  </m:num>
                  <m:den>
                    <m:r>
                      <w:ins w:id="687" w:author="Andy Kleinhesselink" w:date="2019-07-11T13:56:00Z">
                        <w:rPr>
                          <w:rFonts w:ascii="Cambria Math" w:hAnsi="Cambria Math"/>
                        </w:rPr>
                        <m:t>dt</m:t>
                      </w:ins>
                    </m:r>
                  </m:den>
                </m:f>
                <m:r>
                  <w:ins w:id="688" w:author="Andy Kleinhesselink" w:date="2019-07-11T13:56:00Z">
                    <w:rPr>
                      <w:rFonts w:ascii="Cambria Math" w:hAnsi="Cambria Math"/>
                    </w:rPr>
                    <m:t>=</m:t>
                  </w:ins>
                </m:r>
                <m:sSub>
                  <m:sSubPr>
                    <m:ctrlPr>
                      <w:ins w:id="689" w:author="Andy Kleinhesselink" w:date="2019-07-11T13:56:00Z">
                        <w:rPr>
                          <w:rFonts w:ascii="Cambria Math" w:hAnsi="Cambria Math"/>
                          <w:i/>
                        </w:rPr>
                      </w:ins>
                    </m:ctrlPr>
                  </m:sSubPr>
                  <m:e>
                    <m:r>
                      <w:ins w:id="690" w:author="Andy Kleinhesselink" w:date="2019-07-11T13:56:00Z">
                        <w:rPr>
                          <w:rFonts w:ascii="Cambria Math" w:hAnsi="Cambria Math"/>
                        </w:rPr>
                        <m:t>r</m:t>
                      </w:ins>
                    </m:r>
                  </m:e>
                  <m:sub>
                    <m:r>
                      <w:ins w:id="691" w:author="Andy Kleinhesselink" w:date="2019-07-11T13:56:00Z">
                        <w:rPr>
                          <w:rFonts w:ascii="Cambria Math" w:hAnsi="Cambria Math"/>
                        </w:rPr>
                        <m:t>i</m:t>
                      </w:ins>
                    </m:r>
                  </m:sub>
                </m:sSub>
                <m:d>
                  <m:dPr>
                    <m:ctrlPr>
                      <w:ins w:id="692" w:author="Andy Kleinhesselink" w:date="2019-07-11T13:56:00Z">
                        <w:rPr>
                          <w:rFonts w:ascii="Cambria Math" w:hAnsi="Cambria Math"/>
                          <w:i/>
                        </w:rPr>
                      </w:ins>
                    </m:ctrlPr>
                  </m:dPr>
                  <m:e>
                    <m:r>
                      <w:ins w:id="693" w:author="Andy Kleinhesselink" w:date="2019-07-11T13:56:00Z">
                        <w:rPr>
                          <w:rFonts w:ascii="Cambria Math" w:hAnsi="Cambria Math"/>
                        </w:rPr>
                        <m:t xml:space="preserve">1- </m:t>
                      </w:ins>
                    </m:r>
                    <m:sSub>
                      <m:sSubPr>
                        <m:ctrlPr>
                          <w:ins w:id="694" w:author="Andy Kleinhesselink" w:date="2019-07-11T13:56:00Z">
                            <w:rPr>
                              <w:rFonts w:ascii="Cambria Math" w:hAnsi="Cambria Math"/>
                              <w:i/>
                            </w:rPr>
                          </w:ins>
                        </m:ctrlPr>
                      </m:sSubPr>
                      <m:e>
                        <m:r>
                          <w:ins w:id="695" w:author="Andy Kleinhesselink" w:date="2019-07-11T13:56:00Z">
                            <w:rPr>
                              <w:rFonts w:ascii="Cambria Math" w:hAnsi="Cambria Math"/>
                            </w:rPr>
                            <m:t>α</m:t>
                          </w:ins>
                        </m:r>
                      </m:e>
                      <m:sub>
                        <m:r>
                          <w:ins w:id="696" w:author="Andy Kleinhesselink" w:date="2019-07-11T13:56:00Z">
                            <w:rPr>
                              <w:rFonts w:ascii="Cambria Math" w:hAnsi="Cambria Math"/>
                            </w:rPr>
                            <m:t>i1</m:t>
                          </w:ins>
                        </m:r>
                      </m:sub>
                    </m:sSub>
                    <m:sSub>
                      <m:sSubPr>
                        <m:ctrlPr>
                          <w:ins w:id="697" w:author="Andy Kleinhesselink" w:date="2019-07-11T13:56:00Z">
                            <w:rPr>
                              <w:rFonts w:ascii="Cambria Math" w:hAnsi="Cambria Math"/>
                              <w:i/>
                            </w:rPr>
                          </w:ins>
                        </m:ctrlPr>
                      </m:sSubPr>
                      <m:e>
                        <m:r>
                          <w:ins w:id="698" w:author="Andy Kleinhesselink" w:date="2019-07-11T13:57:00Z">
                            <w:rPr>
                              <w:rFonts w:ascii="Cambria Math" w:hAnsi="Cambria Math"/>
                            </w:rPr>
                            <m:t>n</m:t>
                          </w:ins>
                        </m:r>
                      </m:e>
                      <m:sub>
                        <m:r>
                          <w:ins w:id="699" w:author="Andy Kleinhesselink" w:date="2019-07-11T13:56:00Z">
                            <w:rPr>
                              <w:rFonts w:ascii="Cambria Math" w:hAnsi="Cambria Math"/>
                            </w:rPr>
                            <m:t>1</m:t>
                          </w:ins>
                        </m:r>
                      </m:sub>
                    </m:sSub>
                    <m:r>
                      <w:ins w:id="700" w:author="Andy Kleinhesselink" w:date="2019-07-11T13:56:00Z">
                        <w:rPr>
                          <w:rFonts w:ascii="Cambria Math" w:hAnsi="Cambria Math"/>
                        </w:rPr>
                        <m:t>-</m:t>
                      </w:ins>
                    </m:r>
                    <m:sSub>
                      <m:sSubPr>
                        <m:ctrlPr>
                          <w:ins w:id="701" w:author="Andy Kleinhesselink" w:date="2019-07-11T13:56:00Z">
                            <w:rPr>
                              <w:rFonts w:ascii="Cambria Math" w:hAnsi="Cambria Math"/>
                              <w:i/>
                            </w:rPr>
                          </w:ins>
                        </m:ctrlPr>
                      </m:sSubPr>
                      <m:e>
                        <m:r>
                          <w:ins w:id="702" w:author="Andy Kleinhesselink" w:date="2019-07-11T13:56:00Z">
                            <w:rPr>
                              <w:rFonts w:ascii="Cambria Math" w:hAnsi="Cambria Math"/>
                            </w:rPr>
                            <m:t>α</m:t>
                          </w:ins>
                        </m:r>
                      </m:e>
                      <m:sub>
                        <m:r>
                          <w:ins w:id="703" w:author="Andy Kleinhesselink" w:date="2019-07-11T13:56:00Z">
                            <w:rPr>
                              <w:rFonts w:ascii="Cambria Math" w:hAnsi="Cambria Math"/>
                            </w:rPr>
                            <m:t>i2</m:t>
                          </w:ins>
                        </m:r>
                      </m:sub>
                    </m:sSub>
                    <m:sSub>
                      <m:sSubPr>
                        <m:ctrlPr>
                          <w:ins w:id="704" w:author="Andy Kleinhesselink" w:date="2019-07-11T13:56:00Z">
                            <w:rPr>
                              <w:rFonts w:ascii="Cambria Math" w:hAnsi="Cambria Math"/>
                              <w:i/>
                            </w:rPr>
                          </w:ins>
                        </m:ctrlPr>
                      </m:sSubPr>
                      <m:e>
                        <m:r>
                          <w:ins w:id="705" w:author="Andy Kleinhesselink" w:date="2019-07-11T13:57:00Z">
                            <w:rPr>
                              <w:rFonts w:ascii="Cambria Math" w:hAnsi="Cambria Math"/>
                            </w:rPr>
                            <m:t>n</m:t>
                          </w:ins>
                        </m:r>
                      </m:e>
                      <m:sub>
                        <m:r>
                          <w:ins w:id="706" w:author="Andy Kleinhesselink" w:date="2019-07-11T13:56:00Z">
                            <w:rPr>
                              <w:rFonts w:ascii="Cambria Math" w:hAnsi="Cambria Math"/>
                            </w:rPr>
                            <m:t>2</m:t>
                          </w:ins>
                        </m:r>
                      </m:sub>
                    </m:sSub>
                    <m:r>
                      <w:ins w:id="707" w:author="Andy Kleinhesselink" w:date="2019-07-11T13:56:00Z">
                        <w:rPr>
                          <w:rFonts w:ascii="Cambria Math" w:hAnsi="Cambria Math"/>
                        </w:rPr>
                        <m:t>+</m:t>
                      </w:ins>
                    </m:r>
                    <m:sSub>
                      <m:sSubPr>
                        <m:ctrlPr>
                          <w:ins w:id="708" w:author="Andy Kleinhesselink" w:date="2019-07-11T13:56:00Z">
                            <w:rPr>
                              <w:rFonts w:ascii="Cambria Math" w:hAnsi="Cambria Math"/>
                              <w:i/>
                            </w:rPr>
                          </w:ins>
                        </m:ctrlPr>
                      </m:sSubPr>
                      <m:e>
                        <m:r>
                          <w:ins w:id="709" w:author="Andy Kleinhesselink" w:date="2019-07-11T13:56:00Z">
                            <w:rPr>
                              <w:rFonts w:ascii="Cambria Math" w:hAnsi="Cambria Math"/>
                            </w:rPr>
                            <m:t>α</m:t>
                          </w:ins>
                        </m:r>
                      </m:e>
                      <m:sub>
                        <m:r>
                          <w:ins w:id="710" w:author="Andy Kleinhesselink" w:date="2019-07-11T13:56:00Z">
                            <w:rPr>
                              <w:rFonts w:ascii="Cambria Math" w:hAnsi="Cambria Math"/>
                            </w:rPr>
                            <m:t>i1</m:t>
                          </w:ins>
                        </m:r>
                      </m:sub>
                    </m:sSub>
                    <m:sSub>
                      <m:sSubPr>
                        <m:ctrlPr>
                          <w:ins w:id="711" w:author="Andy Kleinhesselink" w:date="2019-07-11T13:56:00Z">
                            <w:rPr>
                              <w:rFonts w:ascii="Cambria Math" w:hAnsi="Cambria Math"/>
                              <w:i/>
                            </w:rPr>
                          </w:ins>
                        </m:ctrlPr>
                      </m:sSubPr>
                      <m:e>
                        <m:r>
                          <w:ins w:id="712" w:author="Andy Kleinhesselink" w:date="2019-07-11T13:56:00Z">
                            <w:rPr>
                              <w:rFonts w:ascii="Cambria Math" w:hAnsi="Cambria Math"/>
                            </w:rPr>
                            <m:t>α</m:t>
                          </w:ins>
                        </m:r>
                      </m:e>
                      <m:sub>
                        <m:r>
                          <w:ins w:id="713" w:author="Andy Kleinhesselink" w:date="2019-07-11T13:56:00Z">
                            <w:rPr>
                              <w:rFonts w:ascii="Cambria Math" w:hAnsi="Cambria Math"/>
                            </w:rPr>
                            <m:t>i2</m:t>
                          </w:ins>
                        </m:r>
                      </m:sub>
                    </m:sSub>
                    <m:sSub>
                      <m:sSubPr>
                        <m:ctrlPr>
                          <w:ins w:id="714" w:author="Andy Kleinhesselink" w:date="2019-07-11T13:56:00Z">
                            <w:rPr>
                              <w:rFonts w:ascii="Cambria Math" w:hAnsi="Cambria Math"/>
                              <w:i/>
                            </w:rPr>
                          </w:ins>
                        </m:ctrlPr>
                      </m:sSubPr>
                      <m:e>
                        <m:r>
                          <w:ins w:id="715" w:author="Andy Kleinhesselink" w:date="2019-07-11T13:57:00Z">
                            <w:rPr>
                              <w:rFonts w:ascii="Cambria Math" w:hAnsi="Cambria Math"/>
                            </w:rPr>
                            <m:t>n</m:t>
                          </w:ins>
                        </m:r>
                      </m:e>
                      <m:sub>
                        <m:r>
                          <w:ins w:id="716" w:author="Andy Kleinhesselink" w:date="2019-07-11T13:56:00Z">
                            <w:rPr>
                              <w:rFonts w:ascii="Cambria Math" w:hAnsi="Cambria Math"/>
                            </w:rPr>
                            <m:t>1</m:t>
                          </w:ins>
                        </m:r>
                      </m:sub>
                    </m:sSub>
                    <m:sSub>
                      <m:sSubPr>
                        <m:ctrlPr>
                          <w:ins w:id="717" w:author="Andy Kleinhesselink" w:date="2019-07-11T13:56:00Z">
                            <w:rPr>
                              <w:rFonts w:ascii="Cambria Math" w:hAnsi="Cambria Math"/>
                              <w:i/>
                            </w:rPr>
                          </w:ins>
                        </m:ctrlPr>
                      </m:sSubPr>
                      <m:e>
                        <m:r>
                          <w:ins w:id="718" w:author="Andy Kleinhesselink" w:date="2019-07-11T13:57:00Z">
                            <w:rPr>
                              <w:rFonts w:ascii="Cambria Math" w:hAnsi="Cambria Math"/>
                            </w:rPr>
                            <m:t>n</m:t>
                          </w:ins>
                        </m:r>
                      </m:e>
                      <m:sub>
                        <m:r>
                          <w:ins w:id="719" w:author="Andy Kleinhesselink" w:date="2019-07-11T13:56:00Z">
                            <w:rPr>
                              <w:rFonts w:ascii="Cambria Math" w:hAnsi="Cambria Math"/>
                            </w:rPr>
                            <m:t>2</m:t>
                          </w:ins>
                        </m:r>
                      </m:sub>
                    </m:sSub>
                  </m:e>
                </m:d>
                <m:r>
                  <w:ins w:id="720" w:author="Andy Kleinhesselink" w:date="2019-07-11T13:57:00Z">
                    <w:rPr>
                      <w:rFonts w:ascii="Cambria Math" w:hAnsi="Cambria Math"/>
                    </w:rPr>
                    <m:t>.</m:t>
                  </w:ins>
                </m:r>
              </m:oMath>
            </m:oMathPara>
          </w:p>
        </w:tc>
        <w:tc>
          <w:tcPr>
            <w:tcW w:w="730" w:type="dxa"/>
            <w:vAlign w:val="center"/>
          </w:tcPr>
          <w:p w14:paraId="643FBC0A" w14:textId="60D9325E" w:rsidR="00344A88" w:rsidRPr="003C47E7" w:rsidRDefault="00344A88" w:rsidP="002F2AD3">
            <w:pPr>
              <w:spacing w:after="202"/>
              <w:ind w:firstLine="0"/>
              <w:contextualSpacing/>
              <w:jc w:val="center"/>
              <w:rPr>
                <w:ins w:id="721" w:author="Andy Kleinhesselink" w:date="2019-07-11T13:55:00Z"/>
              </w:rPr>
            </w:pPr>
            <w:ins w:id="722" w:author="Andy Kleinhesselink" w:date="2019-07-11T13:55:00Z">
              <w:r w:rsidRPr="003C47E7">
                <w:t>(</w:t>
              </w:r>
              <w:r w:rsidRPr="003C47E7">
                <w:rPr>
                  <w:noProof/>
                </w:rPr>
                <w:fldChar w:fldCharType="begin"/>
              </w:r>
              <w:r w:rsidRPr="003C47E7">
                <w:rPr>
                  <w:noProof/>
                </w:rPr>
                <w:instrText xml:space="preserve"> SEQ eq \* MERGEFORMAT </w:instrText>
              </w:r>
              <w:r w:rsidRPr="003C47E7">
                <w:rPr>
                  <w:noProof/>
                </w:rPr>
                <w:fldChar w:fldCharType="separate"/>
              </w:r>
            </w:ins>
            <w:ins w:id="723" w:author="Andy Kleinhesselink" w:date="2019-07-12T08:02:00Z">
              <w:r w:rsidR="00B91BF5">
                <w:rPr>
                  <w:noProof/>
                </w:rPr>
                <w:t>5</w:t>
              </w:r>
            </w:ins>
            <w:ins w:id="724" w:author="Andy Kleinhesselink" w:date="2019-07-11T13:55:00Z">
              <w:r w:rsidRPr="003C47E7">
                <w:rPr>
                  <w:noProof/>
                </w:rPr>
                <w:fldChar w:fldCharType="end"/>
              </w:r>
              <w:r w:rsidRPr="003C47E7">
                <w:t>)</w:t>
              </w:r>
            </w:ins>
          </w:p>
        </w:tc>
      </w:tr>
    </w:tbl>
    <w:p w14:paraId="0A08B432" w14:textId="68B10E1A" w:rsidR="00017674" w:rsidRDefault="00344A88" w:rsidP="009D16B4">
      <w:pPr>
        <w:spacing w:after="202"/>
        <w:ind w:firstLine="0"/>
        <w:contextualSpacing/>
        <w:rPr>
          <w:ins w:id="725" w:author="Andy Kleinhesselink" w:date="2019-07-11T14:16:00Z"/>
        </w:rPr>
      </w:pPr>
      <w:ins w:id="726" w:author="Andy Kleinhesselink" w:date="2019-07-11T13:52:00Z">
        <w:r>
          <w:t>T</w:t>
        </w:r>
      </w:ins>
      <w:ins w:id="727" w:author="Andy Kleinhesselink" w:date="2019-07-09T16:22:00Z">
        <w:r w:rsidR="005718CC">
          <w:t xml:space="preserve">his clearly looks like </w:t>
        </w:r>
      </w:ins>
      <w:ins w:id="728" w:author="Andy Kleinhesselink" w:date="2019-07-11T13:57:00Z">
        <w:r>
          <w:t>a model with</w:t>
        </w:r>
      </w:ins>
      <w:ins w:id="729" w:author="Andy Kleinhesselink" w:date="2019-07-09T16:22:00Z">
        <w:r w:rsidR="005718CC">
          <w:t xml:space="preserve"> IM—the effect of species one</w:t>
        </w:r>
      </w:ins>
      <w:ins w:id="730" w:author="Andy Kleinhesselink" w:date="2019-07-09T16:23:00Z">
        <w:r w:rsidR="005718CC">
          <w:t xml:space="preserve"> </w:t>
        </w:r>
      </w:ins>
      <w:ins w:id="731" w:author="Andy Kleinhesselink" w:date="2019-07-24T11:12:00Z">
        <w:r w:rsidR="00F42C4F">
          <w:t>appear</w:t>
        </w:r>
      </w:ins>
      <w:ins w:id="732" w:author="Andy Kleinhesselink" w:date="2019-07-31T12:47:00Z">
        <w:r w:rsidR="000F29D4">
          <w:t xml:space="preserve">s </w:t>
        </w:r>
      </w:ins>
      <w:ins w:id="733" w:author="Andy Kleinhesselink" w:date="2019-07-09T16:23:00Z">
        <w:r w:rsidR="005718CC">
          <w:t>to be</w:t>
        </w:r>
        <w:r w:rsidR="0098600D">
          <w:t xml:space="preserve"> mod</w:t>
        </w:r>
      </w:ins>
      <w:ins w:id="734" w:author="Andy Kleinhesselink" w:date="2019-07-09T16:24:00Z">
        <w:r w:rsidR="0098600D">
          <w:t>ified by the presence of species two, and vice versa</w:t>
        </w:r>
      </w:ins>
      <w:ins w:id="735" w:author="Andy Kleinhesselink" w:date="2019-07-11T14:27:00Z">
        <w:r w:rsidR="006140F6">
          <w:t>, jus</w:t>
        </w:r>
        <w:bookmarkStart w:id="736" w:name="_GoBack"/>
        <w:bookmarkEnd w:id="736"/>
        <w:r w:rsidR="006140F6">
          <w:t>t as in</w:t>
        </w:r>
      </w:ins>
      <w:ins w:id="737" w:author="Andy Kleinhesselink" w:date="2019-07-11T14:28:00Z">
        <w:r w:rsidR="006140F6">
          <w:t xml:space="preserve"> equation (2)</w:t>
        </w:r>
      </w:ins>
      <w:ins w:id="738" w:author="Andy Kleinhesselink" w:date="2019-07-09T16:24:00Z">
        <w:r w:rsidR="0098600D">
          <w:t xml:space="preserve">.  </w:t>
        </w:r>
      </w:ins>
      <w:ins w:id="739" w:author="Andy Kleinhesselink" w:date="2019-07-09T16:58:00Z">
        <w:r w:rsidR="00F04483">
          <w:t>On the other hand</w:t>
        </w:r>
      </w:ins>
      <w:ins w:id="740" w:author="Andy Kleinhesselink" w:date="2019-07-09T16:24:00Z">
        <w:r w:rsidR="0098600D">
          <w:t>, a</w:t>
        </w:r>
      </w:ins>
      <w:ins w:id="741" w:author="Andy Kleinhesselink" w:date="2019-07-09T16:06:00Z">
        <w:r w:rsidR="00E46C60">
          <w:t>ll the same parameters are present when two competitors are together a</w:t>
        </w:r>
      </w:ins>
      <w:ins w:id="742" w:author="Andy Kleinhesselink" w:date="2019-07-09T16:07:00Z">
        <w:r w:rsidR="00E46C60">
          <w:t>s when they are separate</w:t>
        </w:r>
      </w:ins>
      <w:ins w:id="743" w:author="Andy Kleinhesselink" w:date="2019-07-24T11:29:00Z">
        <w:r w:rsidR="007E74A5">
          <w:t xml:space="preserve"> which validates the pairwise approach.</w:t>
        </w:r>
      </w:ins>
      <w:ins w:id="744" w:author="Andy Kleinhesselink" w:date="2019-07-11T15:03:00Z">
        <w:r w:rsidR="00FB2274">
          <w:t xml:space="preserve"> </w:t>
        </w:r>
      </w:ins>
    </w:p>
    <w:p w14:paraId="6372D972" w14:textId="385E7E74" w:rsidR="006F198B" w:rsidRDefault="003853B6" w:rsidP="009D16B4">
      <w:pPr>
        <w:spacing w:after="202"/>
        <w:ind w:firstLine="0"/>
        <w:contextualSpacing/>
        <w:rPr>
          <w:ins w:id="745" w:author="Andy Kleinhesselink" w:date="2019-07-11T14:55:00Z"/>
        </w:rPr>
      </w:pPr>
      <w:ins w:id="746" w:author="Andy Kleinhesselink" w:date="2019-07-11T14:16:00Z">
        <w:r>
          <w:tab/>
        </w:r>
      </w:ins>
      <w:ins w:id="747" w:author="Andy Kleinhesselink" w:date="2019-07-11T14:19:00Z">
        <w:r w:rsidR="002F2AD3">
          <w:t>T</w:t>
        </w:r>
      </w:ins>
      <w:ins w:id="748" w:author="Andy Kleinhesselink" w:date="2019-07-11T14:18:00Z">
        <w:r w:rsidR="002F2AD3">
          <w:t>he</w:t>
        </w:r>
      </w:ins>
      <w:ins w:id="749" w:author="Andy Kleinhesselink" w:date="2019-07-11T14:17:00Z">
        <w:r w:rsidR="002F2AD3">
          <w:t xml:space="preserve"> above </w:t>
        </w:r>
      </w:ins>
      <w:ins w:id="750" w:author="Andy Kleinhesselink" w:date="2019-07-11T14:18:00Z">
        <w:r w:rsidR="002F2AD3">
          <w:t>example</w:t>
        </w:r>
      </w:ins>
      <w:ins w:id="751" w:author="Andy Kleinhesselink" w:date="2019-07-11T14:17:00Z">
        <w:r w:rsidR="002F2AD3">
          <w:t xml:space="preserve"> </w:t>
        </w:r>
      </w:ins>
      <w:ins w:id="752" w:author="Andy Kleinhesselink" w:date="2019-07-11T14:21:00Z">
        <w:r w:rsidR="002F2AD3">
          <w:t>show</w:t>
        </w:r>
      </w:ins>
      <w:ins w:id="753" w:author="Andy Kleinhesselink" w:date="2019-07-11T15:49:00Z">
        <w:r w:rsidR="009404C2">
          <w:t>s</w:t>
        </w:r>
      </w:ins>
      <w:ins w:id="754" w:author="Andy Kleinhesselink" w:date="2019-07-11T14:21:00Z">
        <w:r w:rsidR="002F2AD3">
          <w:t xml:space="preserve"> th</w:t>
        </w:r>
      </w:ins>
      <w:ins w:id="755" w:author="Andy Kleinhesselink" w:date="2019-07-11T15:04:00Z">
        <w:r w:rsidR="00FB2274">
          <w:t>e issue of</w:t>
        </w:r>
      </w:ins>
      <w:ins w:id="756" w:author="Andy Kleinhesselink" w:date="2019-07-11T15:03:00Z">
        <w:r w:rsidR="00FB2274">
          <w:t xml:space="preserve"> </w:t>
        </w:r>
      </w:ins>
      <w:ins w:id="757" w:author="Andy Kleinhesselink" w:date="2019-07-11T15:05:00Z">
        <w:r w:rsidR="00FB2274">
          <w:t>building a</w:t>
        </w:r>
      </w:ins>
      <w:ins w:id="758" w:author="Andy Kleinhesselink" w:date="2019-07-11T15:50:00Z">
        <w:r w:rsidR="009404C2">
          <w:t xml:space="preserve"> general definition that is true to the </w:t>
        </w:r>
      </w:ins>
      <w:ins w:id="759" w:author="Andy Kleinhesselink" w:date="2019-07-12T15:53:00Z">
        <w:r w:rsidR="008D374A">
          <w:t>functional consequences</w:t>
        </w:r>
      </w:ins>
      <w:ins w:id="760" w:author="Andy Kleinhesselink" w:date="2019-07-11T15:50:00Z">
        <w:r w:rsidR="009404C2">
          <w:t xml:space="preserve"> of HOIs but that does not implicate </w:t>
        </w:r>
      </w:ins>
      <w:ins w:id="761" w:author="Andy Kleinhesselink" w:date="2019-07-11T15:05:00Z">
        <w:r w:rsidR="00FB2274">
          <w:t xml:space="preserve">all </w:t>
        </w:r>
      </w:ins>
      <w:ins w:id="762" w:author="Andy Kleinhesselink" w:date="2019-07-11T14:18:00Z">
        <w:r w:rsidR="002F2AD3">
          <w:t>non-linear response</w:t>
        </w:r>
      </w:ins>
      <w:ins w:id="763" w:author="Andy Kleinhesselink" w:date="2019-07-11T15:05:00Z">
        <w:r w:rsidR="00FB2274">
          <w:t>s</w:t>
        </w:r>
      </w:ins>
      <w:ins w:id="764" w:author="Andy Kleinhesselink" w:date="2019-07-11T14:18:00Z">
        <w:r w:rsidR="002F2AD3">
          <w:t xml:space="preserve"> to competition</w:t>
        </w:r>
      </w:ins>
      <w:ins w:id="765" w:author="Andy Kleinhesselink" w:date="2019-07-11T15:50:00Z">
        <w:r w:rsidR="009404C2">
          <w:t xml:space="preserve"> as HOIs</w:t>
        </w:r>
      </w:ins>
      <w:ins w:id="766" w:author="Andy Kleinhesselink" w:date="2019-07-11T14:18:00Z">
        <w:r w:rsidR="002F2AD3">
          <w:t>.</w:t>
        </w:r>
      </w:ins>
      <w:ins w:id="767" w:author="Andy Kleinhesselink" w:date="2019-07-11T14:22:00Z">
        <w:r w:rsidR="002F2AD3">
          <w:t xml:space="preserve"> </w:t>
        </w:r>
      </w:ins>
      <w:ins w:id="768" w:author="Andy Kleinhesselink" w:date="2019-07-11T14:20:00Z">
        <w:r w:rsidR="002F2AD3">
          <w:t xml:space="preserve">Adler and Morris (1994) </w:t>
        </w:r>
      </w:ins>
      <w:ins w:id="769" w:author="Andy Kleinhesselink" w:date="2019-07-11T14:29:00Z">
        <w:r w:rsidR="006140F6">
          <w:t xml:space="preserve">argued </w:t>
        </w:r>
      </w:ins>
      <w:ins w:id="770" w:author="Andy Kleinhesselink" w:date="2019-07-11T14:25:00Z">
        <w:r w:rsidR="002F2AD3">
          <w:t xml:space="preserve">that </w:t>
        </w:r>
      </w:ins>
      <w:ins w:id="771" w:author="Andy Kleinhesselink" w:date="2019-07-11T15:51:00Z">
        <w:r w:rsidR="009404C2">
          <w:t xml:space="preserve">a </w:t>
        </w:r>
      </w:ins>
      <w:ins w:id="772" w:author="Andy Kleinhesselink" w:date="2019-07-11T14:25:00Z">
        <w:r w:rsidR="002F2AD3">
          <w:t>non-</w:t>
        </w:r>
      </w:ins>
      <w:ins w:id="773" w:author="Andy Kleinhesselink" w:date="2019-07-11T15:05:00Z">
        <w:r w:rsidR="00FB2274">
          <w:t>linear</w:t>
        </w:r>
      </w:ins>
      <w:ins w:id="774" w:author="Andy Kleinhesselink" w:date="2019-07-11T14:25:00Z">
        <w:r w:rsidR="002F2AD3">
          <w:t xml:space="preserve"> </w:t>
        </w:r>
      </w:ins>
      <w:ins w:id="775" w:author="Andy Kleinhesselink" w:date="2019-07-11T15:05:00Z">
        <w:r w:rsidR="00FB2274">
          <w:t>respon</w:t>
        </w:r>
      </w:ins>
      <w:ins w:id="776" w:author="Andy Kleinhesselink" w:date="2019-07-11T15:51:00Z">
        <w:r w:rsidR="009404C2">
          <w:t>se</w:t>
        </w:r>
      </w:ins>
      <w:ins w:id="777" w:author="Andy Kleinhesselink" w:date="2019-07-11T15:06:00Z">
        <w:r w:rsidR="00FB2274">
          <w:t xml:space="preserve"> </w:t>
        </w:r>
      </w:ins>
      <w:ins w:id="778" w:author="Andy Kleinhesselink" w:date="2019-07-11T15:51:00Z">
        <w:r w:rsidR="009404C2">
          <w:t xml:space="preserve">to </w:t>
        </w:r>
      </w:ins>
      <w:ins w:id="779" w:author="Andy Kleinhesselink" w:date="2019-07-11T15:06:00Z">
        <w:r w:rsidR="00FB2274">
          <w:t xml:space="preserve">competition </w:t>
        </w:r>
      </w:ins>
      <w:ins w:id="780" w:author="Andy Kleinhesselink" w:date="2019-07-11T14:31:00Z">
        <w:r w:rsidR="006140F6">
          <w:t>is</w:t>
        </w:r>
      </w:ins>
      <w:ins w:id="781" w:author="Andy Kleinhesselink" w:date="2019-07-11T14:25:00Z">
        <w:r w:rsidR="002F2AD3">
          <w:t xml:space="preserve"> not necessarily the same thing as an IM or an HOI. They proposed a definition for</w:t>
        </w:r>
      </w:ins>
      <w:ins w:id="782" w:author="Andy Kleinhesselink" w:date="2019-07-24T11:14:00Z">
        <w:r w:rsidR="00F42C4F">
          <w:t xml:space="preserve"> </w:t>
        </w:r>
      </w:ins>
      <w:ins w:id="783" w:author="Andy Kleinhesselink" w:date="2019-07-11T14:27:00Z">
        <w:r w:rsidR="002F2AD3">
          <w:t>HOIs</w:t>
        </w:r>
      </w:ins>
      <w:ins w:id="784" w:author="Andy Kleinhesselink" w:date="2019-07-11T14:25:00Z">
        <w:r w:rsidR="002F2AD3">
          <w:t xml:space="preserve"> aimed at this problem</w:t>
        </w:r>
      </w:ins>
      <w:ins w:id="785" w:author="Andy Kleinhesselink" w:date="2019-07-11T14:26:00Z">
        <w:r w:rsidR="002F2AD3">
          <w:t xml:space="preserve">.  </w:t>
        </w:r>
      </w:ins>
      <w:ins w:id="786" w:author="Andy Kleinhesselink" w:date="2019-07-11T14:33:00Z">
        <w:r w:rsidR="006140F6">
          <w:t>With reference to our general model in equation (1), the</w:t>
        </w:r>
      </w:ins>
      <w:ins w:id="787" w:author="Andy Kleinhesselink" w:date="2019-07-11T15:06:00Z">
        <w:r w:rsidR="00FB2274">
          <w:t xml:space="preserve">ir definition involves </w:t>
        </w:r>
      </w:ins>
      <w:ins w:id="788" w:author="Andy Kleinhesselink" w:date="2019-07-11T14:31:00Z">
        <w:r w:rsidR="006140F6">
          <w:t>taking the partial derivative</w:t>
        </w:r>
      </w:ins>
      <w:ins w:id="789" w:author="Andy Kleinhesselink" w:date="2019-07-11T14:50:00Z">
        <w:r w:rsidR="006F198B">
          <w:t xml:space="preserve"> </w:t>
        </w:r>
      </w:ins>
      <w:ins w:id="790" w:author="Andy Kleinhesselink" w:date="2019-07-11T14:31:00Z">
        <w:r w:rsidR="006140F6">
          <w:t xml:space="preserve">of </w:t>
        </w:r>
      </w:ins>
      <w:ins w:id="791" w:author="Andy Kleinhesselink" w:date="2019-07-11T14:47:00Z">
        <w:r w:rsidR="006140F6">
          <w:t xml:space="preserve">the function </w:t>
        </w:r>
      </w:ins>
      <m:oMath>
        <m:sSub>
          <m:sSubPr>
            <m:ctrlPr>
              <w:ins w:id="792" w:author="Andy Kleinhesselink" w:date="2019-07-11T16:18:00Z">
                <w:rPr>
                  <w:rFonts w:ascii="Cambria Math" w:hAnsi="Cambria Math"/>
                  <w:i/>
                </w:rPr>
              </w:ins>
            </m:ctrlPr>
          </m:sSubPr>
          <m:e>
            <m:r>
              <w:ins w:id="793" w:author="Andy Kleinhesselink" w:date="2019-07-11T16:18:00Z">
                <w:rPr>
                  <w:rFonts w:ascii="Cambria Math" w:hAnsi="Cambria Math"/>
                </w:rPr>
                <m:t>F</m:t>
              </w:ins>
            </m:r>
          </m:e>
          <m:sub>
            <m:r>
              <w:ins w:id="794" w:author="Andy Kleinhesselink" w:date="2019-07-11T16:18:00Z">
                <w:rPr>
                  <w:rFonts w:ascii="Cambria Math" w:hAnsi="Cambria Math"/>
                </w:rPr>
                <m:t>i</m:t>
              </w:ins>
            </m:r>
          </m:sub>
        </m:sSub>
      </m:oMath>
      <w:ins w:id="795" w:author="Andy Kleinhesselink" w:date="2019-07-11T16:18:00Z">
        <w:r w:rsidR="00910146">
          <w:t xml:space="preserve"> </w:t>
        </w:r>
      </w:ins>
      <w:ins w:id="796" w:author="Andy Kleinhesselink" w:date="2019-07-11T14:32:00Z">
        <w:r w:rsidR="006140F6">
          <w:t>with respect to the density of each competitor</w:t>
        </w:r>
      </w:ins>
      <w:ins w:id="797" w:author="Andy Kleinhesselink" w:date="2019-07-11T14:49:00Z">
        <w:r w:rsidR="006F198B">
          <w:t>,</w:t>
        </w:r>
      </w:ins>
      <w:ins w:id="798" w:author="Andy Kleinhesselink" w:date="2019-07-11T14:33:00Z">
        <w:r w:rsidR="006140F6">
          <w:t xml:space="preserve"> </w:t>
        </w:r>
      </w:ins>
      <m:oMath>
        <m:f>
          <m:fPr>
            <m:ctrlPr>
              <w:ins w:id="799" w:author="Andy Kleinhesselink" w:date="2019-07-11T14:49:00Z">
                <w:rPr>
                  <w:rFonts w:ascii="Cambria Math" w:hAnsi="Cambria Math"/>
                  <w:i/>
                </w:rPr>
              </w:ins>
            </m:ctrlPr>
          </m:fPr>
          <m:num>
            <m:r>
              <w:ins w:id="800" w:author="Andy Kleinhesselink" w:date="2019-07-11T14:49:00Z">
                <w:rPr>
                  <w:rFonts w:ascii="Cambria Math" w:hAnsi="Cambria Math"/>
                </w:rPr>
                <m:t>∂</m:t>
              </w:ins>
            </m:r>
            <m:sSub>
              <m:sSubPr>
                <m:ctrlPr>
                  <w:ins w:id="801" w:author="Andy Kleinhesselink" w:date="2019-07-11T16:18:00Z">
                    <w:rPr>
                      <w:rFonts w:ascii="Cambria Math" w:hAnsi="Cambria Math"/>
                      <w:i/>
                    </w:rPr>
                  </w:ins>
                </m:ctrlPr>
              </m:sSubPr>
              <m:e>
                <m:r>
                  <w:ins w:id="802" w:author="Andy Kleinhesselink" w:date="2019-07-11T16:18:00Z">
                    <w:rPr>
                      <w:rFonts w:ascii="Cambria Math" w:hAnsi="Cambria Math"/>
                    </w:rPr>
                    <m:t>F</m:t>
                  </w:ins>
                </m:r>
              </m:e>
              <m:sub>
                <m:r>
                  <w:ins w:id="803" w:author="Andy Kleinhesselink" w:date="2019-07-11T16:18:00Z">
                    <w:rPr>
                      <w:rFonts w:ascii="Cambria Math" w:hAnsi="Cambria Math"/>
                    </w:rPr>
                    <m:t>i</m:t>
                  </w:ins>
                </m:r>
              </m:sub>
            </m:sSub>
          </m:num>
          <m:den>
            <m:r>
              <w:ins w:id="804" w:author="Andy Kleinhesselink" w:date="2019-07-11T14:49:00Z">
                <w:rPr>
                  <w:rFonts w:ascii="Cambria Math" w:hAnsi="Cambria Math"/>
                </w:rPr>
                <m:t>∂</m:t>
              </w:ins>
            </m:r>
            <m:sSub>
              <m:sSubPr>
                <m:ctrlPr>
                  <w:ins w:id="805" w:author="Andy Kleinhesselink" w:date="2019-07-11T14:49:00Z">
                    <w:rPr>
                      <w:rFonts w:ascii="Cambria Math" w:hAnsi="Cambria Math"/>
                      <w:i/>
                    </w:rPr>
                  </w:ins>
                </m:ctrlPr>
              </m:sSubPr>
              <m:e>
                <m:r>
                  <w:ins w:id="806" w:author="Andy Kleinhesselink" w:date="2019-07-11T14:49:00Z">
                    <w:rPr>
                      <w:rFonts w:ascii="Cambria Math" w:hAnsi="Cambria Math"/>
                    </w:rPr>
                    <m:t>n</m:t>
                  </w:ins>
                </m:r>
              </m:e>
              <m:sub>
                <m:r>
                  <w:ins w:id="807" w:author="Andy Kleinhesselink" w:date="2019-07-11T14:49:00Z">
                    <w:rPr>
                      <w:rFonts w:ascii="Cambria Math" w:hAnsi="Cambria Math"/>
                    </w:rPr>
                    <m:t>j</m:t>
                  </w:ins>
                </m:r>
              </m:sub>
            </m:sSub>
          </m:den>
        </m:f>
      </m:oMath>
      <w:ins w:id="808" w:author="Andy Kleinhesselink" w:date="2019-07-11T14:49:00Z">
        <w:r w:rsidR="006F198B">
          <w:t xml:space="preserve">. </w:t>
        </w:r>
      </w:ins>
      <w:ins w:id="809" w:author="Andy Kleinhesselink" w:date="2019-07-11T14:50:00Z">
        <w:r w:rsidR="006F198B">
          <w:t xml:space="preserve"> Th</w:t>
        </w:r>
      </w:ins>
      <w:ins w:id="810" w:author="Andy Kleinhesselink" w:date="2019-07-24T11:29:00Z">
        <w:r w:rsidR="007E74A5">
          <w:t>ese</w:t>
        </w:r>
      </w:ins>
      <w:ins w:id="811" w:author="Andy Kleinhesselink" w:date="2019-07-11T14:50:00Z">
        <w:r w:rsidR="006F198B">
          <w:t xml:space="preserve"> partial derivative</w:t>
        </w:r>
      </w:ins>
      <w:ins w:id="812" w:author="Andy Kleinhesselink" w:date="2019-07-24T11:30:00Z">
        <w:r w:rsidR="007E74A5">
          <w:t>s</w:t>
        </w:r>
      </w:ins>
      <w:ins w:id="813" w:author="Andy Kleinhesselink" w:date="2019-07-11T14:50:00Z">
        <w:r w:rsidR="006F198B">
          <w:t xml:space="preserve"> </w:t>
        </w:r>
      </w:ins>
      <w:ins w:id="814" w:author="Andy Kleinhesselink" w:date="2019-07-11T15:51:00Z">
        <w:r w:rsidR="009404C2">
          <w:t>isolate</w:t>
        </w:r>
      </w:ins>
      <w:ins w:id="815" w:author="Andy Kleinhesselink" w:date="2019-07-11T14:50:00Z">
        <w:r w:rsidR="006F198B">
          <w:t xml:space="preserve"> the effect</w:t>
        </w:r>
      </w:ins>
      <w:ins w:id="816" w:author="Andy Kleinhesselink" w:date="2019-07-24T11:30:00Z">
        <w:r w:rsidR="007E74A5">
          <w:t>s</w:t>
        </w:r>
      </w:ins>
      <w:ins w:id="817" w:author="Andy Kleinhesselink" w:date="2019-07-11T14:50:00Z">
        <w:r w:rsidR="006F198B">
          <w:t xml:space="preserve"> </w:t>
        </w:r>
        <w:r w:rsidR="006F198B">
          <w:lastRenderedPageBreak/>
          <w:t xml:space="preserve">of </w:t>
        </w:r>
      </w:ins>
      <w:ins w:id="818" w:author="Andy Kleinhesselink" w:date="2019-07-24T11:30:00Z">
        <w:r w:rsidR="007E74A5">
          <w:t>each</w:t>
        </w:r>
      </w:ins>
      <w:ins w:id="819" w:author="Andy Kleinhesselink" w:date="2019-07-11T14:50:00Z">
        <w:r w:rsidR="006F198B">
          <w:t xml:space="preserve"> </w:t>
        </w:r>
      </w:ins>
      <w:ins w:id="820" w:author="Andy Kleinhesselink" w:date="2019-07-11T14:51:00Z">
        <w:r w:rsidR="006F198B">
          <w:t xml:space="preserve">competitor </w:t>
        </w:r>
      </w:ins>
      <w:ins w:id="821" w:author="Andy Kleinhesselink" w:date="2019-07-11T15:30:00Z">
        <w:r w:rsidR="004501B4">
          <w:t xml:space="preserve">species </w:t>
        </w:r>
      </w:ins>
      <w:ins w:id="822" w:author="Andy Kleinhesselink" w:date="2019-07-11T14:51:00Z">
        <w:r w:rsidR="006F198B">
          <w:t>on the focal species</w:t>
        </w:r>
      </w:ins>
      <w:ins w:id="823" w:author="Andy Kleinhesselink" w:date="2019-07-24T11:30:00Z">
        <w:r w:rsidR="007E74A5">
          <w:t xml:space="preserve">.  It would be intuitive to expect </w:t>
        </w:r>
      </w:ins>
      <w:ins w:id="824" w:author="Andy Kleinhesselink" w:date="2019-07-11T16:18:00Z">
        <w:r w:rsidR="00910146">
          <w:t>that</w:t>
        </w:r>
      </w:ins>
      <w:ins w:id="825" w:author="Andy Kleinhesselink" w:date="2019-07-11T15:30:00Z">
        <w:r w:rsidR="004501B4">
          <w:t xml:space="preserve"> HOIs </w:t>
        </w:r>
      </w:ins>
      <w:ins w:id="826" w:author="Andy Kleinhesselink" w:date="2019-07-11T15:31:00Z">
        <w:r w:rsidR="004501B4">
          <w:t xml:space="preserve">occur when such </w:t>
        </w:r>
      </w:ins>
      <w:ins w:id="827" w:author="Andy Kleinhesselink" w:date="2019-07-24T11:30:00Z">
        <w:r w:rsidR="007E74A5">
          <w:t xml:space="preserve">a </w:t>
        </w:r>
      </w:ins>
      <w:ins w:id="828" w:author="Andy Kleinhesselink" w:date="2019-07-11T14:52:00Z">
        <w:r w:rsidR="006F198B">
          <w:t xml:space="preserve">partial derivative </w:t>
        </w:r>
      </w:ins>
      <w:ins w:id="829" w:author="Andy Kleinhesselink" w:date="2019-07-11T15:31:00Z">
        <w:r w:rsidR="004501B4">
          <w:t>is a function of more than one</w:t>
        </w:r>
      </w:ins>
      <w:ins w:id="830" w:author="Andy Kleinhesselink" w:date="2019-07-11T14:52:00Z">
        <w:r w:rsidR="006F198B">
          <w:t xml:space="preserve"> competitor </w:t>
        </w:r>
      </w:ins>
      <w:ins w:id="831" w:author="Andy Kleinhesselink" w:date="2019-07-11T15:51:00Z">
        <w:r w:rsidR="009404C2">
          <w:t>species</w:t>
        </w:r>
      </w:ins>
      <w:ins w:id="832" w:author="Andy Kleinhesselink" w:date="2019-07-11T14:52:00Z">
        <w:r w:rsidR="006F198B">
          <w:t xml:space="preserve">.  </w:t>
        </w:r>
      </w:ins>
      <w:ins w:id="833" w:author="Andy Kleinhesselink" w:date="2019-07-11T16:19:00Z">
        <w:r w:rsidR="00910146">
          <w:t xml:space="preserve">However, </w:t>
        </w:r>
      </w:ins>
      <w:ins w:id="834" w:author="Andy Kleinhesselink" w:date="2019-07-11T14:53:00Z">
        <w:r w:rsidR="006F198B">
          <w:t xml:space="preserve">Adler and Morris </w:t>
        </w:r>
      </w:ins>
      <w:ins w:id="835" w:author="Andy Kleinhesselink" w:date="2019-07-11T16:19:00Z">
        <w:r w:rsidR="00910146">
          <w:t>showed</w:t>
        </w:r>
      </w:ins>
      <w:ins w:id="836" w:author="Andy Kleinhesselink" w:date="2019-07-11T15:25:00Z">
        <w:r w:rsidR="004501B4">
          <w:t xml:space="preserve"> </w:t>
        </w:r>
      </w:ins>
      <w:ins w:id="837" w:author="Andy Kleinhesselink" w:date="2019-07-11T14:53:00Z">
        <w:r w:rsidR="006F198B">
          <w:t>th</w:t>
        </w:r>
      </w:ins>
      <w:ins w:id="838" w:author="Andy Kleinhesselink" w:date="2019-07-11T15:32:00Z">
        <w:r w:rsidR="004501B4">
          <w:t xml:space="preserve">at this definition would </w:t>
        </w:r>
      </w:ins>
      <w:ins w:id="839" w:author="Andy Kleinhesselink" w:date="2019-07-11T15:52:00Z">
        <w:r w:rsidR="009404C2">
          <w:t>lead to</w:t>
        </w:r>
      </w:ins>
      <w:ins w:id="840" w:author="Andy Kleinhesselink" w:date="2019-07-11T15:32:00Z">
        <w:r w:rsidR="004501B4">
          <w:t xml:space="preserve"> HOIs </w:t>
        </w:r>
      </w:ins>
      <w:ins w:id="841" w:author="Andy Kleinhesselink" w:date="2019-07-11T15:52:00Z">
        <w:r w:rsidR="009404C2">
          <w:t xml:space="preserve">being present </w:t>
        </w:r>
      </w:ins>
      <w:ins w:id="842" w:author="Andy Kleinhesselink" w:date="2019-07-11T15:32:00Z">
        <w:r w:rsidR="004501B4">
          <w:t xml:space="preserve">in </w:t>
        </w:r>
      </w:ins>
      <w:ins w:id="843" w:author="Andy Kleinhesselink" w:date="2019-07-11T15:07:00Z">
        <w:r w:rsidR="00FB2274">
          <w:t xml:space="preserve">standard </w:t>
        </w:r>
      </w:ins>
      <w:ins w:id="844" w:author="Andy Kleinhesselink" w:date="2019-07-11T15:25:00Z">
        <w:r w:rsidR="004501B4">
          <w:t xml:space="preserve">multispecies </w:t>
        </w:r>
      </w:ins>
      <w:ins w:id="845" w:author="Andy Kleinhesselink" w:date="2019-07-11T15:07:00Z">
        <w:r w:rsidR="00FB2274">
          <w:t>competition</w:t>
        </w:r>
      </w:ins>
      <w:ins w:id="846" w:author="Andy Kleinhesselink" w:date="2019-07-11T14:53:00Z">
        <w:r w:rsidR="006F198B">
          <w:t xml:space="preserve"> models</w:t>
        </w:r>
      </w:ins>
      <w:ins w:id="847" w:author="Andy Kleinhesselink" w:date="2019-07-11T14:54:00Z">
        <w:r w:rsidR="006F198B">
          <w:t>.  For instance,</w:t>
        </w:r>
      </w:ins>
      <w:ins w:id="848" w:author="Andy Kleinhesselink" w:date="2019-07-11T16:19:00Z">
        <w:r w:rsidR="00910146">
          <w:t xml:space="preserve"> </w:t>
        </w:r>
      </w:ins>
      <w:ins w:id="849" w:author="Andy Kleinhesselink" w:date="2019-07-24T11:32:00Z">
        <w:r w:rsidR="007E74A5">
          <w:t xml:space="preserve">consider a discrete time model for competition and population growth, such as the multispecies </w:t>
        </w:r>
        <w:proofErr w:type="spellStart"/>
        <w:r w:rsidR="007E74A5">
          <w:t>Beverton</w:t>
        </w:r>
        <w:proofErr w:type="spellEnd"/>
        <w:r w:rsidR="007E74A5">
          <w:t>-Holt model</w:t>
        </w:r>
      </w:ins>
      <w:ins w:id="850" w:author="Andy Kleinhesselink" w:date="2019-07-24T11:33:00Z">
        <w:r w:rsidR="007E74A5">
          <w:t xml:space="preserve">: </w:t>
        </w:r>
      </w:ins>
      <w:ins w:id="851" w:author="Andy Kleinhesselink" w:date="2019-07-24T11:32:00Z">
        <w:r w:rsidR="007E74A5">
          <w:t xml:space="preserve"> </w:t>
        </w:r>
      </w:ins>
      <w:ins w:id="852" w:author="Andy Kleinhesselink" w:date="2019-07-11T14:55:00Z">
        <w:r w:rsidR="006F198B">
          <w:t xml:space="preserve"> </w:t>
        </w:r>
      </w:ins>
      <w:ins w:id="853" w:author="Andy Kleinhesselink" w:date="2019-07-11T14:52:00Z">
        <w:r w:rsidR="006F198B">
          <w:t xml:space="preserve"> </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7016"/>
        <w:gridCol w:w="730"/>
      </w:tblGrid>
      <w:tr w:rsidR="006F198B" w:rsidRPr="003C47E7" w14:paraId="264DFAE6" w14:textId="77777777" w:rsidTr="006F198B">
        <w:trPr>
          <w:trHeight w:val="503"/>
          <w:ins w:id="854" w:author="Andy Kleinhesselink" w:date="2019-07-11T14:55:00Z"/>
        </w:trPr>
        <w:tc>
          <w:tcPr>
            <w:tcW w:w="918" w:type="dxa"/>
            <w:vAlign w:val="center"/>
          </w:tcPr>
          <w:p w14:paraId="480CC501" w14:textId="77777777" w:rsidR="006F198B" w:rsidRPr="003C47E7" w:rsidRDefault="006F198B" w:rsidP="006F198B">
            <w:pPr>
              <w:spacing w:after="202"/>
              <w:ind w:firstLine="0"/>
              <w:contextualSpacing/>
              <w:jc w:val="center"/>
              <w:rPr>
                <w:ins w:id="855" w:author="Andy Kleinhesselink" w:date="2019-07-11T14:55:00Z"/>
              </w:rPr>
            </w:pPr>
          </w:p>
        </w:tc>
        <w:tc>
          <w:tcPr>
            <w:tcW w:w="7200" w:type="dxa"/>
            <w:vAlign w:val="center"/>
          </w:tcPr>
          <w:p w14:paraId="2CEE81FE" w14:textId="1B95C57F" w:rsidR="006F198B" w:rsidRPr="003C47E7" w:rsidRDefault="00DA3A33" w:rsidP="006F198B">
            <w:pPr>
              <w:spacing w:after="202"/>
              <w:contextualSpacing/>
              <w:jc w:val="center"/>
              <w:rPr>
                <w:ins w:id="856" w:author="Andy Kleinhesselink" w:date="2019-07-11T14:55:00Z"/>
              </w:rPr>
            </w:pPr>
            <m:oMathPara>
              <m:oMath>
                <m:f>
                  <m:fPr>
                    <m:ctrlPr>
                      <w:ins w:id="857" w:author="Andy Kleinhesselink" w:date="2019-07-11T15:08:00Z">
                        <w:rPr>
                          <w:rFonts w:ascii="Cambria Math" w:hAnsi="Cambria Math"/>
                          <w:i/>
                        </w:rPr>
                      </w:ins>
                    </m:ctrlPr>
                  </m:fPr>
                  <m:num>
                    <m:sSub>
                      <m:sSubPr>
                        <m:ctrlPr>
                          <w:ins w:id="858" w:author="Andy Kleinhesselink" w:date="2019-07-11T15:08:00Z">
                            <w:rPr>
                              <w:rFonts w:ascii="Cambria Math" w:hAnsi="Cambria Math"/>
                              <w:i/>
                            </w:rPr>
                          </w:ins>
                        </m:ctrlPr>
                      </m:sSubPr>
                      <m:e>
                        <m:r>
                          <w:ins w:id="859" w:author="Andy Kleinhesselink" w:date="2019-07-11T15:08:00Z">
                            <w:rPr>
                              <w:rFonts w:ascii="Cambria Math" w:hAnsi="Cambria Math"/>
                            </w:rPr>
                            <m:t>n</m:t>
                          </w:ins>
                        </m:r>
                      </m:e>
                      <m:sub>
                        <m:r>
                          <w:ins w:id="860" w:author="Andy Kleinhesselink" w:date="2019-07-11T15:08:00Z">
                            <w:rPr>
                              <w:rFonts w:ascii="Cambria Math" w:hAnsi="Cambria Math"/>
                            </w:rPr>
                            <m:t>i</m:t>
                          </w:ins>
                        </m:r>
                      </m:sub>
                    </m:sSub>
                    <m:d>
                      <m:dPr>
                        <m:ctrlPr>
                          <w:ins w:id="861" w:author="Andy Kleinhesselink" w:date="2019-07-11T15:08:00Z">
                            <w:rPr>
                              <w:rFonts w:ascii="Cambria Math" w:hAnsi="Cambria Math"/>
                              <w:i/>
                            </w:rPr>
                          </w:ins>
                        </m:ctrlPr>
                      </m:dPr>
                      <m:e>
                        <m:r>
                          <w:ins w:id="862" w:author="Andy Kleinhesselink" w:date="2019-07-11T15:08:00Z">
                            <w:rPr>
                              <w:rFonts w:ascii="Cambria Math" w:hAnsi="Cambria Math"/>
                            </w:rPr>
                            <m:t>t+1</m:t>
                          </w:ins>
                        </m:r>
                      </m:e>
                    </m:d>
                  </m:num>
                  <m:den>
                    <m:sSub>
                      <m:sSubPr>
                        <m:ctrlPr>
                          <w:ins w:id="863" w:author="Andy Kleinhesselink" w:date="2019-07-11T15:07:00Z">
                            <w:rPr>
                              <w:rFonts w:ascii="Cambria Math" w:hAnsi="Cambria Math"/>
                              <w:i/>
                            </w:rPr>
                          </w:ins>
                        </m:ctrlPr>
                      </m:sSubPr>
                      <m:e>
                        <m:r>
                          <w:ins w:id="864" w:author="Andy Kleinhesselink" w:date="2019-07-11T15:07:00Z">
                            <w:rPr>
                              <w:rFonts w:ascii="Cambria Math" w:hAnsi="Cambria Math"/>
                            </w:rPr>
                            <m:t>n</m:t>
                          </w:ins>
                        </m:r>
                      </m:e>
                      <m:sub>
                        <m:r>
                          <w:ins w:id="865" w:author="Andy Kleinhesselink" w:date="2019-07-11T15:07:00Z">
                            <w:rPr>
                              <w:rFonts w:ascii="Cambria Math" w:hAnsi="Cambria Math"/>
                            </w:rPr>
                            <m:t>i</m:t>
                          </w:ins>
                        </m:r>
                      </m:sub>
                    </m:sSub>
                    <m:d>
                      <m:dPr>
                        <m:ctrlPr>
                          <w:ins w:id="866" w:author="Andy Kleinhesselink" w:date="2019-07-11T15:08:00Z">
                            <w:rPr>
                              <w:rFonts w:ascii="Cambria Math" w:hAnsi="Cambria Math"/>
                              <w:i/>
                            </w:rPr>
                          </w:ins>
                        </m:ctrlPr>
                      </m:dPr>
                      <m:e>
                        <m:r>
                          <w:ins w:id="867" w:author="Andy Kleinhesselink" w:date="2019-07-11T15:08:00Z">
                            <w:rPr>
                              <w:rFonts w:ascii="Cambria Math" w:hAnsi="Cambria Math"/>
                            </w:rPr>
                            <m:t>t</m:t>
                          </w:ins>
                        </m:r>
                      </m:e>
                    </m:d>
                  </m:den>
                </m:f>
                <m:r>
                  <w:ins w:id="868" w:author="Andy Kleinhesselink" w:date="2019-07-11T15:10:00Z">
                    <w:rPr>
                      <w:rFonts w:ascii="Cambria Math" w:hAnsi="Cambria Math"/>
                    </w:rPr>
                    <m:t>=</m:t>
                  </w:ins>
                </m:r>
                <m:sSub>
                  <m:sSubPr>
                    <m:ctrlPr>
                      <w:ins w:id="869" w:author="Andy Kleinhesselink" w:date="2019-07-11T15:10:00Z">
                        <w:rPr>
                          <w:rFonts w:ascii="Cambria Math" w:hAnsi="Cambria Math"/>
                          <w:i/>
                        </w:rPr>
                      </w:ins>
                    </m:ctrlPr>
                  </m:sSubPr>
                  <m:e>
                    <m:r>
                      <w:ins w:id="870" w:author="Andy Kleinhesselink" w:date="2019-07-11T16:19:00Z">
                        <w:rPr>
                          <w:rFonts w:ascii="Cambria Math" w:hAnsi="Cambria Math"/>
                        </w:rPr>
                        <m:t>F</m:t>
                      </w:ins>
                    </m:r>
                  </m:e>
                  <m:sub>
                    <m:r>
                      <w:ins w:id="871" w:author="Andy Kleinhesselink" w:date="2019-07-11T15:10:00Z">
                        <w:rPr>
                          <w:rFonts w:ascii="Cambria Math" w:hAnsi="Cambria Math"/>
                        </w:rPr>
                        <m:t>i</m:t>
                      </w:ins>
                    </m:r>
                  </m:sub>
                </m:sSub>
                <m:d>
                  <m:dPr>
                    <m:ctrlPr>
                      <w:ins w:id="872" w:author="Andy Kleinhesselink" w:date="2019-07-11T15:10:00Z">
                        <w:rPr>
                          <w:rFonts w:ascii="Cambria Math" w:hAnsi="Cambria Math"/>
                          <w:i/>
                        </w:rPr>
                      </w:ins>
                    </m:ctrlPr>
                  </m:dPr>
                  <m:e>
                    <m:r>
                      <w:ins w:id="873" w:author="Andy Kleinhesselink" w:date="2019-07-11T15:39:00Z">
                        <m:rPr>
                          <m:sty m:val="b"/>
                        </m:rPr>
                        <w:rPr>
                          <w:rFonts w:ascii="Cambria Math" w:hAnsi="Cambria Math"/>
                        </w:rPr>
                        <m:t>n</m:t>
                      </w:ins>
                    </m:r>
                  </m:e>
                </m:d>
                <m:r>
                  <w:ins w:id="874" w:author="Andy Kleinhesselink" w:date="2019-07-11T14:55:00Z">
                    <w:rPr>
                      <w:rFonts w:ascii="Cambria Math" w:hAnsi="Cambria Math"/>
                    </w:rPr>
                    <m:t>=</m:t>
                  </w:ins>
                </m:r>
                <m:sSub>
                  <m:sSubPr>
                    <m:ctrlPr>
                      <w:ins w:id="875" w:author="Andy Kleinhesselink" w:date="2019-07-11T15:08:00Z">
                        <w:rPr>
                          <w:rFonts w:ascii="Cambria Math" w:hAnsi="Cambria Math"/>
                          <w:i/>
                        </w:rPr>
                      </w:ins>
                    </m:ctrlPr>
                  </m:sSubPr>
                  <m:e>
                    <m:r>
                      <w:ins w:id="876" w:author="Andy Kleinhesselink" w:date="2019-07-11T14:56:00Z">
                        <w:rPr>
                          <w:rFonts w:ascii="Cambria Math" w:hAnsi="Cambria Math"/>
                        </w:rPr>
                        <m:t>λ</m:t>
                      </w:ins>
                    </m:r>
                  </m:e>
                  <m:sub>
                    <m:r>
                      <w:ins w:id="877" w:author="Andy Kleinhesselink" w:date="2019-07-11T15:08:00Z">
                        <w:rPr>
                          <w:rFonts w:ascii="Cambria Math" w:hAnsi="Cambria Math"/>
                        </w:rPr>
                        <m:t>i</m:t>
                      </w:ins>
                    </m:r>
                  </m:sub>
                </m:sSub>
                <m:sSup>
                  <m:sSupPr>
                    <m:ctrlPr>
                      <w:ins w:id="878" w:author="Andy Kleinhesselink" w:date="2019-07-11T14:56:00Z">
                        <w:rPr>
                          <w:rFonts w:ascii="Cambria Math" w:hAnsi="Cambria Math"/>
                          <w:i/>
                        </w:rPr>
                      </w:ins>
                    </m:ctrlPr>
                  </m:sSupPr>
                  <m:e>
                    <m:d>
                      <m:dPr>
                        <m:ctrlPr>
                          <w:ins w:id="879" w:author="Andy Kleinhesselink" w:date="2019-07-11T14:56:00Z">
                            <w:rPr>
                              <w:rFonts w:ascii="Cambria Math" w:hAnsi="Cambria Math"/>
                              <w:i/>
                            </w:rPr>
                          </w:ins>
                        </m:ctrlPr>
                      </m:dPr>
                      <m:e>
                        <m:r>
                          <w:ins w:id="880" w:author="Andy Kleinhesselink" w:date="2019-07-11T14:56:00Z">
                            <w:rPr>
                              <w:rFonts w:ascii="Cambria Math" w:hAnsi="Cambria Math"/>
                            </w:rPr>
                            <m:t xml:space="preserve">1+ </m:t>
                          </w:ins>
                        </m:r>
                        <m:nary>
                          <m:naryPr>
                            <m:chr m:val="∑"/>
                            <m:supHide m:val="1"/>
                            <m:ctrlPr>
                              <w:ins w:id="881" w:author="Andy Kleinhesselink" w:date="2019-07-11T15:21:00Z">
                                <w:rPr>
                                  <w:rFonts w:ascii="Cambria Math" w:hAnsi="Cambria Math"/>
                                  <w:i/>
                                </w:rPr>
                              </w:ins>
                            </m:ctrlPr>
                          </m:naryPr>
                          <m:sub>
                            <m:r>
                              <w:ins w:id="882" w:author="Andy Kleinhesselink" w:date="2019-07-11T15:21:00Z">
                                <w:rPr>
                                  <w:rFonts w:ascii="Cambria Math" w:hAnsi="Cambria Math"/>
                                </w:rPr>
                                <m:t>i</m:t>
                              </w:ins>
                            </m:r>
                          </m:sub>
                          <m:sup/>
                          <m:e>
                            <m:sSub>
                              <m:sSubPr>
                                <m:ctrlPr>
                                  <w:ins w:id="883" w:author="Andy Kleinhesselink" w:date="2019-07-11T15:21:00Z">
                                    <w:rPr>
                                      <w:rFonts w:ascii="Cambria Math" w:hAnsi="Cambria Math"/>
                                      <w:i/>
                                    </w:rPr>
                                  </w:ins>
                                </m:ctrlPr>
                              </m:sSubPr>
                              <m:e>
                                <m:r>
                                  <w:ins w:id="884" w:author="Andy Kleinhesselink" w:date="2019-07-11T15:21:00Z">
                                    <w:rPr>
                                      <w:rFonts w:ascii="Cambria Math" w:hAnsi="Cambria Math"/>
                                    </w:rPr>
                                    <m:t>α</m:t>
                                  </w:ins>
                                </m:r>
                              </m:e>
                              <m:sub>
                                <m:r>
                                  <w:ins w:id="885" w:author="Andy Kleinhesselink" w:date="2019-07-11T15:21:00Z">
                                    <w:rPr>
                                      <w:rFonts w:ascii="Cambria Math" w:hAnsi="Cambria Math"/>
                                    </w:rPr>
                                    <m:t>ij</m:t>
                                  </w:ins>
                                </m:r>
                              </m:sub>
                            </m:sSub>
                            <m:sSub>
                              <m:sSubPr>
                                <m:ctrlPr>
                                  <w:ins w:id="886" w:author="Andy Kleinhesselink" w:date="2019-07-11T15:21:00Z">
                                    <w:rPr>
                                      <w:rFonts w:ascii="Cambria Math" w:hAnsi="Cambria Math"/>
                                      <w:i/>
                                    </w:rPr>
                                  </w:ins>
                                </m:ctrlPr>
                              </m:sSubPr>
                              <m:e>
                                <m:r>
                                  <w:ins w:id="887" w:author="Andy Kleinhesselink" w:date="2019-07-11T15:21:00Z">
                                    <w:rPr>
                                      <w:rFonts w:ascii="Cambria Math" w:hAnsi="Cambria Math"/>
                                    </w:rPr>
                                    <m:t>n</m:t>
                                  </w:ins>
                                </m:r>
                              </m:e>
                              <m:sub>
                                <m:r>
                                  <w:ins w:id="888" w:author="Andy Kleinhesselink" w:date="2019-07-11T15:21:00Z">
                                    <w:rPr>
                                      <w:rFonts w:ascii="Cambria Math" w:hAnsi="Cambria Math"/>
                                    </w:rPr>
                                    <m:t>j</m:t>
                                  </w:ins>
                                </m:r>
                              </m:sub>
                            </m:sSub>
                          </m:e>
                        </m:nary>
                      </m:e>
                    </m:d>
                  </m:e>
                  <m:sup>
                    <m:r>
                      <w:ins w:id="889" w:author="Andy Kleinhesselink" w:date="2019-07-11T14:56:00Z">
                        <w:rPr>
                          <w:rFonts w:ascii="Cambria Math" w:hAnsi="Cambria Math"/>
                        </w:rPr>
                        <m:t>-1</m:t>
                      </w:ins>
                    </m:r>
                  </m:sup>
                </m:sSup>
                <m:r>
                  <w:ins w:id="890" w:author="Andy Kleinhesselink" w:date="2019-07-24T11:33:00Z">
                    <w:rPr>
                      <w:rFonts w:ascii="Cambria Math" w:hAnsi="Cambria Math"/>
                    </w:rPr>
                    <m:t>.</m:t>
                  </w:ins>
                </m:r>
                <m:r>
                  <w:del w:id="891" w:author="Andy Kleinhesselink" w:date="2019-07-12T07:30:00Z">
                    <m:rPr>
                      <m:sty m:val="p"/>
                    </m:rPr>
                    <w:br/>
                  </w:del>
                </m:r>
              </m:oMath>
              <m:oMath>
                <m:r>
                  <w:del w:id="892" w:author="Andy Kleinhesselink" w:date="2019-07-12T07:28:00Z">
                    <m:rPr>
                      <m:sty m:val="p"/>
                    </m:rPr>
                    <w:br/>
                  </w:del>
                </m:r>
              </m:oMath>
            </m:oMathPara>
          </w:p>
        </w:tc>
        <w:tc>
          <w:tcPr>
            <w:tcW w:w="738" w:type="dxa"/>
            <w:vAlign w:val="center"/>
          </w:tcPr>
          <w:p w14:paraId="54FDC3D1" w14:textId="28C7AF7A" w:rsidR="006F198B" w:rsidRPr="003C47E7" w:rsidRDefault="006F198B" w:rsidP="006F198B">
            <w:pPr>
              <w:spacing w:after="202"/>
              <w:ind w:firstLine="0"/>
              <w:contextualSpacing/>
              <w:jc w:val="center"/>
              <w:rPr>
                <w:ins w:id="893" w:author="Andy Kleinhesselink" w:date="2019-07-11T14:55:00Z"/>
              </w:rPr>
            </w:pPr>
            <w:ins w:id="894" w:author="Andy Kleinhesselink" w:date="2019-07-11T14:55:00Z">
              <w:r w:rsidRPr="003C47E7">
                <w:t>(</w:t>
              </w:r>
              <w:r w:rsidRPr="003C47E7">
                <w:rPr>
                  <w:noProof/>
                </w:rPr>
                <w:fldChar w:fldCharType="begin"/>
              </w:r>
              <w:r w:rsidRPr="003C47E7">
                <w:rPr>
                  <w:noProof/>
                </w:rPr>
                <w:instrText xml:space="preserve"> SEQ eq \* MERGEFORMAT </w:instrText>
              </w:r>
              <w:r w:rsidRPr="003C47E7">
                <w:rPr>
                  <w:noProof/>
                </w:rPr>
                <w:fldChar w:fldCharType="separate"/>
              </w:r>
            </w:ins>
            <w:ins w:id="895" w:author="Andy Kleinhesselink" w:date="2019-07-12T08:02:00Z">
              <w:r w:rsidR="00B91BF5">
                <w:rPr>
                  <w:noProof/>
                </w:rPr>
                <w:t>6</w:t>
              </w:r>
            </w:ins>
            <w:ins w:id="896" w:author="Andy Kleinhesselink" w:date="2019-07-11T14:55:00Z">
              <w:r w:rsidRPr="003C47E7">
                <w:rPr>
                  <w:noProof/>
                </w:rPr>
                <w:fldChar w:fldCharType="end"/>
              </w:r>
              <w:r w:rsidRPr="003C47E7">
                <w:t>)</w:t>
              </w:r>
            </w:ins>
          </w:p>
        </w:tc>
      </w:tr>
    </w:tbl>
    <w:p w14:paraId="6731C565" w14:textId="2BC97AB6" w:rsidR="004C715D" w:rsidRDefault="007E74A5" w:rsidP="00096EF1">
      <w:pPr>
        <w:spacing w:after="202"/>
        <w:ind w:firstLine="0"/>
        <w:contextualSpacing/>
        <w:rPr>
          <w:ins w:id="897" w:author="Andy Kleinhesselink" w:date="2019-07-14T08:29:00Z"/>
        </w:rPr>
      </w:pPr>
      <w:ins w:id="898" w:author="Andy Kleinhesselink" w:date="2019-07-24T11:33:00Z">
        <w:r>
          <w:t xml:space="preserve">This model </w:t>
        </w:r>
      </w:ins>
      <w:ins w:id="899" w:author="Andy Kleinhesselink" w:date="2019-07-11T14:56:00Z">
        <w:r w:rsidR="006F198B">
          <w:t xml:space="preserve">has the </w:t>
        </w:r>
      </w:ins>
      <w:ins w:id="900" w:author="Andy Kleinhesselink" w:date="2019-07-11T15:10:00Z">
        <w:r w:rsidR="00C65130">
          <w:t xml:space="preserve">partial derivative </w:t>
        </w:r>
      </w:ins>
      <m:oMath>
        <m:f>
          <m:fPr>
            <m:ctrlPr>
              <w:ins w:id="901" w:author="Andy Kleinhesselink" w:date="2019-07-11T15:12:00Z">
                <w:rPr>
                  <w:rFonts w:ascii="Cambria Math" w:hAnsi="Cambria Math"/>
                  <w:i/>
                </w:rPr>
              </w:ins>
            </m:ctrlPr>
          </m:fPr>
          <m:num>
            <m:r>
              <w:ins w:id="902" w:author="Andy Kleinhesselink" w:date="2019-07-11T15:12:00Z">
                <w:rPr>
                  <w:rFonts w:ascii="Cambria Math" w:hAnsi="Cambria Math"/>
                </w:rPr>
                <m:t>∂</m:t>
              </w:ins>
            </m:r>
            <m:sSub>
              <m:sSubPr>
                <m:ctrlPr>
                  <w:ins w:id="903" w:author="Andy Kleinhesselink" w:date="2019-07-11T15:12:00Z">
                    <w:rPr>
                      <w:rFonts w:ascii="Cambria Math" w:hAnsi="Cambria Math"/>
                      <w:i/>
                    </w:rPr>
                  </w:ins>
                </m:ctrlPr>
              </m:sSubPr>
              <m:e>
                <m:r>
                  <w:ins w:id="904" w:author="Andy Kleinhesselink" w:date="2019-07-11T16:19:00Z">
                    <w:rPr>
                      <w:rFonts w:ascii="Cambria Math" w:hAnsi="Cambria Math"/>
                    </w:rPr>
                    <m:t>F</m:t>
                  </w:ins>
                </m:r>
              </m:e>
              <m:sub>
                <m:r>
                  <w:ins w:id="905" w:author="Andy Kleinhesselink" w:date="2019-07-11T15:12:00Z">
                    <w:rPr>
                      <w:rFonts w:ascii="Cambria Math" w:hAnsi="Cambria Math"/>
                    </w:rPr>
                    <m:t>i</m:t>
                  </w:ins>
                </m:r>
              </m:sub>
            </m:sSub>
          </m:num>
          <m:den>
            <m:r>
              <w:ins w:id="906" w:author="Andy Kleinhesselink" w:date="2019-07-11T15:12:00Z">
                <w:rPr>
                  <w:rFonts w:ascii="Cambria Math" w:hAnsi="Cambria Math"/>
                </w:rPr>
                <m:t>∂</m:t>
              </w:ins>
            </m:r>
            <m:sSub>
              <m:sSubPr>
                <m:ctrlPr>
                  <w:ins w:id="907" w:author="Andy Kleinhesselink" w:date="2019-07-11T15:12:00Z">
                    <w:rPr>
                      <w:rFonts w:ascii="Cambria Math" w:hAnsi="Cambria Math"/>
                      <w:i/>
                    </w:rPr>
                  </w:ins>
                </m:ctrlPr>
              </m:sSubPr>
              <m:e>
                <m:r>
                  <w:ins w:id="908" w:author="Andy Kleinhesselink" w:date="2019-07-11T15:12:00Z">
                    <w:rPr>
                      <w:rFonts w:ascii="Cambria Math" w:hAnsi="Cambria Math"/>
                    </w:rPr>
                    <m:t>n</m:t>
                  </w:ins>
                </m:r>
              </m:e>
              <m:sub>
                <m:r>
                  <w:ins w:id="909" w:author="Andy Kleinhesselink" w:date="2019-07-11T15:21:00Z">
                    <w:rPr>
                      <w:rFonts w:ascii="Cambria Math" w:hAnsi="Cambria Math"/>
                    </w:rPr>
                    <m:t>j</m:t>
                  </w:ins>
                </m:r>
              </m:sub>
            </m:sSub>
          </m:den>
        </m:f>
        <m:r>
          <w:ins w:id="910" w:author="Andy Kleinhesselink" w:date="2019-07-11T15:12:00Z">
            <w:rPr>
              <w:rFonts w:ascii="Cambria Math" w:hAnsi="Cambria Math"/>
            </w:rPr>
            <m:t>=</m:t>
          </w:ins>
        </m:r>
        <m:sSub>
          <m:sSubPr>
            <m:ctrlPr>
              <w:ins w:id="911" w:author="Andy Kleinhesselink" w:date="2019-07-11T15:17:00Z">
                <w:rPr>
                  <w:rFonts w:ascii="Cambria Math" w:hAnsi="Cambria Math"/>
                  <w:i/>
                </w:rPr>
              </w:ins>
            </m:ctrlPr>
          </m:sSubPr>
          <m:e>
            <m:sSub>
              <m:sSubPr>
                <m:ctrlPr>
                  <w:ins w:id="912" w:author="Andy Kleinhesselink" w:date="2019-07-11T15:18:00Z">
                    <w:rPr>
                      <w:rFonts w:ascii="Cambria Math" w:hAnsi="Cambria Math"/>
                      <w:i/>
                    </w:rPr>
                  </w:ins>
                </m:ctrlPr>
              </m:sSubPr>
              <m:e>
                <m:r>
                  <w:ins w:id="913" w:author="Andy Kleinhesselink" w:date="2019-07-11T15:18:00Z">
                    <w:rPr>
                      <w:rFonts w:ascii="Cambria Math" w:hAnsi="Cambria Math"/>
                    </w:rPr>
                    <m:t>-α</m:t>
                  </w:ins>
                </m:r>
              </m:e>
              <m:sub>
                <m:r>
                  <w:ins w:id="914" w:author="Andy Kleinhesselink" w:date="2019-07-11T15:18:00Z">
                    <w:rPr>
                      <w:rFonts w:ascii="Cambria Math" w:hAnsi="Cambria Math"/>
                    </w:rPr>
                    <m:t>i</m:t>
                  </w:ins>
                </m:r>
                <m:r>
                  <w:ins w:id="915" w:author="Andy Kleinhesselink" w:date="2019-07-11T15:21:00Z">
                    <w:rPr>
                      <w:rFonts w:ascii="Cambria Math" w:hAnsi="Cambria Math"/>
                    </w:rPr>
                    <m:t>j</m:t>
                  </w:ins>
                </m:r>
              </m:sub>
            </m:sSub>
            <m:r>
              <w:ins w:id="916" w:author="Andy Kleinhesselink" w:date="2019-07-11T15:17:00Z">
                <w:rPr>
                  <w:rFonts w:ascii="Cambria Math" w:hAnsi="Cambria Math"/>
                </w:rPr>
                <m:t>λ</m:t>
              </w:ins>
            </m:r>
          </m:e>
          <m:sub>
            <m:r>
              <w:ins w:id="917" w:author="Andy Kleinhesselink" w:date="2019-07-11T15:17:00Z">
                <w:rPr>
                  <w:rFonts w:ascii="Cambria Math" w:hAnsi="Cambria Math"/>
                </w:rPr>
                <m:t>i</m:t>
              </w:ins>
            </m:r>
          </m:sub>
        </m:sSub>
        <m:sSup>
          <m:sSupPr>
            <m:ctrlPr>
              <w:ins w:id="918" w:author="Andy Kleinhesselink" w:date="2019-07-11T15:19:00Z">
                <w:rPr>
                  <w:rFonts w:ascii="Cambria Math" w:hAnsi="Cambria Math"/>
                  <w:i/>
                </w:rPr>
              </w:ins>
            </m:ctrlPr>
          </m:sSupPr>
          <m:e>
            <m:d>
              <m:dPr>
                <m:ctrlPr>
                  <w:ins w:id="919" w:author="Andy Kleinhesselink" w:date="2019-07-11T15:18:00Z">
                    <w:rPr>
                      <w:rFonts w:ascii="Cambria Math" w:hAnsi="Cambria Math"/>
                      <w:i/>
                    </w:rPr>
                  </w:ins>
                </m:ctrlPr>
              </m:dPr>
              <m:e>
                <m:r>
                  <w:ins w:id="920" w:author="Andy Kleinhesselink" w:date="2019-07-11T15:18:00Z">
                    <w:rPr>
                      <w:rFonts w:ascii="Cambria Math" w:hAnsi="Cambria Math"/>
                    </w:rPr>
                    <m:t>1+</m:t>
                  </w:ins>
                </m:r>
                <m:nary>
                  <m:naryPr>
                    <m:chr m:val="∑"/>
                    <m:supHide m:val="1"/>
                    <m:ctrlPr>
                      <w:ins w:id="921" w:author="Andy Kleinhesselink" w:date="2019-07-11T15:21:00Z">
                        <w:rPr>
                          <w:rFonts w:ascii="Cambria Math" w:hAnsi="Cambria Math"/>
                          <w:i/>
                        </w:rPr>
                      </w:ins>
                    </m:ctrlPr>
                  </m:naryPr>
                  <m:sub>
                    <m:r>
                      <w:ins w:id="922" w:author="Andy Kleinhesselink" w:date="2019-07-11T15:21:00Z">
                        <w:rPr>
                          <w:rFonts w:ascii="Cambria Math" w:hAnsi="Cambria Math"/>
                        </w:rPr>
                        <m:t>i</m:t>
                      </w:ins>
                    </m:r>
                  </m:sub>
                  <m:sup/>
                  <m:e>
                    <m:sSub>
                      <m:sSubPr>
                        <m:ctrlPr>
                          <w:ins w:id="923" w:author="Andy Kleinhesselink" w:date="2019-07-11T15:21:00Z">
                            <w:rPr>
                              <w:rFonts w:ascii="Cambria Math" w:hAnsi="Cambria Math"/>
                              <w:i/>
                            </w:rPr>
                          </w:ins>
                        </m:ctrlPr>
                      </m:sSubPr>
                      <m:e>
                        <m:r>
                          <w:ins w:id="924" w:author="Andy Kleinhesselink" w:date="2019-07-11T15:21:00Z">
                            <w:rPr>
                              <w:rFonts w:ascii="Cambria Math" w:hAnsi="Cambria Math"/>
                            </w:rPr>
                            <m:t>α</m:t>
                          </w:ins>
                        </m:r>
                      </m:e>
                      <m:sub>
                        <m:r>
                          <w:ins w:id="925" w:author="Andy Kleinhesselink" w:date="2019-07-11T15:21:00Z">
                            <w:rPr>
                              <w:rFonts w:ascii="Cambria Math" w:hAnsi="Cambria Math"/>
                            </w:rPr>
                            <m:t>ij</m:t>
                          </w:ins>
                        </m:r>
                      </m:sub>
                    </m:sSub>
                    <m:sSub>
                      <m:sSubPr>
                        <m:ctrlPr>
                          <w:ins w:id="926" w:author="Andy Kleinhesselink" w:date="2019-07-11T15:21:00Z">
                            <w:rPr>
                              <w:rFonts w:ascii="Cambria Math" w:hAnsi="Cambria Math"/>
                              <w:i/>
                            </w:rPr>
                          </w:ins>
                        </m:ctrlPr>
                      </m:sSubPr>
                      <m:e>
                        <m:r>
                          <w:ins w:id="927" w:author="Andy Kleinhesselink" w:date="2019-07-11T15:21:00Z">
                            <w:rPr>
                              <w:rFonts w:ascii="Cambria Math" w:hAnsi="Cambria Math"/>
                            </w:rPr>
                            <m:t>n</m:t>
                          </w:ins>
                        </m:r>
                      </m:e>
                      <m:sub>
                        <m:r>
                          <w:ins w:id="928" w:author="Andy Kleinhesselink" w:date="2019-07-11T15:21:00Z">
                            <w:rPr>
                              <w:rFonts w:ascii="Cambria Math" w:hAnsi="Cambria Math"/>
                            </w:rPr>
                            <m:t>j</m:t>
                          </w:ins>
                        </m:r>
                      </m:sub>
                    </m:sSub>
                  </m:e>
                </m:nary>
              </m:e>
            </m:d>
          </m:e>
          <m:sup>
            <m:r>
              <w:ins w:id="929" w:author="Andy Kleinhesselink" w:date="2019-07-11T15:19:00Z">
                <w:rPr>
                  <w:rFonts w:ascii="Cambria Math" w:hAnsi="Cambria Math"/>
                </w:rPr>
                <m:t>-2</m:t>
              </w:ins>
            </m:r>
          </m:sup>
        </m:sSup>
      </m:oMath>
      <w:ins w:id="930" w:author="Andy Kleinhesselink" w:date="2019-07-11T16:20:00Z">
        <w:r w:rsidR="00910146">
          <w:t xml:space="preserve">. </w:t>
        </w:r>
      </w:ins>
      <w:ins w:id="931" w:author="Andy Kleinhesselink" w:date="2019-07-11T15:26:00Z">
        <w:r w:rsidR="004501B4">
          <w:t xml:space="preserve"> </w:t>
        </w:r>
      </w:ins>
      <w:ins w:id="932" w:author="Andy Kleinhesselink" w:date="2019-07-11T16:20:00Z">
        <w:r w:rsidR="00910146">
          <w:t>T</w:t>
        </w:r>
      </w:ins>
      <w:ins w:id="933" w:author="Andy Kleinhesselink" w:date="2019-07-11T15:33:00Z">
        <w:r w:rsidR="00366BB6">
          <w:t>hus</w:t>
        </w:r>
      </w:ins>
      <w:ins w:id="934" w:author="Andy Kleinhesselink" w:date="2019-07-12T07:14:00Z">
        <w:r w:rsidR="007A755C">
          <w:t xml:space="preserve">, </w:t>
        </w:r>
      </w:ins>
      <w:ins w:id="935" w:author="Andy Kleinhesselink" w:date="2019-07-11T15:33:00Z">
        <w:r w:rsidR="00366BB6">
          <w:t xml:space="preserve">the effect of the competitor </w:t>
        </w:r>
        <w:r w:rsidR="00366BB6" w:rsidRPr="00366BB6">
          <w:rPr>
            <w:i/>
            <w:rPrChange w:id="936" w:author="Andy Kleinhesselink" w:date="2019-07-11T15:34:00Z">
              <w:rPr/>
            </w:rPrChange>
          </w:rPr>
          <w:t>j</w:t>
        </w:r>
        <w:r w:rsidR="00366BB6">
          <w:t xml:space="preserve"> on the focal species</w:t>
        </w:r>
      </w:ins>
      <w:ins w:id="937" w:author="Andy Kleinhesselink" w:date="2019-07-12T07:14:00Z">
        <w:r w:rsidR="007A755C">
          <w:t xml:space="preserve"> </w:t>
        </w:r>
      </w:ins>
      <w:ins w:id="938" w:author="Andy Kleinhesselink" w:date="2019-07-11T15:33:00Z">
        <w:r w:rsidR="00366BB6">
          <w:t>depends on all other competitors in the community!</w:t>
        </w:r>
      </w:ins>
      <w:ins w:id="939" w:author="Andy Kleinhesselink" w:date="2019-07-11T15:23:00Z">
        <w:r w:rsidR="004501B4">
          <w:t xml:space="preserve"> </w:t>
        </w:r>
      </w:ins>
    </w:p>
    <w:p w14:paraId="48A2F289" w14:textId="0F27F491" w:rsidR="006140F6" w:rsidRDefault="007E74A5">
      <w:pPr>
        <w:spacing w:after="202"/>
        <w:contextualSpacing/>
        <w:rPr>
          <w:ins w:id="940" w:author="Andy Kleinhesselink" w:date="2019-07-11T14:31:00Z"/>
        </w:rPr>
        <w:pPrChange w:id="941" w:author="Andy Kleinhesselink" w:date="2019-07-24T11:34:00Z">
          <w:pPr>
            <w:spacing w:after="202"/>
            <w:ind w:firstLine="0"/>
            <w:contextualSpacing/>
          </w:pPr>
        </w:pPrChange>
      </w:pPr>
      <w:proofErr w:type="gramStart"/>
      <w:ins w:id="942" w:author="Andy Kleinhesselink" w:date="2019-07-24T11:33:00Z">
        <w:r>
          <w:t>Again</w:t>
        </w:r>
        <w:proofErr w:type="gramEnd"/>
        <w:r>
          <w:t xml:space="preserve"> this may appear to be an </w:t>
        </w:r>
      </w:ins>
      <w:ins w:id="943" w:author="Andy Kleinhesselink" w:date="2019-07-11T15:23:00Z">
        <w:r w:rsidR="004501B4">
          <w:t xml:space="preserve">HOI, but as </w:t>
        </w:r>
      </w:ins>
      <w:ins w:id="944" w:author="Andy Kleinhesselink" w:date="2019-07-24T11:34:00Z">
        <w:r>
          <w:t xml:space="preserve">in </w:t>
        </w:r>
      </w:ins>
      <w:ins w:id="945" w:author="Andy Kleinhesselink" w:date="2019-07-11T15:23:00Z">
        <w:r w:rsidR="004501B4">
          <w:t xml:space="preserve">the </w:t>
        </w:r>
      </w:ins>
      <w:ins w:id="946" w:author="Andy Kleinhesselink" w:date="2019-07-24T11:34:00Z">
        <w:r>
          <w:t>simple LV model</w:t>
        </w:r>
      </w:ins>
      <w:ins w:id="947" w:author="Andy Kleinhesselink" w:date="2019-07-11T15:23:00Z">
        <w:r w:rsidR="004501B4">
          <w:t>, the behavior of the multispecies syste</w:t>
        </w:r>
      </w:ins>
      <w:ins w:id="948" w:author="Andy Kleinhesselink" w:date="2019-07-11T15:24:00Z">
        <w:r w:rsidR="004501B4">
          <w:t xml:space="preserve">m </w:t>
        </w:r>
      </w:ins>
      <w:ins w:id="949" w:author="Andy Kleinhesselink" w:date="2019-07-11T15:53:00Z">
        <w:r w:rsidR="009404C2">
          <w:t>can be understood</w:t>
        </w:r>
      </w:ins>
      <w:ins w:id="950" w:author="Andy Kleinhesselink" w:date="2019-07-11T15:24:00Z">
        <w:r w:rsidR="004501B4">
          <w:t xml:space="preserve"> </w:t>
        </w:r>
      </w:ins>
      <w:ins w:id="951" w:author="Andy Kleinhesselink" w:date="2019-07-11T15:52:00Z">
        <w:r w:rsidR="009404C2">
          <w:t>entirely b</w:t>
        </w:r>
      </w:ins>
      <w:ins w:id="952" w:author="Andy Kleinhesselink" w:date="2019-07-11T15:53:00Z">
        <w:r w:rsidR="009404C2">
          <w:t>y</w:t>
        </w:r>
      </w:ins>
      <w:ins w:id="953" w:author="Andy Kleinhesselink" w:date="2019-07-11T15:34:00Z">
        <w:r w:rsidR="00366BB6">
          <w:t xml:space="preserve"> </w:t>
        </w:r>
      </w:ins>
      <w:ins w:id="954" w:author="Andy Kleinhesselink" w:date="2019-07-11T15:24:00Z">
        <w:r w:rsidR="004501B4">
          <w:t xml:space="preserve">pairwise interactions.  In order to exclude such models from </w:t>
        </w:r>
      </w:ins>
      <w:ins w:id="955" w:author="Andy Kleinhesselink" w:date="2019-07-12T13:28:00Z">
        <w:r w:rsidR="0071324C">
          <w:t>including</w:t>
        </w:r>
      </w:ins>
      <w:ins w:id="956" w:author="Andy Kleinhesselink" w:date="2019-07-11T15:24:00Z">
        <w:r w:rsidR="004501B4">
          <w:t xml:space="preserve"> HOIs, Adler and Morris proposed </w:t>
        </w:r>
      </w:ins>
      <w:ins w:id="957" w:author="Andy Kleinhesselink" w:date="2019-07-11T15:37:00Z">
        <w:r w:rsidR="00366BB6">
          <w:t>expressing</w:t>
        </w:r>
      </w:ins>
      <w:ins w:id="958" w:author="Andy Kleinhesselink" w:date="2019-07-11T15:34:00Z">
        <w:r w:rsidR="00366BB6">
          <w:t xml:space="preserve"> </w:t>
        </w:r>
      </w:ins>
      <w:ins w:id="959" w:author="Andy Kleinhesselink" w:date="2019-07-11T15:36:00Z">
        <w:r w:rsidR="00366BB6">
          <w:t xml:space="preserve">the partial derivative </w:t>
        </w:r>
      </w:ins>
      <w:ins w:id="960" w:author="Andy Kleinhesselink" w:date="2019-07-11T15:37:00Z">
        <w:r w:rsidR="00366BB6">
          <w:t xml:space="preserve">as a function of the original </w:t>
        </w:r>
      </w:ins>
      <w:ins w:id="961" w:author="Andy Kleinhesselink" w:date="2019-07-11T15:53:00Z">
        <w:r w:rsidR="009404C2">
          <w:t>population growth rate</w:t>
        </w:r>
      </w:ins>
      <w:ins w:id="962" w:author="Andy Kleinhesselink" w:date="2019-07-11T16:21:00Z">
        <w:r w:rsidR="00910146">
          <w:t>,</w:t>
        </w:r>
      </w:ins>
      <w:ins w:id="963" w:author="Andy Kleinhesselink" w:date="2019-07-11T15:53:00Z">
        <w:r w:rsidR="009404C2">
          <w:t xml:space="preserve"> </w:t>
        </w:r>
      </w:ins>
      <w:ins w:id="964" w:author="Andy Kleinhesselink" w:date="2019-07-11T16:21:00Z">
        <w:r w:rsidR="00910146">
          <w:rPr>
            <w:i/>
          </w:rPr>
          <w:t>F</w:t>
        </w:r>
      </w:ins>
      <w:ins w:id="965" w:author="Andy Kleinhesselink" w:date="2019-07-11T15:53:00Z">
        <w:r w:rsidR="009404C2" w:rsidRPr="009404C2">
          <w:rPr>
            <w:i/>
            <w:vertAlign w:val="subscript"/>
            <w:rPrChange w:id="966" w:author="Andy Kleinhesselink" w:date="2019-07-11T15:54:00Z">
              <w:rPr/>
            </w:rPrChange>
          </w:rPr>
          <w:t>i</w:t>
        </w:r>
      </w:ins>
      <w:ins w:id="967" w:author="Andy Kleinhesselink" w:date="2019-07-11T15:37:00Z">
        <w:r w:rsidR="00366BB6">
          <w:t xml:space="preserve">. </w:t>
        </w:r>
      </w:ins>
      <w:ins w:id="968" w:author="Andy Kleinhesselink" w:date="2019-07-12T13:31:00Z">
        <w:r w:rsidR="0071324C">
          <w:t>O</w:t>
        </w:r>
      </w:ins>
      <w:ins w:id="969" w:author="Andy Kleinhesselink" w:date="2019-07-12T13:30:00Z">
        <w:r w:rsidR="0071324C">
          <w:t>nce the partial d</w:t>
        </w:r>
      </w:ins>
      <w:ins w:id="970" w:author="Andy Kleinhesselink" w:date="2019-07-12T13:31:00Z">
        <w:r w:rsidR="0071324C">
          <w:t>erivative was expressed this way</w:t>
        </w:r>
      </w:ins>
      <w:ins w:id="971" w:author="Andy Kleinhesselink" w:date="2019-07-12T13:33:00Z">
        <w:r w:rsidR="0071324C">
          <w:t>,</w:t>
        </w:r>
      </w:ins>
      <w:ins w:id="972" w:author="Andy Kleinhesselink" w:date="2019-07-12T13:31:00Z">
        <w:r w:rsidR="0071324C">
          <w:t xml:space="preserve"> </w:t>
        </w:r>
      </w:ins>
      <w:ins w:id="973" w:author="Andy Kleinhesselink" w:date="2019-07-12T13:34:00Z">
        <w:r w:rsidR="0071324C">
          <w:t xml:space="preserve">if </w:t>
        </w:r>
      </w:ins>
      <w:ins w:id="974" w:author="Andy Kleinhesselink" w:date="2019-07-24T11:36:00Z">
        <w:r>
          <w:t xml:space="preserve">any other competitors densities appeared outside of </w:t>
        </w:r>
      </w:ins>
      <w:ins w:id="975" w:author="Andy Kleinhesselink" w:date="2019-07-24T11:37:00Z">
        <w:r>
          <w:rPr>
            <w:i/>
          </w:rPr>
          <w:t>F</w:t>
        </w:r>
        <w:r w:rsidRPr="00DF43A1">
          <w:rPr>
            <w:i/>
            <w:vertAlign w:val="subscript"/>
          </w:rPr>
          <w:t>i</w:t>
        </w:r>
        <w:r>
          <w:t xml:space="preserve">, then there were HOIs </w:t>
        </w:r>
      </w:ins>
      <w:ins w:id="976" w:author="Andy Kleinhesselink" w:date="2019-07-12T14:11:00Z">
        <w:r w:rsidR="00364612">
          <w:t>(</w:t>
        </w:r>
      </w:ins>
      <w:ins w:id="977" w:author="Andy Kleinhesselink" w:date="2019-07-24T11:37:00Z">
        <w:r>
          <w:t>we</w:t>
        </w:r>
      </w:ins>
      <w:ins w:id="978" w:author="Andy Kleinhesselink" w:date="2019-07-12T14:13:00Z">
        <w:r w:rsidR="00B30296">
          <w:t xml:space="preserve"> have </w:t>
        </w:r>
      </w:ins>
      <w:ins w:id="979" w:author="Andy Kleinhesselink" w:date="2019-07-24T11:37:00Z">
        <w:r>
          <w:t>simplified the</w:t>
        </w:r>
      </w:ins>
      <w:ins w:id="980" w:author="Andy Kleinhesselink" w:date="2019-07-12T14:13:00Z">
        <w:r w:rsidR="00B30296">
          <w:t xml:space="preserve"> Adler</w:t>
        </w:r>
      </w:ins>
      <w:ins w:id="981" w:author="Andy Kleinhesselink" w:date="2019-07-12T14:11:00Z">
        <w:r w:rsidR="00364612">
          <w:t xml:space="preserve"> and Morris</w:t>
        </w:r>
      </w:ins>
      <w:ins w:id="982" w:author="Andy Kleinhesselink" w:date="2019-07-12T14:13:00Z">
        <w:r w:rsidR="00B30296">
          <w:t xml:space="preserve">’s definition slightly for </w:t>
        </w:r>
      </w:ins>
      <w:ins w:id="983" w:author="Andy Kleinhesselink" w:date="2019-07-24T11:37:00Z">
        <w:r>
          <w:t>the sake of this</w:t>
        </w:r>
      </w:ins>
      <w:ins w:id="984" w:author="Andy Kleinhesselink" w:date="2019-07-12T14:13:00Z">
        <w:r w:rsidR="00B30296">
          <w:t xml:space="preserve"> </w:t>
        </w:r>
      </w:ins>
      <w:ins w:id="985" w:author="Andy Kleinhesselink" w:date="2019-07-12T14:14:00Z">
        <w:r w:rsidR="00B30296">
          <w:t>discussion)</w:t>
        </w:r>
      </w:ins>
      <w:ins w:id="986" w:author="Andy Kleinhesselink" w:date="2019-07-12T14:13:00Z">
        <w:r w:rsidR="00B30296">
          <w:t xml:space="preserve">. </w:t>
        </w:r>
      </w:ins>
      <w:ins w:id="987" w:author="Andy Kleinhesselink" w:date="2019-07-11T15:38:00Z">
        <w:r w:rsidR="00366BB6">
          <w:t xml:space="preserve">In the case </w:t>
        </w:r>
      </w:ins>
      <w:ins w:id="988" w:author="Andy Kleinhesselink" w:date="2019-07-12T14:14:00Z">
        <w:r w:rsidR="00B30296">
          <w:t xml:space="preserve">of the </w:t>
        </w:r>
        <w:proofErr w:type="spellStart"/>
        <w:r w:rsidR="00B30296">
          <w:t>Beverton</w:t>
        </w:r>
        <w:proofErr w:type="spellEnd"/>
        <w:r w:rsidR="00B30296">
          <w:t>-Holt model</w:t>
        </w:r>
      </w:ins>
      <w:ins w:id="989" w:author="Andy Kleinhesselink" w:date="2019-07-11T15:38:00Z">
        <w:r w:rsidR="00366BB6">
          <w:t xml:space="preserve">, the partial derivative can be expressed as </w:t>
        </w:r>
      </w:ins>
      <m:oMath>
        <m:f>
          <m:fPr>
            <m:ctrlPr>
              <w:ins w:id="990" w:author="Andy Kleinhesselink" w:date="2019-07-11T15:39:00Z">
                <w:rPr>
                  <w:rFonts w:ascii="Cambria Math" w:hAnsi="Cambria Math"/>
                  <w:i/>
                </w:rPr>
              </w:ins>
            </m:ctrlPr>
          </m:fPr>
          <m:num>
            <m:r>
              <w:ins w:id="991" w:author="Andy Kleinhesselink" w:date="2019-07-11T15:39:00Z">
                <w:rPr>
                  <w:rFonts w:ascii="Cambria Math" w:hAnsi="Cambria Math"/>
                </w:rPr>
                <m:t>∂</m:t>
              </w:ins>
            </m:r>
            <m:sSub>
              <m:sSubPr>
                <m:ctrlPr>
                  <w:ins w:id="992" w:author="Andy Kleinhesselink" w:date="2019-07-11T15:39:00Z">
                    <w:rPr>
                      <w:rFonts w:ascii="Cambria Math" w:hAnsi="Cambria Math"/>
                      <w:i/>
                    </w:rPr>
                  </w:ins>
                </m:ctrlPr>
              </m:sSubPr>
              <m:e>
                <m:r>
                  <w:ins w:id="993" w:author="Andy Kleinhesselink" w:date="2019-07-11T15:39:00Z">
                    <w:rPr>
                      <w:rFonts w:ascii="Cambria Math" w:hAnsi="Cambria Math"/>
                    </w:rPr>
                    <m:t>f</m:t>
                  </w:ins>
                </m:r>
              </m:e>
              <m:sub>
                <m:r>
                  <w:ins w:id="994" w:author="Andy Kleinhesselink" w:date="2019-07-11T15:39:00Z">
                    <w:rPr>
                      <w:rFonts w:ascii="Cambria Math" w:hAnsi="Cambria Math"/>
                    </w:rPr>
                    <m:t>i</m:t>
                  </w:ins>
                </m:r>
              </m:sub>
            </m:sSub>
          </m:num>
          <m:den>
            <m:r>
              <w:ins w:id="995" w:author="Andy Kleinhesselink" w:date="2019-07-11T15:39:00Z">
                <w:rPr>
                  <w:rFonts w:ascii="Cambria Math" w:hAnsi="Cambria Math"/>
                </w:rPr>
                <m:t>∂</m:t>
              </w:ins>
            </m:r>
            <m:sSub>
              <m:sSubPr>
                <m:ctrlPr>
                  <w:ins w:id="996" w:author="Andy Kleinhesselink" w:date="2019-07-11T15:39:00Z">
                    <w:rPr>
                      <w:rFonts w:ascii="Cambria Math" w:hAnsi="Cambria Math"/>
                      <w:i/>
                    </w:rPr>
                  </w:ins>
                </m:ctrlPr>
              </m:sSubPr>
              <m:e>
                <m:r>
                  <w:ins w:id="997" w:author="Andy Kleinhesselink" w:date="2019-07-11T15:39:00Z">
                    <w:rPr>
                      <w:rFonts w:ascii="Cambria Math" w:hAnsi="Cambria Math"/>
                    </w:rPr>
                    <m:t>n</m:t>
                  </w:ins>
                </m:r>
              </m:e>
              <m:sub>
                <m:r>
                  <w:ins w:id="998" w:author="Andy Kleinhesselink" w:date="2019-07-11T15:39:00Z">
                    <w:rPr>
                      <w:rFonts w:ascii="Cambria Math" w:hAnsi="Cambria Math"/>
                    </w:rPr>
                    <m:t>j</m:t>
                  </w:ins>
                </m:r>
              </m:sub>
            </m:sSub>
          </m:den>
        </m:f>
        <m:r>
          <w:ins w:id="999" w:author="Andy Kleinhesselink" w:date="2019-07-11T15:39:00Z">
            <w:rPr>
              <w:rFonts w:ascii="Cambria Math" w:hAnsi="Cambria Math"/>
            </w:rPr>
            <m:t>=-</m:t>
          </w:ins>
        </m:r>
        <m:f>
          <m:fPr>
            <m:ctrlPr>
              <w:ins w:id="1000" w:author="Andy Kleinhesselink" w:date="2019-07-12T13:26:00Z">
                <w:rPr>
                  <w:rFonts w:ascii="Cambria Math" w:hAnsi="Cambria Math"/>
                  <w:i/>
                </w:rPr>
              </w:ins>
            </m:ctrlPr>
          </m:fPr>
          <m:num>
            <m:sSub>
              <m:sSubPr>
                <m:ctrlPr>
                  <w:ins w:id="1001" w:author="Andy Kleinhesselink" w:date="2019-07-11T15:39:00Z">
                    <w:rPr>
                      <w:rFonts w:ascii="Cambria Math" w:hAnsi="Cambria Math"/>
                      <w:i/>
                    </w:rPr>
                  </w:ins>
                </m:ctrlPr>
              </m:sSubPr>
              <m:e>
                <m:r>
                  <w:ins w:id="1002" w:author="Andy Kleinhesselink" w:date="2019-07-11T15:39:00Z">
                    <w:rPr>
                      <w:rFonts w:ascii="Cambria Math" w:hAnsi="Cambria Math"/>
                    </w:rPr>
                    <m:t>α</m:t>
                  </w:ins>
                </m:r>
              </m:e>
              <m:sub>
                <m:r>
                  <w:ins w:id="1003" w:author="Andy Kleinhesselink" w:date="2019-07-11T15:39:00Z">
                    <w:rPr>
                      <w:rFonts w:ascii="Cambria Math" w:hAnsi="Cambria Math"/>
                    </w:rPr>
                    <m:t>ij</m:t>
                  </w:ins>
                </m:r>
              </m:sub>
            </m:sSub>
          </m:num>
          <m:den>
            <m:sSub>
              <m:sSubPr>
                <m:ctrlPr>
                  <w:ins w:id="1004" w:author="Andy Kleinhesselink" w:date="2019-07-12T13:26:00Z">
                    <w:rPr>
                      <w:rFonts w:ascii="Cambria Math" w:hAnsi="Cambria Math"/>
                      <w:i/>
                    </w:rPr>
                  </w:ins>
                </m:ctrlPr>
              </m:sSubPr>
              <m:e>
                <m:r>
                  <w:ins w:id="1005" w:author="Andy Kleinhesselink" w:date="2019-07-12T13:26:00Z">
                    <w:rPr>
                      <w:rFonts w:ascii="Cambria Math" w:hAnsi="Cambria Math"/>
                    </w:rPr>
                    <m:t>λ</m:t>
                  </w:ins>
                </m:r>
              </m:e>
              <m:sub>
                <m:r>
                  <w:ins w:id="1006" w:author="Andy Kleinhesselink" w:date="2019-07-12T13:26:00Z">
                    <w:rPr>
                      <w:rFonts w:ascii="Cambria Math" w:hAnsi="Cambria Math"/>
                    </w:rPr>
                    <m:t>i</m:t>
                  </w:ins>
                </m:r>
              </m:sub>
            </m:sSub>
          </m:den>
        </m:f>
        <m:sSub>
          <m:sSubPr>
            <m:ctrlPr>
              <w:ins w:id="1007" w:author="Andy Kleinhesselink" w:date="2019-07-12T13:25:00Z">
                <w:rPr>
                  <w:rFonts w:ascii="Cambria Math" w:hAnsi="Cambria Math"/>
                  <w:i/>
                </w:rPr>
              </w:ins>
            </m:ctrlPr>
          </m:sSubPr>
          <m:e>
            <m:r>
              <w:ins w:id="1008" w:author="Andy Kleinhesselink" w:date="2019-07-12T13:25:00Z">
                <w:rPr>
                  <w:rFonts w:ascii="Cambria Math" w:hAnsi="Cambria Math"/>
                </w:rPr>
                <m:t>F</m:t>
              </w:ins>
            </m:r>
          </m:e>
          <m:sub>
            <m:r>
              <w:ins w:id="1009" w:author="Andy Kleinhesselink" w:date="2019-07-12T13:25:00Z">
                <w:rPr>
                  <w:rFonts w:ascii="Cambria Math" w:hAnsi="Cambria Math"/>
                </w:rPr>
                <m:t>i</m:t>
              </w:ins>
            </m:r>
          </m:sub>
        </m:sSub>
        <m:sSup>
          <m:sSupPr>
            <m:ctrlPr>
              <w:ins w:id="1010" w:author="Andy Kleinhesselink" w:date="2019-07-12T13:26:00Z">
                <w:rPr>
                  <w:rFonts w:ascii="Cambria Math" w:hAnsi="Cambria Math"/>
                  <w:i/>
                </w:rPr>
              </w:ins>
            </m:ctrlPr>
          </m:sSupPr>
          <m:e>
            <m:d>
              <m:dPr>
                <m:ctrlPr>
                  <w:ins w:id="1011" w:author="Andy Kleinhesselink" w:date="2019-07-12T13:25:00Z">
                    <w:rPr>
                      <w:rFonts w:ascii="Cambria Math" w:hAnsi="Cambria Math"/>
                      <w:i/>
                    </w:rPr>
                  </w:ins>
                </m:ctrlPr>
              </m:dPr>
              <m:e>
                <m:r>
                  <w:ins w:id="1012" w:author="Andy Kleinhesselink" w:date="2019-07-12T13:25:00Z">
                    <m:rPr>
                      <m:sty m:val="b"/>
                    </m:rPr>
                    <w:rPr>
                      <w:rFonts w:ascii="Cambria Math" w:hAnsi="Cambria Math"/>
                    </w:rPr>
                    <m:t>n</m:t>
                  </w:ins>
                </m:r>
              </m:e>
            </m:d>
          </m:e>
          <m:sup>
            <m:r>
              <w:ins w:id="1013" w:author="Andy Kleinhesselink" w:date="2019-07-12T13:26:00Z">
                <w:rPr>
                  <w:rFonts w:ascii="Cambria Math" w:hAnsi="Cambria Math"/>
                </w:rPr>
                <m:t>2</m:t>
              </w:ins>
            </m:r>
          </m:sup>
        </m:sSup>
      </m:oMath>
      <w:ins w:id="1014" w:author="Andy Kleinhesselink" w:date="2019-07-12T13:25:00Z">
        <w:r w:rsidR="00614D03">
          <w:t xml:space="preserve"> </w:t>
        </w:r>
      </w:ins>
      <w:ins w:id="1015" w:author="Andy Kleinhesselink" w:date="2019-07-11T15:55:00Z">
        <w:r w:rsidR="003A3E53">
          <w:t xml:space="preserve">, so there are no HOIs.  </w:t>
        </w:r>
      </w:ins>
      <w:ins w:id="1016" w:author="Andy Kleinhesselink" w:date="2019-07-11T15:42:00Z">
        <w:r w:rsidR="00366BB6">
          <w:t>While this definition achieve</w:t>
        </w:r>
      </w:ins>
      <w:ins w:id="1017" w:author="Andy Kleinhesselink" w:date="2019-07-11T15:43:00Z">
        <w:r w:rsidR="00366BB6">
          <w:t xml:space="preserve">s </w:t>
        </w:r>
      </w:ins>
      <w:ins w:id="1018" w:author="Andy Kleinhesselink" w:date="2019-07-11T15:42:00Z">
        <w:r w:rsidR="00366BB6">
          <w:t>a</w:t>
        </w:r>
      </w:ins>
      <w:ins w:id="1019" w:author="Andy Kleinhesselink" w:date="2019-07-11T15:43:00Z">
        <w:r w:rsidR="00366BB6">
          <w:t xml:space="preserve"> practical goal, </w:t>
        </w:r>
      </w:ins>
      <w:ins w:id="1020" w:author="Andy Kleinhesselink" w:date="2019-07-24T11:38:00Z">
        <w:r>
          <w:t xml:space="preserve">the </w:t>
        </w:r>
        <w:r w:rsidR="00ED2953">
          <w:t>underlying logic behind</w:t>
        </w:r>
      </w:ins>
      <w:ins w:id="1021" w:author="Andy Kleinhesselink" w:date="2019-07-24T11:39:00Z">
        <w:r w:rsidR="00ED2953">
          <w:t xml:space="preserve"> it is not clear, in particular why</w:t>
        </w:r>
      </w:ins>
      <w:ins w:id="1022" w:author="Andy Kleinhesselink" w:date="2019-07-24T11:38:00Z">
        <w:r>
          <w:t xml:space="preserve"> </w:t>
        </w:r>
      </w:ins>
      <w:ins w:id="1023" w:author="Andy Kleinhesselink" w:date="2019-07-11T16:16:00Z">
        <w:r w:rsidR="00910146">
          <w:rPr>
            <w:i/>
          </w:rPr>
          <w:t>F</w:t>
        </w:r>
      </w:ins>
      <w:ins w:id="1024" w:author="Andy Kleinhesselink" w:date="2019-07-11T15:43:00Z">
        <w:r w:rsidR="00366BB6" w:rsidRPr="00366BB6">
          <w:rPr>
            <w:i/>
            <w:vertAlign w:val="subscript"/>
            <w:rPrChange w:id="1025" w:author="Andy Kleinhesselink" w:date="2019-07-11T15:44:00Z">
              <w:rPr/>
            </w:rPrChange>
          </w:rPr>
          <w:t>i</w:t>
        </w:r>
        <w:r w:rsidR="00366BB6">
          <w:t xml:space="preserve"> </w:t>
        </w:r>
      </w:ins>
      <w:ins w:id="1026" w:author="Andy Kleinhesselink" w:date="2019-07-12T14:15:00Z">
        <w:r w:rsidR="00B30296">
          <w:t>is</w:t>
        </w:r>
      </w:ins>
      <w:ins w:id="1027" w:author="Andy Kleinhesselink" w:date="2019-07-11T15:43:00Z">
        <w:r w:rsidR="00366BB6">
          <w:t xml:space="preserve"> </w:t>
        </w:r>
      </w:ins>
      <w:ins w:id="1028" w:author="Andy Kleinhesselink" w:date="2019-07-11T16:21:00Z">
        <w:r w:rsidR="00910146">
          <w:t>allowed</w:t>
        </w:r>
      </w:ins>
      <w:ins w:id="1029" w:author="Andy Kleinhesselink" w:date="2019-07-11T15:43:00Z">
        <w:r w:rsidR="00366BB6">
          <w:t xml:space="preserve"> in the</w:t>
        </w:r>
      </w:ins>
      <w:ins w:id="1030" w:author="Andy Kleinhesselink" w:date="2019-07-11T15:44:00Z">
        <w:r w:rsidR="00366BB6">
          <w:t xml:space="preserve"> expression for the partial derivative</w:t>
        </w:r>
      </w:ins>
      <w:ins w:id="1031" w:author="Andy Kleinhesselink" w:date="2019-07-11T16:02:00Z">
        <w:r w:rsidR="003A3E53">
          <w:t xml:space="preserve">.  Their paper also </w:t>
        </w:r>
        <w:r w:rsidR="003A3E53">
          <w:lastRenderedPageBreak/>
          <w:t>dealt with HOIs in</w:t>
        </w:r>
      </w:ins>
      <w:ins w:id="1032" w:author="Andy Kleinhesselink" w:date="2019-07-11T16:05:00Z">
        <w:r w:rsidR="00F046AB">
          <w:t xml:space="preserve"> the context of</w:t>
        </w:r>
      </w:ins>
      <w:ins w:id="1033" w:author="Andy Kleinhesselink" w:date="2019-07-11T16:02:00Z">
        <w:r w:rsidR="003A3E53">
          <w:t xml:space="preserve"> </w:t>
        </w:r>
      </w:ins>
      <w:ins w:id="1034" w:author="Andy Kleinhesselink" w:date="2019-07-24T11:39:00Z">
        <w:r w:rsidR="00ED2953">
          <w:t xml:space="preserve">models with both </w:t>
        </w:r>
      </w:ins>
      <w:ins w:id="1035" w:author="Andy Kleinhesselink" w:date="2019-07-11T16:05:00Z">
        <w:r w:rsidR="00F046AB">
          <w:t>trophic and competitive interactions</w:t>
        </w:r>
      </w:ins>
      <w:ins w:id="1036" w:author="Andy Kleinhesselink" w:date="2019-07-11T16:07:00Z">
        <w:r w:rsidR="00D538B5">
          <w:t xml:space="preserve"> further</w:t>
        </w:r>
      </w:ins>
      <w:ins w:id="1037" w:author="Andy Kleinhesselink" w:date="2019-07-24T11:39:00Z">
        <w:r w:rsidR="00ED2953">
          <w:t xml:space="preserve"> </w:t>
        </w:r>
      </w:ins>
      <w:ins w:id="1038" w:author="Andy Kleinhesselink" w:date="2019-07-11T16:07:00Z">
        <w:r w:rsidR="00D538B5">
          <w:t xml:space="preserve">complicating </w:t>
        </w:r>
      </w:ins>
      <w:ins w:id="1039" w:author="Andy Kleinhesselink" w:date="2019-07-12T15:55:00Z">
        <w:r w:rsidR="008D374A">
          <w:t>their criteria</w:t>
        </w:r>
      </w:ins>
      <w:ins w:id="1040" w:author="Andy Kleinhesselink" w:date="2019-07-11T16:03:00Z">
        <w:r w:rsidR="003A3E53">
          <w:t xml:space="preserve">. </w:t>
        </w:r>
      </w:ins>
      <w:ins w:id="1041" w:author="Andy Kleinhesselink" w:date="2019-07-11T16:22:00Z">
        <w:r w:rsidR="00910146">
          <w:t xml:space="preserve">In the following section, we build on their insight and propose a </w:t>
        </w:r>
      </w:ins>
      <w:ins w:id="1042" w:author="Andy Kleinhesselink" w:date="2019-07-12T14:15:00Z">
        <w:r w:rsidR="00B30296">
          <w:t>simpler</w:t>
        </w:r>
      </w:ins>
      <w:ins w:id="1043" w:author="Andy Kleinhesselink" w:date="2019-07-11T16:22:00Z">
        <w:r w:rsidR="00910146">
          <w:t xml:space="preserve"> definition of HOIs for </w:t>
        </w:r>
      </w:ins>
      <w:ins w:id="1044" w:author="Andy Kleinhesselink" w:date="2019-07-11T16:23:00Z">
        <w:r w:rsidR="00910146">
          <w:t>competitive systems</w:t>
        </w:r>
      </w:ins>
      <w:ins w:id="1045" w:author="Andy Kleinhesselink" w:date="2019-07-11T16:04:00Z">
        <w:r w:rsidR="003A3E53">
          <w:t xml:space="preserve">.  </w:t>
        </w:r>
      </w:ins>
    </w:p>
    <w:p w14:paraId="59663792" w14:textId="35F03C0A" w:rsidR="004F77EB" w:rsidRPr="003C47E7" w:rsidDel="00F046AB" w:rsidRDefault="009D2FA0" w:rsidP="009D16B4">
      <w:pPr>
        <w:spacing w:after="202"/>
        <w:ind w:firstLine="0"/>
        <w:contextualSpacing/>
        <w:rPr>
          <w:del w:id="1046" w:author="Andy Kleinhesselink" w:date="2019-07-11T16:05:00Z"/>
        </w:rPr>
      </w:pPr>
      <w:del w:id="1047" w:author="Andy Kleinhesselink" w:date="2019-07-09T13:01:00Z">
        <w:r w:rsidRPr="003C47E7" w:rsidDel="009D16B4">
          <w:delText xml:space="preserve">interaction modification between species produces emergent properties in multispecies communities that </w:delText>
        </w:r>
        <w:r w:rsidR="005E28EE" w:rsidRPr="003C47E7" w:rsidDel="009D16B4">
          <w:delText>can</w:delText>
        </w:r>
        <w:r w:rsidRPr="003C47E7" w:rsidDel="009D16B4">
          <w:delText xml:space="preserve">not </w:delText>
        </w:r>
        <w:r w:rsidR="005E28EE" w:rsidRPr="003C47E7" w:rsidDel="009D16B4">
          <w:delText xml:space="preserve">be </w:delText>
        </w:r>
        <w:r w:rsidRPr="003C47E7" w:rsidDel="009D16B4">
          <w:delText>predicted by single species</w:delText>
        </w:r>
        <w:r w:rsidR="0080023B" w:rsidDel="009D16B4">
          <w:delText xml:space="preserve"> effects</w:delText>
        </w:r>
        <w:r w:rsidRPr="003C47E7" w:rsidDel="009D16B4">
          <w:delText>—</w:delText>
        </w:r>
        <w:r w:rsidR="005E28EE" w:rsidRPr="003C47E7" w:rsidDel="009D16B4">
          <w:delText xml:space="preserve">non-linear density dependence does not necessarily </w:delText>
        </w:r>
        <w:r w:rsidR="0080023B" w:rsidDel="009D16B4">
          <w:delText>lead to such emergence</w:delText>
        </w:r>
        <w:r w:rsidR="005E28EE" w:rsidRPr="003C47E7" w:rsidDel="009D16B4">
          <w:delText>.  T</w:delText>
        </w:r>
        <w:r w:rsidRPr="003C47E7" w:rsidDel="009D16B4">
          <w:delText xml:space="preserve">his </w:delText>
        </w:r>
        <w:r w:rsidR="005E28EE" w:rsidRPr="003C47E7" w:rsidDel="009D16B4">
          <w:delText xml:space="preserve">distinction </w:delText>
        </w:r>
        <w:r w:rsidRPr="003C47E7" w:rsidDel="009D16B4">
          <w:delText>gets to the heart of why we care about HOIs.</w:delText>
        </w:r>
      </w:del>
      <w:del w:id="1048" w:author="Andy Kleinhesselink" w:date="2019-07-11T16:05:00Z">
        <w:r w:rsidRPr="003C47E7" w:rsidDel="00F046AB">
          <w:delText xml:space="preserve"> </w:delText>
        </w:r>
      </w:del>
    </w:p>
    <w:p w14:paraId="7D063E8D" w14:textId="0EA7F378" w:rsidR="00A27B10" w:rsidRPr="003C47E7" w:rsidRDefault="00D351FB" w:rsidP="00A27B10">
      <w:pPr>
        <w:pStyle w:val="Heading2"/>
      </w:pPr>
      <w:del w:id="1049" w:author="Andy Kleinhesselink" w:date="2019-07-11T16:08:00Z">
        <w:r w:rsidRPr="003C47E7" w:rsidDel="00D538B5">
          <w:delText>Visualizing</w:delText>
        </w:r>
        <w:r w:rsidR="00A27B10" w:rsidRPr="003C47E7" w:rsidDel="00D538B5">
          <w:delText xml:space="preserve"> </w:delText>
        </w:r>
        <w:r w:rsidRPr="003C47E7" w:rsidDel="00D538B5">
          <w:delText>multispecies competition</w:delText>
        </w:r>
      </w:del>
      <w:ins w:id="1050" w:author="Andy Kleinhesselink" w:date="2019-07-11T16:08:00Z">
        <w:r w:rsidR="00D538B5">
          <w:t>A general definition of HOIs</w:t>
        </w:r>
      </w:ins>
      <w:r w:rsidR="00A27B10" w:rsidRPr="003C47E7">
        <w:t xml:space="preserve">  </w:t>
      </w:r>
    </w:p>
    <w:p w14:paraId="4C4E5B01" w14:textId="7DD1EEC0" w:rsidR="00F36DE4" w:rsidRDefault="00F56AB8" w:rsidP="00096EF1">
      <w:pPr>
        <w:spacing w:before="240" w:after="202"/>
        <w:contextualSpacing/>
        <w:rPr>
          <w:ins w:id="1051" w:author="Andy Kleinhesselink" w:date="2019-07-11T16:15:00Z"/>
        </w:rPr>
      </w:pPr>
      <w:ins w:id="1052" w:author="Andy Kleinhesselink" w:date="2019-07-11T16:48:00Z">
        <w:r>
          <w:t xml:space="preserve">We </w:t>
        </w:r>
      </w:ins>
      <w:ins w:id="1053" w:author="Andy Kleinhesselink" w:date="2019-07-12T06:21:00Z">
        <w:r w:rsidR="004A6994">
          <w:t>propose</w:t>
        </w:r>
      </w:ins>
      <w:ins w:id="1054" w:author="Andy Kleinhesselink" w:date="2019-07-11T16:48:00Z">
        <w:r>
          <w:t xml:space="preserve"> </w:t>
        </w:r>
      </w:ins>
      <w:ins w:id="1055" w:author="Andy Kleinhesselink" w:date="2019-07-12T06:24:00Z">
        <w:r w:rsidR="004A6994">
          <w:t>th</w:t>
        </w:r>
      </w:ins>
      <w:ins w:id="1056" w:author="Andy Kleinhesselink" w:date="2019-07-12T06:25:00Z">
        <w:r w:rsidR="004A6994">
          <w:t>at competition models that can be expressed in the following general form</w:t>
        </w:r>
      </w:ins>
      <w:ins w:id="1057" w:author="Andy Kleinhesselink" w:date="2019-07-12T06:26:00Z">
        <w:r w:rsidR="004A6994">
          <w:t xml:space="preserve"> do not contain HOIs, </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58" w:author="Andy Kleinhesselink" w:date="2019-07-12T07:22: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2610"/>
        <w:gridCol w:w="5300"/>
        <w:gridCol w:w="730"/>
        <w:tblGridChange w:id="1059">
          <w:tblGrid>
            <w:gridCol w:w="895"/>
            <w:gridCol w:w="7015"/>
            <w:gridCol w:w="730"/>
          </w:tblGrid>
        </w:tblGridChange>
      </w:tblGrid>
      <w:tr w:rsidR="004A6994" w:rsidRPr="003C47E7" w14:paraId="7ADFBEE9" w14:textId="77777777" w:rsidTr="007A755C">
        <w:trPr>
          <w:trHeight w:val="503"/>
          <w:ins w:id="1060" w:author="Andy Kleinhesselink" w:date="2019-07-11T16:23:00Z"/>
          <w:trPrChange w:id="1061" w:author="Andy Kleinhesselink" w:date="2019-07-12T07:22:00Z">
            <w:trPr>
              <w:trHeight w:val="503"/>
            </w:trPr>
          </w:trPrChange>
        </w:trPr>
        <w:tc>
          <w:tcPr>
            <w:tcW w:w="2610" w:type="dxa"/>
            <w:vAlign w:val="center"/>
            <w:tcPrChange w:id="1062" w:author="Andy Kleinhesselink" w:date="2019-07-12T07:22:00Z">
              <w:tcPr>
                <w:tcW w:w="918" w:type="dxa"/>
                <w:vAlign w:val="center"/>
              </w:tcPr>
            </w:tcPrChange>
          </w:tcPr>
          <w:p w14:paraId="653895B2" w14:textId="4F8560DA" w:rsidR="00910146" w:rsidRPr="003C47E7" w:rsidRDefault="00C334AE" w:rsidP="005A7C11">
            <w:pPr>
              <w:spacing w:after="202"/>
              <w:ind w:firstLine="0"/>
              <w:contextualSpacing/>
              <w:jc w:val="center"/>
              <w:rPr>
                <w:ins w:id="1063" w:author="Andy Kleinhesselink" w:date="2019-07-11T16:23:00Z"/>
              </w:rPr>
            </w:pPr>
            <w:ins w:id="1064" w:author="Andy Kleinhesselink" w:date="2019-07-12T15:27:00Z">
              <w:r>
                <w:t>No</w:t>
              </w:r>
            </w:ins>
            <w:ins w:id="1065" w:author="Andy Kleinhesselink" w:date="2019-07-12T06:42:00Z">
              <w:r w:rsidR="00F31DAE">
                <w:t xml:space="preserve"> HOIs</w:t>
              </w:r>
            </w:ins>
          </w:p>
        </w:tc>
        <w:tc>
          <w:tcPr>
            <w:tcW w:w="5300" w:type="dxa"/>
            <w:vAlign w:val="center"/>
            <w:tcPrChange w:id="1066" w:author="Andy Kleinhesselink" w:date="2019-07-12T07:22:00Z">
              <w:tcPr>
                <w:tcW w:w="7200" w:type="dxa"/>
                <w:vAlign w:val="center"/>
              </w:tcPr>
            </w:tcPrChange>
          </w:tcPr>
          <w:p w14:paraId="46D3CBFE" w14:textId="699AA5BA" w:rsidR="00910146" w:rsidRPr="003C47E7" w:rsidRDefault="00DA3A33" w:rsidP="005A7C11">
            <w:pPr>
              <w:spacing w:after="202"/>
              <w:contextualSpacing/>
              <w:jc w:val="center"/>
              <w:rPr>
                <w:ins w:id="1067" w:author="Andy Kleinhesselink" w:date="2019-07-11T16:23:00Z"/>
              </w:rPr>
            </w:pPr>
            <m:oMathPara>
              <m:oMath>
                <m:sSub>
                  <m:sSubPr>
                    <m:ctrlPr>
                      <w:ins w:id="1068" w:author="Andy Kleinhesselink" w:date="2019-07-11T16:25:00Z">
                        <w:rPr>
                          <w:rFonts w:ascii="Cambria Math" w:hAnsi="Cambria Math"/>
                          <w:i/>
                        </w:rPr>
                      </w:ins>
                    </m:ctrlPr>
                  </m:sSubPr>
                  <m:e>
                    <m:r>
                      <w:ins w:id="1069" w:author="Andy Kleinhesselink" w:date="2019-07-12T06:48:00Z">
                        <w:rPr>
                          <w:rFonts w:ascii="Cambria Math" w:hAnsi="Cambria Math"/>
                        </w:rPr>
                        <m:t>l</m:t>
                      </w:ins>
                    </m:r>
                  </m:e>
                  <m:sub>
                    <m:r>
                      <w:ins w:id="1070" w:author="Andy Kleinhesselink" w:date="2019-07-11T16:25:00Z">
                        <w:rPr>
                          <w:rFonts w:ascii="Cambria Math" w:hAnsi="Cambria Math"/>
                        </w:rPr>
                        <m:t>i</m:t>
                      </w:ins>
                    </m:r>
                  </m:sub>
                </m:sSub>
                <m:d>
                  <m:dPr>
                    <m:ctrlPr>
                      <w:ins w:id="1071" w:author="Andy Kleinhesselink" w:date="2019-07-11T16:24:00Z">
                        <w:rPr>
                          <w:rFonts w:ascii="Cambria Math" w:hAnsi="Cambria Math"/>
                          <w:i/>
                        </w:rPr>
                      </w:ins>
                    </m:ctrlPr>
                  </m:dPr>
                  <m:e>
                    <m:sSub>
                      <m:sSubPr>
                        <m:ctrlPr>
                          <w:ins w:id="1072" w:author="Andy Kleinhesselink" w:date="2019-07-14T08:32:00Z">
                            <w:rPr>
                              <w:rFonts w:ascii="Cambria Math" w:hAnsi="Cambria Math"/>
                              <w:i/>
                            </w:rPr>
                          </w:ins>
                        </m:ctrlPr>
                      </m:sSubPr>
                      <m:e>
                        <m:r>
                          <w:ins w:id="1073" w:author="Andy Kleinhesselink" w:date="2019-07-14T08:30:00Z">
                            <w:rPr>
                              <w:rFonts w:ascii="Cambria Math" w:hAnsi="Cambria Math"/>
                            </w:rPr>
                            <m:t>F</m:t>
                          </w:ins>
                        </m:r>
                      </m:e>
                      <m:sub>
                        <m:r>
                          <w:ins w:id="1074" w:author="Andy Kleinhesselink" w:date="2019-07-14T08:32:00Z">
                            <w:rPr>
                              <w:rFonts w:ascii="Cambria Math" w:hAnsi="Cambria Math"/>
                            </w:rPr>
                            <m:t>i</m:t>
                          </w:ins>
                        </m:r>
                      </m:sub>
                    </m:sSub>
                    <m:r>
                      <w:ins w:id="1075" w:author="Andy Kleinhesselink" w:date="2019-07-14T08:30:00Z">
                        <w:rPr>
                          <w:rFonts w:ascii="Cambria Math" w:hAnsi="Cambria Math"/>
                        </w:rPr>
                        <m:t>(</m:t>
                      </w:ins>
                    </m:r>
                    <m:r>
                      <w:ins w:id="1076" w:author="Andy Kleinhesselink" w:date="2019-07-14T08:30:00Z">
                        <m:rPr>
                          <m:sty m:val="b"/>
                        </m:rPr>
                        <w:rPr>
                          <w:rFonts w:ascii="Cambria Math" w:hAnsi="Cambria Math"/>
                        </w:rPr>
                        <m:t>n</m:t>
                      </w:ins>
                    </m:r>
                    <m:r>
                      <w:ins w:id="1077" w:author="Andy Kleinhesselink" w:date="2019-07-14T08:30:00Z">
                        <w:rPr>
                          <w:rFonts w:ascii="Cambria Math" w:hAnsi="Cambria Math"/>
                        </w:rPr>
                        <m:t>)</m:t>
                      </w:ins>
                    </m:r>
                  </m:e>
                </m:d>
                <m:r>
                  <w:ins w:id="1078" w:author="Andy Kleinhesselink" w:date="2019-07-11T16:23:00Z">
                    <w:rPr>
                      <w:rFonts w:ascii="Cambria Math" w:hAnsi="Cambria Math"/>
                    </w:rPr>
                    <m:t>=</m:t>
                  </w:ins>
                </m:r>
                <m:nary>
                  <m:naryPr>
                    <m:chr m:val="∑"/>
                    <m:ctrlPr>
                      <w:ins w:id="1079" w:author="Andy Kleinhesselink" w:date="2019-07-12T06:27:00Z">
                        <w:rPr>
                          <w:rFonts w:ascii="Cambria Math" w:hAnsi="Cambria Math"/>
                          <w:i/>
                        </w:rPr>
                      </w:ins>
                    </m:ctrlPr>
                  </m:naryPr>
                  <m:sub>
                    <m:r>
                      <w:ins w:id="1080" w:author="Andy Kleinhesselink" w:date="2019-07-12T06:27:00Z">
                        <w:rPr>
                          <w:rFonts w:ascii="Cambria Math" w:hAnsi="Cambria Math"/>
                        </w:rPr>
                        <m:t>j</m:t>
                      </w:ins>
                    </m:r>
                  </m:sub>
                  <m:sup>
                    <m:r>
                      <w:ins w:id="1081" w:author="Andy Kleinhesselink" w:date="2019-07-12T06:27:00Z">
                        <w:rPr>
                          <w:rFonts w:ascii="Cambria Math" w:hAnsi="Cambria Math"/>
                        </w:rPr>
                        <m:t>m</m:t>
                      </w:ins>
                    </m:r>
                  </m:sup>
                  <m:e>
                    <m:sSub>
                      <m:sSubPr>
                        <m:ctrlPr>
                          <w:ins w:id="1082" w:author="Andy Kleinhesselink" w:date="2019-07-12T06:27:00Z">
                            <w:rPr>
                              <w:rFonts w:ascii="Cambria Math" w:hAnsi="Cambria Math"/>
                              <w:i/>
                            </w:rPr>
                          </w:ins>
                        </m:ctrlPr>
                      </m:sSubPr>
                      <m:e>
                        <m:r>
                          <w:ins w:id="1083" w:author="Andy Kleinhesselink" w:date="2019-07-12T06:27:00Z">
                            <w:rPr>
                              <w:rFonts w:ascii="Cambria Math" w:hAnsi="Cambria Math"/>
                            </w:rPr>
                            <m:t>g</m:t>
                          </w:ins>
                        </m:r>
                      </m:e>
                      <m:sub>
                        <m:r>
                          <w:ins w:id="1084" w:author="Andy Kleinhesselink" w:date="2019-07-12T06:27:00Z">
                            <w:rPr>
                              <w:rFonts w:ascii="Cambria Math" w:hAnsi="Cambria Math"/>
                            </w:rPr>
                            <m:t>ij</m:t>
                          </w:ins>
                        </m:r>
                      </m:sub>
                    </m:sSub>
                    <m:r>
                      <w:ins w:id="1085" w:author="Andy Kleinhesselink" w:date="2019-07-12T06:27:00Z">
                        <w:rPr>
                          <w:rFonts w:ascii="Cambria Math" w:hAnsi="Cambria Math"/>
                        </w:rPr>
                        <m:t>(</m:t>
                      </w:ins>
                    </m:r>
                    <m:sSub>
                      <m:sSubPr>
                        <m:ctrlPr>
                          <w:ins w:id="1086" w:author="Andy Kleinhesselink" w:date="2019-07-12T06:27:00Z">
                            <w:rPr>
                              <w:rFonts w:ascii="Cambria Math" w:hAnsi="Cambria Math"/>
                              <w:i/>
                            </w:rPr>
                          </w:ins>
                        </m:ctrlPr>
                      </m:sSubPr>
                      <m:e>
                        <m:r>
                          <w:ins w:id="1087" w:author="Andy Kleinhesselink" w:date="2019-07-12T06:27:00Z">
                            <w:rPr>
                              <w:rFonts w:ascii="Cambria Math" w:hAnsi="Cambria Math"/>
                            </w:rPr>
                            <m:t>n</m:t>
                          </w:ins>
                        </m:r>
                      </m:e>
                      <m:sub>
                        <m:r>
                          <w:ins w:id="1088" w:author="Andy Kleinhesselink" w:date="2019-07-12T06:27:00Z">
                            <w:rPr>
                              <w:rFonts w:ascii="Cambria Math" w:hAnsi="Cambria Math"/>
                            </w:rPr>
                            <m:t>j</m:t>
                          </w:ins>
                        </m:r>
                      </m:sub>
                    </m:sSub>
                    <m:r>
                      <w:ins w:id="1089" w:author="Andy Kleinhesselink" w:date="2019-07-12T06:27:00Z">
                        <w:rPr>
                          <w:rFonts w:ascii="Cambria Math" w:hAnsi="Cambria Math"/>
                        </w:rPr>
                        <m:t>)</m:t>
                      </w:ins>
                    </m:r>
                  </m:e>
                </m:nary>
              </m:oMath>
            </m:oMathPara>
          </w:p>
        </w:tc>
        <w:tc>
          <w:tcPr>
            <w:tcW w:w="730" w:type="dxa"/>
            <w:vAlign w:val="center"/>
            <w:tcPrChange w:id="1090" w:author="Andy Kleinhesselink" w:date="2019-07-12T07:22:00Z">
              <w:tcPr>
                <w:tcW w:w="738" w:type="dxa"/>
                <w:vAlign w:val="center"/>
              </w:tcPr>
            </w:tcPrChange>
          </w:tcPr>
          <w:p w14:paraId="4645B28E" w14:textId="13789974" w:rsidR="00910146" w:rsidRPr="003C47E7" w:rsidRDefault="00910146" w:rsidP="005A7C11">
            <w:pPr>
              <w:spacing w:after="202"/>
              <w:ind w:firstLine="0"/>
              <w:contextualSpacing/>
              <w:jc w:val="center"/>
              <w:rPr>
                <w:ins w:id="1091" w:author="Andy Kleinhesselink" w:date="2019-07-11T16:23:00Z"/>
              </w:rPr>
            </w:pPr>
            <w:ins w:id="1092" w:author="Andy Kleinhesselink" w:date="2019-07-11T16:23:00Z">
              <w:r w:rsidRPr="003C47E7">
                <w:t>(</w:t>
              </w:r>
              <w:r w:rsidRPr="003C47E7">
                <w:rPr>
                  <w:noProof/>
                </w:rPr>
                <w:fldChar w:fldCharType="begin"/>
              </w:r>
              <w:r w:rsidRPr="003C47E7">
                <w:rPr>
                  <w:noProof/>
                </w:rPr>
                <w:instrText xml:space="preserve"> SEQ eq \* MERGEFORMAT </w:instrText>
              </w:r>
              <w:r w:rsidRPr="003C47E7">
                <w:rPr>
                  <w:noProof/>
                </w:rPr>
                <w:fldChar w:fldCharType="separate"/>
              </w:r>
            </w:ins>
            <w:ins w:id="1093" w:author="Andy Kleinhesselink" w:date="2019-07-12T08:02:00Z">
              <w:r w:rsidR="00B91BF5">
                <w:rPr>
                  <w:noProof/>
                </w:rPr>
                <w:t>7</w:t>
              </w:r>
            </w:ins>
            <w:ins w:id="1094" w:author="Andy Kleinhesselink" w:date="2019-07-11T16:23:00Z">
              <w:r w:rsidRPr="003C47E7">
                <w:rPr>
                  <w:noProof/>
                </w:rPr>
                <w:fldChar w:fldCharType="end"/>
              </w:r>
              <w:r w:rsidRPr="003C47E7">
                <w:t>)</w:t>
              </w:r>
            </w:ins>
          </w:p>
        </w:tc>
      </w:tr>
    </w:tbl>
    <w:p w14:paraId="5D1A5D95" w14:textId="232D4434" w:rsidR="00F31DAE" w:rsidRDefault="007A755C" w:rsidP="004A6994">
      <w:pPr>
        <w:spacing w:before="240" w:after="202"/>
        <w:ind w:firstLine="0"/>
        <w:contextualSpacing/>
        <w:rPr>
          <w:ins w:id="1095" w:author="Andy Kleinhesselink" w:date="2019-07-12T06:42:00Z"/>
        </w:rPr>
      </w:pPr>
      <w:ins w:id="1096" w:author="Andy Kleinhesselink" w:date="2019-07-12T07:20:00Z">
        <w:r>
          <w:t>where</w:t>
        </w:r>
      </w:ins>
      <w:ins w:id="1097" w:author="Andy Kleinhesselink" w:date="2019-07-12T06:31:00Z">
        <w:r w:rsidR="005A7C11">
          <w:t xml:space="preserve">, </w:t>
        </w:r>
      </w:ins>
      <w:ins w:id="1098" w:author="Andy Kleinhesselink" w:date="2019-07-12T06:48:00Z">
        <w:r w:rsidR="00F31DAE">
          <w:rPr>
            <w:i/>
          </w:rPr>
          <w:t>l</w:t>
        </w:r>
      </w:ins>
      <w:ins w:id="1099" w:author="Andy Kleinhesselink" w:date="2019-07-12T06:36:00Z">
        <w:r w:rsidR="005A7C11" w:rsidRPr="005A7C11">
          <w:rPr>
            <w:i/>
            <w:vertAlign w:val="subscript"/>
            <w:rPrChange w:id="1100" w:author="Andy Kleinhesselink" w:date="2019-07-12T06:36:00Z">
              <w:rPr/>
            </w:rPrChange>
          </w:rPr>
          <w:t>i</w:t>
        </w:r>
      </w:ins>
      <w:ins w:id="1101" w:author="Andy Kleinhesselink" w:date="2019-07-12T06:31:00Z">
        <w:r w:rsidR="005A7C11">
          <w:t xml:space="preserve">, </w:t>
        </w:r>
      </w:ins>
      <w:ins w:id="1102" w:author="Andy Kleinhesselink" w:date="2019-07-12T07:21:00Z">
        <w:r>
          <w:t xml:space="preserve">is a function that </w:t>
        </w:r>
      </w:ins>
      <w:ins w:id="1103" w:author="Andy Kleinhesselink" w:date="2019-07-12T06:35:00Z">
        <w:r w:rsidR="005A7C11">
          <w:t>transform</w:t>
        </w:r>
      </w:ins>
      <w:ins w:id="1104" w:author="Andy Kleinhesselink" w:date="2019-07-12T07:21:00Z">
        <w:r>
          <w:t>s</w:t>
        </w:r>
      </w:ins>
      <w:ins w:id="1105" w:author="Andy Kleinhesselink" w:date="2019-07-12T06:35:00Z">
        <w:r w:rsidR="005A7C11">
          <w:t xml:space="preserve"> the </w:t>
        </w:r>
      </w:ins>
      <w:ins w:id="1106" w:author="Andy Kleinhesselink" w:date="2019-07-12T06:34:00Z">
        <w:r w:rsidR="005A7C11">
          <w:t xml:space="preserve">RHS of equation (1) </w:t>
        </w:r>
      </w:ins>
      <w:ins w:id="1107" w:author="Andy Kleinhesselink" w:date="2019-07-12T06:35:00Z">
        <w:r w:rsidR="005A7C11">
          <w:t xml:space="preserve">into </w:t>
        </w:r>
      </w:ins>
      <w:ins w:id="1108" w:author="Andy Kleinhesselink" w:date="2019-07-12T06:29:00Z">
        <w:r w:rsidR="004A6994">
          <w:t xml:space="preserve">the sum of </w:t>
        </w:r>
      </w:ins>
      <w:ins w:id="1109" w:author="Andy Kleinhesselink" w:date="2019-07-12T06:35:00Z">
        <w:r w:rsidR="005A7C11" w:rsidRPr="005A7C11">
          <w:rPr>
            <w:i/>
            <w:rPrChange w:id="1110" w:author="Andy Kleinhesselink" w:date="2019-07-12T06:35:00Z">
              <w:rPr/>
            </w:rPrChange>
          </w:rPr>
          <w:t>m</w:t>
        </w:r>
        <w:r w:rsidR="005A7C11">
          <w:t xml:space="preserve"> </w:t>
        </w:r>
      </w:ins>
      <w:ins w:id="1111" w:author="Andy Kleinhesselink" w:date="2019-07-12T06:30:00Z">
        <w:r w:rsidR="004A6994">
          <w:t>separate functions</w:t>
        </w:r>
      </w:ins>
      <w:ins w:id="1112" w:author="Andy Kleinhesselink" w:date="2019-07-12T06:35:00Z">
        <w:r w:rsidR="005A7C11">
          <w:t xml:space="preserve">, </w:t>
        </w:r>
        <w:proofErr w:type="spellStart"/>
        <w:r w:rsidR="005A7C11" w:rsidRPr="005A7C11">
          <w:rPr>
            <w:i/>
            <w:rPrChange w:id="1113" w:author="Andy Kleinhesselink" w:date="2019-07-12T06:35:00Z">
              <w:rPr/>
            </w:rPrChange>
          </w:rPr>
          <w:t>g</w:t>
        </w:r>
        <w:r w:rsidR="005A7C11" w:rsidRPr="005A7C11">
          <w:rPr>
            <w:i/>
            <w:vertAlign w:val="subscript"/>
            <w:rPrChange w:id="1114" w:author="Andy Kleinhesselink" w:date="2019-07-12T06:35:00Z">
              <w:rPr/>
            </w:rPrChange>
          </w:rPr>
          <w:t>ij</w:t>
        </w:r>
        <w:proofErr w:type="spellEnd"/>
        <w:r w:rsidR="005A7C11">
          <w:t>,</w:t>
        </w:r>
      </w:ins>
      <w:ins w:id="1115" w:author="Andy Kleinhesselink" w:date="2019-07-12T06:30:00Z">
        <w:r w:rsidR="004A6994">
          <w:t xml:space="preserve"> each </w:t>
        </w:r>
      </w:ins>
      <w:ins w:id="1116" w:author="Andy Kleinhesselink" w:date="2019-07-12T14:16:00Z">
        <w:r w:rsidR="00B30296">
          <w:t xml:space="preserve">one being </w:t>
        </w:r>
      </w:ins>
      <w:ins w:id="1117" w:author="Andy Kleinhesselink" w:date="2019-07-14T08:30:00Z">
        <w:r w:rsidR="004C715D">
          <w:t>dependent on</w:t>
        </w:r>
      </w:ins>
      <w:ins w:id="1118" w:author="Andy Kleinhesselink" w:date="2019-07-14T08:31:00Z">
        <w:r w:rsidR="004C715D">
          <w:t xml:space="preserve"> the density of only</w:t>
        </w:r>
      </w:ins>
      <w:ins w:id="1119" w:author="Andy Kleinhesselink" w:date="2019-07-12T06:48:00Z">
        <w:r w:rsidR="00F31DAE">
          <w:t xml:space="preserve"> </w:t>
        </w:r>
      </w:ins>
      <w:ins w:id="1120" w:author="Andy Kleinhesselink" w:date="2019-07-14T08:31:00Z">
        <w:r w:rsidR="004C715D">
          <w:t xml:space="preserve">a </w:t>
        </w:r>
      </w:ins>
      <w:ins w:id="1121" w:author="Andy Kleinhesselink" w:date="2019-07-12T06:48:00Z">
        <w:r w:rsidR="00F31DAE">
          <w:t xml:space="preserve">single </w:t>
        </w:r>
      </w:ins>
      <w:ins w:id="1122" w:author="Andy Kleinhesselink" w:date="2019-07-12T06:30:00Z">
        <w:r w:rsidR="004A6994">
          <w:t>competitor species</w:t>
        </w:r>
      </w:ins>
      <w:ins w:id="1123" w:author="Andy Kleinhesselink" w:date="2019-07-12T06:35:00Z">
        <w:r w:rsidR="005A7C11">
          <w:t>’</w:t>
        </w:r>
      </w:ins>
      <w:ins w:id="1124" w:author="Andy Kleinhesselink" w:date="2019-07-12T06:30:00Z">
        <w:r w:rsidR="004A6994">
          <w:t xml:space="preserve">.  </w:t>
        </w:r>
      </w:ins>
      <w:ins w:id="1125" w:author="Andy Kleinhesselink" w:date="2019-07-12T06:40:00Z">
        <w:r w:rsidR="005A7C11">
          <w:t xml:space="preserve">By </w:t>
        </w:r>
      </w:ins>
      <w:ins w:id="1126" w:author="Andy Kleinhesselink" w:date="2019-07-12T06:41:00Z">
        <w:r w:rsidR="005A7C11">
          <w:t>contrast, models with HOIs</w:t>
        </w:r>
      </w:ins>
      <w:ins w:id="1127" w:author="Andy Kleinhesselink" w:date="2019-07-12T14:16:00Z">
        <w:r w:rsidR="00B30296">
          <w:t>, require</w:t>
        </w:r>
      </w:ins>
      <w:ins w:id="1128" w:author="Andy Kleinhesselink" w:date="2019-07-12T06:55:00Z">
        <w:r w:rsidR="004766E7">
          <w:t xml:space="preserve"> additional terms on the </w:t>
        </w:r>
      </w:ins>
      <w:ins w:id="1129" w:author="Andy Kleinhesselink" w:date="2019-07-12T06:49:00Z">
        <w:r w:rsidR="00F31DAE">
          <w:t xml:space="preserve">RHS </w:t>
        </w:r>
      </w:ins>
      <w:ins w:id="1130" w:author="Andy Kleinhesselink" w:date="2019-07-12T06:55:00Z">
        <w:r w:rsidR="004766E7">
          <w:t xml:space="preserve">which </w:t>
        </w:r>
      </w:ins>
      <w:ins w:id="1131" w:author="Andy Kleinhesselink" w:date="2019-07-12T07:30:00Z">
        <w:r w:rsidR="00816731">
          <w:t xml:space="preserve">are </w:t>
        </w:r>
      </w:ins>
      <w:ins w:id="1132" w:author="Andy Kleinhesselink" w:date="2019-07-12T06:55:00Z">
        <w:r w:rsidR="004766E7">
          <w:t>function</w:t>
        </w:r>
      </w:ins>
      <w:ins w:id="1133" w:author="Andy Kleinhesselink" w:date="2019-07-12T06:58:00Z">
        <w:r w:rsidR="004766E7">
          <w:t>s</w:t>
        </w:r>
      </w:ins>
      <w:ins w:id="1134" w:author="Andy Kleinhesselink" w:date="2019-07-12T06:55:00Z">
        <w:r w:rsidR="004766E7">
          <w:t xml:space="preserve"> </w:t>
        </w:r>
      </w:ins>
      <w:ins w:id="1135" w:author="Andy Kleinhesselink" w:date="2019-07-12T06:56:00Z">
        <w:r w:rsidR="004766E7">
          <w:t xml:space="preserve">of </w:t>
        </w:r>
      </w:ins>
      <w:ins w:id="1136" w:author="Andy Kleinhesselink" w:date="2019-07-12T07:31:00Z">
        <w:r w:rsidR="00816731">
          <w:t>more than one competitor’s density</w:t>
        </w:r>
      </w:ins>
      <w:ins w:id="1137" w:author="Andy Kleinhesselink" w:date="2019-07-12T06:56:00Z">
        <w:r w:rsidR="004766E7">
          <w:t xml:space="preserve">, </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138" w:author="Andy Kleinhesselink" w:date="2019-07-12T07:22: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2610"/>
        <w:gridCol w:w="5300"/>
        <w:gridCol w:w="730"/>
        <w:tblGridChange w:id="1139">
          <w:tblGrid>
            <w:gridCol w:w="3150"/>
            <w:gridCol w:w="4760"/>
            <w:gridCol w:w="730"/>
          </w:tblGrid>
        </w:tblGridChange>
      </w:tblGrid>
      <w:tr w:rsidR="00F31DAE" w:rsidRPr="003C47E7" w14:paraId="24D973D4" w14:textId="77777777" w:rsidTr="007A755C">
        <w:trPr>
          <w:trHeight w:val="503"/>
          <w:ins w:id="1140" w:author="Andy Kleinhesselink" w:date="2019-07-12T06:42:00Z"/>
          <w:trPrChange w:id="1141" w:author="Andy Kleinhesselink" w:date="2019-07-12T07:22:00Z">
            <w:trPr>
              <w:trHeight w:val="503"/>
            </w:trPr>
          </w:trPrChange>
        </w:trPr>
        <w:tc>
          <w:tcPr>
            <w:tcW w:w="2610" w:type="dxa"/>
            <w:vAlign w:val="center"/>
            <w:tcPrChange w:id="1142" w:author="Andy Kleinhesselink" w:date="2019-07-12T07:22:00Z">
              <w:tcPr>
                <w:tcW w:w="3150" w:type="dxa"/>
                <w:vAlign w:val="center"/>
              </w:tcPr>
            </w:tcPrChange>
          </w:tcPr>
          <w:p w14:paraId="0511B996" w14:textId="1808DF96" w:rsidR="00F31DAE" w:rsidRPr="003C47E7" w:rsidRDefault="00C334AE" w:rsidP="007A755C">
            <w:pPr>
              <w:spacing w:after="202"/>
              <w:ind w:firstLine="0"/>
              <w:contextualSpacing/>
              <w:jc w:val="center"/>
              <w:rPr>
                <w:ins w:id="1143" w:author="Andy Kleinhesselink" w:date="2019-07-12T06:42:00Z"/>
              </w:rPr>
            </w:pPr>
            <w:ins w:id="1144" w:author="Andy Kleinhesselink" w:date="2019-07-12T15:27:00Z">
              <w:r>
                <w:t>With</w:t>
              </w:r>
            </w:ins>
            <w:ins w:id="1145" w:author="Andy Kleinhesselink" w:date="2019-07-12T06:42:00Z">
              <w:r w:rsidR="00F31DAE">
                <w:t xml:space="preserve"> HOIs</w:t>
              </w:r>
            </w:ins>
          </w:p>
        </w:tc>
        <w:tc>
          <w:tcPr>
            <w:tcW w:w="5300" w:type="dxa"/>
            <w:vAlign w:val="center"/>
            <w:tcPrChange w:id="1146" w:author="Andy Kleinhesselink" w:date="2019-07-12T07:22:00Z">
              <w:tcPr>
                <w:tcW w:w="4760" w:type="dxa"/>
                <w:vAlign w:val="center"/>
              </w:tcPr>
            </w:tcPrChange>
          </w:tcPr>
          <w:p w14:paraId="1409530C" w14:textId="1584099F" w:rsidR="00F31DAE" w:rsidRPr="003C47E7" w:rsidRDefault="00DA3A33" w:rsidP="007A755C">
            <w:pPr>
              <w:spacing w:after="202"/>
              <w:contextualSpacing/>
              <w:jc w:val="center"/>
              <w:rPr>
                <w:ins w:id="1147" w:author="Andy Kleinhesselink" w:date="2019-07-12T06:42:00Z"/>
              </w:rPr>
            </w:pPr>
            <m:oMathPara>
              <m:oMath>
                <m:sSub>
                  <m:sSubPr>
                    <m:ctrlPr>
                      <w:ins w:id="1148" w:author="Andy Kleinhesselink" w:date="2019-07-12T06:42:00Z">
                        <w:rPr>
                          <w:rFonts w:ascii="Cambria Math" w:hAnsi="Cambria Math"/>
                          <w:i/>
                        </w:rPr>
                      </w:ins>
                    </m:ctrlPr>
                  </m:sSubPr>
                  <m:e>
                    <m:r>
                      <w:ins w:id="1149" w:author="Andy Kleinhesselink" w:date="2019-07-12T06:49:00Z">
                        <w:rPr>
                          <w:rFonts w:ascii="Cambria Math" w:hAnsi="Cambria Math"/>
                        </w:rPr>
                        <m:t>l</m:t>
                      </w:ins>
                    </m:r>
                  </m:e>
                  <m:sub>
                    <m:r>
                      <w:ins w:id="1150" w:author="Andy Kleinhesselink" w:date="2019-07-12T06:42:00Z">
                        <w:rPr>
                          <w:rFonts w:ascii="Cambria Math" w:hAnsi="Cambria Math"/>
                        </w:rPr>
                        <m:t>i</m:t>
                      </w:ins>
                    </m:r>
                  </m:sub>
                </m:sSub>
                <m:d>
                  <m:dPr>
                    <m:ctrlPr>
                      <w:ins w:id="1151" w:author="Andy Kleinhesselink" w:date="2019-07-12T06:42:00Z">
                        <w:rPr>
                          <w:rFonts w:ascii="Cambria Math" w:hAnsi="Cambria Math"/>
                          <w:i/>
                        </w:rPr>
                      </w:ins>
                    </m:ctrlPr>
                  </m:dPr>
                  <m:e>
                    <m:sSub>
                      <m:sSubPr>
                        <m:ctrlPr>
                          <w:ins w:id="1152" w:author="Andy Kleinhesselink" w:date="2019-07-14T08:32:00Z">
                            <w:rPr>
                              <w:rFonts w:ascii="Cambria Math" w:hAnsi="Cambria Math"/>
                              <w:i/>
                            </w:rPr>
                          </w:ins>
                        </m:ctrlPr>
                      </m:sSubPr>
                      <m:e>
                        <m:r>
                          <w:ins w:id="1153" w:author="Andy Kleinhesselink" w:date="2019-07-14T08:32:00Z">
                            <w:rPr>
                              <w:rFonts w:ascii="Cambria Math" w:hAnsi="Cambria Math"/>
                            </w:rPr>
                            <m:t>F</m:t>
                          </w:ins>
                        </m:r>
                      </m:e>
                      <m:sub>
                        <m:r>
                          <w:ins w:id="1154" w:author="Andy Kleinhesselink" w:date="2019-07-14T08:32:00Z">
                            <w:rPr>
                              <w:rFonts w:ascii="Cambria Math" w:hAnsi="Cambria Math"/>
                            </w:rPr>
                            <m:t>i</m:t>
                          </w:ins>
                        </m:r>
                      </m:sub>
                    </m:sSub>
                    <m:r>
                      <w:ins w:id="1155" w:author="Andy Kleinhesselink" w:date="2019-07-14T08:32:00Z">
                        <w:rPr>
                          <w:rFonts w:ascii="Cambria Math" w:hAnsi="Cambria Math"/>
                        </w:rPr>
                        <m:t>(</m:t>
                      </w:ins>
                    </m:r>
                    <m:r>
                      <w:ins w:id="1156" w:author="Andy Kleinhesselink" w:date="2019-07-14T08:32:00Z">
                        <m:rPr>
                          <m:sty m:val="b"/>
                        </m:rPr>
                        <w:rPr>
                          <w:rFonts w:ascii="Cambria Math" w:hAnsi="Cambria Math"/>
                        </w:rPr>
                        <m:t>n</m:t>
                      </w:ins>
                    </m:r>
                    <m:r>
                      <w:ins w:id="1157" w:author="Andy Kleinhesselink" w:date="2019-07-14T08:32:00Z">
                        <w:rPr>
                          <w:rFonts w:ascii="Cambria Math" w:hAnsi="Cambria Math"/>
                        </w:rPr>
                        <m:t>)</m:t>
                      </w:ins>
                    </m:r>
                  </m:e>
                </m:d>
                <m:r>
                  <w:ins w:id="1158" w:author="Andy Kleinhesselink" w:date="2019-07-12T06:42:00Z">
                    <w:rPr>
                      <w:rFonts w:ascii="Cambria Math" w:hAnsi="Cambria Math"/>
                    </w:rPr>
                    <m:t>=</m:t>
                  </w:ins>
                </m:r>
                <m:nary>
                  <m:naryPr>
                    <m:chr m:val="∑"/>
                    <m:ctrlPr>
                      <w:ins w:id="1159" w:author="Andy Kleinhesselink" w:date="2019-07-12T06:42:00Z">
                        <w:rPr>
                          <w:rFonts w:ascii="Cambria Math" w:hAnsi="Cambria Math"/>
                          <w:i/>
                        </w:rPr>
                      </w:ins>
                    </m:ctrlPr>
                  </m:naryPr>
                  <m:sub>
                    <m:r>
                      <w:ins w:id="1160" w:author="Andy Kleinhesselink" w:date="2019-07-12T06:42:00Z">
                        <w:rPr>
                          <w:rFonts w:ascii="Cambria Math" w:hAnsi="Cambria Math"/>
                        </w:rPr>
                        <m:t>j</m:t>
                      </w:ins>
                    </m:r>
                  </m:sub>
                  <m:sup>
                    <m:r>
                      <w:ins w:id="1161" w:author="Andy Kleinhesselink" w:date="2019-07-12T06:42:00Z">
                        <w:rPr>
                          <w:rFonts w:ascii="Cambria Math" w:hAnsi="Cambria Math"/>
                        </w:rPr>
                        <m:t>m</m:t>
                      </w:ins>
                    </m:r>
                  </m:sup>
                  <m:e>
                    <m:sSub>
                      <m:sSubPr>
                        <m:ctrlPr>
                          <w:ins w:id="1162" w:author="Andy Kleinhesselink" w:date="2019-07-12T06:42:00Z">
                            <w:rPr>
                              <w:rFonts w:ascii="Cambria Math" w:hAnsi="Cambria Math"/>
                              <w:i/>
                            </w:rPr>
                          </w:ins>
                        </m:ctrlPr>
                      </m:sSubPr>
                      <m:e>
                        <m:r>
                          <w:ins w:id="1163" w:author="Andy Kleinhesselink" w:date="2019-07-12T06:42:00Z">
                            <w:rPr>
                              <w:rFonts w:ascii="Cambria Math" w:hAnsi="Cambria Math"/>
                            </w:rPr>
                            <m:t>g</m:t>
                          </w:ins>
                        </m:r>
                      </m:e>
                      <m:sub>
                        <m:r>
                          <w:ins w:id="1164" w:author="Andy Kleinhesselink" w:date="2019-07-12T06:42:00Z">
                            <w:rPr>
                              <w:rFonts w:ascii="Cambria Math" w:hAnsi="Cambria Math"/>
                            </w:rPr>
                            <m:t>ij</m:t>
                          </w:ins>
                        </m:r>
                      </m:sub>
                    </m:sSub>
                    <m:r>
                      <w:ins w:id="1165" w:author="Andy Kleinhesselink" w:date="2019-07-12T06:42:00Z">
                        <w:rPr>
                          <w:rFonts w:ascii="Cambria Math" w:hAnsi="Cambria Math"/>
                        </w:rPr>
                        <m:t>(</m:t>
                      </w:ins>
                    </m:r>
                    <m:sSub>
                      <m:sSubPr>
                        <m:ctrlPr>
                          <w:ins w:id="1166" w:author="Andy Kleinhesselink" w:date="2019-07-12T06:42:00Z">
                            <w:rPr>
                              <w:rFonts w:ascii="Cambria Math" w:hAnsi="Cambria Math"/>
                              <w:i/>
                            </w:rPr>
                          </w:ins>
                        </m:ctrlPr>
                      </m:sSubPr>
                      <m:e>
                        <m:r>
                          <w:ins w:id="1167" w:author="Andy Kleinhesselink" w:date="2019-07-12T06:42:00Z">
                            <w:rPr>
                              <w:rFonts w:ascii="Cambria Math" w:hAnsi="Cambria Math"/>
                            </w:rPr>
                            <m:t>n</m:t>
                          </w:ins>
                        </m:r>
                      </m:e>
                      <m:sub>
                        <m:r>
                          <w:ins w:id="1168" w:author="Andy Kleinhesselink" w:date="2019-07-12T06:42:00Z">
                            <w:rPr>
                              <w:rFonts w:ascii="Cambria Math" w:hAnsi="Cambria Math"/>
                            </w:rPr>
                            <m:t>j</m:t>
                          </w:ins>
                        </m:r>
                      </m:sub>
                    </m:sSub>
                    <m:r>
                      <w:ins w:id="1169" w:author="Andy Kleinhesselink" w:date="2019-07-12T06:42:00Z">
                        <w:rPr>
                          <w:rFonts w:ascii="Cambria Math" w:hAnsi="Cambria Math"/>
                        </w:rPr>
                        <m:t>)</m:t>
                      </w:ins>
                    </m:r>
                  </m:e>
                </m:nary>
                <m:r>
                  <w:ins w:id="1170" w:author="Andy Kleinhesselink" w:date="2019-07-12T06:43:00Z">
                    <w:rPr>
                      <w:rFonts w:ascii="Cambria Math" w:hAnsi="Cambria Math"/>
                    </w:rPr>
                    <m:t>+</m:t>
                  </w:ins>
                </m:r>
                <m:sSub>
                  <m:sSubPr>
                    <m:ctrlPr>
                      <w:ins w:id="1171" w:author="Andy Kleinhesselink" w:date="2019-07-12T06:57:00Z">
                        <w:rPr>
                          <w:rFonts w:ascii="Cambria Math" w:hAnsi="Cambria Math"/>
                          <w:i/>
                        </w:rPr>
                      </w:ins>
                    </m:ctrlPr>
                  </m:sSubPr>
                  <m:e>
                    <m:r>
                      <w:ins w:id="1172" w:author="Andy Kleinhesselink" w:date="2019-07-12T06:58:00Z">
                        <w:rPr>
                          <w:rFonts w:ascii="Cambria Math" w:hAnsi="Cambria Math"/>
                        </w:rPr>
                        <m:t>H</m:t>
                      </w:ins>
                    </m:r>
                  </m:e>
                  <m:sub>
                    <m:r>
                      <w:ins w:id="1173" w:author="Andy Kleinhesselink" w:date="2019-07-12T06:57:00Z">
                        <w:rPr>
                          <w:rFonts w:ascii="Cambria Math" w:hAnsi="Cambria Math"/>
                        </w:rPr>
                        <m:t>i</m:t>
                      </w:ins>
                    </m:r>
                  </m:sub>
                </m:sSub>
                <m:d>
                  <m:dPr>
                    <m:ctrlPr>
                      <w:ins w:id="1174" w:author="Andy Kleinhesselink" w:date="2019-07-12T06:56:00Z">
                        <w:rPr>
                          <w:rFonts w:ascii="Cambria Math" w:hAnsi="Cambria Math"/>
                          <w:i/>
                        </w:rPr>
                      </w:ins>
                    </m:ctrlPr>
                  </m:dPr>
                  <m:e>
                    <m:sSub>
                      <m:sSubPr>
                        <m:ctrlPr>
                          <w:ins w:id="1175" w:author="Andy Kleinhesselink" w:date="2019-07-12T06:56:00Z">
                            <w:rPr>
                              <w:rFonts w:ascii="Cambria Math" w:hAnsi="Cambria Math"/>
                              <w:i/>
                            </w:rPr>
                          </w:ins>
                        </m:ctrlPr>
                      </m:sSubPr>
                      <m:e>
                        <m:r>
                          <w:ins w:id="1176" w:author="Andy Kleinhesselink" w:date="2019-07-12T06:56:00Z">
                            <w:rPr>
                              <w:rFonts w:ascii="Cambria Math" w:hAnsi="Cambria Math"/>
                            </w:rPr>
                            <m:t>n</m:t>
                          </w:ins>
                        </m:r>
                      </m:e>
                      <m:sub>
                        <m:r>
                          <w:ins w:id="1177" w:author="Andy Kleinhesselink" w:date="2019-07-12T06:56:00Z">
                            <w:rPr>
                              <w:rFonts w:ascii="Cambria Math" w:hAnsi="Cambria Math"/>
                            </w:rPr>
                            <m:t>j</m:t>
                          </w:ins>
                        </m:r>
                      </m:sub>
                    </m:sSub>
                    <m:r>
                      <w:ins w:id="1178" w:author="Andy Kleinhesselink" w:date="2019-07-12T06:57:00Z">
                        <w:rPr>
                          <w:rFonts w:ascii="Cambria Math" w:hAnsi="Cambria Math"/>
                        </w:rPr>
                        <m:t xml:space="preserve">, …, </m:t>
                      </w:ins>
                    </m:r>
                    <m:sSub>
                      <m:sSubPr>
                        <m:ctrlPr>
                          <w:ins w:id="1179" w:author="Andy Kleinhesselink" w:date="2019-07-12T06:57:00Z">
                            <w:rPr>
                              <w:rFonts w:ascii="Cambria Math" w:hAnsi="Cambria Math"/>
                              <w:i/>
                            </w:rPr>
                          </w:ins>
                        </m:ctrlPr>
                      </m:sSubPr>
                      <m:e>
                        <m:r>
                          <w:ins w:id="1180" w:author="Andy Kleinhesselink" w:date="2019-07-12T06:57:00Z">
                            <w:rPr>
                              <w:rFonts w:ascii="Cambria Math" w:hAnsi="Cambria Math"/>
                            </w:rPr>
                            <m:t>n</m:t>
                          </w:ins>
                        </m:r>
                      </m:e>
                      <m:sub>
                        <m:r>
                          <w:ins w:id="1181" w:author="Andy Kleinhesselink" w:date="2019-07-12T06:57:00Z">
                            <w:rPr>
                              <w:rFonts w:ascii="Cambria Math" w:hAnsi="Cambria Math"/>
                            </w:rPr>
                            <m:t>m</m:t>
                          </w:ins>
                        </m:r>
                      </m:sub>
                    </m:sSub>
                  </m:e>
                </m:d>
                <m:r>
                  <w:ins w:id="1182" w:author="Andy Kleinhesselink" w:date="2019-07-12T06:50:00Z">
                    <w:rPr>
                      <w:rFonts w:ascii="Cambria Math" w:hAnsi="Cambria Math"/>
                    </w:rPr>
                    <m:t>,</m:t>
                  </w:ins>
                </m:r>
              </m:oMath>
            </m:oMathPara>
          </w:p>
        </w:tc>
        <w:tc>
          <w:tcPr>
            <w:tcW w:w="730" w:type="dxa"/>
            <w:vAlign w:val="center"/>
            <w:tcPrChange w:id="1183" w:author="Andy Kleinhesselink" w:date="2019-07-12T07:22:00Z">
              <w:tcPr>
                <w:tcW w:w="730" w:type="dxa"/>
                <w:vAlign w:val="center"/>
              </w:tcPr>
            </w:tcPrChange>
          </w:tcPr>
          <w:p w14:paraId="44C3C13F" w14:textId="6698B846" w:rsidR="00F31DAE" w:rsidRPr="003C47E7" w:rsidRDefault="00F31DAE" w:rsidP="007A755C">
            <w:pPr>
              <w:spacing w:after="202"/>
              <w:ind w:firstLine="0"/>
              <w:contextualSpacing/>
              <w:jc w:val="center"/>
              <w:rPr>
                <w:ins w:id="1184" w:author="Andy Kleinhesselink" w:date="2019-07-12T06:42:00Z"/>
              </w:rPr>
            </w:pPr>
            <w:ins w:id="1185" w:author="Andy Kleinhesselink" w:date="2019-07-12T06:42:00Z">
              <w:r w:rsidRPr="003C47E7">
                <w:t>(</w:t>
              </w:r>
              <w:r w:rsidRPr="003C47E7">
                <w:rPr>
                  <w:noProof/>
                </w:rPr>
                <w:fldChar w:fldCharType="begin"/>
              </w:r>
              <w:r w:rsidRPr="003C47E7">
                <w:rPr>
                  <w:noProof/>
                </w:rPr>
                <w:instrText xml:space="preserve"> SEQ eq \* MERGEFORMAT </w:instrText>
              </w:r>
              <w:r w:rsidRPr="003C47E7">
                <w:rPr>
                  <w:noProof/>
                </w:rPr>
                <w:fldChar w:fldCharType="separate"/>
              </w:r>
            </w:ins>
            <w:ins w:id="1186" w:author="Andy Kleinhesselink" w:date="2019-07-12T08:02:00Z">
              <w:r w:rsidR="00B91BF5">
                <w:rPr>
                  <w:noProof/>
                </w:rPr>
                <w:t>8</w:t>
              </w:r>
            </w:ins>
            <w:ins w:id="1187" w:author="Andy Kleinhesselink" w:date="2019-07-12T06:42:00Z">
              <w:r w:rsidRPr="003C47E7">
                <w:rPr>
                  <w:noProof/>
                </w:rPr>
                <w:fldChar w:fldCharType="end"/>
              </w:r>
              <w:r w:rsidRPr="003C47E7">
                <w:t>)</w:t>
              </w:r>
            </w:ins>
          </w:p>
        </w:tc>
      </w:tr>
    </w:tbl>
    <w:p w14:paraId="35B78F79" w14:textId="20220657" w:rsidR="000D5952" w:rsidRDefault="00F31DAE" w:rsidP="004A6994">
      <w:pPr>
        <w:spacing w:before="240" w:after="202"/>
        <w:ind w:firstLine="0"/>
        <w:contextualSpacing/>
        <w:rPr>
          <w:ins w:id="1188" w:author="Andy Kleinhesselink" w:date="2019-07-12T07:14:00Z"/>
        </w:rPr>
      </w:pPr>
      <w:ins w:id="1189" w:author="Andy Kleinhesselink" w:date="2019-07-12T06:50:00Z">
        <w:r>
          <w:t xml:space="preserve">where </w:t>
        </w:r>
      </w:ins>
      <w:ins w:id="1190" w:author="Andy Kleinhesselink" w:date="2019-07-12T06:58:00Z">
        <w:r w:rsidR="004766E7">
          <w:rPr>
            <w:i/>
          </w:rPr>
          <w:t>H</w:t>
        </w:r>
      </w:ins>
      <w:ins w:id="1191" w:author="Andy Kleinhesselink" w:date="2019-07-12T06:50:00Z">
        <w:r w:rsidRPr="00F31DAE">
          <w:rPr>
            <w:i/>
            <w:vertAlign w:val="subscript"/>
            <w:rPrChange w:id="1192" w:author="Andy Kleinhesselink" w:date="2019-07-12T06:51:00Z">
              <w:rPr/>
            </w:rPrChange>
          </w:rPr>
          <w:t>i</w:t>
        </w:r>
        <w:r>
          <w:t xml:space="preserve"> is a stand-in for any function of two or more </w:t>
        </w:r>
      </w:ins>
      <w:ins w:id="1193" w:author="Andy Kleinhesselink" w:date="2019-07-12T06:51:00Z">
        <w:r>
          <w:t>competitor species</w:t>
        </w:r>
      </w:ins>
      <w:ins w:id="1194" w:author="Andy Kleinhesselink" w:date="2019-07-12T15:27:00Z">
        <w:r w:rsidR="00C334AE">
          <w:t>’</w:t>
        </w:r>
      </w:ins>
      <w:ins w:id="1195" w:author="Andy Kleinhesselink" w:date="2019-07-12T06:51:00Z">
        <w:r>
          <w:t xml:space="preserve"> densities. </w:t>
        </w:r>
      </w:ins>
      <w:ins w:id="1196" w:author="Andy Kleinhesselink" w:date="2019-07-12T06:50:00Z">
        <w:r>
          <w:t xml:space="preserve"> </w:t>
        </w:r>
      </w:ins>
      <w:ins w:id="1197" w:author="Andy Kleinhesselink" w:date="2019-07-12T06:53:00Z">
        <w:r w:rsidR="004766E7">
          <w:t xml:space="preserve">Our </w:t>
        </w:r>
      </w:ins>
      <w:ins w:id="1198" w:author="Andy Kleinhesselink" w:date="2019-07-12T06:54:00Z">
        <w:r w:rsidR="004766E7">
          <w:t xml:space="preserve">definition </w:t>
        </w:r>
      </w:ins>
      <w:ins w:id="1199" w:author="Andy Kleinhesselink" w:date="2019-07-12T15:27:00Z">
        <w:r w:rsidR="00C334AE">
          <w:t>stems</w:t>
        </w:r>
      </w:ins>
      <w:ins w:id="1200" w:author="Andy Kleinhesselink" w:date="2019-07-12T06:54:00Z">
        <w:r w:rsidR="004766E7">
          <w:t xml:space="preserve"> from the </w:t>
        </w:r>
      </w:ins>
      <w:ins w:id="1201" w:author="Andy Kleinhesselink" w:date="2019-07-12T06:59:00Z">
        <w:r w:rsidR="004766E7">
          <w:t xml:space="preserve">observation that </w:t>
        </w:r>
      </w:ins>
      <w:ins w:id="1202" w:author="Andy Kleinhesselink" w:date="2019-07-12T14:17:00Z">
        <w:r w:rsidR="00B30296">
          <w:t xml:space="preserve">in </w:t>
        </w:r>
      </w:ins>
      <w:ins w:id="1203" w:author="Andy Kleinhesselink" w:date="2019-07-12T07:06:00Z">
        <w:r w:rsidR="000D5952">
          <w:t xml:space="preserve">many non-linear models, such as the </w:t>
        </w:r>
        <w:proofErr w:type="spellStart"/>
        <w:r w:rsidR="000D5952">
          <w:t>Beverton</w:t>
        </w:r>
        <w:proofErr w:type="spellEnd"/>
        <w:r w:rsidR="000D5952">
          <w:t>-Holt model</w:t>
        </w:r>
      </w:ins>
      <w:ins w:id="1204" w:author="Andy Kleinhesselink" w:date="2019-07-12T07:09:00Z">
        <w:r w:rsidR="000D5952">
          <w:t xml:space="preserve">, </w:t>
        </w:r>
      </w:ins>
      <w:ins w:id="1205" w:author="Andy Kleinhesselink" w:date="2019-07-12T07:23:00Z">
        <w:r w:rsidR="007A755C">
          <w:t>per capita growth rate can be transformed by a function</w:t>
        </w:r>
      </w:ins>
      <w:ins w:id="1206" w:author="Andy Kleinhesselink" w:date="2019-07-12T07:12:00Z">
        <w:r w:rsidR="000D5952">
          <w:t xml:space="preserve">, </w:t>
        </w:r>
        <w:r w:rsidR="000D5952" w:rsidRPr="000D5952">
          <w:rPr>
            <w:i/>
            <w:rPrChange w:id="1207" w:author="Andy Kleinhesselink" w:date="2019-07-12T07:12:00Z">
              <w:rPr/>
            </w:rPrChange>
          </w:rPr>
          <w:t>l</w:t>
        </w:r>
        <w:r w:rsidR="000D5952" w:rsidRPr="000D5952">
          <w:rPr>
            <w:i/>
            <w:vertAlign w:val="subscript"/>
            <w:rPrChange w:id="1208" w:author="Andy Kleinhesselink" w:date="2019-07-12T07:12:00Z">
              <w:rPr/>
            </w:rPrChange>
          </w:rPr>
          <w:t>i</w:t>
        </w:r>
        <w:r w:rsidR="000D5952">
          <w:t xml:space="preserve">, </w:t>
        </w:r>
      </w:ins>
      <w:ins w:id="1209" w:author="Andy Kleinhesselink" w:date="2019-07-12T07:23:00Z">
        <w:r w:rsidR="007A755C">
          <w:t xml:space="preserve">so that </w:t>
        </w:r>
      </w:ins>
      <w:ins w:id="1210" w:author="Andy Kleinhesselink" w:date="2019-07-12T14:18:00Z">
        <w:r w:rsidR="00B30296">
          <w:t xml:space="preserve">the RHS is </w:t>
        </w:r>
      </w:ins>
      <w:ins w:id="1211" w:author="Andy Kleinhesselink" w:date="2019-07-12T15:58:00Z">
        <w:r w:rsidR="008D374A">
          <w:t xml:space="preserve">a sum </w:t>
        </w:r>
      </w:ins>
      <w:ins w:id="1212" w:author="Andy Kleinhesselink" w:date="2019-07-12T15:59:00Z">
        <w:r w:rsidR="008D374A">
          <w:t>terms</w:t>
        </w:r>
      </w:ins>
      <w:ins w:id="1213" w:author="Andy Kleinhesselink" w:date="2019-07-24T11:42:00Z">
        <w:r w:rsidR="00ED2953">
          <w:t xml:space="preserve"> as in the LV model</w:t>
        </w:r>
      </w:ins>
      <w:ins w:id="1214" w:author="Andy Kleinhesselink" w:date="2019-07-12T07:10:00Z">
        <w:r w:rsidR="000D5952">
          <w:t xml:space="preserve">.  </w:t>
        </w:r>
      </w:ins>
      <w:ins w:id="1215" w:author="Andy Kleinhesselink" w:date="2019-07-24T11:42:00Z">
        <w:r w:rsidR="00ED2953">
          <w:t xml:space="preserve">As an example, for the </w:t>
        </w:r>
      </w:ins>
      <w:proofErr w:type="spellStart"/>
      <w:ins w:id="1216" w:author="Andy Kleinhesselink" w:date="2019-07-12T07:12:00Z">
        <w:r w:rsidR="000D5952">
          <w:t>Beverton</w:t>
        </w:r>
        <w:proofErr w:type="spellEnd"/>
        <w:r w:rsidR="000D5952">
          <w:t xml:space="preserve">-Holt model </w:t>
        </w:r>
      </w:ins>
      <w:ins w:id="1217" w:author="Andy Kleinhesselink" w:date="2019-07-12T07:13:00Z">
        <w:r w:rsidR="000D5952">
          <w:t xml:space="preserve">we </w:t>
        </w:r>
      </w:ins>
      <w:ins w:id="1218" w:author="Andy Kleinhesselink" w:date="2019-07-12T07:26:00Z">
        <w:r w:rsidR="00816731">
          <w:t xml:space="preserve">divide both sides by </w:t>
        </w:r>
      </w:ins>
      <m:oMath>
        <m:sSub>
          <m:sSubPr>
            <m:ctrlPr>
              <w:ins w:id="1219" w:author="Andy Kleinhesselink" w:date="2019-07-12T08:03:00Z">
                <w:rPr>
                  <w:rFonts w:ascii="Cambria Math" w:hAnsi="Cambria Math"/>
                  <w:i/>
                </w:rPr>
              </w:ins>
            </m:ctrlPr>
          </m:sSubPr>
          <m:e>
            <m:r>
              <w:ins w:id="1220" w:author="Andy Kleinhesselink" w:date="2019-07-12T08:03:00Z">
                <w:rPr>
                  <w:rFonts w:ascii="Cambria Math" w:hAnsi="Cambria Math"/>
                </w:rPr>
                <m:t>λ</m:t>
              </w:ins>
            </m:r>
          </m:e>
          <m:sub>
            <m:r>
              <w:ins w:id="1221" w:author="Andy Kleinhesselink" w:date="2019-07-12T08:03:00Z">
                <w:rPr>
                  <w:rFonts w:ascii="Cambria Math" w:hAnsi="Cambria Math"/>
                </w:rPr>
                <m:t>i</m:t>
              </w:ins>
            </m:r>
          </m:sub>
        </m:sSub>
      </m:oMath>
      <w:ins w:id="1222" w:author="Andy Kleinhesselink" w:date="2019-07-12T07:36:00Z">
        <w:r w:rsidR="00816731">
          <w:t>, take the inverse and subtract one</w:t>
        </w:r>
      </w:ins>
      <w:ins w:id="1223" w:author="Andy Kleinhesselink" w:date="2019-07-12T07:40:00Z">
        <w:r w:rsidR="00113837">
          <w:t xml:space="preserve">:  </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015"/>
        <w:gridCol w:w="730"/>
      </w:tblGrid>
      <w:tr w:rsidR="00113837" w:rsidRPr="003C47E7" w14:paraId="71A6665C" w14:textId="77777777" w:rsidTr="00816731">
        <w:trPr>
          <w:trHeight w:val="900"/>
          <w:ins w:id="1224" w:author="Andy Kleinhesselink" w:date="2019-07-12T07:15:00Z"/>
        </w:trPr>
        <w:tc>
          <w:tcPr>
            <w:tcW w:w="918" w:type="dxa"/>
            <w:vAlign w:val="center"/>
          </w:tcPr>
          <w:p w14:paraId="47AA1CA2" w14:textId="77777777" w:rsidR="007A755C" w:rsidRPr="003C47E7" w:rsidRDefault="007A755C" w:rsidP="007A755C">
            <w:pPr>
              <w:spacing w:after="202"/>
              <w:ind w:firstLine="0"/>
              <w:contextualSpacing/>
              <w:jc w:val="center"/>
              <w:rPr>
                <w:ins w:id="1225" w:author="Andy Kleinhesselink" w:date="2019-07-12T07:15:00Z"/>
              </w:rPr>
            </w:pPr>
          </w:p>
        </w:tc>
        <w:tc>
          <w:tcPr>
            <w:tcW w:w="7200" w:type="dxa"/>
            <w:vAlign w:val="center"/>
          </w:tcPr>
          <w:p w14:paraId="64194FC3" w14:textId="7058D673" w:rsidR="007A755C" w:rsidRPr="003C47E7" w:rsidRDefault="00DA3A33" w:rsidP="00096EF1">
            <w:pPr>
              <w:spacing w:after="202"/>
              <w:contextualSpacing/>
              <w:jc w:val="center"/>
              <w:rPr>
                <w:ins w:id="1226" w:author="Andy Kleinhesselink" w:date="2019-07-12T07:15:00Z"/>
              </w:rPr>
            </w:pPr>
            <m:oMathPara>
              <m:oMath>
                <m:sSub>
                  <m:sSubPr>
                    <m:ctrlPr>
                      <w:ins w:id="1227" w:author="Andy Kleinhesselink" w:date="2019-07-12T07:26:00Z">
                        <w:rPr>
                          <w:rFonts w:ascii="Cambria Math" w:hAnsi="Cambria Math"/>
                          <w:i/>
                        </w:rPr>
                      </w:ins>
                    </m:ctrlPr>
                  </m:sSubPr>
                  <m:e>
                    <m:r>
                      <w:ins w:id="1228" w:author="Andy Kleinhesselink" w:date="2019-07-12T07:37:00Z">
                        <w:rPr>
                          <w:rFonts w:ascii="Cambria Math" w:hAnsi="Cambria Math"/>
                        </w:rPr>
                        <m:t>l</m:t>
                      </w:ins>
                    </m:r>
                  </m:e>
                  <m:sub>
                    <m:r>
                      <w:ins w:id="1229" w:author="Andy Kleinhesselink" w:date="2019-07-12T07:26:00Z">
                        <w:rPr>
                          <w:rFonts w:ascii="Cambria Math" w:hAnsi="Cambria Math"/>
                        </w:rPr>
                        <m:t>i</m:t>
                      </w:ins>
                    </m:r>
                  </m:sub>
                </m:sSub>
                <m:d>
                  <m:dPr>
                    <m:ctrlPr>
                      <w:ins w:id="1230" w:author="Andy Kleinhesselink" w:date="2019-07-12T07:37:00Z">
                        <w:rPr>
                          <w:rFonts w:ascii="Cambria Math" w:hAnsi="Cambria Math"/>
                          <w:i/>
                        </w:rPr>
                      </w:ins>
                    </m:ctrlPr>
                  </m:dPr>
                  <m:e>
                    <m:f>
                      <m:fPr>
                        <m:ctrlPr>
                          <w:ins w:id="1231" w:author="Andy Kleinhesselink" w:date="2019-07-12T07:37:00Z">
                            <w:rPr>
                              <w:rFonts w:ascii="Cambria Math" w:hAnsi="Cambria Math"/>
                              <w:i/>
                            </w:rPr>
                          </w:ins>
                        </m:ctrlPr>
                      </m:fPr>
                      <m:num>
                        <m:sSub>
                          <m:sSubPr>
                            <m:ctrlPr>
                              <w:ins w:id="1232" w:author="Andy Kleinhesselink" w:date="2019-07-12T07:37:00Z">
                                <w:rPr>
                                  <w:rFonts w:ascii="Cambria Math" w:hAnsi="Cambria Math"/>
                                  <w:i/>
                                </w:rPr>
                              </w:ins>
                            </m:ctrlPr>
                          </m:sSubPr>
                          <m:e>
                            <m:r>
                              <w:ins w:id="1233" w:author="Andy Kleinhesselink" w:date="2019-07-12T07:37:00Z">
                                <w:rPr>
                                  <w:rFonts w:ascii="Cambria Math" w:hAnsi="Cambria Math"/>
                                </w:rPr>
                                <m:t>n</m:t>
                              </w:ins>
                            </m:r>
                          </m:e>
                          <m:sub>
                            <m:r>
                              <w:ins w:id="1234" w:author="Andy Kleinhesselink" w:date="2019-07-12T07:37:00Z">
                                <w:rPr>
                                  <w:rFonts w:ascii="Cambria Math" w:hAnsi="Cambria Math"/>
                                </w:rPr>
                                <m:t>i</m:t>
                              </w:ins>
                            </m:r>
                          </m:sub>
                        </m:sSub>
                        <m:d>
                          <m:dPr>
                            <m:ctrlPr>
                              <w:ins w:id="1235" w:author="Andy Kleinhesselink" w:date="2019-07-12T07:37:00Z">
                                <w:rPr>
                                  <w:rFonts w:ascii="Cambria Math" w:hAnsi="Cambria Math"/>
                                  <w:i/>
                                </w:rPr>
                              </w:ins>
                            </m:ctrlPr>
                          </m:dPr>
                          <m:e>
                            <m:r>
                              <w:ins w:id="1236" w:author="Andy Kleinhesselink" w:date="2019-07-12T07:37:00Z">
                                <w:rPr>
                                  <w:rFonts w:ascii="Cambria Math" w:hAnsi="Cambria Math"/>
                                </w:rPr>
                                <m:t>t+1</m:t>
                              </w:ins>
                            </m:r>
                          </m:e>
                        </m:d>
                      </m:num>
                      <m:den>
                        <m:sSub>
                          <m:sSubPr>
                            <m:ctrlPr>
                              <w:ins w:id="1237" w:author="Andy Kleinhesselink" w:date="2019-07-12T07:37:00Z">
                                <w:rPr>
                                  <w:rFonts w:ascii="Cambria Math" w:hAnsi="Cambria Math"/>
                                  <w:i/>
                                </w:rPr>
                              </w:ins>
                            </m:ctrlPr>
                          </m:sSubPr>
                          <m:e>
                            <m:r>
                              <w:ins w:id="1238" w:author="Andy Kleinhesselink" w:date="2019-07-12T07:37:00Z">
                                <w:rPr>
                                  <w:rFonts w:ascii="Cambria Math" w:hAnsi="Cambria Math"/>
                                </w:rPr>
                                <m:t>n</m:t>
                              </w:ins>
                            </m:r>
                          </m:e>
                          <m:sub>
                            <m:r>
                              <w:ins w:id="1239" w:author="Andy Kleinhesselink" w:date="2019-07-12T07:37:00Z">
                                <w:rPr>
                                  <w:rFonts w:ascii="Cambria Math" w:hAnsi="Cambria Math"/>
                                </w:rPr>
                                <m:t>i</m:t>
                              </w:ins>
                            </m:r>
                          </m:sub>
                        </m:sSub>
                        <m:d>
                          <m:dPr>
                            <m:ctrlPr>
                              <w:ins w:id="1240" w:author="Andy Kleinhesselink" w:date="2019-07-12T07:37:00Z">
                                <w:rPr>
                                  <w:rFonts w:ascii="Cambria Math" w:hAnsi="Cambria Math"/>
                                  <w:i/>
                                </w:rPr>
                              </w:ins>
                            </m:ctrlPr>
                          </m:dPr>
                          <m:e>
                            <m:r>
                              <w:ins w:id="1241" w:author="Andy Kleinhesselink" w:date="2019-07-12T07:37:00Z">
                                <w:rPr>
                                  <w:rFonts w:ascii="Cambria Math" w:hAnsi="Cambria Math"/>
                                </w:rPr>
                                <m:t>t</m:t>
                              </w:ins>
                            </m:r>
                          </m:e>
                        </m:d>
                      </m:den>
                    </m:f>
                  </m:e>
                </m:d>
                <m:r>
                  <w:ins w:id="1242" w:author="Andy Kleinhesselink" w:date="2019-07-12T07:15:00Z">
                    <w:rPr>
                      <w:rFonts w:ascii="Cambria Math" w:hAnsi="Cambria Math"/>
                    </w:rPr>
                    <m:t>=</m:t>
                  </w:ins>
                </m:r>
                <m:r>
                  <w:ins w:id="1243" w:author="Andy Kleinhesselink" w:date="2019-07-12T07:18:00Z">
                    <w:rPr>
                      <w:rFonts w:ascii="Cambria Math" w:hAnsi="Cambria Math"/>
                    </w:rPr>
                    <m:t xml:space="preserve"> </m:t>
                  </w:ins>
                </m:r>
                <m:nary>
                  <m:naryPr>
                    <m:chr m:val="∑"/>
                    <m:supHide m:val="1"/>
                    <m:ctrlPr>
                      <w:ins w:id="1244" w:author="Andy Kleinhesselink" w:date="2019-07-12T07:18:00Z">
                        <w:rPr>
                          <w:rFonts w:ascii="Cambria Math" w:hAnsi="Cambria Math"/>
                          <w:i/>
                        </w:rPr>
                      </w:ins>
                    </m:ctrlPr>
                  </m:naryPr>
                  <m:sub>
                    <m:r>
                      <w:ins w:id="1245" w:author="Andy Kleinhesselink" w:date="2019-07-12T07:18:00Z">
                        <w:rPr>
                          <w:rFonts w:ascii="Cambria Math" w:hAnsi="Cambria Math"/>
                        </w:rPr>
                        <m:t>i</m:t>
                      </w:ins>
                    </m:r>
                  </m:sub>
                  <m:sup/>
                  <m:e>
                    <m:sSub>
                      <m:sSubPr>
                        <m:ctrlPr>
                          <w:ins w:id="1246" w:author="Andy Kleinhesselink" w:date="2019-07-12T07:18:00Z">
                            <w:rPr>
                              <w:rFonts w:ascii="Cambria Math" w:hAnsi="Cambria Math"/>
                              <w:i/>
                            </w:rPr>
                          </w:ins>
                        </m:ctrlPr>
                      </m:sSubPr>
                      <m:e>
                        <m:r>
                          <w:ins w:id="1247" w:author="Andy Kleinhesselink" w:date="2019-07-12T07:18:00Z">
                            <w:rPr>
                              <w:rFonts w:ascii="Cambria Math" w:hAnsi="Cambria Math"/>
                            </w:rPr>
                            <m:t>α</m:t>
                          </w:ins>
                        </m:r>
                      </m:e>
                      <m:sub>
                        <m:r>
                          <w:ins w:id="1248" w:author="Andy Kleinhesselink" w:date="2019-07-12T07:18:00Z">
                            <w:rPr>
                              <w:rFonts w:ascii="Cambria Math" w:hAnsi="Cambria Math"/>
                            </w:rPr>
                            <m:t>ij</m:t>
                          </w:ins>
                        </m:r>
                      </m:sub>
                    </m:sSub>
                    <m:sSub>
                      <m:sSubPr>
                        <m:ctrlPr>
                          <w:ins w:id="1249" w:author="Andy Kleinhesselink" w:date="2019-07-12T07:18:00Z">
                            <w:rPr>
                              <w:rFonts w:ascii="Cambria Math" w:hAnsi="Cambria Math"/>
                              <w:i/>
                            </w:rPr>
                          </w:ins>
                        </m:ctrlPr>
                      </m:sSubPr>
                      <m:e>
                        <m:r>
                          <w:ins w:id="1250" w:author="Andy Kleinhesselink" w:date="2019-07-12T07:18:00Z">
                            <w:rPr>
                              <w:rFonts w:ascii="Cambria Math" w:hAnsi="Cambria Math"/>
                            </w:rPr>
                            <m:t>n</m:t>
                          </w:ins>
                        </m:r>
                      </m:e>
                      <m:sub>
                        <m:r>
                          <w:ins w:id="1251" w:author="Andy Kleinhesselink" w:date="2019-07-12T07:18:00Z">
                            <w:rPr>
                              <w:rFonts w:ascii="Cambria Math" w:hAnsi="Cambria Math"/>
                            </w:rPr>
                            <m:t>j</m:t>
                          </w:ins>
                        </m:r>
                      </m:sub>
                    </m:sSub>
                    <m:r>
                      <w:ins w:id="1252" w:author="Andy Kleinhesselink" w:date="2019-07-12T07:41:00Z">
                        <w:rPr>
                          <w:rFonts w:ascii="Cambria Math" w:hAnsi="Cambria Math"/>
                        </w:rPr>
                        <m:t xml:space="preserve">,  </m:t>
                      </w:ins>
                    </m:r>
                  </m:e>
                </m:nary>
                <m:r>
                  <w:del w:id="1253" w:author="Andy Kleinhesselink" w:date="2019-07-12T07:42:00Z">
                    <m:rPr>
                      <m:sty m:val="p"/>
                    </m:rPr>
                    <w:br/>
                  </w:del>
                </m:r>
              </m:oMath>
              <m:oMath>
                <m:r>
                  <w:del w:id="1254" w:author="Andy Kleinhesselink" w:date="2019-07-12T07:42:00Z">
                    <m:rPr>
                      <m:sty m:val="p"/>
                    </m:rPr>
                    <w:br/>
                  </w:del>
                </m:r>
              </m:oMath>
              <m:oMath>
                <m:r>
                  <w:del w:id="1255" w:author="Andy Kleinhesselink" w:date="2019-07-12T07:27:00Z">
                    <m:rPr>
                      <m:sty m:val="p"/>
                    </m:rPr>
                    <w:br/>
                  </w:del>
                </m:r>
              </m:oMath>
            </m:oMathPara>
          </w:p>
        </w:tc>
        <w:tc>
          <w:tcPr>
            <w:tcW w:w="738" w:type="dxa"/>
            <w:vAlign w:val="center"/>
          </w:tcPr>
          <w:p w14:paraId="3A15CEAC" w14:textId="032A4E7A" w:rsidR="007A755C" w:rsidRPr="003C47E7" w:rsidRDefault="007A755C" w:rsidP="007A755C">
            <w:pPr>
              <w:spacing w:after="202"/>
              <w:ind w:firstLine="0"/>
              <w:contextualSpacing/>
              <w:jc w:val="center"/>
              <w:rPr>
                <w:ins w:id="1256" w:author="Andy Kleinhesselink" w:date="2019-07-12T07:15:00Z"/>
              </w:rPr>
            </w:pPr>
            <w:ins w:id="1257" w:author="Andy Kleinhesselink" w:date="2019-07-12T07:15:00Z">
              <w:r w:rsidRPr="003C47E7">
                <w:lastRenderedPageBreak/>
                <w:t>(</w:t>
              </w:r>
              <w:r w:rsidRPr="003C47E7">
                <w:rPr>
                  <w:noProof/>
                </w:rPr>
                <w:fldChar w:fldCharType="begin"/>
              </w:r>
              <w:r w:rsidRPr="003C47E7">
                <w:rPr>
                  <w:noProof/>
                </w:rPr>
                <w:instrText xml:space="preserve"> SEQ eq \* MERGEFORMAT </w:instrText>
              </w:r>
              <w:r w:rsidRPr="003C47E7">
                <w:rPr>
                  <w:noProof/>
                </w:rPr>
                <w:fldChar w:fldCharType="separate"/>
              </w:r>
            </w:ins>
            <w:ins w:id="1258" w:author="Andy Kleinhesselink" w:date="2019-07-12T08:02:00Z">
              <w:r w:rsidR="00B91BF5">
                <w:rPr>
                  <w:noProof/>
                </w:rPr>
                <w:t>9</w:t>
              </w:r>
            </w:ins>
            <w:ins w:id="1259" w:author="Andy Kleinhesselink" w:date="2019-07-12T07:15:00Z">
              <w:r w:rsidRPr="003C47E7">
                <w:rPr>
                  <w:noProof/>
                </w:rPr>
                <w:fldChar w:fldCharType="end"/>
              </w:r>
              <w:r w:rsidRPr="003C47E7">
                <w:t>)</w:t>
              </w:r>
            </w:ins>
          </w:p>
        </w:tc>
      </w:tr>
    </w:tbl>
    <w:p w14:paraId="5D068042" w14:textId="79E942B9" w:rsidR="00F31DAE" w:rsidRDefault="00113837" w:rsidP="004A6994">
      <w:pPr>
        <w:spacing w:before="240" w:after="202"/>
        <w:ind w:firstLine="0"/>
        <w:contextualSpacing/>
        <w:rPr>
          <w:ins w:id="1260" w:author="Andy Kleinhesselink" w:date="2019-07-12T07:43:00Z"/>
        </w:rPr>
      </w:pPr>
      <w:ins w:id="1261" w:author="Andy Kleinhesselink" w:date="2019-07-12T07:40:00Z">
        <w:r>
          <w:t>w</w:t>
        </w:r>
      </w:ins>
      <w:ins w:id="1262" w:author="Andy Kleinhesselink" w:date="2019-07-12T07:38:00Z">
        <w:r>
          <w:t>here</w:t>
        </w:r>
      </w:ins>
      <w:ins w:id="1263" w:author="Andy Kleinhesselink" w:date="2019-07-12T07:42:00Z">
        <w:r>
          <w:t xml:space="preserve">, </w:t>
        </w: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r>
                <w:rPr>
                  <w:rFonts w:ascii="Cambria Math" w:hAnsi="Cambria Math"/>
                </w:rPr>
                <m:t>x</m:t>
              </m:r>
            </m:den>
          </m:f>
          <m:r>
            <w:rPr>
              <w:rFonts w:ascii="Cambria Math" w:hAnsi="Cambria Math"/>
            </w:rPr>
            <m:t>- 1</m:t>
          </m:r>
        </m:oMath>
        <w:r>
          <w:t>.</w:t>
        </w:r>
      </w:ins>
      <w:ins w:id="1264" w:author="Andy Kleinhesselink" w:date="2019-07-12T06:58:00Z">
        <w:r w:rsidR="004766E7">
          <w:t xml:space="preserve"> </w:t>
        </w:r>
      </w:ins>
      <w:ins w:id="1265" w:author="Andy Kleinhesselink" w:date="2019-07-12T07:55:00Z">
        <w:r w:rsidR="001E276E">
          <w:t xml:space="preserve"> </w:t>
        </w:r>
      </w:ins>
    </w:p>
    <w:p w14:paraId="2210207B" w14:textId="7C90FE41" w:rsidR="00B30296" w:rsidRDefault="00113837" w:rsidP="004A6994">
      <w:pPr>
        <w:spacing w:before="240" w:after="202"/>
        <w:ind w:firstLine="0"/>
        <w:contextualSpacing/>
        <w:rPr>
          <w:ins w:id="1266" w:author="Andy Kleinhesselink" w:date="2019-07-12T14:19:00Z"/>
        </w:rPr>
      </w:pPr>
      <w:ins w:id="1267" w:author="Andy Kleinhesselink" w:date="2019-07-12T07:43:00Z">
        <w:r>
          <w:tab/>
        </w:r>
      </w:ins>
      <w:ins w:id="1268" w:author="Andy Kleinhesselink" w:date="2019-07-12T08:04:00Z">
        <w:r w:rsidR="000F3D94">
          <w:t xml:space="preserve">This </w:t>
        </w:r>
      </w:ins>
      <w:ins w:id="1269" w:author="Andy Kleinhesselink" w:date="2019-07-12T07:43:00Z">
        <w:r>
          <w:t>definition is general enough to be applied to a wide range of models</w:t>
        </w:r>
      </w:ins>
      <w:ins w:id="1270" w:author="Andy Kleinhesselink" w:date="2019-07-12T14:18:00Z">
        <w:r w:rsidR="00B30296">
          <w:t xml:space="preserve"> and </w:t>
        </w:r>
      </w:ins>
      <w:ins w:id="1271" w:author="Andy Kleinhesselink" w:date="2019-07-12T15:28:00Z">
        <w:r w:rsidR="00C334AE">
          <w:t xml:space="preserve">has a </w:t>
        </w:r>
      </w:ins>
      <w:ins w:id="1272" w:author="Andy Kleinhesselink" w:date="2019-07-12T14:18:00Z">
        <w:r w:rsidR="00B30296">
          <w:t>straightforward interpret</w:t>
        </w:r>
      </w:ins>
      <w:ins w:id="1273" w:author="Andy Kleinhesselink" w:date="2019-07-12T14:19:00Z">
        <w:r w:rsidR="00B30296">
          <w:t>ation:</w:t>
        </w:r>
      </w:ins>
      <w:ins w:id="1274" w:author="Andy Kleinhesselink" w:date="2019-07-12T07:44:00Z">
        <w:r>
          <w:t xml:space="preserve"> </w:t>
        </w:r>
      </w:ins>
      <w:ins w:id="1275" w:author="Andy Kleinhesselink" w:date="2019-07-12T14:19:00Z">
        <w:r w:rsidR="00B30296">
          <w:t xml:space="preserve">in </w:t>
        </w:r>
      </w:ins>
      <w:ins w:id="1276" w:author="Andy Kleinhesselink" w:date="2019-07-12T07:47:00Z">
        <w:r w:rsidR="00906A7E">
          <w:t>models</w:t>
        </w:r>
      </w:ins>
      <w:ins w:id="1277" w:author="Andy Kleinhesselink" w:date="2019-07-12T07:44:00Z">
        <w:r>
          <w:t xml:space="preserve"> without HOIs, </w:t>
        </w:r>
      </w:ins>
      <w:ins w:id="1278" w:author="Andy Kleinhesselink" w:date="2019-07-12T15:57:00Z">
        <w:r w:rsidR="008D374A">
          <w:t>each</w:t>
        </w:r>
      </w:ins>
      <w:ins w:id="1279" w:author="Andy Kleinhesselink" w:date="2019-07-12T07:52:00Z">
        <w:r w:rsidR="00964CAC">
          <w:t xml:space="preserve"> competitor species </w:t>
        </w:r>
      </w:ins>
      <w:ins w:id="1280" w:author="Andy Kleinhesselink" w:date="2019-07-12T07:51:00Z">
        <w:r w:rsidR="00964CAC">
          <w:t>ha</w:t>
        </w:r>
      </w:ins>
      <w:ins w:id="1281" w:author="Andy Kleinhesselink" w:date="2019-07-12T15:57:00Z">
        <w:r w:rsidR="008D374A">
          <w:t>s</w:t>
        </w:r>
      </w:ins>
      <w:ins w:id="1282" w:author="Andy Kleinhesselink" w:date="2019-07-12T07:49:00Z">
        <w:r w:rsidR="00906A7E">
          <w:t xml:space="preserve"> </w:t>
        </w:r>
      </w:ins>
      <w:ins w:id="1283" w:author="Andy Kleinhesselink" w:date="2019-07-12T16:03:00Z">
        <w:r w:rsidR="00185041">
          <w:t xml:space="preserve">an independent </w:t>
        </w:r>
      </w:ins>
      <w:ins w:id="1284" w:author="Andy Kleinhesselink" w:date="2019-07-12T07:49:00Z">
        <w:r w:rsidR="00906A7E">
          <w:t xml:space="preserve">effect on the focal species’ per capita growth rate, albeit an effect that is transformed by </w:t>
        </w:r>
      </w:ins>
      <w:ins w:id="1285" w:author="Andy Kleinhesselink" w:date="2019-07-12T14:19:00Z">
        <w:r w:rsidR="00B30296">
          <w:t>an overarching</w:t>
        </w:r>
      </w:ins>
      <w:ins w:id="1286" w:author="Andy Kleinhesselink" w:date="2019-07-12T07:50:00Z">
        <w:r w:rsidR="00906A7E">
          <w:t xml:space="preserve"> function </w:t>
        </w:r>
      </w:ins>
      <w:ins w:id="1287" w:author="Andy Kleinhesselink" w:date="2019-07-12T15:28:00Z">
        <w:r w:rsidR="00C334AE">
          <w:t>which is the inverse</w:t>
        </w:r>
      </w:ins>
      <w:ins w:id="1288" w:author="Andy Kleinhesselink" w:date="2019-07-12T15:29:00Z">
        <w:r w:rsidR="00C334AE">
          <w:t xml:space="preserve"> of </w:t>
        </w:r>
      </w:ins>
      <w:ins w:id="1289" w:author="Andy Kleinhesselink" w:date="2019-07-12T07:50:00Z">
        <w:r w:rsidR="00906A7E" w:rsidRPr="00906A7E">
          <w:rPr>
            <w:i/>
            <w:rPrChange w:id="1290" w:author="Andy Kleinhesselink" w:date="2019-07-12T07:50:00Z">
              <w:rPr/>
            </w:rPrChange>
          </w:rPr>
          <w:t>l</w:t>
        </w:r>
        <w:r w:rsidR="00906A7E" w:rsidRPr="00906A7E">
          <w:rPr>
            <w:i/>
            <w:vertAlign w:val="subscript"/>
            <w:rPrChange w:id="1291" w:author="Andy Kleinhesselink" w:date="2019-07-12T07:50:00Z">
              <w:rPr/>
            </w:rPrChange>
          </w:rPr>
          <w:t>i</w:t>
        </w:r>
        <w:r w:rsidR="00906A7E">
          <w:t xml:space="preserve">.  </w:t>
        </w:r>
      </w:ins>
      <w:ins w:id="1292" w:author="Andy Kleinhesselink" w:date="2019-07-14T08:33:00Z">
        <w:r w:rsidR="004C715D">
          <w:t>Our definition is in fact a more basic formulation of the Adler and Morris definition: if</w:t>
        </w:r>
      </w:ins>
      <w:ins w:id="1293" w:author="Andy Kleinhesselink" w:date="2019-07-12T07:54:00Z">
        <w:r w:rsidR="001E276E">
          <w:t xml:space="preserve"> we </w:t>
        </w:r>
      </w:ins>
      <w:ins w:id="1294" w:author="Andy Kleinhesselink" w:date="2019-07-12T07:55:00Z">
        <w:r w:rsidR="001E276E">
          <w:t xml:space="preserve">take the </w:t>
        </w:r>
      </w:ins>
      <w:ins w:id="1295" w:author="Andy Kleinhesselink" w:date="2019-07-12T07:57:00Z">
        <w:r w:rsidR="001E276E">
          <w:t xml:space="preserve">partial derivative of </w:t>
        </w:r>
      </w:ins>
      <w:ins w:id="1296" w:author="Andy Kleinhesselink" w:date="2019-07-12T14:20:00Z">
        <w:r w:rsidR="00B30296">
          <w:t>the per capita population growth rate in equation (7) with respect to a specific competitor</w:t>
        </w:r>
      </w:ins>
      <w:ins w:id="1297" w:author="Andy Kleinhesselink" w:date="2019-07-12T14:21:00Z">
        <w:r w:rsidR="00B30296">
          <w:t xml:space="preserve"> species</w:t>
        </w:r>
      </w:ins>
      <w:ins w:id="1298" w:author="Andy Kleinhesselink" w:date="2019-07-12T14:20:00Z">
        <w:r w:rsidR="00B30296">
          <w:t xml:space="preserve"> </w:t>
        </w:r>
        <w:r w:rsidR="00B30296" w:rsidRPr="00B30296">
          <w:rPr>
            <w:i/>
            <w:rPrChange w:id="1299" w:author="Andy Kleinhesselink" w:date="2019-07-12T14:21:00Z">
              <w:rPr/>
            </w:rPrChange>
          </w:rPr>
          <w:t>j</w:t>
        </w:r>
      </w:ins>
      <w:ins w:id="1300" w:author="Andy Kleinhesselink" w:date="2019-07-12T14:21:00Z">
        <w:r w:rsidR="00B30296">
          <w:t xml:space="preserve">, we find that it can be expressed in the following way, </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301" w:author="Andy Kleinhesselink" w:date="2019-07-12T14:21: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350"/>
        <w:gridCol w:w="6560"/>
        <w:gridCol w:w="730"/>
        <w:tblGridChange w:id="1302">
          <w:tblGrid>
            <w:gridCol w:w="2610"/>
            <w:gridCol w:w="5300"/>
            <w:gridCol w:w="730"/>
          </w:tblGrid>
        </w:tblGridChange>
      </w:tblGrid>
      <w:tr w:rsidR="00B30296" w:rsidRPr="003C47E7" w14:paraId="458810E4" w14:textId="77777777" w:rsidTr="00B30296">
        <w:trPr>
          <w:trHeight w:val="503"/>
          <w:ins w:id="1303" w:author="Andy Kleinhesselink" w:date="2019-07-12T14:19:00Z"/>
          <w:trPrChange w:id="1304" w:author="Andy Kleinhesselink" w:date="2019-07-12T14:21:00Z">
            <w:trPr>
              <w:trHeight w:val="503"/>
            </w:trPr>
          </w:trPrChange>
        </w:trPr>
        <w:tc>
          <w:tcPr>
            <w:tcW w:w="1350" w:type="dxa"/>
            <w:vAlign w:val="center"/>
            <w:tcPrChange w:id="1305" w:author="Andy Kleinhesselink" w:date="2019-07-12T14:21:00Z">
              <w:tcPr>
                <w:tcW w:w="2610" w:type="dxa"/>
                <w:vAlign w:val="center"/>
              </w:tcPr>
            </w:tcPrChange>
          </w:tcPr>
          <w:p w14:paraId="5FBAD4D1" w14:textId="11BDAB6C" w:rsidR="00B30296" w:rsidRPr="003C47E7" w:rsidRDefault="00B30296" w:rsidP="00EB7697">
            <w:pPr>
              <w:spacing w:after="202"/>
              <w:ind w:firstLine="0"/>
              <w:contextualSpacing/>
              <w:jc w:val="center"/>
              <w:rPr>
                <w:ins w:id="1306" w:author="Andy Kleinhesselink" w:date="2019-07-12T14:19:00Z"/>
              </w:rPr>
            </w:pPr>
          </w:p>
        </w:tc>
        <w:tc>
          <w:tcPr>
            <w:tcW w:w="6560" w:type="dxa"/>
            <w:vAlign w:val="center"/>
            <w:tcPrChange w:id="1307" w:author="Andy Kleinhesselink" w:date="2019-07-12T14:21:00Z">
              <w:tcPr>
                <w:tcW w:w="5300" w:type="dxa"/>
                <w:vAlign w:val="center"/>
              </w:tcPr>
            </w:tcPrChange>
          </w:tcPr>
          <w:p w14:paraId="1D83305E" w14:textId="5E721375" w:rsidR="00B30296" w:rsidRPr="00D427C2" w:rsidRDefault="00DA3A33" w:rsidP="00096EF1">
            <w:pPr>
              <w:spacing w:after="202"/>
              <w:contextualSpacing/>
              <w:jc w:val="center"/>
              <w:rPr>
                <w:ins w:id="1308" w:author="Andy Kleinhesselink" w:date="2019-07-12T14:19:00Z"/>
                <w:rFonts w:ascii="Cambria Math" w:hAnsi="Cambria Math"/>
                <w:i/>
                <w:rPrChange w:id="1309" w:author="Andy Kleinhesselink" w:date="2019-07-12T14:24:00Z">
                  <w:rPr>
                    <w:ins w:id="1310" w:author="Andy Kleinhesselink" w:date="2019-07-12T14:19:00Z"/>
                  </w:rPr>
                </w:rPrChange>
              </w:rPr>
            </w:pPr>
            <m:oMathPara>
              <m:oMath>
                <m:f>
                  <m:fPr>
                    <m:ctrlPr>
                      <w:ins w:id="1311" w:author="Andy Kleinhesselink" w:date="2019-07-12T14:22:00Z">
                        <w:rPr>
                          <w:rFonts w:ascii="Cambria Math" w:hAnsi="Cambria Math"/>
                          <w:i/>
                        </w:rPr>
                      </w:ins>
                    </m:ctrlPr>
                  </m:fPr>
                  <m:num>
                    <m:r>
                      <w:ins w:id="1312" w:author="Andy Kleinhesselink" w:date="2019-07-12T14:22:00Z">
                        <w:rPr>
                          <w:rFonts w:ascii="Cambria Math" w:hAnsi="Cambria Math"/>
                        </w:rPr>
                        <m:t>∂</m:t>
                      </w:ins>
                    </m:r>
                    <m:sSub>
                      <m:sSubPr>
                        <m:ctrlPr>
                          <w:ins w:id="1313" w:author="Andy Kleinhesselink" w:date="2019-07-12T14:22:00Z">
                            <w:rPr>
                              <w:rFonts w:ascii="Cambria Math" w:hAnsi="Cambria Math"/>
                              <w:i/>
                            </w:rPr>
                          </w:ins>
                        </m:ctrlPr>
                      </m:sSubPr>
                      <m:e>
                        <m:r>
                          <w:ins w:id="1314" w:author="Andy Kleinhesselink" w:date="2019-07-12T14:22:00Z">
                            <w:rPr>
                              <w:rFonts w:ascii="Cambria Math" w:hAnsi="Cambria Math"/>
                            </w:rPr>
                            <m:t>F</m:t>
                          </w:ins>
                        </m:r>
                      </m:e>
                      <m:sub>
                        <m:r>
                          <w:ins w:id="1315" w:author="Andy Kleinhesselink" w:date="2019-07-12T14:22:00Z">
                            <w:rPr>
                              <w:rFonts w:ascii="Cambria Math" w:hAnsi="Cambria Math"/>
                            </w:rPr>
                            <m:t>i</m:t>
                          </w:ins>
                        </m:r>
                      </m:sub>
                    </m:sSub>
                  </m:num>
                  <m:den>
                    <m:r>
                      <w:ins w:id="1316" w:author="Andy Kleinhesselink" w:date="2019-07-12T14:22:00Z">
                        <w:rPr>
                          <w:rFonts w:ascii="Cambria Math" w:hAnsi="Cambria Math"/>
                        </w:rPr>
                        <m:t>∂</m:t>
                      </w:ins>
                    </m:r>
                    <m:sSub>
                      <m:sSubPr>
                        <m:ctrlPr>
                          <w:ins w:id="1317" w:author="Andy Kleinhesselink" w:date="2019-07-12T14:22:00Z">
                            <w:rPr>
                              <w:rFonts w:ascii="Cambria Math" w:hAnsi="Cambria Math"/>
                              <w:i/>
                            </w:rPr>
                          </w:ins>
                        </m:ctrlPr>
                      </m:sSubPr>
                      <m:e>
                        <m:r>
                          <w:ins w:id="1318" w:author="Andy Kleinhesselink" w:date="2019-07-12T14:22:00Z">
                            <w:rPr>
                              <w:rFonts w:ascii="Cambria Math" w:hAnsi="Cambria Math"/>
                            </w:rPr>
                            <m:t>n</m:t>
                          </w:ins>
                        </m:r>
                      </m:e>
                      <m:sub>
                        <m:r>
                          <w:ins w:id="1319" w:author="Andy Kleinhesselink" w:date="2019-07-12T14:22:00Z">
                            <w:rPr>
                              <w:rFonts w:ascii="Cambria Math" w:hAnsi="Cambria Math"/>
                            </w:rPr>
                            <m:t>j</m:t>
                          </w:ins>
                        </m:r>
                      </m:sub>
                    </m:sSub>
                  </m:den>
                </m:f>
                <m:r>
                  <w:ins w:id="1320" w:author="Andy Kleinhesselink" w:date="2019-07-12T14:22:00Z">
                    <w:rPr>
                      <w:rFonts w:ascii="Cambria Math" w:hAnsi="Cambria Math"/>
                    </w:rPr>
                    <m:t>=</m:t>
                  </w:ins>
                </m:r>
                <m:f>
                  <m:fPr>
                    <m:ctrlPr>
                      <w:ins w:id="1321" w:author="Andy Kleinhesselink" w:date="2019-07-12T14:23:00Z">
                        <w:rPr>
                          <w:rFonts w:ascii="Cambria Math" w:hAnsi="Cambria Math"/>
                          <w:i/>
                        </w:rPr>
                      </w:ins>
                    </m:ctrlPr>
                  </m:fPr>
                  <m:num>
                    <m:r>
                      <w:ins w:id="1322" w:author="Andy Kleinhesselink" w:date="2019-07-12T14:23:00Z">
                        <w:rPr>
                          <w:rFonts w:ascii="Cambria Math" w:hAnsi="Cambria Math"/>
                        </w:rPr>
                        <m:t>1</m:t>
                      </w:ins>
                    </m:r>
                  </m:num>
                  <m:den>
                    <m:sSubSup>
                      <m:sSubSupPr>
                        <m:ctrlPr>
                          <w:ins w:id="1323" w:author="Andy Kleinhesselink" w:date="2019-07-12T14:23:00Z">
                            <w:rPr>
                              <w:rFonts w:ascii="Cambria Math" w:hAnsi="Cambria Math"/>
                              <w:i/>
                            </w:rPr>
                          </w:ins>
                        </m:ctrlPr>
                      </m:sSubSupPr>
                      <m:e>
                        <m:r>
                          <w:ins w:id="1324" w:author="Andy Kleinhesselink" w:date="2019-07-12T14:23:00Z">
                            <w:rPr>
                              <w:rFonts w:ascii="Cambria Math" w:hAnsi="Cambria Math"/>
                            </w:rPr>
                            <m:t>l</m:t>
                          </w:ins>
                        </m:r>
                      </m:e>
                      <m:sub>
                        <m:r>
                          <w:ins w:id="1325" w:author="Andy Kleinhesselink" w:date="2019-07-12T14:23:00Z">
                            <w:rPr>
                              <w:rFonts w:ascii="Cambria Math" w:hAnsi="Cambria Math"/>
                            </w:rPr>
                            <m:t>i</m:t>
                          </w:ins>
                        </m:r>
                      </m:sub>
                      <m:sup>
                        <m:r>
                          <w:ins w:id="1326" w:author="Andy Kleinhesselink" w:date="2019-07-12T14:23:00Z">
                            <w:rPr>
                              <w:rFonts w:ascii="Cambria Math" w:hAnsi="Cambria Math"/>
                            </w:rPr>
                            <m:t>'</m:t>
                          </w:ins>
                        </m:r>
                      </m:sup>
                    </m:sSubSup>
                    <m:d>
                      <m:dPr>
                        <m:ctrlPr>
                          <w:ins w:id="1327" w:author="Andy Kleinhesselink" w:date="2019-07-12T14:23:00Z">
                            <w:rPr>
                              <w:rFonts w:ascii="Cambria Math" w:hAnsi="Cambria Math"/>
                              <w:i/>
                            </w:rPr>
                          </w:ins>
                        </m:ctrlPr>
                      </m:dPr>
                      <m:e>
                        <m:sSub>
                          <m:sSubPr>
                            <m:ctrlPr>
                              <w:ins w:id="1328" w:author="Andy Kleinhesselink" w:date="2019-07-12T14:23:00Z">
                                <w:rPr>
                                  <w:rFonts w:ascii="Cambria Math" w:hAnsi="Cambria Math"/>
                                  <w:i/>
                                </w:rPr>
                              </w:ins>
                            </m:ctrlPr>
                          </m:sSubPr>
                          <m:e>
                            <m:r>
                              <w:ins w:id="1329" w:author="Andy Kleinhesselink" w:date="2019-07-12T14:23:00Z">
                                <w:rPr>
                                  <w:rFonts w:ascii="Cambria Math" w:hAnsi="Cambria Math"/>
                                </w:rPr>
                                <m:t>F</m:t>
                              </w:ins>
                            </m:r>
                          </m:e>
                          <m:sub>
                            <m:r>
                              <w:ins w:id="1330" w:author="Andy Kleinhesselink" w:date="2019-07-12T14:23:00Z">
                                <w:rPr>
                                  <w:rFonts w:ascii="Cambria Math" w:hAnsi="Cambria Math"/>
                                </w:rPr>
                                <m:t>i</m:t>
                              </w:ins>
                            </m:r>
                          </m:sub>
                        </m:sSub>
                      </m:e>
                    </m:d>
                  </m:den>
                </m:f>
                <m:sSub>
                  <m:sSubPr>
                    <m:ctrlPr>
                      <w:ins w:id="1331" w:author="Andy Kleinhesselink" w:date="2019-07-12T14:23:00Z">
                        <w:rPr>
                          <w:rFonts w:ascii="Cambria Math" w:hAnsi="Cambria Math"/>
                          <w:i/>
                        </w:rPr>
                      </w:ins>
                    </m:ctrlPr>
                  </m:sSubPr>
                  <m:e>
                    <m:r>
                      <w:ins w:id="1332" w:author="Andy Kleinhesselink" w:date="2019-07-12T14:23:00Z">
                        <w:rPr>
                          <w:rFonts w:ascii="Cambria Math" w:hAnsi="Cambria Math"/>
                        </w:rPr>
                        <m:t>g</m:t>
                      </w:ins>
                    </m:r>
                    <m:r>
                      <w:ins w:id="1333" w:author="Andy Kleinhesselink" w:date="2019-07-12T14:44:00Z">
                        <w:rPr>
                          <w:rFonts w:ascii="Cambria Math" w:hAnsi="Cambria Math"/>
                        </w:rPr>
                        <m:t>'</m:t>
                      </w:ins>
                    </m:r>
                  </m:e>
                  <m:sub>
                    <m:r>
                      <w:ins w:id="1334" w:author="Andy Kleinhesselink" w:date="2019-07-12T14:23:00Z">
                        <w:rPr>
                          <w:rFonts w:ascii="Cambria Math" w:hAnsi="Cambria Math"/>
                        </w:rPr>
                        <m:t>ij</m:t>
                      </w:ins>
                    </m:r>
                  </m:sub>
                </m:sSub>
                <m:d>
                  <m:dPr>
                    <m:ctrlPr>
                      <w:ins w:id="1335" w:author="Andy Kleinhesselink" w:date="2019-07-12T14:23:00Z">
                        <w:rPr>
                          <w:rFonts w:ascii="Cambria Math" w:hAnsi="Cambria Math"/>
                          <w:i/>
                        </w:rPr>
                      </w:ins>
                    </m:ctrlPr>
                  </m:dPr>
                  <m:e>
                    <m:sSub>
                      <m:sSubPr>
                        <m:ctrlPr>
                          <w:ins w:id="1336" w:author="Andy Kleinhesselink" w:date="2019-07-12T14:23:00Z">
                            <w:rPr>
                              <w:rFonts w:ascii="Cambria Math" w:hAnsi="Cambria Math"/>
                              <w:i/>
                            </w:rPr>
                          </w:ins>
                        </m:ctrlPr>
                      </m:sSubPr>
                      <m:e>
                        <m:r>
                          <w:ins w:id="1337" w:author="Andy Kleinhesselink" w:date="2019-07-12T14:23:00Z">
                            <w:rPr>
                              <w:rFonts w:ascii="Cambria Math" w:hAnsi="Cambria Math"/>
                            </w:rPr>
                            <m:t>n</m:t>
                          </w:ins>
                        </m:r>
                      </m:e>
                      <m:sub>
                        <m:r>
                          <w:ins w:id="1338" w:author="Andy Kleinhesselink" w:date="2019-07-12T14:23:00Z">
                            <w:rPr>
                              <w:rFonts w:ascii="Cambria Math" w:hAnsi="Cambria Math"/>
                            </w:rPr>
                            <m:t>j</m:t>
                          </w:ins>
                        </m:r>
                      </m:sub>
                    </m:sSub>
                  </m:e>
                </m:d>
                <m:r>
                  <w:ins w:id="1339" w:author="Andy Kleinhesselink" w:date="2019-07-12T15:21:00Z">
                    <w:rPr>
                      <w:rFonts w:ascii="Cambria Math" w:hAnsi="Cambria Math"/>
                    </w:rPr>
                    <m:t>.</m:t>
                  </w:ins>
                </m:r>
              </m:oMath>
            </m:oMathPara>
          </w:p>
        </w:tc>
        <w:tc>
          <w:tcPr>
            <w:tcW w:w="730" w:type="dxa"/>
            <w:vAlign w:val="center"/>
            <w:tcPrChange w:id="1340" w:author="Andy Kleinhesselink" w:date="2019-07-12T14:21:00Z">
              <w:tcPr>
                <w:tcW w:w="730" w:type="dxa"/>
                <w:vAlign w:val="center"/>
              </w:tcPr>
            </w:tcPrChange>
          </w:tcPr>
          <w:p w14:paraId="4CE342D7" w14:textId="77777777" w:rsidR="00B30296" w:rsidRPr="003C47E7" w:rsidRDefault="00B30296" w:rsidP="00EB7697">
            <w:pPr>
              <w:spacing w:after="202"/>
              <w:ind w:firstLine="0"/>
              <w:contextualSpacing/>
              <w:jc w:val="center"/>
              <w:rPr>
                <w:ins w:id="1341" w:author="Andy Kleinhesselink" w:date="2019-07-12T14:19:00Z"/>
              </w:rPr>
            </w:pPr>
            <w:ins w:id="1342" w:author="Andy Kleinhesselink" w:date="2019-07-12T14:19:00Z">
              <w:r w:rsidRPr="003C47E7">
                <w:t>(</w:t>
              </w:r>
              <w:r w:rsidRPr="003C47E7">
                <w:rPr>
                  <w:noProof/>
                </w:rPr>
                <w:fldChar w:fldCharType="begin"/>
              </w:r>
              <w:r w:rsidRPr="003C47E7">
                <w:rPr>
                  <w:noProof/>
                </w:rPr>
                <w:instrText xml:space="preserve"> SEQ eq \* MERGEFORMAT </w:instrText>
              </w:r>
              <w:r w:rsidRPr="003C47E7">
                <w:rPr>
                  <w:noProof/>
                </w:rPr>
                <w:fldChar w:fldCharType="separate"/>
              </w:r>
              <w:r>
                <w:rPr>
                  <w:noProof/>
                </w:rPr>
                <w:t>7</w:t>
              </w:r>
              <w:r w:rsidRPr="003C47E7">
                <w:rPr>
                  <w:noProof/>
                </w:rPr>
                <w:fldChar w:fldCharType="end"/>
              </w:r>
              <w:r w:rsidRPr="003C47E7">
                <w:t>)</w:t>
              </w:r>
            </w:ins>
          </w:p>
        </w:tc>
      </w:tr>
    </w:tbl>
    <w:p w14:paraId="1E0F7D85" w14:textId="0978A233" w:rsidR="00C334AE" w:rsidRDefault="004C715D" w:rsidP="00C334AE">
      <w:pPr>
        <w:spacing w:before="240" w:after="202"/>
        <w:ind w:firstLine="0"/>
        <w:contextualSpacing/>
        <w:rPr>
          <w:ins w:id="1343" w:author="Andy Kleinhesselink" w:date="2019-07-12T15:20:00Z"/>
        </w:rPr>
      </w:pPr>
      <w:ins w:id="1344" w:author="Andy Kleinhesselink" w:date="2019-07-14T08:33:00Z">
        <w:r>
          <w:t>m</w:t>
        </w:r>
      </w:ins>
      <w:ins w:id="1345" w:author="Andy Kleinhesselink" w:date="2019-07-12T15:22:00Z">
        <w:r w:rsidR="00C334AE">
          <w:t>atch</w:t>
        </w:r>
      </w:ins>
      <w:ins w:id="1346" w:author="Andy Kleinhesselink" w:date="2019-07-14T08:33:00Z">
        <w:r>
          <w:t>ing</w:t>
        </w:r>
      </w:ins>
      <w:ins w:id="1347" w:author="Andy Kleinhesselink" w:date="2019-07-12T15:22:00Z">
        <w:r w:rsidR="00C334AE">
          <w:t xml:space="preserve"> the </w:t>
        </w:r>
      </w:ins>
      <w:ins w:id="1348" w:author="Andy Kleinhesselink" w:date="2019-07-14T08:34:00Z">
        <w:r>
          <w:t xml:space="preserve">Adler and Morris </w:t>
        </w:r>
      </w:ins>
      <w:ins w:id="1349" w:author="Andy Kleinhesselink" w:date="2019-07-12T15:22:00Z">
        <w:r w:rsidR="00C334AE">
          <w:t>criteria for a model without HOIs</w:t>
        </w:r>
      </w:ins>
      <w:ins w:id="1350" w:author="Andy Kleinhesselink" w:date="2019-07-12T16:04:00Z">
        <w:r w:rsidR="00185041">
          <w:t>.</w:t>
        </w:r>
      </w:ins>
    </w:p>
    <w:p w14:paraId="57CD1B3E" w14:textId="6C04E511" w:rsidR="00A27B10" w:rsidRPr="003C47E7" w:rsidDel="00C334AE" w:rsidRDefault="00671DB8">
      <w:pPr>
        <w:spacing w:before="240" w:after="202"/>
        <w:ind w:firstLine="0"/>
        <w:contextualSpacing/>
        <w:rPr>
          <w:del w:id="1351" w:author="Andy Kleinhesselink" w:date="2019-07-12T15:26:00Z"/>
        </w:rPr>
        <w:pPrChange w:id="1352" w:author="Andy Kleinhesselink" w:date="2019-07-12T06:26:00Z">
          <w:pPr>
            <w:spacing w:before="240" w:after="202"/>
            <w:contextualSpacing/>
          </w:pPr>
        </w:pPrChange>
      </w:pPr>
      <w:del w:id="1353" w:author="Andy Kleinhesselink" w:date="2019-07-12T15:26:00Z">
        <w:r w:rsidRPr="003C47E7" w:rsidDel="00C334AE">
          <w:delText>We develop a graphical description of interaction modification and HOI</w:delText>
        </w:r>
        <w:r w:rsidR="001F5F3C" w:rsidRPr="003C47E7" w:rsidDel="00C334AE">
          <w:delText>s</w:delText>
        </w:r>
        <w:r w:rsidRPr="003C47E7" w:rsidDel="00C334AE">
          <w:delText xml:space="preserve"> to match the verbal description above. W</w:delText>
        </w:r>
        <w:r w:rsidR="00A27B10" w:rsidRPr="003C47E7" w:rsidDel="00C334AE">
          <w:delText xml:space="preserve">e start with </w:delText>
        </w:r>
        <w:r w:rsidR="002834AC" w:rsidRPr="003C47E7" w:rsidDel="00C334AE">
          <w:delText xml:space="preserve">two functions, </w:delText>
        </w:r>
        <w:r w:rsidRPr="003C47E7" w:rsidDel="00C334AE">
          <w:rPr>
            <w:i/>
          </w:rPr>
          <w:delText>h</w:delText>
        </w:r>
        <w:r w:rsidR="002834AC" w:rsidRPr="003C47E7" w:rsidDel="00C334AE">
          <w:delText xml:space="preserve"> and </w:delText>
        </w:r>
        <w:r w:rsidR="001F5F3C" w:rsidRPr="003C47E7" w:rsidDel="00C334AE">
          <w:rPr>
            <w:i/>
          </w:rPr>
          <w:delText>l</w:delText>
        </w:r>
        <w:r w:rsidR="002834AC" w:rsidRPr="003C47E7" w:rsidDel="00C334AE">
          <w:rPr>
            <w:vertAlign w:val="subscript"/>
          </w:rPr>
          <w:softHyphen/>
        </w:r>
        <w:r w:rsidR="002834AC" w:rsidRPr="003C47E7" w:rsidDel="00C334AE">
          <w:delText xml:space="preserve">, which give the population growth rate of species </w:delText>
        </w:r>
        <w:r w:rsidR="002834AC" w:rsidRPr="003C47E7" w:rsidDel="00C334AE">
          <w:rPr>
            <w:i/>
          </w:rPr>
          <w:delText>i</w:delText>
        </w:r>
        <w:r w:rsidR="002834AC" w:rsidRPr="003C47E7" w:rsidDel="00C334AE">
          <w:delText xml:space="preserve"> </w:delText>
        </w:r>
        <w:r w:rsidR="00A27B10" w:rsidRPr="003C47E7" w:rsidDel="00C334AE">
          <w:delText>(hereafter referred to as the ‘focal’ species) as a function of</w:delText>
        </w:r>
        <w:r w:rsidR="002834AC" w:rsidRPr="003C47E7" w:rsidDel="00C334AE">
          <w:delText xml:space="preserve"> </w:delText>
        </w:r>
        <w:r w:rsidR="009C5B9D" w:rsidRPr="003C47E7" w:rsidDel="00C334AE">
          <w:delText xml:space="preserve">the density of </w:delText>
        </w:r>
        <w:r w:rsidR="002834AC" w:rsidRPr="003C47E7" w:rsidDel="00C334AE">
          <w:delText>competitor species one</w:delText>
        </w:r>
        <w:r w:rsidRPr="003C47E7" w:rsidDel="00C334AE">
          <w:delText xml:space="preserve"> or two (</w:delText>
        </w:r>
        <w:r w:rsidR="00A27B10" w:rsidRPr="003C47E7" w:rsidDel="00C334AE">
          <w:rPr>
            <w:i/>
          </w:rPr>
          <w:delText>n</w:delText>
        </w:r>
        <w:r w:rsidR="002834AC" w:rsidRPr="003C47E7" w:rsidDel="00C334AE">
          <w:rPr>
            <w:vertAlign w:val="subscript"/>
          </w:rPr>
          <w:delText>1</w:delText>
        </w:r>
        <w:r w:rsidRPr="003C47E7" w:rsidDel="00C334AE">
          <w:delText xml:space="preserve"> or</w:delText>
        </w:r>
        <w:r w:rsidR="002834AC" w:rsidRPr="003C47E7" w:rsidDel="00C334AE">
          <w:delText xml:space="preserve"> </w:delText>
        </w:r>
        <w:r w:rsidR="002834AC" w:rsidRPr="003C47E7" w:rsidDel="00C334AE">
          <w:rPr>
            <w:i/>
          </w:rPr>
          <w:delText>n</w:delText>
        </w:r>
        <w:r w:rsidR="002834AC" w:rsidRPr="003C47E7" w:rsidDel="00C334AE">
          <w:rPr>
            <w:vertAlign w:val="subscript"/>
          </w:rPr>
          <w:delText>2</w:delText>
        </w:r>
        <w:r w:rsidRPr="003C47E7" w:rsidDel="00C334AE">
          <w:delText>),</w:delText>
        </w:r>
        <w:r w:rsidR="002834AC" w:rsidRPr="003C47E7" w:rsidDel="00C334AE">
          <w:delText xml:space="preserve">  </w:delText>
        </w:r>
        <w:r w:rsidR="00A27B10" w:rsidRPr="003C47E7" w:rsidDel="00C334AE">
          <w:delText xml:space="preserve">   </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7008"/>
        <w:gridCol w:w="738"/>
      </w:tblGrid>
      <w:tr w:rsidR="00A27B10" w:rsidRPr="003C47E7" w:rsidDel="00C334AE" w14:paraId="5ED9B8F3" w14:textId="36CB8C30" w:rsidTr="00A27B10">
        <w:trPr>
          <w:trHeight w:val="503"/>
          <w:del w:id="1354" w:author="Andy Kleinhesselink" w:date="2019-07-12T15:26:00Z"/>
        </w:trPr>
        <w:tc>
          <w:tcPr>
            <w:tcW w:w="918" w:type="dxa"/>
            <w:vAlign w:val="center"/>
          </w:tcPr>
          <w:p w14:paraId="729AF515" w14:textId="12D4AB19" w:rsidR="00A27B10" w:rsidRPr="003C47E7" w:rsidDel="00C334AE" w:rsidRDefault="00A27B10" w:rsidP="00A27B10">
            <w:pPr>
              <w:spacing w:after="202"/>
              <w:ind w:firstLine="0"/>
              <w:contextualSpacing/>
              <w:jc w:val="center"/>
              <w:rPr>
                <w:del w:id="1355" w:author="Andy Kleinhesselink" w:date="2019-07-12T15:26:00Z"/>
              </w:rPr>
            </w:pPr>
          </w:p>
        </w:tc>
        <w:tc>
          <w:tcPr>
            <w:tcW w:w="7200" w:type="dxa"/>
            <w:vAlign w:val="center"/>
          </w:tcPr>
          <w:p w14:paraId="3DB9257C" w14:textId="220991A5" w:rsidR="00A27B10" w:rsidRPr="003C47E7" w:rsidDel="00C334AE" w:rsidRDefault="00DA3A33" w:rsidP="00A27B10">
            <w:pPr>
              <w:spacing w:after="202"/>
              <w:contextualSpacing/>
              <w:jc w:val="center"/>
              <w:rPr>
                <w:del w:id="1356" w:author="Andy Kleinhesselink" w:date="2019-07-12T15:26:00Z"/>
              </w:rPr>
            </w:pPr>
            <m:oMath>
              <m:f>
                <m:fPr>
                  <m:ctrlPr>
                    <w:del w:id="1357" w:author="Andy Kleinhesselink" w:date="2019-07-12T15:26:00Z">
                      <w:rPr>
                        <w:rFonts w:ascii="Cambria Math" w:hAnsi="Cambria Math"/>
                        <w:i/>
                      </w:rPr>
                    </w:del>
                  </m:ctrlPr>
                </m:fPr>
                <m:num>
                  <m:r>
                    <w:del w:id="1358" w:author="Andy Kleinhesselink" w:date="2019-07-12T15:26:00Z">
                      <w:rPr>
                        <w:rFonts w:ascii="Cambria Math" w:hAnsi="Cambria Math"/>
                      </w:rPr>
                      <m:t>1</m:t>
                    </w:del>
                  </m:r>
                </m:num>
                <m:den>
                  <m:sSub>
                    <m:sSubPr>
                      <m:ctrlPr>
                        <w:del w:id="1359" w:author="Andy Kleinhesselink" w:date="2019-07-12T15:26:00Z">
                          <w:rPr>
                            <w:rFonts w:ascii="Cambria Math" w:hAnsi="Cambria Math"/>
                            <w:i/>
                          </w:rPr>
                        </w:del>
                      </m:ctrlPr>
                    </m:sSubPr>
                    <m:e>
                      <m:r>
                        <w:del w:id="1360" w:author="Andy Kleinhesselink" w:date="2019-07-12T15:26:00Z">
                          <w:rPr>
                            <w:rFonts w:ascii="Cambria Math" w:hAnsi="Cambria Math"/>
                          </w:rPr>
                          <m:t>n</m:t>
                        </w:del>
                      </m:r>
                    </m:e>
                    <m:sub>
                      <m:r>
                        <w:del w:id="1361" w:author="Andy Kleinhesselink" w:date="2019-07-12T15:26:00Z">
                          <w:rPr>
                            <w:rFonts w:ascii="Cambria Math" w:hAnsi="Cambria Math"/>
                          </w:rPr>
                          <m:t>i</m:t>
                        </w:del>
                      </m:r>
                    </m:sub>
                  </m:sSub>
                </m:den>
              </m:f>
              <m:f>
                <m:fPr>
                  <m:ctrlPr>
                    <w:del w:id="1362" w:author="Andy Kleinhesselink" w:date="2019-07-12T15:26:00Z">
                      <w:rPr>
                        <w:rFonts w:ascii="Cambria Math" w:hAnsi="Cambria Math"/>
                        <w:i/>
                      </w:rPr>
                    </w:del>
                  </m:ctrlPr>
                </m:fPr>
                <m:num>
                  <m:r>
                    <w:del w:id="1363" w:author="Andy Kleinhesselink" w:date="2019-07-12T15:26:00Z">
                      <w:rPr>
                        <w:rFonts w:ascii="Cambria Math" w:hAnsi="Cambria Math"/>
                      </w:rPr>
                      <m:t>d</m:t>
                    </w:del>
                  </m:r>
                  <m:sSub>
                    <m:sSubPr>
                      <m:ctrlPr>
                        <w:del w:id="1364" w:author="Andy Kleinhesselink" w:date="2019-07-12T15:26:00Z">
                          <w:rPr>
                            <w:rFonts w:ascii="Cambria Math" w:hAnsi="Cambria Math"/>
                            <w:i/>
                          </w:rPr>
                        </w:del>
                      </m:ctrlPr>
                    </m:sSubPr>
                    <m:e>
                      <m:r>
                        <w:del w:id="1365" w:author="Andy Kleinhesselink" w:date="2019-07-12T15:26:00Z">
                          <w:rPr>
                            <w:rFonts w:ascii="Cambria Math" w:hAnsi="Cambria Math"/>
                          </w:rPr>
                          <m:t>n</m:t>
                        </w:del>
                      </m:r>
                    </m:e>
                    <m:sub>
                      <m:r>
                        <w:del w:id="1366" w:author="Andy Kleinhesselink" w:date="2019-07-12T15:26:00Z">
                          <w:rPr>
                            <w:rFonts w:ascii="Cambria Math" w:hAnsi="Cambria Math"/>
                          </w:rPr>
                          <m:t>i</m:t>
                        </w:del>
                      </m:r>
                    </m:sub>
                  </m:sSub>
                </m:num>
                <m:den>
                  <m:r>
                    <w:del w:id="1367" w:author="Andy Kleinhesselink" w:date="2019-07-12T15:26:00Z">
                      <w:rPr>
                        <w:rFonts w:ascii="Cambria Math" w:hAnsi="Cambria Math"/>
                      </w:rPr>
                      <m:t>dt</m:t>
                    </w:del>
                  </m:r>
                </m:den>
              </m:f>
              <m:r>
                <w:del w:id="1368" w:author="Andy Kleinhesselink" w:date="2019-07-12T15:26:00Z">
                  <w:rPr>
                    <w:rFonts w:ascii="Cambria Math" w:hAnsi="Cambria Math"/>
                  </w:rPr>
                  <m:t>=h</m:t>
                </w:del>
              </m:r>
              <m:d>
                <m:dPr>
                  <m:ctrlPr>
                    <w:del w:id="1369" w:author="Andy Kleinhesselink" w:date="2019-07-12T15:26:00Z">
                      <w:rPr>
                        <w:rFonts w:ascii="Cambria Math" w:hAnsi="Cambria Math"/>
                        <w:i/>
                      </w:rPr>
                    </w:del>
                  </m:ctrlPr>
                </m:dPr>
                <m:e>
                  <m:sSub>
                    <m:sSubPr>
                      <m:ctrlPr>
                        <w:del w:id="1370" w:author="Andy Kleinhesselink" w:date="2019-07-12T15:26:00Z">
                          <w:rPr>
                            <w:rFonts w:ascii="Cambria Math" w:hAnsi="Cambria Math"/>
                            <w:i/>
                          </w:rPr>
                        </w:del>
                      </m:ctrlPr>
                    </m:sSubPr>
                    <m:e>
                      <m:r>
                        <w:del w:id="1371" w:author="Andy Kleinhesselink" w:date="2019-07-12T15:26:00Z">
                          <w:rPr>
                            <w:rFonts w:ascii="Cambria Math" w:hAnsi="Cambria Math"/>
                          </w:rPr>
                          <m:t>n</m:t>
                        </w:del>
                      </m:r>
                    </m:e>
                    <m:sub>
                      <m:r>
                        <w:del w:id="1372" w:author="Andy Kleinhesselink" w:date="2019-07-12T15:26:00Z">
                          <w:rPr>
                            <w:rFonts w:ascii="Cambria Math" w:hAnsi="Cambria Math"/>
                          </w:rPr>
                          <m:t>1</m:t>
                        </w:del>
                      </m:r>
                    </m:sub>
                  </m:sSub>
                </m:e>
              </m:d>
              <m:r>
                <w:del w:id="1373" w:author="Andy Kleinhesselink" w:date="2019-07-12T15:26:00Z">
                  <w:rPr>
                    <w:rFonts w:ascii="Cambria Math" w:hAnsi="Cambria Math"/>
                  </w:rPr>
                  <m:t xml:space="preserve">,  </m:t>
                </w:del>
              </m:r>
              <m:f>
                <m:fPr>
                  <m:ctrlPr>
                    <w:del w:id="1374" w:author="Andy Kleinhesselink" w:date="2019-07-12T15:26:00Z">
                      <w:rPr>
                        <w:rFonts w:ascii="Cambria Math" w:hAnsi="Cambria Math"/>
                        <w:i/>
                      </w:rPr>
                    </w:del>
                  </m:ctrlPr>
                </m:fPr>
                <m:num>
                  <m:r>
                    <w:del w:id="1375" w:author="Andy Kleinhesselink" w:date="2019-07-12T15:26:00Z">
                      <w:rPr>
                        <w:rFonts w:ascii="Cambria Math" w:hAnsi="Cambria Math"/>
                      </w:rPr>
                      <m:t>1</m:t>
                    </w:del>
                  </m:r>
                </m:num>
                <m:den>
                  <m:sSub>
                    <m:sSubPr>
                      <m:ctrlPr>
                        <w:del w:id="1376" w:author="Andy Kleinhesselink" w:date="2019-07-12T15:26:00Z">
                          <w:rPr>
                            <w:rFonts w:ascii="Cambria Math" w:hAnsi="Cambria Math"/>
                            <w:i/>
                          </w:rPr>
                        </w:del>
                      </m:ctrlPr>
                    </m:sSubPr>
                    <m:e>
                      <m:r>
                        <w:del w:id="1377" w:author="Andy Kleinhesselink" w:date="2019-07-12T15:26:00Z">
                          <w:rPr>
                            <w:rFonts w:ascii="Cambria Math" w:hAnsi="Cambria Math"/>
                          </w:rPr>
                          <m:t>n</m:t>
                        </w:del>
                      </m:r>
                    </m:e>
                    <m:sub>
                      <m:r>
                        <w:del w:id="1378" w:author="Andy Kleinhesselink" w:date="2019-07-12T15:26:00Z">
                          <w:rPr>
                            <w:rFonts w:ascii="Cambria Math" w:hAnsi="Cambria Math"/>
                          </w:rPr>
                          <m:t>i</m:t>
                        </w:del>
                      </m:r>
                    </m:sub>
                  </m:sSub>
                </m:den>
              </m:f>
              <m:f>
                <m:fPr>
                  <m:ctrlPr>
                    <w:del w:id="1379" w:author="Andy Kleinhesselink" w:date="2019-07-12T15:26:00Z">
                      <w:rPr>
                        <w:rFonts w:ascii="Cambria Math" w:hAnsi="Cambria Math"/>
                        <w:i/>
                      </w:rPr>
                    </w:del>
                  </m:ctrlPr>
                </m:fPr>
                <m:num>
                  <m:r>
                    <w:del w:id="1380" w:author="Andy Kleinhesselink" w:date="2019-07-12T15:26:00Z">
                      <w:rPr>
                        <w:rFonts w:ascii="Cambria Math" w:hAnsi="Cambria Math"/>
                      </w:rPr>
                      <m:t>d</m:t>
                    </w:del>
                  </m:r>
                  <m:sSub>
                    <m:sSubPr>
                      <m:ctrlPr>
                        <w:del w:id="1381" w:author="Andy Kleinhesselink" w:date="2019-07-12T15:26:00Z">
                          <w:rPr>
                            <w:rFonts w:ascii="Cambria Math" w:hAnsi="Cambria Math"/>
                            <w:i/>
                          </w:rPr>
                        </w:del>
                      </m:ctrlPr>
                    </m:sSubPr>
                    <m:e>
                      <m:r>
                        <w:del w:id="1382" w:author="Andy Kleinhesselink" w:date="2019-07-12T15:26:00Z">
                          <w:rPr>
                            <w:rFonts w:ascii="Cambria Math" w:hAnsi="Cambria Math"/>
                          </w:rPr>
                          <m:t>n</m:t>
                        </w:del>
                      </m:r>
                    </m:e>
                    <m:sub>
                      <m:r>
                        <w:del w:id="1383" w:author="Andy Kleinhesselink" w:date="2019-07-12T15:26:00Z">
                          <w:rPr>
                            <w:rFonts w:ascii="Cambria Math" w:hAnsi="Cambria Math"/>
                          </w:rPr>
                          <m:t>i</m:t>
                        </w:del>
                      </m:r>
                    </m:sub>
                  </m:sSub>
                </m:num>
                <m:den>
                  <m:r>
                    <w:del w:id="1384" w:author="Andy Kleinhesselink" w:date="2019-07-12T15:26:00Z">
                      <w:rPr>
                        <w:rFonts w:ascii="Cambria Math" w:hAnsi="Cambria Math"/>
                      </w:rPr>
                      <m:t>dt</m:t>
                    </w:del>
                  </m:r>
                </m:den>
              </m:f>
            </m:oMath>
            <w:del w:id="1385" w:author="Andy Kleinhesselink" w:date="2019-07-12T15:26:00Z">
              <w:r w:rsidR="002834AC" w:rsidRPr="003C47E7" w:rsidDel="00C334AE">
                <w:delText xml:space="preserve"> = </w:delTex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2</m:t>
                        </m:r>
                      </m:sub>
                    </m:sSub>
                  </m:e>
                </m:d>
              </m:oMath>
              <w:r w:rsidR="00671DB8" w:rsidRPr="003C47E7" w:rsidDel="00C334AE">
                <w:delText>.</w:delText>
              </w:r>
            </w:del>
          </w:p>
        </w:tc>
        <w:tc>
          <w:tcPr>
            <w:tcW w:w="738" w:type="dxa"/>
            <w:vAlign w:val="center"/>
          </w:tcPr>
          <w:p w14:paraId="02DFCD75" w14:textId="6AAE2B99" w:rsidR="00A27B10" w:rsidRPr="003C47E7" w:rsidDel="00C334AE" w:rsidRDefault="00A27B10" w:rsidP="00A27B10">
            <w:pPr>
              <w:spacing w:after="202"/>
              <w:ind w:firstLine="0"/>
              <w:contextualSpacing/>
              <w:jc w:val="center"/>
              <w:rPr>
                <w:del w:id="1386" w:author="Andy Kleinhesselink" w:date="2019-07-12T15:26:00Z"/>
              </w:rPr>
            </w:pPr>
            <w:del w:id="1387" w:author="Andy Kleinhesselink" w:date="2019-07-12T15:26:00Z">
              <w:r w:rsidRPr="003C47E7" w:rsidDel="00C334AE">
                <w:delText>(</w:delText>
              </w:r>
              <w:r w:rsidRPr="003C47E7" w:rsidDel="00C334AE">
                <w:rPr>
                  <w:noProof/>
                </w:rPr>
                <w:fldChar w:fldCharType="begin"/>
              </w:r>
              <w:r w:rsidRPr="003C47E7" w:rsidDel="00C334AE">
                <w:rPr>
                  <w:noProof/>
                </w:rPr>
                <w:delInstrText xml:space="preserve"> SEQ eq \* MERGEFORMAT </w:delInstrText>
              </w:r>
              <w:r w:rsidRPr="003C47E7" w:rsidDel="00C334AE">
                <w:rPr>
                  <w:noProof/>
                </w:rPr>
                <w:fldChar w:fldCharType="separate"/>
              </w:r>
            </w:del>
            <w:del w:id="1388" w:author="Andy Kleinhesselink" w:date="2019-07-12T08:02:00Z">
              <w:r w:rsidR="001D65F5" w:rsidRPr="003C47E7" w:rsidDel="00B91BF5">
                <w:rPr>
                  <w:noProof/>
                </w:rPr>
                <w:delText>1</w:delText>
              </w:r>
            </w:del>
            <w:del w:id="1389" w:author="Andy Kleinhesselink" w:date="2019-07-12T15:26:00Z">
              <w:r w:rsidRPr="003C47E7" w:rsidDel="00C334AE">
                <w:rPr>
                  <w:noProof/>
                </w:rPr>
                <w:fldChar w:fldCharType="end"/>
              </w:r>
              <w:r w:rsidRPr="003C47E7" w:rsidDel="00C334AE">
                <w:delText>)</w:delText>
              </w:r>
            </w:del>
          </w:p>
        </w:tc>
      </w:tr>
    </w:tbl>
    <w:p w14:paraId="2F0A6090" w14:textId="26ADCFF0" w:rsidR="00A27B10" w:rsidRPr="003C47E7" w:rsidDel="00C334AE" w:rsidRDefault="009C5B9D" w:rsidP="002834AC">
      <w:pPr>
        <w:spacing w:before="240" w:after="202"/>
        <w:ind w:firstLine="0"/>
        <w:contextualSpacing/>
        <w:rPr>
          <w:del w:id="1390" w:author="Andy Kleinhesselink" w:date="2019-07-12T15:26:00Z"/>
        </w:rPr>
      </w:pPr>
      <w:del w:id="1391" w:author="Andy Kleinhesselink" w:date="2019-07-12T15:26:00Z">
        <w:r w:rsidRPr="003C47E7" w:rsidDel="00C334AE">
          <w:delText xml:space="preserve">If we are studying how the focal species responds to two competitor species in isolation </w:delText>
        </w:r>
        <w:r w:rsidR="002834AC" w:rsidRPr="003C47E7" w:rsidDel="00C334AE">
          <w:delText xml:space="preserve">these two functions are distinct and we plot them separately </w:delText>
        </w:r>
        <w:r w:rsidRPr="003C47E7" w:rsidDel="00C334AE">
          <w:delText>(Figures 1a and 1b).</w:delText>
        </w:r>
        <w:r w:rsidR="00E44892" w:rsidDel="00C334AE">
          <w:delText xml:space="preserve"> </w:delText>
        </w:r>
        <w:r w:rsidR="00671DB8" w:rsidRPr="003C47E7" w:rsidDel="00C334AE">
          <w:delText xml:space="preserve">However, when </w:delText>
        </w:r>
        <w:r w:rsidRPr="003C47E7" w:rsidDel="00C334AE">
          <w:delText>both competitor</w:delText>
        </w:r>
        <w:r w:rsidR="002834AC" w:rsidRPr="003C47E7" w:rsidDel="00C334AE">
          <w:delText xml:space="preserve"> species one and two </w:delText>
        </w:r>
        <w:r w:rsidRPr="003C47E7" w:rsidDel="00C334AE">
          <w:delText>are present together, we require a new multivariate function,</w:delText>
        </w:r>
        <w:r w:rsidR="00A27B10" w:rsidRPr="003C47E7" w:rsidDel="00C334AE">
          <w:delText xml:space="preserve"> </w:delText>
        </w:r>
        <w:r w:rsidR="00A27B10" w:rsidRPr="003C47E7" w:rsidDel="00C334AE">
          <w:rPr>
            <w:i/>
          </w:rPr>
          <w:delText>F</w:delText>
        </w:r>
        <w:r w:rsidR="002834AC" w:rsidRPr="003C47E7" w:rsidDel="00C334AE">
          <w:delText xml:space="preserve">, which </w:delText>
        </w:r>
        <w:r w:rsidR="00CA7069" w:rsidRPr="003C47E7" w:rsidDel="00C334AE">
          <w:delText>we can depict as a surface</w:delText>
        </w:r>
        <w:r w:rsidR="00A27B10" w:rsidRPr="003C47E7" w:rsidDel="00C334AE">
          <w:delText xml:space="preserve"> </w:delText>
        </w:r>
        <w:r w:rsidR="00671DB8" w:rsidRPr="003C47E7" w:rsidDel="00C334AE">
          <w:delText xml:space="preserve">in three dimensions </w:delText>
        </w:r>
        <w:r w:rsidR="00A27B10" w:rsidRPr="003C47E7" w:rsidDel="00C334AE">
          <w:delText>with the per capita growth rate</w:delText>
        </w:r>
        <w:r w:rsidR="00671DB8" w:rsidRPr="003C47E7" w:rsidDel="00C334AE">
          <w:delText xml:space="preserve"> of the focal species</w:delText>
        </w:r>
        <w:r w:rsidR="00A27B10" w:rsidRPr="003C47E7" w:rsidDel="00C334AE">
          <w:delText xml:space="preserve"> on the z-axis (fig. 1c). </w:delText>
        </w:r>
      </w:del>
    </w:p>
    <w:p w14:paraId="3C274D2E" w14:textId="56ED2DD5" w:rsidR="00A27B10" w:rsidRPr="003C47E7" w:rsidDel="00C334AE" w:rsidRDefault="00A27B10" w:rsidP="00A27B10">
      <w:pPr>
        <w:keepNext/>
        <w:spacing w:after="202"/>
        <w:ind w:firstLine="0"/>
        <w:contextualSpacing/>
        <w:jc w:val="center"/>
        <w:rPr>
          <w:del w:id="1392" w:author="Andy Kleinhesselink" w:date="2019-07-12T15:26:00Z"/>
        </w:rPr>
      </w:pPr>
      <w:del w:id="1393" w:author="Andy Kleinhesselink" w:date="2019-07-12T15:26:00Z">
        <w:r w:rsidRPr="003C47E7" w:rsidDel="00C334AE">
          <w:rPr>
            <w:noProof/>
          </w:rPr>
          <w:drawing>
            <wp:inline distT="0" distB="0" distL="0" distR="0" wp14:anchorId="4B4527BA" wp14:editId="2C778225">
              <wp:extent cx="4418953" cy="2651372"/>
              <wp:effectExtent l="12700" t="12700" r="13970"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d_fig.jpg"/>
                      <pic:cNvPicPr/>
                    </pic:nvPicPr>
                    <pic:blipFill>
                      <a:blip r:embed="rId11">
                        <a:extLst>
                          <a:ext uri="{28A0092B-C50C-407E-A947-70E740481C1C}">
                            <a14:useLocalDpi xmlns:a14="http://schemas.microsoft.com/office/drawing/2010/main" val="0"/>
                          </a:ext>
                        </a:extLst>
                      </a:blip>
                      <a:stretch>
                        <a:fillRect/>
                      </a:stretch>
                    </pic:blipFill>
                    <pic:spPr>
                      <a:xfrm>
                        <a:off x="0" y="0"/>
                        <a:ext cx="4418953" cy="2651372"/>
                      </a:xfrm>
                      <a:prstGeom prst="rect">
                        <a:avLst/>
                      </a:prstGeom>
                      <a:ln>
                        <a:solidFill>
                          <a:schemeClr val="tx1"/>
                        </a:solidFill>
                      </a:ln>
                    </pic:spPr>
                  </pic:pic>
                </a:graphicData>
              </a:graphic>
            </wp:inline>
          </w:drawing>
        </w:r>
      </w:del>
    </w:p>
    <w:p w14:paraId="4AC8A185" w14:textId="39A4E9DA" w:rsidR="00A27B10" w:rsidRPr="003C47E7" w:rsidDel="00C334AE" w:rsidRDefault="00A27B10" w:rsidP="00A27B10">
      <w:pPr>
        <w:pStyle w:val="Caption"/>
        <w:rPr>
          <w:del w:id="1394" w:author="Andy Kleinhesselink" w:date="2019-07-12T15:26:00Z"/>
        </w:rPr>
      </w:pPr>
      <w:del w:id="1395" w:author="Andy Kleinhesselink" w:date="2019-07-12T15:26:00Z">
        <w:r w:rsidRPr="003C47E7" w:rsidDel="00C334AE">
          <w:delText xml:space="preserve">Figure </w:delText>
        </w:r>
        <w:r w:rsidR="004501B4" w:rsidDel="00C334AE">
          <w:fldChar w:fldCharType="begin"/>
        </w:r>
        <w:r w:rsidR="004501B4" w:rsidDel="00C334AE">
          <w:delInstrText xml:space="preserve"> SEQ Figure \* ARABIC </w:delInstrText>
        </w:r>
        <w:r w:rsidR="004501B4" w:rsidDel="00C334AE">
          <w:fldChar w:fldCharType="separate"/>
        </w:r>
        <w:r w:rsidR="00B91BF5" w:rsidDel="00C334AE">
          <w:rPr>
            <w:noProof/>
          </w:rPr>
          <w:delText>1</w:delText>
        </w:r>
        <w:r w:rsidR="004501B4" w:rsidDel="00C334AE">
          <w:rPr>
            <w:noProof/>
          </w:rPr>
          <w:fldChar w:fldCharType="end"/>
        </w:r>
        <w:r w:rsidRPr="003C47E7" w:rsidDel="00C334AE">
          <w:delText xml:space="preserve"> The per capita growth rate as a function of  competitor densities.   </w:delText>
        </w:r>
      </w:del>
    </w:p>
    <w:p w14:paraId="22E9794B" w14:textId="4F30A88F" w:rsidR="00E44892" w:rsidDel="00C334AE" w:rsidRDefault="00671DB8" w:rsidP="00752B2E">
      <w:pPr>
        <w:spacing w:after="202"/>
        <w:contextualSpacing/>
        <w:rPr>
          <w:del w:id="1396" w:author="Andy Kleinhesselink" w:date="2019-07-12T15:26:00Z"/>
        </w:rPr>
      </w:pPr>
      <w:del w:id="1397" w:author="Andy Kleinhesselink" w:date="2019-07-12T15:26:00Z">
        <w:r w:rsidRPr="003C47E7" w:rsidDel="00C334AE">
          <w:delText>W</w:delText>
        </w:r>
        <w:r w:rsidR="00CA7069" w:rsidRPr="003C47E7" w:rsidDel="00C334AE">
          <w:delText xml:space="preserve">hile we </w:delText>
        </w:r>
        <w:r w:rsidRPr="003C47E7" w:rsidDel="00C334AE">
          <w:delText xml:space="preserve">originally </w:delText>
        </w:r>
        <w:r w:rsidR="00CA7069" w:rsidRPr="003C47E7" w:rsidDel="00C334AE">
          <w:delText>de</w:delText>
        </w:r>
        <w:r w:rsidRPr="003C47E7" w:rsidDel="00C334AE">
          <w:delText>scribed</w:delText>
        </w:r>
        <w:r w:rsidR="00CA7069" w:rsidRPr="003C47E7" w:rsidDel="00C334AE">
          <w:delText xml:space="preserve"> the response of the focal species to competition using separate functions, </w:delText>
        </w:r>
        <w:r w:rsidRPr="003C47E7" w:rsidDel="00C334AE">
          <w:rPr>
            <w:i/>
          </w:rPr>
          <w:delText>h</w:delText>
        </w:r>
        <w:r w:rsidR="00CA7069" w:rsidRPr="003C47E7" w:rsidDel="00C334AE">
          <w:delText xml:space="preserve">, </w:delText>
        </w:r>
        <w:r w:rsidRPr="003C47E7" w:rsidDel="00C334AE">
          <w:rPr>
            <w:i/>
          </w:rPr>
          <w:delText>l</w:delText>
        </w:r>
        <w:r w:rsidR="00CA7069" w:rsidRPr="003C47E7" w:rsidDel="00C334AE">
          <w:delText xml:space="preserve">, and </w:delText>
        </w:r>
        <w:r w:rsidR="00CA7069" w:rsidRPr="003C47E7" w:rsidDel="00C334AE">
          <w:rPr>
            <w:i/>
          </w:rPr>
          <w:delText>F</w:delText>
        </w:r>
        <w:r w:rsidR="00CA7069" w:rsidRPr="003C47E7" w:rsidDel="00C334AE">
          <w:delText xml:space="preserve">, these functions </w:delText>
        </w:r>
        <w:r w:rsidR="006E3081" w:rsidRPr="003C47E7" w:rsidDel="00C334AE">
          <w:delText>are related</w:delText>
        </w:r>
        <w:r w:rsidR="000A7467" w:rsidRPr="003C47E7" w:rsidDel="00C334AE">
          <w:delText>:</w:delText>
        </w:r>
        <w:r w:rsidR="00CA7069" w:rsidRPr="003C47E7" w:rsidDel="00C334AE">
          <w:delText xml:space="preserve"> </w:delText>
        </w:r>
        <w:r w:rsidR="000A7467" w:rsidRPr="003C47E7" w:rsidDel="00C334AE">
          <w:delText xml:space="preserve">the lines in figures 1a and b are slices through the three-dimensional surface in figure 1c. </w:delText>
        </w:r>
        <w:r w:rsidR="00CA7069" w:rsidRPr="003C47E7" w:rsidDel="00C334AE">
          <w:delText xml:space="preserve"> </w:delText>
        </w:r>
        <w:r w:rsidR="00E44892" w:rsidDel="00C334AE">
          <w:delText xml:space="preserve">Assume that all three plots accurately capture the response of the focal species to the density of its competitors.  How can we tell whether the surface in 1c implies an HOI? The relationship between the three-dimensional surface of function F and the two separate functions h and l is the central problem of HOIs. </w:delText>
        </w:r>
      </w:del>
    </w:p>
    <w:p w14:paraId="346900A1" w14:textId="0C0BAA04" w:rsidR="00796A9C" w:rsidDel="00C334AE" w:rsidRDefault="00E44892" w:rsidP="00752B2E">
      <w:pPr>
        <w:spacing w:after="202"/>
        <w:contextualSpacing/>
        <w:rPr>
          <w:del w:id="1398" w:author="Andy Kleinhesselink" w:date="2019-07-12T15:26:00Z"/>
        </w:rPr>
      </w:pPr>
      <w:del w:id="1399" w:author="Andy Kleinhesselink" w:date="2019-07-12T15:26:00Z">
        <w:r w:rsidDel="00C334AE">
          <w:delText xml:space="preserve">One might first try to build up the function F from the separate functions h and l. Looking at figure 1c, this would entail producing the whole </w:delText>
        </w:r>
        <w:r w:rsidR="00796A9C" w:rsidDel="00C334AE">
          <w:delText xml:space="preserve">three-dimensional surface from the slices at the edges.  If one could reproduce F from only studying the slices at the edges, captured by the functions h and l, then there would be no new information in the surface of F.  In other words, F does not involve emergence in the region where more than species is present.  </w:delText>
        </w:r>
      </w:del>
    </w:p>
    <w:p w14:paraId="1F29C35E" w14:textId="64EFAA28" w:rsidR="00796A9C" w:rsidDel="00C334AE" w:rsidRDefault="00796A9C" w:rsidP="00752B2E">
      <w:pPr>
        <w:spacing w:after="202"/>
        <w:contextualSpacing/>
        <w:rPr>
          <w:del w:id="1400" w:author="Andy Kleinhesselink" w:date="2019-07-12T15:26:00Z"/>
        </w:rPr>
      </w:pPr>
      <w:del w:id="1401" w:author="Andy Kleinhesselink" w:date="2019-07-12T15:26:00Z">
        <w:r w:rsidDel="00C334AE">
          <w:delText xml:space="preserve">However, the separate density dependent functions h and l may not be enough on their own to specify the multidimensional function F—even when no new parameters are involved.  </w:delText>
        </w:r>
        <w:r w:rsidR="00685B64" w:rsidDel="00C334AE">
          <w:delText xml:space="preserve">Consider the specific functions for h and l, </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
        <w:gridCol w:w="7009"/>
        <w:gridCol w:w="738"/>
      </w:tblGrid>
      <w:tr w:rsidR="00685B64" w:rsidRPr="003C47E7" w:rsidDel="00C334AE" w14:paraId="262338BF" w14:textId="42A0EE5C" w:rsidTr="00F07866">
        <w:trPr>
          <w:trHeight w:val="503"/>
          <w:del w:id="1402" w:author="Andy Kleinhesselink" w:date="2019-07-12T15:26:00Z"/>
        </w:trPr>
        <w:tc>
          <w:tcPr>
            <w:tcW w:w="918" w:type="dxa"/>
            <w:vAlign w:val="center"/>
          </w:tcPr>
          <w:p w14:paraId="38A28BAD" w14:textId="595F9F77" w:rsidR="00685B64" w:rsidRPr="003C47E7" w:rsidDel="00C334AE" w:rsidRDefault="00685B64" w:rsidP="00F07866">
            <w:pPr>
              <w:spacing w:after="202"/>
              <w:ind w:firstLine="0"/>
              <w:contextualSpacing/>
              <w:jc w:val="center"/>
              <w:rPr>
                <w:del w:id="1403" w:author="Andy Kleinhesselink" w:date="2019-07-12T15:26:00Z"/>
              </w:rPr>
            </w:pPr>
          </w:p>
        </w:tc>
        <w:tc>
          <w:tcPr>
            <w:tcW w:w="7200" w:type="dxa"/>
            <w:vAlign w:val="center"/>
          </w:tcPr>
          <w:p w14:paraId="4ED53CFF" w14:textId="5A6D6434" w:rsidR="00685B64" w:rsidRPr="003C47E7" w:rsidDel="00C334AE" w:rsidRDefault="00685B64" w:rsidP="00F07866">
            <w:pPr>
              <w:spacing w:after="202"/>
              <w:contextualSpacing/>
              <w:jc w:val="center"/>
              <w:rPr>
                <w:del w:id="1404" w:author="Andy Kleinhesselink" w:date="2019-07-12T15:26:00Z"/>
              </w:rPr>
            </w:pPr>
            <m:oMath>
              <m:r>
                <w:del w:id="1405" w:author="Andy Kleinhesselink" w:date="2019-07-12T15:26:00Z">
                  <w:rPr>
                    <w:rFonts w:ascii="Cambria Math" w:hAnsi="Cambria Math"/>
                  </w:rPr>
                  <m:t>h</m:t>
                </w:del>
              </m:r>
              <m:d>
                <m:dPr>
                  <m:ctrlPr>
                    <w:del w:id="1406" w:author="Andy Kleinhesselink" w:date="2019-07-12T15:26:00Z">
                      <w:rPr>
                        <w:rFonts w:ascii="Cambria Math" w:hAnsi="Cambria Math"/>
                        <w:i/>
                      </w:rPr>
                    </w:del>
                  </m:ctrlPr>
                </m:dPr>
                <m:e>
                  <m:sSub>
                    <m:sSubPr>
                      <m:ctrlPr>
                        <w:del w:id="1407" w:author="Andy Kleinhesselink" w:date="2019-07-12T15:26:00Z">
                          <w:rPr>
                            <w:rFonts w:ascii="Cambria Math" w:hAnsi="Cambria Math"/>
                            <w:i/>
                          </w:rPr>
                        </w:del>
                      </m:ctrlPr>
                    </m:sSubPr>
                    <m:e>
                      <m:r>
                        <w:del w:id="1408" w:author="Andy Kleinhesselink" w:date="2019-07-12T15:26:00Z">
                          <w:rPr>
                            <w:rFonts w:ascii="Cambria Math" w:hAnsi="Cambria Math"/>
                          </w:rPr>
                          <m:t>n</m:t>
                        </w:del>
                      </m:r>
                    </m:e>
                    <m:sub>
                      <m:r>
                        <w:del w:id="1409" w:author="Andy Kleinhesselink" w:date="2019-07-12T15:26:00Z">
                          <w:rPr>
                            <w:rFonts w:ascii="Cambria Math" w:hAnsi="Cambria Math"/>
                          </w:rPr>
                          <m:t>1</m:t>
                        </w:del>
                      </m:r>
                    </m:sub>
                  </m:sSub>
                </m:e>
              </m:d>
              <m:r>
                <w:del w:id="1410" w:author="Andy Kleinhesselink" w:date="2019-07-12T15:26:00Z">
                  <w:rPr>
                    <w:rFonts w:ascii="Cambria Math" w:hAnsi="Cambria Math"/>
                  </w:rPr>
                  <m:t>=</m:t>
                </w:del>
              </m:r>
              <m:f>
                <m:fPr>
                  <m:ctrlPr>
                    <w:del w:id="1411" w:author="Andy Kleinhesselink" w:date="2019-07-12T15:26:00Z">
                      <w:rPr>
                        <w:rFonts w:ascii="Cambria Math" w:hAnsi="Cambria Math"/>
                        <w:i/>
                      </w:rPr>
                    </w:del>
                  </m:ctrlPr>
                </m:fPr>
                <m:num>
                  <m:sSub>
                    <m:sSubPr>
                      <m:ctrlPr>
                        <w:del w:id="1412" w:author="Andy Kleinhesselink" w:date="2019-07-12T15:26:00Z">
                          <w:rPr>
                            <w:rFonts w:ascii="Cambria Math" w:hAnsi="Cambria Math"/>
                            <w:i/>
                          </w:rPr>
                        </w:del>
                      </m:ctrlPr>
                    </m:sSubPr>
                    <m:e>
                      <m:r>
                        <w:del w:id="1413" w:author="Andy Kleinhesselink" w:date="2019-07-12T15:26:00Z">
                          <w:rPr>
                            <w:rFonts w:ascii="Cambria Math" w:hAnsi="Cambria Math"/>
                          </w:rPr>
                          <m:t>λ</m:t>
                        </w:del>
                      </m:r>
                    </m:e>
                    <m:sub>
                      <m:r>
                        <w:del w:id="1414" w:author="Andy Kleinhesselink" w:date="2019-07-12T15:26:00Z">
                          <w:rPr>
                            <w:rFonts w:ascii="Cambria Math" w:hAnsi="Cambria Math"/>
                          </w:rPr>
                          <m:t>i</m:t>
                        </w:del>
                      </m:r>
                    </m:sub>
                  </m:sSub>
                </m:num>
                <m:den>
                  <m:r>
                    <w:del w:id="1415" w:author="Andy Kleinhesselink" w:date="2019-07-12T15:26:00Z">
                      <w:rPr>
                        <w:rFonts w:ascii="Cambria Math" w:hAnsi="Cambria Math"/>
                      </w:rPr>
                      <m:t>1+α</m:t>
                    </w:del>
                  </m:r>
                  <m:sSub>
                    <m:sSubPr>
                      <m:ctrlPr>
                        <w:del w:id="1416" w:author="Andy Kleinhesselink" w:date="2019-07-12T15:26:00Z">
                          <w:rPr>
                            <w:rFonts w:ascii="Cambria Math" w:hAnsi="Cambria Math"/>
                            <w:i/>
                          </w:rPr>
                        </w:del>
                      </m:ctrlPr>
                    </m:sSubPr>
                    <m:e>
                      <m:r>
                        <w:del w:id="1417" w:author="Andy Kleinhesselink" w:date="2019-07-12T15:26:00Z">
                          <w:rPr>
                            <w:rFonts w:ascii="Cambria Math" w:hAnsi="Cambria Math"/>
                          </w:rPr>
                          <m:t>n</m:t>
                        </w:del>
                      </m:r>
                    </m:e>
                    <m:sub>
                      <m:r>
                        <w:del w:id="1418" w:author="Andy Kleinhesselink" w:date="2019-07-12T15:26:00Z">
                          <w:rPr>
                            <w:rFonts w:ascii="Cambria Math" w:hAnsi="Cambria Math"/>
                          </w:rPr>
                          <m:t>1</m:t>
                        </w:del>
                      </m:r>
                    </m:sub>
                  </m:sSub>
                </m:den>
              </m:f>
              <m:r>
                <w:del w:id="1419" w:author="Andy Kleinhesselink" w:date="2019-07-12T15:26:00Z">
                  <w:rPr>
                    <w:rFonts w:ascii="Cambria Math" w:hAnsi="Cambria Math"/>
                  </w:rPr>
                  <m:t xml:space="preserve"> ,  l</m:t>
                </w:del>
              </m:r>
              <m:d>
                <m:dPr>
                  <m:ctrlPr>
                    <w:del w:id="1420" w:author="Andy Kleinhesselink" w:date="2019-07-12T15:26:00Z">
                      <w:rPr>
                        <w:rFonts w:ascii="Cambria Math" w:hAnsi="Cambria Math"/>
                        <w:i/>
                      </w:rPr>
                    </w:del>
                  </m:ctrlPr>
                </m:dPr>
                <m:e>
                  <m:sSub>
                    <m:sSubPr>
                      <m:ctrlPr>
                        <w:del w:id="1421" w:author="Andy Kleinhesselink" w:date="2019-07-12T15:26:00Z">
                          <w:rPr>
                            <w:rFonts w:ascii="Cambria Math" w:hAnsi="Cambria Math"/>
                            <w:i/>
                          </w:rPr>
                        </w:del>
                      </m:ctrlPr>
                    </m:sSubPr>
                    <m:e>
                      <m:r>
                        <w:del w:id="1422" w:author="Andy Kleinhesselink" w:date="2019-07-12T15:26:00Z">
                          <w:rPr>
                            <w:rFonts w:ascii="Cambria Math" w:hAnsi="Cambria Math"/>
                          </w:rPr>
                          <m:t>n</m:t>
                        </w:del>
                      </m:r>
                    </m:e>
                    <m:sub>
                      <m:r>
                        <w:del w:id="1423" w:author="Andy Kleinhesselink" w:date="2019-07-12T15:26:00Z">
                          <w:rPr>
                            <w:rFonts w:ascii="Cambria Math" w:hAnsi="Cambria Math"/>
                          </w:rPr>
                          <m:t>2</m:t>
                        </w:del>
                      </m:r>
                    </m:sub>
                  </m:sSub>
                </m:e>
              </m:d>
              <m:r>
                <w:del w:id="1424" w:author="Andy Kleinhesselink" w:date="2019-07-12T15:26:00Z">
                  <w:rPr>
                    <w:rFonts w:ascii="Cambria Math" w:hAnsi="Cambria Math"/>
                  </w:rPr>
                  <m:t>=</m:t>
                </w:del>
              </m:r>
              <m:f>
                <m:fPr>
                  <m:ctrlPr>
                    <w:del w:id="1425" w:author="Andy Kleinhesselink" w:date="2019-07-12T15:26:00Z">
                      <w:rPr>
                        <w:rFonts w:ascii="Cambria Math" w:hAnsi="Cambria Math"/>
                        <w:i/>
                      </w:rPr>
                    </w:del>
                  </m:ctrlPr>
                </m:fPr>
                <m:num>
                  <m:sSub>
                    <m:sSubPr>
                      <m:ctrlPr>
                        <w:del w:id="1426" w:author="Andy Kleinhesselink" w:date="2019-07-12T15:26:00Z">
                          <w:rPr>
                            <w:rFonts w:ascii="Cambria Math" w:hAnsi="Cambria Math"/>
                            <w:i/>
                          </w:rPr>
                        </w:del>
                      </m:ctrlPr>
                    </m:sSubPr>
                    <m:e>
                      <m:r>
                        <w:del w:id="1427" w:author="Andy Kleinhesselink" w:date="2019-07-12T15:26:00Z">
                          <w:rPr>
                            <w:rFonts w:ascii="Cambria Math" w:hAnsi="Cambria Math"/>
                          </w:rPr>
                          <m:t>λ</m:t>
                        </w:del>
                      </m:r>
                    </m:e>
                    <m:sub>
                      <m:r>
                        <w:del w:id="1428" w:author="Andy Kleinhesselink" w:date="2019-07-12T15:26:00Z">
                          <w:rPr>
                            <w:rFonts w:ascii="Cambria Math" w:hAnsi="Cambria Math"/>
                          </w:rPr>
                          <m:t>i</m:t>
                        </w:del>
                      </m:r>
                    </m:sub>
                  </m:sSub>
                </m:num>
                <m:den>
                  <m:r>
                    <w:del w:id="1429" w:author="Andy Kleinhesselink" w:date="2019-07-12T15:26:00Z">
                      <w:rPr>
                        <w:rFonts w:ascii="Cambria Math" w:hAnsi="Cambria Math"/>
                      </w:rPr>
                      <m:t>1+β</m:t>
                    </w:del>
                  </m:r>
                  <m:sSub>
                    <m:sSubPr>
                      <m:ctrlPr>
                        <w:del w:id="1430" w:author="Andy Kleinhesselink" w:date="2019-07-12T15:26:00Z">
                          <w:rPr>
                            <w:rFonts w:ascii="Cambria Math" w:hAnsi="Cambria Math"/>
                            <w:i/>
                          </w:rPr>
                        </w:del>
                      </m:ctrlPr>
                    </m:sSubPr>
                    <m:e>
                      <m:r>
                        <w:del w:id="1431" w:author="Andy Kleinhesselink" w:date="2019-07-12T15:26:00Z">
                          <w:rPr>
                            <w:rFonts w:ascii="Cambria Math" w:hAnsi="Cambria Math"/>
                          </w:rPr>
                          <m:t>n</m:t>
                        </w:del>
                      </m:r>
                    </m:e>
                    <m:sub>
                      <m:r>
                        <w:del w:id="1432" w:author="Andy Kleinhesselink" w:date="2019-07-12T15:26:00Z">
                          <w:rPr>
                            <w:rFonts w:ascii="Cambria Math" w:hAnsi="Cambria Math"/>
                          </w:rPr>
                          <m:t>1</m:t>
                        </w:del>
                      </m:r>
                    </m:sub>
                  </m:sSub>
                </m:den>
              </m:f>
            </m:oMath>
            <w:del w:id="1433" w:author="Andy Kleinhesselink" w:date="2019-07-12T15:26:00Z">
              <w:r w:rsidDel="00C334AE">
                <w:delText>.</w:delText>
              </w:r>
            </w:del>
          </w:p>
        </w:tc>
        <w:tc>
          <w:tcPr>
            <w:tcW w:w="738" w:type="dxa"/>
            <w:vAlign w:val="center"/>
          </w:tcPr>
          <w:p w14:paraId="6591D19C" w14:textId="71D9911D" w:rsidR="00685B64" w:rsidRPr="003C47E7" w:rsidDel="00C334AE" w:rsidRDefault="00685B64" w:rsidP="00F07866">
            <w:pPr>
              <w:spacing w:after="202"/>
              <w:ind w:firstLine="0"/>
              <w:contextualSpacing/>
              <w:jc w:val="center"/>
              <w:rPr>
                <w:del w:id="1434" w:author="Andy Kleinhesselink" w:date="2019-07-12T15:26:00Z"/>
              </w:rPr>
            </w:pPr>
            <w:del w:id="1435" w:author="Andy Kleinhesselink" w:date="2019-07-12T15:26:00Z">
              <w:r w:rsidRPr="003C47E7" w:rsidDel="00C334AE">
                <w:delText>(</w:delText>
              </w:r>
              <w:r w:rsidRPr="003C47E7" w:rsidDel="00C334AE">
                <w:rPr>
                  <w:noProof/>
                </w:rPr>
                <w:fldChar w:fldCharType="begin"/>
              </w:r>
              <w:r w:rsidRPr="003C47E7" w:rsidDel="00C334AE">
                <w:rPr>
                  <w:noProof/>
                </w:rPr>
                <w:delInstrText xml:space="preserve"> SEQ eq \* MERGEFORMAT </w:delInstrText>
              </w:r>
              <w:r w:rsidRPr="003C47E7" w:rsidDel="00C334AE">
                <w:rPr>
                  <w:noProof/>
                </w:rPr>
                <w:fldChar w:fldCharType="separate"/>
              </w:r>
            </w:del>
            <w:del w:id="1436" w:author="Andy Kleinhesselink" w:date="2019-07-12T08:02:00Z">
              <w:r w:rsidRPr="003C47E7" w:rsidDel="00B91BF5">
                <w:rPr>
                  <w:noProof/>
                </w:rPr>
                <w:delText>1</w:delText>
              </w:r>
            </w:del>
            <w:del w:id="1437" w:author="Andy Kleinhesselink" w:date="2019-07-12T15:26:00Z">
              <w:r w:rsidRPr="003C47E7" w:rsidDel="00C334AE">
                <w:rPr>
                  <w:noProof/>
                </w:rPr>
                <w:fldChar w:fldCharType="end"/>
              </w:r>
              <w:r w:rsidRPr="003C47E7" w:rsidDel="00C334AE">
                <w:delText>)</w:delText>
              </w:r>
            </w:del>
          </w:p>
        </w:tc>
      </w:tr>
    </w:tbl>
    <w:p w14:paraId="6D54C365" w14:textId="3A743C31" w:rsidR="00796A9C" w:rsidDel="00C334AE" w:rsidRDefault="00685B64" w:rsidP="00DA7419">
      <w:pPr>
        <w:spacing w:after="202"/>
        <w:ind w:firstLine="0"/>
        <w:contextualSpacing/>
        <w:rPr>
          <w:del w:id="1438" w:author="Andy Kleinhesselink" w:date="2019-07-12T15:26:00Z"/>
        </w:rPr>
      </w:pPr>
      <w:del w:id="1439" w:author="Andy Kleinhesselink" w:date="2019-07-12T15:26:00Z">
        <w:r w:rsidDel="00C334AE">
          <w:delText xml:space="preserve">Knowing these two functions </w:delText>
        </w:r>
        <w:r w:rsidR="00921D98" w:rsidDel="00C334AE">
          <w:delText xml:space="preserve">does not entail any specific </w:delText>
        </w:r>
        <w:r w:rsidDel="00C334AE">
          <w:delText xml:space="preserve">multivariate function </w:delText>
        </w:r>
        <w:r w:rsidRPr="00DA7419" w:rsidDel="00C334AE">
          <w:rPr>
            <w:i/>
          </w:rPr>
          <w:delText>F</w:delText>
        </w:r>
        <w:r w:rsidDel="00C334AE">
          <w:delText>(</w:delText>
        </w:r>
        <w:r w:rsidRPr="00DA7419" w:rsidDel="00C334AE">
          <w:rPr>
            <w:i/>
          </w:rPr>
          <w:delText>n</w:delText>
        </w:r>
        <w:r w:rsidRPr="00DA7419" w:rsidDel="00C334AE">
          <w:rPr>
            <w:vertAlign w:val="subscript"/>
          </w:rPr>
          <w:delText>1</w:delText>
        </w:r>
        <w:r w:rsidDel="00C334AE">
          <w:delText xml:space="preserve">, </w:delText>
        </w:r>
        <w:r w:rsidRPr="00DA7419" w:rsidDel="00C334AE">
          <w:rPr>
            <w:i/>
          </w:rPr>
          <w:delText>n</w:delText>
        </w:r>
        <w:r w:rsidRPr="00DA7419" w:rsidDel="00C334AE">
          <w:rPr>
            <w:vertAlign w:val="subscript"/>
          </w:rPr>
          <w:delText>2</w:delText>
        </w:r>
        <w:r w:rsidDel="00C334AE">
          <w:delText xml:space="preserve">). </w:delText>
        </w:r>
        <w:r w:rsidR="00921D98" w:rsidDel="00C334AE">
          <w:delText>For instance</w:delText>
        </w:r>
        <w:r w:rsidR="00E25A10" w:rsidDel="00C334AE">
          <w:delText xml:space="preserve">, the function </w:delText>
        </w:r>
        <w:r w:rsidR="00E25A10" w:rsidRPr="00DA7419" w:rsidDel="00C334AE">
          <w:rPr>
            <w:i/>
          </w:rPr>
          <w:delText>F</w:delText>
        </w:r>
        <w:r w:rsidR="00E25A10" w:rsidDel="00C334AE">
          <w:delText xml:space="preserve"> could </w:delText>
        </w:r>
        <w:r w:rsidR="00C45525" w:rsidDel="00C334AE">
          <w:delText>be</w:delText>
        </w:r>
        <w:r w:rsidR="00E25A10" w:rsidDel="00C334AE">
          <w:delText xml:space="preserve"> </w:delTex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r>
                <w:rPr>
                  <w:rFonts w:ascii="Cambria Math" w:hAnsi="Cambria Math"/>
                </w:rPr>
                <m:t>1+α</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+β</m:t>
              </m:r>
              <m:sSub>
                <m:sSubPr>
                  <m:ctrlPr>
                    <w:rPr>
                      <w:rFonts w:ascii="Cambria Math" w:hAnsi="Cambria Math"/>
                      <w:i/>
                    </w:rPr>
                  </m:ctrlPr>
                </m:sSubPr>
                <m:e>
                  <m:r>
                    <w:rPr>
                      <w:rFonts w:ascii="Cambria Math" w:hAnsi="Cambria Math"/>
                    </w:rPr>
                    <m:t>n</m:t>
                  </m:r>
                </m:e>
                <m:sub>
                  <m:r>
                    <w:rPr>
                      <w:rFonts w:ascii="Cambria Math" w:hAnsi="Cambria Math"/>
                    </w:rPr>
                    <m:t>2</m:t>
                  </m:r>
                </m:sub>
              </m:sSub>
            </m:den>
          </m:f>
        </m:oMath>
        <w:r w:rsidR="00C45525" w:rsidDel="00C334AE">
          <w:delText>, or it could be</w:delText>
        </w:r>
        <w:r w:rsidR="00E25A10" w:rsidDel="00C334AE">
          <w:delText xml:space="preserve"> </w:delTex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1+β</m:t>
                      </m:r>
                      <m:sSub>
                        <m:sSubPr>
                          <m:ctrlPr>
                            <w:rPr>
                              <w:rFonts w:ascii="Cambria Math" w:hAnsi="Cambria Math"/>
                              <w:i/>
                            </w:rPr>
                          </m:ctrlPr>
                        </m:sSubPr>
                        <m:e>
                          <m:r>
                            <w:rPr>
                              <w:rFonts w:ascii="Cambria Math" w:hAnsi="Cambria Math"/>
                            </w:rPr>
                            <m:t>n</m:t>
                          </m:r>
                        </m:e>
                        <m:sub>
                          <m:r>
                            <w:rPr>
                              <w:rFonts w:ascii="Cambria Math" w:hAnsi="Cambria Math"/>
                            </w:rPr>
                            <m:t>2</m:t>
                          </m:r>
                        </m:sub>
                      </m:sSub>
                    </m:e>
                  </m:d>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r>
                        <w:rPr>
                          <w:rFonts w:ascii="Cambria Math" w:hAnsi="Cambria Math"/>
                        </w:rPr>
                        <m:t>1+α</m:t>
                      </m:r>
                      <m:sSub>
                        <m:sSubPr>
                          <m:ctrlPr>
                            <w:rPr>
                              <w:rFonts w:ascii="Cambria Math" w:hAnsi="Cambria Math"/>
                              <w:i/>
                            </w:rPr>
                          </m:ctrlPr>
                        </m:sSubPr>
                        <m:e>
                          <m:r>
                            <w:rPr>
                              <w:rFonts w:ascii="Cambria Math" w:hAnsi="Cambria Math"/>
                            </w:rPr>
                            <m:t>n</m:t>
                          </m:r>
                        </m:e>
                        <m:sub>
                          <m:r>
                            <w:rPr>
                              <w:rFonts w:ascii="Cambria Math" w:hAnsi="Cambria Math"/>
                            </w:rPr>
                            <m:t>1</m:t>
                          </m:r>
                        </m:sub>
                      </m:sSub>
                    </m:e>
                  </m:d>
                </m:e>
                <m:sup>
                  <m:r>
                    <w:rPr>
                      <w:rFonts w:ascii="Cambria Math" w:hAnsi="Cambria Math"/>
                    </w:rPr>
                    <m:t>-1</m:t>
                  </m:r>
                </m:sup>
              </m:sSup>
            </m:e>
          </m:d>
        </m:oMath>
        <w:r w:rsidR="002C01BC" w:rsidDel="00C334AE">
          <w:delText xml:space="preserve"> both of which have the same slices at </w:delText>
        </w:r>
        <w:r w:rsidR="002C01BC" w:rsidRPr="00DA7419" w:rsidDel="00C334AE">
          <w:rPr>
            <w:i/>
          </w:rPr>
          <w:delText>n</w:delText>
        </w:r>
        <w:r w:rsidR="002C01BC" w:rsidRPr="00DA7419" w:rsidDel="00C334AE">
          <w:rPr>
            <w:vertAlign w:val="subscript"/>
          </w:rPr>
          <w:delText>1</w:delText>
        </w:r>
        <w:r w:rsidR="002C01BC" w:rsidDel="00C334AE">
          <w:delText xml:space="preserve"> = 0 or </w:delText>
        </w:r>
        <w:r w:rsidR="002C01BC" w:rsidRPr="00DA7419" w:rsidDel="00C334AE">
          <w:rPr>
            <w:i/>
          </w:rPr>
          <w:delText>n</w:delText>
        </w:r>
        <w:r w:rsidR="002C01BC" w:rsidRPr="00DA7419" w:rsidDel="00C334AE">
          <w:rPr>
            <w:vertAlign w:val="subscript"/>
          </w:rPr>
          <w:delText>2</w:delText>
        </w:r>
        <w:r w:rsidR="002C01BC" w:rsidDel="00C334AE">
          <w:delText xml:space="preserve"> = 0. </w:delText>
        </w:r>
        <w:r w:rsidR="00C45525" w:rsidDel="00C334AE">
          <w:delText xml:space="preserve">  </w:delText>
        </w:r>
      </w:del>
    </w:p>
    <w:p w14:paraId="20B9795D" w14:textId="16240BEB" w:rsidR="00A27B10" w:rsidRPr="003C47E7" w:rsidDel="00C334AE" w:rsidRDefault="00796A9C" w:rsidP="00752B2E">
      <w:pPr>
        <w:spacing w:after="202"/>
        <w:contextualSpacing/>
        <w:rPr>
          <w:del w:id="1440" w:author="Andy Kleinhesselink" w:date="2019-07-12T15:26:00Z"/>
        </w:rPr>
      </w:pPr>
      <w:del w:id="1441" w:author="Andy Kleinhesselink" w:date="2019-07-12T15:26:00Z">
        <w:r w:rsidDel="00C334AE">
          <w:delText xml:space="preserve">  However, knowing F does imply that    of </w:delText>
        </w:r>
        <w:r w:rsidR="00E44892" w:rsidDel="00C334AE">
          <w:delText xml:space="preserve"> there were a definite way to produce the whole surface from the separate slices  the single slices produced  Unfortunately there is no general way to do this for any given set of functions.  In facOne approach would be to build up the function F from the separate functions.  Unfortunately there is no general way that we are aware of to build </w:delText>
        </w:r>
        <w:r w:rsidR="00440946" w:rsidRPr="003C47E7" w:rsidDel="00C334AE">
          <w:delText>ssumption of</w:delText>
        </w:r>
        <w:r w:rsidR="000A7467" w:rsidRPr="003C47E7" w:rsidDel="00C334AE">
          <w:delText xml:space="preserve"> pairwise competition</w:delText>
        </w:r>
        <w:r w:rsidR="00DC605F" w:rsidRPr="003C47E7" w:rsidDel="00C334AE">
          <w:delText xml:space="preserve"> </w:delText>
        </w:r>
        <w:r w:rsidR="00D351FB" w:rsidRPr="003C47E7" w:rsidDel="00C334AE">
          <w:delText>models</w:delText>
        </w:r>
        <w:r w:rsidR="00440946" w:rsidRPr="003C47E7" w:rsidDel="00C334AE">
          <w:delText xml:space="preserve"> is that </w:delText>
        </w:r>
        <w:r w:rsidR="00032366" w:rsidRPr="003C47E7" w:rsidDel="00C334AE">
          <w:delText>we</w:delText>
        </w:r>
        <w:r w:rsidR="00A126E2" w:rsidRPr="003C47E7" w:rsidDel="00C334AE">
          <w:delText xml:space="preserve"> can </w:delText>
        </w:r>
        <w:r w:rsidR="000A7467" w:rsidRPr="003C47E7" w:rsidDel="00C334AE">
          <w:delText xml:space="preserve">recreate the two-dimensional function </w:delText>
        </w:r>
        <w:r w:rsidR="000A7467" w:rsidRPr="003C47E7" w:rsidDel="00C334AE">
          <w:rPr>
            <w:i/>
          </w:rPr>
          <w:delText xml:space="preserve">F </w:delText>
        </w:r>
        <w:r w:rsidR="00A126E2" w:rsidRPr="003C47E7" w:rsidDel="00C334AE">
          <w:delText>from the two</w:delText>
        </w:r>
        <w:r w:rsidR="00440946" w:rsidRPr="003C47E7" w:rsidDel="00C334AE">
          <w:delText xml:space="preserve"> separate </w:delText>
        </w:r>
        <w:r w:rsidR="00A126E2" w:rsidRPr="003C47E7" w:rsidDel="00C334AE">
          <w:delText>functions</w:delText>
        </w:r>
        <w:r w:rsidR="000A7467" w:rsidRPr="003C47E7" w:rsidDel="00C334AE">
          <w:delText xml:space="preserve">, </w:delText>
        </w:r>
        <w:r w:rsidR="00440946" w:rsidRPr="003C47E7" w:rsidDel="00C334AE">
          <w:rPr>
            <w:i/>
          </w:rPr>
          <w:delText>h</w:delText>
        </w:r>
        <w:r w:rsidR="000A7467" w:rsidRPr="003C47E7" w:rsidDel="00C334AE">
          <w:delText xml:space="preserve"> and </w:delText>
        </w:r>
        <w:r w:rsidR="00440946" w:rsidRPr="003C47E7" w:rsidDel="00C334AE">
          <w:rPr>
            <w:i/>
          </w:rPr>
          <w:delText>l</w:delText>
        </w:r>
        <w:r w:rsidR="000A7467" w:rsidRPr="003C47E7" w:rsidDel="00C334AE">
          <w:delText>,</w:delText>
        </w:r>
        <w:r w:rsidR="00A126E2" w:rsidRPr="003C47E7" w:rsidDel="00C334AE">
          <w:delText xml:space="preserve"> that define the perpendicular slices </w:delText>
        </w:r>
        <w:r w:rsidR="00032366" w:rsidRPr="003C47E7" w:rsidDel="00C334AE">
          <w:delText xml:space="preserve">at </w:delText>
        </w:r>
        <w:r w:rsidR="00440946" w:rsidRPr="003C47E7" w:rsidDel="00C334AE">
          <w:delText>the edges</w:delText>
        </w:r>
        <w:r w:rsidR="00A126E2" w:rsidRPr="003C47E7" w:rsidDel="00C334AE">
          <w:delText xml:space="preserve">.  </w:delText>
        </w:r>
        <w:r w:rsidR="00440946" w:rsidRPr="003C47E7" w:rsidDel="00C334AE">
          <w:delText xml:space="preserve">Any </w:delText>
        </w:r>
        <w:r w:rsidR="008D60CF" w:rsidRPr="003C47E7" w:rsidDel="00C334AE">
          <w:delText>HOIs</w:delText>
        </w:r>
        <w:r w:rsidR="00440946" w:rsidRPr="003C47E7" w:rsidDel="00C334AE">
          <w:delText xml:space="preserve"> between species one and two will produce</w:delText>
        </w:r>
        <w:r w:rsidR="00DC605F" w:rsidRPr="003C47E7" w:rsidDel="00C334AE">
          <w:delText xml:space="preserve"> </w:delText>
        </w:r>
        <w:r w:rsidR="006E3081" w:rsidRPr="003C47E7" w:rsidDel="00C334AE">
          <w:delText>a</w:delText>
        </w:r>
        <w:r w:rsidR="00DC605F" w:rsidRPr="003C47E7" w:rsidDel="00C334AE">
          <w:delText xml:space="preserve"> surface </w:delText>
        </w:r>
        <w:r w:rsidR="000A7467" w:rsidRPr="003C47E7" w:rsidDel="00C334AE">
          <w:delText>in figure 1c</w:delText>
        </w:r>
        <w:r w:rsidR="006E3081" w:rsidRPr="003C47E7" w:rsidDel="00C334AE">
          <w:delText xml:space="preserve"> that cannot be recreated from</w:delText>
        </w:r>
        <w:r w:rsidR="00440946" w:rsidRPr="003C47E7" w:rsidDel="00C334AE">
          <w:delText xml:space="preserve"> </w:delText>
        </w:r>
        <w:r w:rsidR="00DC605F" w:rsidRPr="003C47E7" w:rsidDel="00C334AE">
          <w:delText xml:space="preserve">two perpendicular slices through it.  In an abstract way, </w:delText>
        </w:r>
        <w:r w:rsidR="008D60CF" w:rsidRPr="003C47E7" w:rsidDel="00C334AE">
          <w:delText xml:space="preserve">a pairwise model of </w:delText>
        </w:r>
        <w:r w:rsidR="008D60CF" w:rsidRPr="003C47E7" w:rsidDel="00C334AE">
          <w:rPr>
            <w:i/>
          </w:rPr>
          <w:delText>m</w:delText>
        </w:r>
        <w:r w:rsidR="008D60CF" w:rsidRPr="003C47E7" w:rsidDel="00C334AE">
          <w:delText xml:space="preserve">-species competition can be compressed into </w:delText>
        </w:r>
        <w:r w:rsidR="008D60CF" w:rsidRPr="003C47E7" w:rsidDel="00C334AE">
          <w:rPr>
            <w:i/>
          </w:rPr>
          <w:delText>m</w:delText>
        </w:r>
        <w:r w:rsidR="008D60CF" w:rsidRPr="003C47E7" w:rsidDel="00C334AE">
          <w:delText xml:space="preserve">-dimensions, each representing the functional response to a separate competitor.  In contrast, an </w:delText>
        </w:r>
        <w:r w:rsidR="008D60CF" w:rsidRPr="003C47E7" w:rsidDel="00C334AE">
          <w:rPr>
            <w:i/>
          </w:rPr>
          <w:delText>m</w:delText>
        </w:r>
        <w:r w:rsidR="008D60CF" w:rsidRPr="003C47E7" w:rsidDel="00C334AE">
          <w:delText xml:space="preserve">-species competition model with HOIs </w:delText>
        </w:r>
        <w:r w:rsidR="008D60CF" w:rsidRPr="003C47E7" w:rsidDel="00C334AE">
          <w:rPr>
            <w:i/>
          </w:rPr>
          <w:delText>cannot</w:delText>
        </w:r>
        <w:r w:rsidR="008D60CF" w:rsidRPr="003C47E7" w:rsidDel="00C334AE">
          <w:delText xml:space="preserve"> be compressed into </w:delText>
        </w:r>
        <w:r w:rsidR="008D60CF" w:rsidRPr="003C47E7" w:rsidDel="00C334AE">
          <w:rPr>
            <w:i/>
          </w:rPr>
          <w:delText>m</w:delText>
        </w:r>
        <w:r w:rsidR="008D60CF" w:rsidRPr="003C47E7" w:rsidDel="00C334AE">
          <w:delText>-dimensions.</w:delText>
        </w:r>
      </w:del>
    </w:p>
    <w:p w14:paraId="73ED4990" w14:textId="70C96270" w:rsidR="009C5B9D" w:rsidRPr="003C47E7" w:rsidDel="00C334AE" w:rsidRDefault="00752B2E" w:rsidP="001D65F5">
      <w:pPr>
        <w:pStyle w:val="Heading2"/>
        <w:rPr>
          <w:del w:id="1442" w:author="Andy Kleinhesselink" w:date="2019-07-12T15:26:00Z"/>
        </w:rPr>
      </w:pPr>
      <w:del w:id="1443" w:author="Andy Kleinhesselink" w:date="2019-07-12T15:26:00Z">
        <w:r w:rsidRPr="003C47E7" w:rsidDel="00C334AE">
          <w:delText xml:space="preserve">A quantitative </w:delText>
        </w:r>
        <w:r w:rsidR="00440946" w:rsidRPr="003C47E7" w:rsidDel="00C334AE">
          <w:delText>description of</w:delText>
        </w:r>
        <w:r w:rsidRPr="003C47E7" w:rsidDel="00C334AE">
          <w:delText xml:space="preserve"> higher order interactions</w:delText>
        </w:r>
      </w:del>
    </w:p>
    <w:p w14:paraId="5D923048" w14:textId="39A4DF27" w:rsidR="00D365A9" w:rsidRPr="003C47E7" w:rsidDel="00C334AE" w:rsidRDefault="00440946">
      <w:pPr>
        <w:spacing w:after="202"/>
        <w:contextualSpacing/>
        <w:rPr>
          <w:del w:id="1444" w:author="Andy Kleinhesselink" w:date="2019-07-12T15:26:00Z"/>
        </w:rPr>
      </w:pPr>
      <w:del w:id="1445" w:author="Andy Kleinhesselink" w:date="2019-07-12T15:26:00Z">
        <w:r w:rsidRPr="003C47E7" w:rsidDel="00C334AE">
          <w:delText xml:space="preserve">Building on this visual understanding of HOIs we propose a quantitative definition for </w:delText>
        </w:r>
        <w:r w:rsidR="00D365A9" w:rsidRPr="003C47E7" w:rsidDel="00C334AE">
          <w:delText xml:space="preserve">pairwise competition and higher order interactions. </w:delText>
        </w:r>
        <w:r w:rsidR="009C38A6" w:rsidRPr="003C47E7" w:rsidDel="00C334AE">
          <w:delText xml:space="preserve">We start </w:delText>
        </w:r>
        <w:r w:rsidR="00D365A9" w:rsidRPr="003C47E7" w:rsidDel="00C334AE">
          <w:delText>by</w:delText>
        </w:r>
        <w:r w:rsidR="009C38A6" w:rsidRPr="003C47E7" w:rsidDel="00C334AE">
          <w:delText xml:space="preserve"> </w:delText>
        </w:r>
        <w:r w:rsidR="00D365A9" w:rsidRPr="003C47E7" w:rsidDel="00C334AE">
          <w:delText xml:space="preserve">defining the </w:delText>
        </w:r>
        <w:r w:rsidR="009C38A6" w:rsidRPr="003C47E7" w:rsidDel="00C334AE">
          <w:delText xml:space="preserve">function </w:delText>
        </w:r>
        <w:r w:rsidR="009C38A6" w:rsidRPr="003C47E7" w:rsidDel="00C334AE">
          <w:rPr>
            <w:i/>
          </w:rPr>
          <w:delText>F</w:delText>
        </w:r>
        <w:r w:rsidR="00D365A9" w:rsidRPr="003C47E7" w:rsidDel="00C334AE">
          <w:delText xml:space="preserve"> which gives the population growth rate of the focal species as a function of the density of competitor species one and two:  </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007"/>
        <w:gridCol w:w="738"/>
      </w:tblGrid>
      <w:tr w:rsidR="00D365A9" w:rsidRPr="003C47E7" w:rsidDel="00C334AE" w14:paraId="737F18D2" w14:textId="417CC105" w:rsidTr="001D65F5">
        <w:trPr>
          <w:trHeight w:val="503"/>
          <w:del w:id="1446" w:author="Andy Kleinhesselink" w:date="2019-07-12T15:26:00Z"/>
        </w:trPr>
        <w:tc>
          <w:tcPr>
            <w:tcW w:w="918" w:type="dxa"/>
            <w:vAlign w:val="center"/>
          </w:tcPr>
          <w:p w14:paraId="1B472389" w14:textId="0511C113" w:rsidR="00D365A9" w:rsidRPr="003C47E7" w:rsidDel="00C334AE" w:rsidRDefault="00D365A9" w:rsidP="001D65F5">
            <w:pPr>
              <w:spacing w:after="202"/>
              <w:ind w:firstLine="0"/>
              <w:contextualSpacing/>
              <w:jc w:val="center"/>
              <w:rPr>
                <w:del w:id="1447" w:author="Andy Kleinhesselink" w:date="2019-07-12T15:26:00Z"/>
              </w:rPr>
            </w:pPr>
          </w:p>
        </w:tc>
        <w:tc>
          <w:tcPr>
            <w:tcW w:w="7200" w:type="dxa"/>
            <w:vAlign w:val="center"/>
          </w:tcPr>
          <w:p w14:paraId="132AFF9F" w14:textId="02A5D736" w:rsidR="00D365A9" w:rsidRPr="003C47E7" w:rsidDel="00C334AE" w:rsidRDefault="00DA3A33" w:rsidP="001D65F5">
            <w:pPr>
              <w:spacing w:after="202"/>
              <w:contextualSpacing/>
              <w:jc w:val="center"/>
              <w:rPr>
                <w:del w:id="1448" w:author="Andy Kleinhesselink" w:date="2019-07-12T15:26:00Z"/>
              </w:rPr>
            </w:pPr>
            <m:oMathPara>
              <m:oMath>
                <m:f>
                  <m:fPr>
                    <m:ctrlPr>
                      <w:del w:id="1449" w:author="Andy Kleinhesselink" w:date="2019-07-12T15:26:00Z">
                        <w:rPr>
                          <w:rFonts w:ascii="Cambria Math" w:hAnsi="Cambria Math"/>
                          <w:i/>
                        </w:rPr>
                      </w:del>
                    </m:ctrlPr>
                  </m:fPr>
                  <m:num>
                    <m:r>
                      <w:del w:id="1450" w:author="Andy Kleinhesselink" w:date="2019-07-12T15:26:00Z">
                        <w:rPr>
                          <w:rFonts w:ascii="Cambria Math" w:hAnsi="Cambria Math"/>
                        </w:rPr>
                        <m:t>1</m:t>
                      </w:del>
                    </m:r>
                  </m:num>
                  <m:den>
                    <m:sSub>
                      <m:sSubPr>
                        <m:ctrlPr>
                          <w:del w:id="1451" w:author="Andy Kleinhesselink" w:date="2019-07-12T15:26:00Z">
                            <w:rPr>
                              <w:rFonts w:ascii="Cambria Math" w:hAnsi="Cambria Math"/>
                              <w:i/>
                            </w:rPr>
                          </w:del>
                        </m:ctrlPr>
                      </m:sSubPr>
                      <m:e>
                        <m:r>
                          <w:del w:id="1452" w:author="Andy Kleinhesselink" w:date="2019-07-12T15:26:00Z">
                            <w:rPr>
                              <w:rFonts w:ascii="Cambria Math" w:hAnsi="Cambria Math"/>
                            </w:rPr>
                            <m:t>n</m:t>
                          </w:del>
                        </m:r>
                      </m:e>
                      <m:sub>
                        <m:r>
                          <w:del w:id="1453" w:author="Andy Kleinhesselink" w:date="2019-07-12T15:26:00Z">
                            <w:rPr>
                              <w:rFonts w:ascii="Cambria Math" w:hAnsi="Cambria Math"/>
                            </w:rPr>
                            <m:t>i</m:t>
                          </w:del>
                        </m:r>
                      </m:sub>
                    </m:sSub>
                  </m:den>
                </m:f>
                <m:f>
                  <m:fPr>
                    <m:ctrlPr>
                      <w:del w:id="1454" w:author="Andy Kleinhesselink" w:date="2019-07-12T15:26:00Z">
                        <w:rPr>
                          <w:rFonts w:ascii="Cambria Math" w:hAnsi="Cambria Math"/>
                          <w:i/>
                        </w:rPr>
                      </w:del>
                    </m:ctrlPr>
                  </m:fPr>
                  <m:num>
                    <m:r>
                      <w:del w:id="1455" w:author="Andy Kleinhesselink" w:date="2019-07-12T15:26:00Z">
                        <w:rPr>
                          <w:rFonts w:ascii="Cambria Math" w:hAnsi="Cambria Math"/>
                        </w:rPr>
                        <m:t>d</m:t>
                      </w:del>
                    </m:r>
                    <m:sSub>
                      <m:sSubPr>
                        <m:ctrlPr>
                          <w:del w:id="1456" w:author="Andy Kleinhesselink" w:date="2019-07-12T15:26:00Z">
                            <w:rPr>
                              <w:rFonts w:ascii="Cambria Math" w:hAnsi="Cambria Math"/>
                              <w:i/>
                            </w:rPr>
                          </w:del>
                        </m:ctrlPr>
                      </m:sSubPr>
                      <m:e>
                        <m:r>
                          <w:del w:id="1457" w:author="Andy Kleinhesselink" w:date="2019-07-12T15:26:00Z">
                            <w:rPr>
                              <w:rFonts w:ascii="Cambria Math" w:hAnsi="Cambria Math"/>
                            </w:rPr>
                            <m:t>n</m:t>
                          </w:del>
                        </m:r>
                      </m:e>
                      <m:sub>
                        <m:r>
                          <w:del w:id="1458" w:author="Andy Kleinhesselink" w:date="2019-07-12T15:26:00Z">
                            <w:rPr>
                              <w:rFonts w:ascii="Cambria Math" w:hAnsi="Cambria Math"/>
                            </w:rPr>
                            <m:t>i</m:t>
                          </w:del>
                        </m:r>
                      </m:sub>
                    </m:sSub>
                  </m:num>
                  <m:den>
                    <m:r>
                      <w:del w:id="1459" w:author="Andy Kleinhesselink" w:date="2019-07-12T15:26:00Z">
                        <w:rPr>
                          <w:rFonts w:ascii="Cambria Math" w:hAnsi="Cambria Math"/>
                        </w:rPr>
                        <m:t>dt</m:t>
                      </w:del>
                    </m:r>
                  </m:den>
                </m:f>
                <m:r>
                  <w:del w:id="1460" w:author="Andy Kleinhesselink" w:date="2019-07-12T15:26:00Z">
                    <w:rPr>
                      <w:rFonts w:ascii="Cambria Math" w:hAnsi="Cambria Math"/>
                    </w:rPr>
                    <m:t>=F</m:t>
                  </w:del>
                </m:r>
                <m:d>
                  <m:dPr>
                    <m:ctrlPr>
                      <w:del w:id="1461" w:author="Andy Kleinhesselink" w:date="2019-07-12T15:26:00Z">
                        <w:rPr>
                          <w:rFonts w:ascii="Cambria Math" w:hAnsi="Cambria Math"/>
                          <w:i/>
                        </w:rPr>
                      </w:del>
                    </m:ctrlPr>
                  </m:dPr>
                  <m:e>
                    <m:sSub>
                      <m:sSubPr>
                        <m:ctrlPr>
                          <w:del w:id="1462" w:author="Andy Kleinhesselink" w:date="2019-07-12T15:26:00Z">
                            <w:rPr>
                              <w:rFonts w:ascii="Cambria Math" w:hAnsi="Cambria Math"/>
                              <w:i/>
                            </w:rPr>
                          </w:del>
                        </m:ctrlPr>
                      </m:sSubPr>
                      <m:e>
                        <m:r>
                          <w:del w:id="1463" w:author="Andy Kleinhesselink" w:date="2019-07-12T15:26:00Z">
                            <w:rPr>
                              <w:rFonts w:ascii="Cambria Math" w:hAnsi="Cambria Math"/>
                            </w:rPr>
                            <m:t>n</m:t>
                          </w:del>
                        </m:r>
                      </m:e>
                      <m:sub>
                        <m:r>
                          <w:del w:id="1464" w:author="Andy Kleinhesselink" w:date="2019-07-12T15:26:00Z">
                            <w:rPr>
                              <w:rFonts w:ascii="Cambria Math" w:hAnsi="Cambria Math"/>
                            </w:rPr>
                            <m:t>1</m:t>
                          </w:del>
                        </m:r>
                      </m:sub>
                    </m:sSub>
                    <m:r>
                      <w:del w:id="1465" w:author="Andy Kleinhesselink" w:date="2019-07-12T15:26:00Z">
                        <m:rPr>
                          <m:sty m:val="p"/>
                        </m:rPr>
                        <w:rPr>
                          <w:rFonts w:ascii="Cambria Math" w:hAnsi="Cambria Math"/>
                        </w:rPr>
                        <m:t>,</m:t>
                      </w:del>
                    </m:r>
                    <m:sSub>
                      <m:sSubPr>
                        <m:ctrlPr>
                          <w:del w:id="1466" w:author="Andy Kleinhesselink" w:date="2019-07-12T15:26:00Z">
                            <w:rPr>
                              <w:rFonts w:ascii="Cambria Math" w:hAnsi="Cambria Math"/>
                            </w:rPr>
                          </w:del>
                        </m:ctrlPr>
                      </m:sSubPr>
                      <m:e>
                        <m:r>
                          <w:del w:id="1467" w:author="Andy Kleinhesselink" w:date="2019-07-12T15:26:00Z">
                            <w:rPr>
                              <w:rFonts w:ascii="Cambria Math" w:hAnsi="Cambria Math"/>
                            </w:rPr>
                            <m:t>n</m:t>
                          </w:del>
                        </m:r>
                      </m:e>
                      <m:sub>
                        <m:r>
                          <w:del w:id="1468" w:author="Andy Kleinhesselink" w:date="2019-07-12T15:26:00Z">
                            <m:rPr>
                              <m:sty m:val="p"/>
                            </m:rPr>
                            <w:rPr>
                              <w:rFonts w:ascii="Cambria Math" w:hAnsi="Cambria Math"/>
                            </w:rPr>
                            <m:t>2</m:t>
                          </w:del>
                        </m:r>
                      </m:sub>
                    </m:sSub>
                  </m:e>
                </m:d>
                <m:r>
                  <w:del w:id="1469" w:author="Andy Kleinhesselink" w:date="2019-07-12T15:26:00Z">
                    <w:rPr>
                      <w:rFonts w:ascii="Cambria Math" w:hAnsi="Cambria Math"/>
                    </w:rPr>
                    <m:t>.</m:t>
                  </w:del>
                </m:r>
              </m:oMath>
            </m:oMathPara>
          </w:p>
        </w:tc>
        <w:tc>
          <w:tcPr>
            <w:tcW w:w="738" w:type="dxa"/>
            <w:vAlign w:val="center"/>
          </w:tcPr>
          <w:p w14:paraId="739D4579" w14:textId="746AD510" w:rsidR="00D365A9" w:rsidRPr="003C47E7" w:rsidDel="00C334AE" w:rsidRDefault="00D365A9" w:rsidP="001D65F5">
            <w:pPr>
              <w:spacing w:after="202"/>
              <w:ind w:firstLine="0"/>
              <w:contextualSpacing/>
              <w:jc w:val="center"/>
              <w:rPr>
                <w:del w:id="1470" w:author="Andy Kleinhesselink" w:date="2019-07-12T15:26:00Z"/>
              </w:rPr>
            </w:pPr>
            <w:del w:id="1471" w:author="Andy Kleinhesselink" w:date="2019-07-12T15:26:00Z">
              <w:r w:rsidRPr="003C47E7" w:rsidDel="00C334AE">
                <w:delText>(</w:delText>
              </w:r>
              <w:r w:rsidRPr="003C47E7" w:rsidDel="00C334AE">
                <w:rPr>
                  <w:noProof/>
                </w:rPr>
                <w:fldChar w:fldCharType="begin"/>
              </w:r>
              <w:r w:rsidRPr="003C47E7" w:rsidDel="00C334AE">
                <w:rPr>
                  <w:noProof/>
                </w:rPr>
                <w:delInstrText xml:space="preserve"> SEQ eq \* MERGEFORMAT </w:delInstrText>
              </w:r>
              <w:r w:rsidRPr="003C47E7" w:rsidDel="00C334AE">
                <w:rPr>
                  <w:noProof/>
                </w:rPr>
                <w:fldChar w:fldCharType="separate"/>
              </w:r>
            </w:del>
            <w:del w:id="1472" w:author="Andy Kleinhesselink" w:date="2019-07-12T08:02:00Z">
              <w:r w:rsidR="001D65F5" w:rsidRPr="003C47E7" w:rsidDel="00B91BF5">
                <w:rPr>
                  <w:noProof/>
                </w:rPr>
                <w:delText>2</w:delText>
              </w:r>
            </w:del>
            <w:del w:id="1473" w:author="Andy Kleinhesselink" w:date="2019-07-12T15:26:00Z">
              <w:r w:rsidRPr="003C47E7" w:rsidDel="00C334AE">
                <w:rPr>
                  <w:noProof/>
                </w:rPr>
                <w:fldChar w:fldCharType="end"/>
              </w:r>
              <w:r w:rsidRPr="003C47E7" w:rsidDel="00C334AE">
                <w:delText>)</w:delText>
              </w:r>
            </w:del>
          </w:p>
        </w:tc>
      </w:tr>
    </w:tbl>
    <w:p w14:paraId="1DF1A386" w14:textId="1E75244E" w:rsidR="00D365A9" w:rsidRPr="003C47E7" w:rsidDel="00C334AE" w:rsidRDefault="00D365A9" w:rsidP="00D365A9">
      <w:pPr>
        <w:spacing w:after="202"/>
        <w:ind w:firstLine="0"/>
        <w:contextualSpacing/>
        <w:rPr>
          <w:del w:id="1474" w:author="Andy Kleinhesselink" w:date="2019-07-12T15:26:00Z"/>
        </w:rPr>
      </w:pPr>
      <w:del w:id="1475" w:author="Andy Kleinhesselink" w:date="2019-07-12T15:26:00Z">
        <w:r w:rsidRPr="003C47E7" w:rsidDel="00C334AE">
          <w:delText xml:space="preserve">For the pairwise understanding of multispecies competition to be correct, we need to be able to </w:delText>
        </w:r>
        <w:r w:rsidR="00DB095F" w:rsidRPr="003C47E7" w:rsidDel="00C334AE">
          <w:delText xml:space="preserve">express </w:delText>
        </w:r>
        <w:r w:rsidR="00110EAE" w:rsidRPr="003C47E7" w:rsidDel="00C334AE">
          <w:delText>population growth rate</w:delText>
        </w:r>
        <w:r w:rsidR="00DB095F" w:rsidRPr="003C47E7" w:rsidDel="00C334AE">
          <w:delText xml:space="preserve"> </w:delText>
        </w:r>
        <w:r w:rsidR="00110EAE" w:rsidRPr="003C47E7" w:rsidDel="00C334AE">
          <w:delText xml:space="preserve">as some function of </w:delText>
        </w:r>
        <w:r w:rsidRPr="003C47E7" w:rsidDel="00C334AE">
          <w:delText xml:space="preserve">the two single species functions defining the cases where species one or two is absent. </w:delText>
        </w:r>
        <w:r w:rsidR="001D65F5" w:rsidRPr="003C47E7" w:rsidDel="00C334AE">
          <w:delText xml:space="preserve">In mathematical terms, </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
        <w:gridCol w:w="7010"/>
        <w:gridCol w:w="738"/>
      </w:tblGrid>
      <w:tr w:rsidR="00D365A9" w:rsidRPr="003C47E7" w:rsidDel="00C334AE" w14:paraId="5A02384C" w14:textId="621070D8" w:rsidTr="001D65F5">
        <w:trPr>
          <w:trHeight w:val="503"/>
          <w:del w:id="1476" w:author="Andy Kleinhesselink" w:date="2019-07-12T15:26:00Z"/>
        </w:trPr>
        <w:tc>
          <w:tcPr>
            <w:tcW w:w="918" w:type="dxa"/>
            <w:vAlign w:val="center"/>
          </w:tcPr>
          <w:p w14:paraId="7918F019" w14:textId="0EFE739E" w:rsidR="00D365A9" w:rsidRPr="003C47E7" w:rsidDel="00C334AE" w:rsidRDefault="00D365A9" w:rsidP="001D65F5">
            <w:pPr>
              <w:spacing w:after="202"/>
              <w:ind w:firstLine="0"/>
              <w:contextualSpacing/>
              <w:jc w:val="center"/>
              <w:rPr>
                <w:del w:id="1477" w:author="Andy Kleinhesselink" w:date="2019-07-12T15:26:00Z"/>
              </w:rPr>
            </w:pPr>
          </w:p>
        </w:tc>
        <w:tc>
          <w:tcPr>
            <w:tcW w:w="7200" w:type="dxa"/>
            <w:vAlign w:val="center"/>
          </w:tcPr>
          <w:p w14:paraId="4CBFFA00" w14:textId="48DA3EF9" w:rsidR="00D365A9" w:rsidRPr="003C47E7" w:rsidDel="00C334AE" w:rsidRDefault="00D365A9" w:rsidP="001D65F5">
            <w:pPr>
              <w:spacing w:after="202"/>
              <w:contextualSpacing/>
              <w:jc w:val="center"/>
              <w:rPr>
                <w:del w:id="1478" w:author="Andy Kleinhesselink" w:date="2019-07-12T15:26:00Z"/>
              </w:rPr>
            </w:pPr>
            <m:oMathPara>
              <m:oMath>
                <m:r>
                  <w:del w:id="1479" w:author="Andy Kleinhesselink" w:date="2019-07-12T15:26:00Z">
                    <w:rPr>
                      <w:rFonts w:ascii="Cambria Math" w:hAnsi="Cambria Math"/>
                    </w:rPr>
                    <m:t>F</m:t>
                  </w:del>
                </m:r>
                <m:d>
                  <m:dPr>
                    <m:ctrlPr>
                      <w:del w:id="1480" w:author="Andy Kleinhesselink" w:date="2019-07-12T15:26:00Z">
                        <w:rPr>
                          <w:rFonts w:ascii="Cambria Math" w:hAnsi="Cambria Math"/>
                          <w:i/>
                        </w:rPr>
                      </w:del>
                    </m:ctrlPr>
                  </m:dPr>
                  <m:e>
                    <m:sSub>
                      <m:sSubPr>
                        <m:ctrlPr>
                          <w:del w:id="1481" w:author="Andy Kleinhesselink" w:date="2019-07-12T15:26:00Z">
                            <w:rPr>
                              <w:rFonts w:ascii="Cambria Math" w:hAnsi="Cambria Math"/>
                            </w:rPr>
                          </w:del>
                        </m:ctrlPr>
                      </m:sSubPr>
                      <m:e>
                        <m:r>
                          <w:del w:id="1482" w:author="Andy Kleinhesselink" w:date="2019-07-12T15:26:00Z">
                            <w:rPr>
                              <w:rFonts w:ascii="Cambria Math" w:hAnsi="Cambria Math"/>
                            </w:rPr>
                            <m:t>n</m:t>
                          </w:del>
                        </m:r>
                      </m:e>
                      <m:sub>
                        <m:r>
                          <w:del w:id="1483" w:author="Andy Kleinhesselink" w:date="2019-07-12T15:26:00Z">
                            <m:rPr>
                              <m:sty m:val="p"/>
                            </m:rPr>
                            <w:rPr>
                              <w:rFonts w:ascii="Cambria Math" w:hAnsi="Cambria Math"/>
                            </w:rPr>
                            <m:t>1</m:t>
                          </w:del>
                        </m:r>
                      </m:sub>
                    </m:sSub>
                    <m:r>
                      <w:del w:id="1484" w:author="Andy Kleinhesselink" w:date="2019-07-12T15:26:00Z">
                        <m:rPr>
                          <m:sty m:val="p"/>
                        </m:rPr>
                        <w:rPr>
                          <w:rFonts w:ascii="Cambria Math" w:hAnsi="Cambria Math"/>
                        </w:rPr>
                        <m:t>,</m:t>
                      </w:del>
                    </m:r>
                    <m:sSub>
                      <m:sSubPr>
                        <m:ctrlPr>
                          <w:del w:id="1485" w:author="Andy Kleinhesselink" w:date="2019-07-12T15:26:00Z">
                            <w:rPr>
                              <w:rFonts w:ascii="Cambria Math" w:hAnsi="Cambria Math"/>
                              <w:i/>
                            </w:rPr>
                          </w:del>
                        </m:ctrlPr>
                      </m:sSubPr>
                      <m:e>
                        <m:r>
                          <w:del w:id="1486" w:author="Andy Kleinhesselink" w:date="2019-07-12T15:26:00Z">
                            <w:rPr>
                              <w:rFonts w:ascii="Cambria Math" w:hAnsi="Cambria Math"/>
                            </w:rPr>
                            <m:t>n</m:t>
                          </w:del>
                        </m:r>
                      </m:e>
                      <m:sub>
                        <m:r>
                          <w:del w:id="1487" w:author="Andy Kleinhesselink" w:date="2019-07-12T15:26:00Z">
                            <w:rPr>
                              <w:rFonts w:ascii="Cambria Math" w:hAnsi="Cambria Math"/>
                            </w:rPr>
                            <m:t>2</m:t>
                          </w:del>
                        </m:r>
                      </m:sub>
                    </m:sSub>
                  </m:e>
                </m:d>
                <m:r>
                  <w:del w:id="1488" w:author="Andy Kleinhesselink" w:date="2019-07-12T15:26:00Z">
                    <w:rPr>
                      <w:rFonts w:ascii="Cambria Math" w:hAnsi="Cambria Math"/>
                    </w:rPr>
                    <m:t>=G</m:t>
                  </w:del>
                </m:r>
                <m:r>
                  <w:del w:id="1489" w:author="Andy Kleinhesselink" w:date="2019-07-12T15:26:00Z">
                    <m:rPr>
                      <m:sty m:val="p"/>
                    </m:rPr>
                    <w:rPr>
                      <w:rFonts w:ascii="Cambria Math" w:hAnsi="Cambria Math"/>
                    </w:rPr>
                    <m:t>(</m:t>
                  </w:del>
                </m:r>
                <m:r>
                  <w:del w:id="1490" w:author="Andy Kleinhesselink" w:date="2019-07-12T15:26:00Z">
                    <w:rPr>
                      <w:rFonts w:ascii="Cambria Math" w:hAnsi="Cambria Math"/>
                    </w:rPr>
                    <m:t>h</m:t>
                  </w:del>
                </m:r>
                <m:r>
                  <w:del w:id="1491" w:author="Andy Kleinhesselink" w:date="2019-07-12T15:26:00Z">
                    <m:rPr>
                      <m:sty m:val="p"/>
                    </m:rPr>
                    <w:rPr>
                      <w:rFonts w:ascii="Cambria Math" w:hAnsi="Cambria Math"/>
                    </w:rPr>
                    <m:t>(</m:t>
                  </w:del>
                </m:r>
                <m:sSub>
                  <m:sSubPr>
                    <m:ctrlPr>
                      <w:del w:id="1492" w:author="Andy Kleinhesselink" w:date="2019-07-12T15:26:00Z">
                        <w:rPr>
                          <w:rFonts w:ascii="Cambria Math" w:hAnsi="Cambria Math"/>
                          <w:i/>
                        </w:rPr>
                      </w:del>
                    </m:ctrlPr>
                  </m:sSubPr>
                  <m:e>
                    <m:r>
                      <w:del w:id="1493" w:author="Andy Kleinhesselink" w:date="2019-07-12T15:26:00Z">
                        <w:rPr>
                          <w:rFonts w:ascii="Cambria Math" w:hAnsi="Cambria Math"/>
                        </w:rPr>
                        <m:t>n</m:t>
                      </w:del>
                    </m:r>
                    <m:ctrlPr>
                      <w:del w:id="1494" w:author="Andy Kleinhesselink" w:date="2019-07-12T15:26:00Z">
                        <w:rPr>
                          <w:rFonts w:ascii="Cambria Math" w:hAnsi="Cambria Math"/>
                        </w:rPr>
                      </w:del>
                    </m:ctrlPr>
                  </m:e>
                  <m:sub>
                    <m:r>
                      <w:del w:id="1495" w:author="Andy Kleinhesselink" w:date="2019-07-12T15:26:00Z">
                        <w:rPr>
                          <w:rFonts w:ascii="Cambria Math" w:hAnsi="Cambria Math"/>
                        </w:rPr>
                        <m:t>1</m:t>
                      </w:del>
                    </m:r>
                  </m:sub>
                </m:sSub>
                <m:r>
                  <w:del w:id="1496" w:author="Andy Kleinhesselink" w:date="2019-07-12T15:26:00Z">
                    <m:rPr>
                      <m:sty m:val="p"/>
                    </m:rPr>
                    <w:rPr>
                      <w:rFonts w:ascii="Cambria Math" w:hAnsi="Cambria Math"/>
                    </w:rPr>
                    <m:t xml:space="preserve">), </m:t>
                  </w:del>
                </m:r>
                <m:r>
                  <w:del w:id="1497" w:author="Andy Kleinhesselink" w:date="2019-07-12T15:26:00Z">
                    <w:rPr>
                      <w:rFonts w:ascii="Cambria Math" w:hAnsi="Cambria Math"/>
                    </w:rPr>
                    <m:t>l</m:t>
                  </w:del>
                </m:r>
                <m:r>
                  <w:del w:id="1498" w:author="Andy Kleinhesselink" w:date="2019-07-12T15:26:00Z">
                    <m:rPr>
                      <m:sty m:val="p"/>
                    </m:rPr>
                    <w:rPr>
                      <w:rFonts w:ascii="Cambria Math" w:hAnsi="Cambria Math"/>
                    </w:rPr>
                    <m:t>(</m:t>
                  </w:del>
                </m:r>
                <m:sSub>
                  <m:sSubPr>
                    <m:ctrlPr>
                      <w:del w:id="1499" w:author="Andy Kleinhesselink" w:date="2019-07-12T15:26:00Z">
                        <w:rPr>
                          <w:rFonts w:ascii="Cambria Math" w:hAnsi="Cambria Math"/>
                        </w:rPr>
                      </w:del>
                    </m:ctrlPr>
                  </m:sSubPr>
                  <m:e>
                    <m:r>
                      <w:del w:id="1500" w:author="Andy Kleinhesselink" w:date="2019-07-12T15:26:00Z">
                        <m:rPr>
                          <m:sty m:val="p"/>
                        </m:rPr>
                        <w:rPr>
                          <w:rFonts w:ascii="Cambria Math" w:hAnsi="Cambria Math"/>
                        </w:rPr>
                        <m:t>n</m:t>
                      </w:del>
                    </m:r>
                  </m:e>
                  <m:sub>
                    <m:r>
                      <w:del w:id="1501" w:author="Andy Kleinhesselink" w:date="2019-07-12T15:26:00Z">
                        <m:rPr>
                          <m:sty m:val="p"/>
                        </m:rPr>
                        <w:rPr>
                          <w:rFonts w:ascii="Cambria Math" w:hAnsi="Cambria Math"/>
                        </w:rPr>
                        <m:t>2</m:t>
                      </w:del>
                    </m:r>
                  </m:sub>
                </m:sSub>
                <m:r>
                  <w:del w:id="1502" w:author="Andy Kleinhesselink" w:date="2019-07-12T15:26:00Z">
                    <m:rPr>
                      <m:sty m:val="p"/>
                    </m:rPr>
                    <w:rPr>
                      <w:rFonts w:ascii="Cambria Math" w:hAnsi="Cambria Math"/>
                    </w:rPr>
                    <m:t>))</m:t>
                  </w:del>
                </m:r>
                <m:r>
                  <w:del w:id="1503" w:author="Andy Kleinhesselink" w:date="2019-07-12T15:26:00Z">
                    <w:rPr>
                      <w:rFonts w:ascii="Cambria Math" w:hAnsi="Cambria Math"/>
                    </w:rPr>
                    <m:t xml:space="preserve"> </m:t>
                  </w:del>
                </m:r>
              </m:oMath>
            </m:oMathPara>
          </w:p>
        </w:tc>
        <w:tc>
          <w:tcPr>
            <w:tcW w:w="738" w:type="dxa"/>
            <w:vAlign w:val="center"/>
          </w:tcPr>
          <w:p w14:paraId="7BE6A2D8" w14:textId="0412D8B6" w:rsidR="00D365A9" w:rsidRPr="003C47E7" w:rsidDel="00C334AE" w:rsidRDefault="00D365A9" w:rsidP="001D65F5">
            <w:pPr>
              <w:spacing w:after="202"/>
              <w:ind w:firstLine="0"/>
              <w:contextualSpacing/>
              <w:jc w:val="center"/>
              <w:rPr>
                <w:del w:id="1504" w:author="Andy Kleinhesselink" w:date="2019-07-12T15:26:00Z"/>
              </w:rPr>
            </w:pPr>
            <w:del w:id="1505" w:author="Andy Kleinhesselink" w:date="2019-07-12T15:26:00Z">
              <w:r w:rsidRPr="003C47E7" w:rsidDel="00C334AE">
                <w:delText>(</w:delText>
              </w:r>
              <w:r w:rsidRPr="003C47E7" w:rsidDel="00C334AE">
                <w:rPr>
                  <w:noProof/>
                </w:rPr>
                <w:fldChar w:fldCharType="begin"/>
              </w:r>
              <w:r w:rsidRPr="003C47E7" w:rsidDel="00C334AE">
                <w:rPr>
                  <w:noProof/>
                </w:rPr>
                <w:delInstrText xml:space="preserve"> SEQ eq \* MERGEFORMAT </w:delInstrText>
              </w:r>
              <w:r w:rsidRPr="003C47E7" w:rsidDel="00C334AE">
                <w:rPr>
                  <w:noProof/>
                </w:rPr>
                <w:fldChar w:fldCharType="separate"/>
              </w:r>
            </w:del>
            <w:del w:id="1506" w:author="Andy Kleinhesselink" w:date="2019-07-12T08:02:00Z">
              <w:r w:rsidR="001D65F5" w:rsidRPr="003C47E7" w:rsidDel="00B91BF5">
                <w:rPr>
                  <w:noProof/>
                </w:rPr>
                <w:delText>3</w:delText>
              </w:r>
            </w:del>
            <w:del w:id="1507" w:author="Andy Kleinhesselink" w:date="2019-07-12T15:26:00Z">
              <w:r w:rsidRPr="003C47E7" w:rsidDel="00C334AE">
                <w:rPr>
                  <w:noProof/>
                </w:rPr>
                <w:fldChar w:fldCharType="end"/>
              </w:r>
              <w:r w:rsidRPr="003C47E7" w:rsidDel="00C334AE">
                <w:delText>)</w:delText>
              </w:r>
            </w:del>
          </w:p>
        </w:tc>
      </w:tr>
    </w:tbl>
    <w:p w14:paraId="23CEA9C3" w14:textId="5D951ABE" w:rsidR="00FB3A6E" w:rsidRPr="003C47E7" w:rsidDel="00C334AE" w:rsidRDefault="001D65F5" w:rsidP="001D65F5">
      <w:pPr>
        <w:spacing w:after="202"/>
        <w:ind w:firstLine="0"/>
        <w:contextualSpacing/>
        <w:rPr>
          <w:del w:id="1508" w:author="Andy Kleinhesselink" w:date="2019-07-12T15:26:00Z"/>
        </w:rPr>
      </w:pPr>
      <w:del w:id="1509" w:author="Andy Kleinhesselink" w:date="2019-07-12T15:26:00Z">
        <w:r w:rsidRPr="003C47E7" w:rsidDel="00C334AE">
          <w:delText xml:space="preserve">where </w:delText>
        </w:r>
        <w:r w:rsidRPr="003C47E7" w:rsidDel="00C334AE">
          <w:rPr>
            <w:i/>
          </w:rPr>
          <w:delText>G</w:delText>
        </w:r>
        <w:r w:rsidRPr="003C47E7" w:rsidDel="00C334AE">
          <w:delText xml:space="preserve"> is a new function that combines the univariate competition functions </w:delText>
        </w:r>
        <w:r w:rsidRPr="003C47E7" w:rsidDel="00C334AE">
          <w:rPr>
            <w:i/>
          </w:rPr>
          <w:delText>h</w:delText>
        </w:r>
        <w:r w:rsidRPr="003C47E7" w:rsidDel="00C334AE">
          <w:delText xml:space="preserve"> and </w:delText>
        </w:r>
        <w:r w:rsidRPr="003C47E7" w:rsidDel="00C334AE">
          <w:rPr>
            <w:i/>
          </w:rPr>
          <w:delText>l</w:delText>
        </w:r>
        <w:r w:rsidRPr="003C47E7" w:rsidDel="00C334AE">
          <w:delText xml:space="preserve"> described in equation 1 and shown in figure 1.  </w:delText>
        </w:r>
        <w:r w:rsidR="00FB3A6E" w:rsidRPr="003C47E7" w:rsidDel="00C334AE">
          <w:delText xml:space="preserve">If we cannot re-write </w:delText>
        </w:r>
        <w:r w:rsidR="00FB3A6E" w:rsidRPr="003C47E7" w:rsidDel="00C334AE">
          <w:rPr>
            <w:i/>
          </w:rPr>
          <w:delText>F</w:delText>
        </w:r>
        <w:r w:rsidR="00FB3A6E" w:rsidRPr="003C47E7" w:rsidDel="00C334AE">
          <w:delText xml:space="preserve"> in this way, then there would appear to be no way to recover the surface in figure 1 c from the single species functions in figures 1a and b.</w:delText>
        </w:r>
        <w:r w:rsidR="00A902CD" w:rsidRPr="003C47E7" w:rsidDel="00C334AE">
          <w:delText xml:space="preserve"> By our definition, the pairwise understanding of species composition is not adequate for the multispecies case.  Interaction modification or HOIs are a particular case that causes the pairwise model to fail.   </w:delText>
        </w:r>
      </w:del>
    </w:p>
    <w:p w14:paraId="1BC5F330" w14:textId="6473BD89" w:rsidR="00DB095F" w:rsidDel="00C334AE" w:rsidRDefault="00DB095F" w:rsidP="003C5687">
      <w:pPr>
        <w:spacing w:after="202"/>
        <w:contextualSpacing/>
        <w:rPr>
          <w:del w:id="1510" w:author="Andy Kleinhesselink" w:date="2019-07-12T15:26:00Z"/>
        </w:rPr>
      </w:pPr>
      <w:del w:id="1511" w:author="Andy Kleinhesselink" w:date="2019-07-12T15:26:00Z">
        <w:r w:rsidRPr="003C47E7" w:rsidDel="00C334AE">
          <w:delText xml:space="preserve">In this model, the interaction between </w:delText>
        </w:r>
        <w:r w:rsidR="00110EAE" w:rsidRPr="003C47E7" w:rsidDel="00C334AE">
          <w:delText xml:space="preserve">a </w:delText>
        </w:r>
        <w:r w:rsidRPr="003C47E7" w:rsidDel="00C334AE">
          <w:delText xml:space="preserve">competitor and the focal species is defined by the sensitivity of the focal species to a change the in the density of </w:delText>
        </w:r>
        <w:r w:rsidR="00110EAE" w:rsidRPr="003C47E7" w:rsidDel="00C334AE">
          <w:delText xml:space="preserve">the </w:delText>
        </w:r>
        <w:r w:rsidRPr="003C47E7" w:rsidDel="00C334AE">
          <w:delText>competitor species one</w:delText>
        </w:r>
        <w:r w:rsidR="00110EAE" w:rsidRPr="003C47E7" w:rsidDel="00C334AE">
          <w:delText>, which is given by the partial derivatives:</w:delText>
        </w:r>
        <m:oMath>
          <m:r>
            <m:rPr>
              <m:sty m:val="bi"/>
            </m:rPr>
            <w:rPr>
              <w:rFonts w:ascii="Cambria Math" w:hAnsi="Cambria Math"/>
              <w:spacing w:val="10"/>
            </w:rPr>
            <m:t xml:space="preserve"> </m:t>
          </m:r>
          <m:f>
            <m:fPr>
              <m:ctrlPr>
                <w:rPr>
                  <w:rFonts w:ascii="Cambria Math" w:hAnsi="Cambria Math"/>
                  <w:b/>
                  <w:i/>
                  <w:spacing w:val="10"/>
                </w:rPr>
              </m:ctrlPr>
            </m:fPr>
            <m:num>
              <m:r>
                <m:rPr>
                  <m:sty m:val="bi"/>
                </m:rPr>
                <w:rPr>
                  <w:rFonts w:ascii="Cambria Math" w:hAnsi="Cambria Math"/>
                  <w:spacing w:val="10"/>
                </w:rPr>
                <m:t>∂</m:t>
              </m:r>
              <m:r>
                <w:rPr>
                  <w:rFonts w:ascii="Cambria Math" w:hAnsi="Cambria Math"/>
                  <w:spacing w:val="10"/>
                </w:rPr>
                <m:t>F</m:t>
              </m:r>
            </m:num>
            <m:den>
              <m:r>
                <m:rPr>
                  <m:sty m:val="bi"/>
                </m:rPr>
                <w:rPr>
                  <w:rFonts w:ascii="Cambria Math" w:hAnsi="Cambria Math"/>
                  <w:spacing w:val="10"/>
                </w:rPr>
                <m:t>∂</m:t>
              </m:r>
              <m:sSub>
                <m:sSubPr>
                  <m:ctrlPr>
                    <w:rPr>
                      <w:rFonts w:ascii="Cambria Math" w:hAnsi="Cambria Math"/>
                      <w:i/>
                    </w:rPr>
                  </m:ctrlPr>
                </m:sSubPr>
                <m:e>
                  <m:r>
                    <m:rPr>
                      <m:sty m:val="bi"/>
                    </m:rPr>
                    <w:rPr>
                      <w:rFonts w:ascii="Cambria Math" w:hAnsi="Cambria Math"/>
                      <w:spacing w:val="10"/>
                    </w:rPr>
                    <m:t>n</m:t>
                  </m:r>
                  <m:ctrlPr>
                    <w:rPr>
                      <w:rFonts w:ascii="Cambria Math" w:hAnsi="Cambria Math"/>
                      <w:b/>
                      <w:i/>
                      <w:spacing w:val="10"/>
                    </w:rPr>
                  </m:ctrlPr>
                </m:e>
                <m:sub>
                  <m:r>
                    <w:rPr>
                      <w:rFonts w:ascii="Cambria Math" w:hAnsi="Cambria Math"/>
                    </w:rPr>
                    <m:t>1</m:t>
                  </m:r>
                </m:sub>
              </m:sSub>
              <m:ctrlPr>
                <w:rPr>
                  <w:rFonts w:ascii="Cambria Math" w:hAnsi="Cambria Math"/>
                </w:rPr>
              </m:ctrlPr>
            </m:den>
          </m:f>
        </m:oMath>
        <w:r w:rsidR="00110EAE" w:rsidRPr="003C47E7" w:rsidDel="00C334AE">
          <w:delText xml:space="preserve"> and </w:delText>
        </w:r>
        <m:oMath>
          <m:f>
            <m:fPr>
              <m:ctrlPr>
                <w:rPr>
                  <w:rFonts w:ascii="Cambria Math" w:hAnsi="Cambria Math"/>
                  <w:b/>
                  <w:i/>
                  <w:spacing w:val="10"/>
                </w:rPr>
              </m:ctrlPr>
            </m:fPr>
            <m:num>
              <m:r>
                <m:rPr>
                  <m:sty m:val="bi"/>
                </m:rPr>
                <w:rPr>
                  <w:rFonts w:ascii="Cambria Math" w:hAnsi="Cambria Math"/>
                  <w:spacing w:val="10"/>
                </w:rPr>
                <m:t>∂</m:t>
              </m:r>
              <m:r>
                <w:rPr>
                  <w:rFonts w:ascii="Cambria Math" w:hAnsi="Cambria Math"/>
                  <w:spacing w:val="10"/>
                </w:rPr>
                <m:t>F</m:t>
              </m:r>
            </m:num>
            <m:den>
              <m:r>
                <m:rPr>
                  <m:sty m:val="bi"/>
                </m:rPr>
                <w:rPr>
                  <w:rFonts w:ascii="Cambria Math" w:hAnsi="Cambria Math"/>
                  <w:spacing w:val="10"/>
                </w:rPr>
                <m:t>∂</m:t>
              </m:r>
              <m:sSub>
                <m:sSubPr>
                  <m:ctrlPr>
                    <w:rPr>
                      <w:rFonts w:ascii="Cambria Math" w:hAnsi="Cambria Math"/>
                      <w:i/>
                    </w:rPr>
                  </m:ctrlPr>
                </m:sSubPr>
                <m:e>
                  <m:r>
                    <m:rPr>
                      <m:sty m:val="bi"/>
                    </m:rPr>
                    <w:rPr>
                      <w:rFonts w:ascii="Cambria Math" w:hAnsi="Cambria Math"/>
                      <w:spacing w:val="10"/>
                    </w:rPr>
                    <m:t>n</m:t>
                  </m:r>
                  <m:ctrlPr>
                    <w:rPr>
                      <w:rFonts w:ascii="Cambria Math" w:hAnsi="Cambria Math"/>
                      <w:b/>
                      <w:i/>
                      <w:spacing w:val="10"/>
                    </w:rPr>
                  </m:ctrlPr>
                </m:e>
                <m:sub>
                  <m:r>
                    <w:rPr>
                      <w:rFonts w:ascii="Cambria Math" w:hAnsi="Cambria Math"/>
                    </w:rPr>
                    <m:t>2</m:t>
                  </m:r>
                </m:sub>
              </m:sSub>
              <m:ctrlPr>
                <w:rPr>
                  <w:rFonts w:ascii="Cambria Math" w:hAnsi="Cambria Math"/>
                </w:rPr>
              </m:ctrlPr>
            </m:den>
          </m:f>
        </m:oMath>
        <w:r w:rsidR="00110EAE" w:rsidRPr="003C47E7" w:rsidDel="00C334AE">
          <w:delText xml:space="preserve">. </w:delText>
        </w:r>
        <w:r w:rsidR="00FB28F5" w:rsidRPr="003C47E7" w:rsidDel="00C334AE">
          <w:delText xml:space="preserve"> The partial derivative </w:delText>
        </w:r>
        <w:r w:rsidR="00FB3A6E" w:rsidRPr="003C47E7" w:rsidDel="00C334AE">
          <w:delText>in terms of G,</w:delText>
        </w:r>
        <w:r w:rsidR="00FB3A6E" w:rsidDel="00C334AE">
          <w:delText xml:space="preserve"> </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
        <w:gridCol w:w="7013"/>
        <w:gridCol w:w="738"/>
      </w:tblGrid>
      <w:tr w:rsidR="00DB095F" w:rsidRPr="006B2FC8" w:rsidDel="00C334AE" w14:paraId="679100C7" w14:textId="1D7504D9" w:rsidTr="0080023B">
        <w:trPr>
          <w:trHeight w:val="503"/>
          <w:del w:id="1512" w:author="Andy Kleinhesselink" w:date="2019-07-12T15:26:00Z"/>
        </w:trPr>
        <w:tc>
          <w:tcPr>
            <w:tcW w:w="918" w:type="dxa"/>
            <w:vAlign w:val="center"/>
          </w:tcPr>
          <w:p w14:paraId="42F46496" w14:textId="473B1386" w:rsidR="00DB095F" w:rsidRPr="006B2FC8" w:rsidDel="00C334AE" w:rsidRDefault="00DB095F" w:rsidP="0080023B">
            <w:pPr>
              <w:spacing w:after="202"/>
              <w:ind w:firstLine="0"/>
              <w:contextualSpacing/>
              <w:jc w:val="center"/>
              <w:rPr>
                <w:del w:id="1513" w:author="Andy Kleinhesselink" w:date="2019-07-12T15:26:00Z"/>
              </w:rPr>
            </w:pPr>
          </w:p>
        </w:tc>
        <w:tc>
          <w:tcPr>
            <w:tcW w:w="7200" w:type="dxa"/>
            <w:vAlign w:val="center"/>
          </w:tcPr>
          <w:p w14:paraId="34C3A15D" w14:textId="796794F3" w:rsidR="00DB095F" w:rsidRPr="006B2FC8" w:rsidDel="00C334AE" w:rsidRDefault="00DA3A33" w:rsidP="0080023B">
            <w:pPr>
              <w:spacing w:after="202"/>
              <w:contextualSpacing/>
              <w:jc w:val="center"/>
              <w:rPr>
                <w:del w:id="1514" w:author="Andy Kleinhesselink" w:date="2019-07-12T15:26:00Z"/>
              </w:rPr>
            </w:pPr>
            <m:oMathPara>
              <m:oMath>
                <m:f>
                  <m:fPr>
                    <m:ctrlPr>
                      <w:del w:id="1515" w:author="Andy Kleinhesselink" w:date="2019-07-12T15:26:00Z">
                        <w:rPr>
                          <w:rFonts w:ascii="Cambria Math" w:hAnsi="Cambria Math"/>
                          <w:i/>
                        </w:rPr>
                      </w:del>
                    </m:ctrlPr>
                  </m:fPr>
                  <m:num>
                    <m:r>
                      <w:del w:id="1516" w:author="Andy Kleinhesselink" w:date="2019-07-12T15:26:00Z">
                        <w:rPr>
                          <w:rFonts w:ascii="Cambria Math" w:hAnsi="Cambria Math"/>
                        </w:rPr>
                        <m:t>∂F</m:t>
                      </w:del>
                    </m:r>
                  </m:num>
                  <m:den>
                    <m:r>
                      <w:del w:id="1517" w:author="Andy Kleinhesselink" w:date="2019-07-12T15:26:00Z">
                        <w:rPr>
                          <w:rFonts w:ascii="Cambria Math" w:hAnsi="Cambria Math"/>
                        </w:rPr>
                        <m:t>∂</m:t>
                      </w:del>
                    </m:r>
                    <m:sSub>
                      <m:sSubPr>
                        <m:ctrlPr>
                          <w:del w:id="1518" w:author="Andy Kleinhesselink" w:date="2019-07-12T15:26:00Z">
                            <w:rPr>
                              <w:rFonts w:ascii="Cambria Math" w:hAnsi="Cambria Math"/>
                              <w:i/>
                            </w:rPr>
                          </w:del>
                        </m:ctrlPr>
                      </m:sSubPr>
                      <m:e>
                        <m:r>
                          <w:del w:id="1519" w:author="Andy Kleinhesselink" w:date="2019-07-12T15:26:00Z">
                            <w:rPr>
                              <w:rFonts w:ascii="Cambria Math" w:hAnsi="Cambria Math"/>
                            </w:rPr>
                            <m:t>n</m:t>
                          </w:del>
                        </m:r>
                      </m:e>
                      <m:sub>
                        <m:r>
                          <w:del w:id="1520" w:author="Andy Kleinhesselink" w:date="2019-07-12T15:26:00Z">
                            <w:rPr>
                              <w:rFonts w:ascii="Cambria Math" w:hAnsi="Cambria Math"/>
                            </w:rPr>
                            <m:t>1</m:t>
                          </w:del>
                        </m:r>
                      </m:sub>
                    </m:sSub>
                  </m:den>
                </m:f>
                <m:r>
                  <w:del w:id="1521" w:author="Andy Kleinhesselink" w:date="2019-07-12T15:26:00Z">
                    <w:rPr>
                      <w:rFonts w:ascii="Cambria Math" w:hAnsi="Cambria Math"/>
                    </w:rPr>
                    <m:t>=G'</m:t>
                  </w:del>
                </m:r>
                <m:r>
                  <w:del w:id="1522" w:author="Andy Kleinhesselink" w:date="2019-07-12T15:26:00Z">
                    <m:rPr>
                      <m:sty m:val="p"/>
                    </m:rPr>
                    <w:rPr>
                      <w:rFonts w:ascii="Cambria Math" w:hAnsi="Cambria Math"/>
                    </w:rPr>
                    <m:t>(</m:t>
                  </w:del>
                </m:r>
                <m:r>
                  <w:del w:id="1523" w:author="Andy Kleinhesselink" w:date="2019-07-12T15:26:00Z">
                    <w:rPr>
                      <w:rFonts w:ascii="Cambria Math" w:hAnsi="Cambria Math"/>
                    </w:rPr>
                    <m:t>h</m:t>
                  </w:del>
                </m:r>
                <m:r>
                  <w:del w:id="1524" w:author="Andy Kleinhesselink" w:date="2019-07-12T15:26:00Z">
                    <m:rPr>
                      <m:sty m:val="p"/>
                    </m:rPr>
                    <w:rPr>
                      <w:rFonts w:ascii="Cambria Math" w:hAnsi="Cambria Math"/>
                    </w:rPr>
                    <m:t>(</m:t>
                  </w:del>
                </m:r>
                <m:sSub>
                  <m:sSubPr>
                    <m:ctrlPr>
                      <w:del w:id="1525" w:author="Andy Kleinhesselink" w:date="2019-07-12T15:26:00Z">
                        <w:rPr>
                          <w:rFonts w:ascii="Cambria Math" w:hAnsi="Cambria Math"/>
                          <w:i/>
                        </w:rPr>
                      </w:del>
                    </m:ctrlPr>
                  </m:sSubPr>
                  <m:e>
                    <m:r>
                      <w:del w:id="1526" w:author="Andy Kleinhesselink" w:date="2019-07-12T15:26:00Z">
                        <w:rPr>
                          <w:rFonts w:ascii="Cambria Math" w:hAnsi="Cambria Math"/>
                        </w:rPr>
                        <m:t>n</m:t>
                      </w:del>
                    </m:r>
                    <m:ctrlPr>
                      <w:del w:id="1527" w:author="Andy Kleinhesselink" w:date="2019-07-12T15:26:00Z">
                        <w:rPr>
                          <w:rFonts w:ascii="Cambria Math" w:hAnsi="Cambria Math"/>
                        </w:rPr>
                      </w:del>
                    </m:ctrlPr>
                  </m:e>
                  <m:sub>
                    <m:r>
                      <w:del w:id="1528" w:author="Andy Kleinhesselink" w:date="2019-07-12T15:26:00Z">
                        <w:rPr>
                          <w:rFonts w:ascii="Cambria Math" w:hAnsi="Cambria Math"/>
                        </w:rPr>
                        <m:t>1</m:t>
                      </w:del>
                    </m:r>
                  </m:sub>
                </m:sSub>
                <m:r>
                  <w:del w:id="1529" w:author="Andy Kleinhesselink" w:date="2019-07-12T15:26:00Z">
                    <m:rPr>
                      <m:sty m:val="p"/>
                    </m:rPr>
                    <w:rPr>
                      <w:rFonts w:ascii="Cambria Math" w:hAnsi="Cambria Math"/>
                    </w:rPr>
                    <m:t xml:space="preserve">), </m:t>
                  </w:del>
                </m:r>
                <m:r>
                  <w:del w:id="1530" w:author="Andy Kleinhesselink" w:date="2019-07-12T15:26:00Z">
                    <w:rPr>
                      <w:rFonts w:ascii="Cambria Math" w:hAnsi="Cambria Math"/>
                    </w:rPr>
                    <m:t>l</m:t>
                  </w:del>
                </m:r>
                <m:r>
                  <w:del w:id="1531" w:author="Andy Kleinhesselink" w:date="2019-07-12T15:26:00Z">
                    <m:rPr>
                      <m:sty m:val="p"/>
                    </m:rPr>
                    <w:rPr>
                      <w:rFonts w:ascii="Cambria Math" w:hAnsi="Cambria Math"/>
                    </w:rPr>
                    <m:t>(</m:t>
                  </w:del>
                </m:r>
                <m:sSub>
                  <m:sSubPr>
                    <m:ctrlPr>
                      <w:del w:id="1532" w:author="Andy Kleinhesselink" w:date="2019-07-12T15:26:00Z">
                        <w:rPr>
                          <w:rFonts w:ascii="Cambria Math" w:hAnsi="Cambria Math"/>
                        </w:rPr>
                      </w:del>
                    </m:ctrlPr>
                  </m:sSubPr>
                  <m:e>
                    <m:r>
                      <w:del w:id="1533" w:author="Andy Kleinhesselink" w:date="2019-07-12T15:26:00Z">
                        <m:rPr>
                          <m:sty m:val="p"/>
                        </m:rPr>
                        <w:rPr>
                          <w:rFonts w:ascii="Cambria Math" w:hAnsi="Cambria Math"/>
                        </w:rPr>
                        <m:t>n</m:t>
                      </w:del>
                    </m:r>
                  </m:e>
                  <m:sub>
                    <m:r>
                      <w:del w:id="1534" w:author="Andy Kleinhesselink" w:date="2019-07-12T15:26:00Z">
                        <m:rPr>
                          <m:sty m:val="p"/>
                        </m:rPr>
                        <w:rPr>
                          <w:rFonts w:ascii="Cambria Math" w:hAnsi="Cambria Math"/>
                        </w:rPr>
                        <m:t>2</m:t>
                      </w:del>
                    </m:r>
                  </m:sub>
                </m:sSub>
                <m:r>
                  <w:del w:id="1535" w:author="Andy Kleinhesselink" w:date="2019-07-12T15:26:00Z">
                    <m:rPr>
                      <m:sty m:val="p"/>
                    </m:rPr>
                    <w:rPr>
                      <w:rFonts w:ascii="Cambria Math" w:hAnsi="Cambria Math"/>
                    </w:rPr>
                    <m:t>))h'(</m:t>
                  </w:del>
                </m:r>
                <m:sSub>
                  <m:sSubPr>
                    <m:ctrlPr>
                      <w:del w:id="1536" w:author="Andy Kleinhesselink" w:date="2019-07-12T15:26:00Z">
                        <w:rPr>
                          <w:rFonts w:ascii="Cambria Math" w:hAnsi="Cambria Math"/>
                        </w:rPr>
                      </w:del>
                    </m:ctrlPr>
                  </m:sSubPr>
                  <m:e>
                    <m:r>
                      <w:del w:id="1537" w:author="Andy Kleinhesselink" w:date="2019-07-12T15:26:00Z">
                        <m:rPr>
                          <m:sty m:val="p"/>
                        </m:rPr>
                        <w:rPr>
                          <w:rFonts w:ascii="Cambria Math" w:hAnsi="Cambria Math"/>
                        </w:rPr>
                        <m:t>n</m:t>
                      </w:del>
                    </m:r>
                  </m:e>
                  <m:sub>
                    <m:r>
                      <w:del w:id="1538" w:author="Andy Kleinhesselink" w:date="2019-07-12T15:26:00Z">
                        <m:rPr>
                          <m:sty m:val="p"/>
                        </m:rPr>
                        <w:rPr>
                          <w:rFonts w:ascii="Cambria Math" w:hAnsi="Cambria Math"/>
                        </w:rPr>
                        <m:t>1</m:t>
                      </w:del>
                    </m:r>
                  </m:sub>
                </m:sSub>
                <m:r>
                  <w:del w:id="1539" w:author="Andy Kleinhesselink" w:date="2019-07-12T15:26:00Z">
                    <m:rPr>
                      <m:sty m:val="p"/>
                    </m:rPr>
                    <w:rPr>
                      <w:rFonts w:ascii="Cambria Math" w:hAnsi="Cambria Math"/>
                    </w:rPr>
                    <m:t>)</m:t>
                  </w:del>
                </m:r>
                <m:r>
                  <w:del w:id="1540" w:author="Andy Kleinhesselink" w:date="2019-07-12T15:26:00Z">
                    <w:rPr>
                      <w:rFonts w:ascii="Cambria Math" w:hAnsi="Cambria Math"/>
                    </w:rPr>
                    <m:t xml:space="preserve"> </m:t>
                  </w:del>
                </m:r>
              </m:oMath>
            </m:oMathPara>
          </w:p>
        </w:tc>
        <w:tc>
          <w:tcPr>
            <w:tcW w:w="738" w:type="dxa"/>
            <w:vAlign w:val="center"/>
          </w:tcPr>
          <w:p w14:paraId="50124294" w14:textId="70057C0D" w:rsidR="00DB095F" w:rsidRPr="006B2FC8" w:rsidDel="00C334AE" w:rsidRDefault="00DB095F" w:rsidP="0080023B">
            <w:pPr>
              <w:spacing w:after="202"/>
              <w:ind w:firstLine="0"/>
              <w:contextualSpacing/>
              <w:jc w:val="center"/>
              <w:rPr>
                <w:del w:id="1541" w:author="Andy Kleinhesselink" w:date="2019-07-12T15:26:00Z"/>
              </w:rPr>
            </w:pPr>
            <w:del w:id="1542" w:author="Andy Kleinhesselink" w:date="2019-07-12T15:26:00Z">
              <w:r w:rsidRPr="006B2FC8" w:rsidDel="00C334AE">
                <w:delText>(</w:delText>
              </w:r>
              <w:r w:rsidRPr="006B2FC8" w:rsidDel="00C334AE">
                <w:rPr>
                  <w:noProof/>
                </w:rPr>
                <w:fldChar w:fldCharType="begin"/>
              </w:r>
              <w:r w:rsidRPr="006B2FC8" w:rsidDel="00C334AE">
                <w:rPr>
                  <w:noProof/>
                </w:rPr>
                <w:delInstrText xml:space="preserve"> SEQ eq \* MERGEFORMAT </w:delInstrText>
              </w:r>
              <w:r w:rsidRPr="006B2FC8" w:rsidDel="00C334AE">
                <w:rPr>
                  <w:noProof/>
                </w:rPr>
                <w:fldChar w:fldCharType="separate"/>
              </w:r>
            </w:del>
            <w:del w:id="1543" w:author="Andy Kleinhesselink" w:date="2019-07-12T08:02:00Z">
              <w:r w:rsidDel="00B91BF5">
                <w:rPr>
                  <w:noProof/>
                </w:rPr>
                <w:delText>3</w:delText>
              </w:r>
            </w:del>
            <w:del w:id="1544" w:author="Andy Kleinhesselink" w:date="2019-07-12T15:26:00Z">
              <w:r w:rsidRPr="006B2FC8" w:rsidDel="00C334AE">
                <w:rPr>
                  <w:noProof/>
                </w:rPr>
                <w:fldChar w:fldCharType="end"/>
              </w:r>
              <w:r w:rsidRPr="006B2FC8" w:rsidDel="00C334AE">
                <w:delText>)</w:delText>
              </w:r>
            </w:del>
          </w:p>
        </w:tc>
      </w:tr>
    </w:tbl>
    <w:p w14:paraId="1328FB31" w14:textId="2D47B1B4" w:rsidR="00DB095F" w:rsidDel="00C334AE" w:rsidRDefault="00DB095F" w:rsidP="001D65F5">
      <w:pPr>
        <w:spacing w:after="202"/>
        <w:ind w:firstLine="0"/>
        <w:contextualSpacing/>
        <w:rPr>
          <w:del w:id="1545" w:author="Andy Kleinhesselink" w:date="2019-07-12T15:26:00Z"/>
        </w:rPr>
      </w:pPr>
    </w:p>
    <w:p w14:paraId="19AE7EEF" w14:textId="0D47EB53" w:rsidR="0032441D" w:rsidDel="00C334AE" w:rsidRDefault="00A902CD" w:rsidP="00044725">
      <w:pPr>
        <w:spacing w:after="202"/>
        <w:contextualSpacing/>
        <w:rPr>
          <w:del w:id="1546" w:author="Andy Kleinhesselink" w:date="2019-07-12T15:26:00Z"/>
        </w:rPr>
      </w:pPr>
      <w:del w:id="1547" w:author="Andy Kleinhesselink" w:date="2019-07-12T15:26:00Z">
        <w:r w:rsidDel="00C334AE">
          <w:delText xml:space="preserve">At this point we </w:delText>
        </w:r>
        <w:r w:rsidR="00C26F5F" w:rsidDel="00C334AE">
          <w:delText xml:space="preserve">note that our definition of a non-pairwise model, coincides with the criteria for interaction modification developed by Adler and Morris (1994). </w:delText>
        </w:r>
        <w:r w:rsidR="007C0728" w:rsidDel="00C334AE">
          <w:delText xml:space="preserve">A </w:delText>
        </w:r>
        <w:r w:rsidR="00D40FDC" w:rsidDel="00C334AE">
          <w:delText>possible</w:delText>
        </w:r>
        <w:r w:rsidR="007C0728" w:rsidDel="00C334AE">
          <w:delText xml:space="preserve"> quantitative test for a</w:delText>
        </w:r>
        <w:r w:rsidR="00D40FDC" w:rsidDel="00C334AE">
          <w:delText xml:space="preserve">n interaction modification resulting in an HOI </w:delText>
        </w:r>
        <w:r w:rsidR="007C0728" w:rsidDel="00C334AE">
          <w:delText xml:space="preserve">would be to take the partial derivative of the function </w:delText>
        </w:r>
        <w:r w:rsidR="007C0728" w:rsidRPr="002834AC" w:rsidDel="00C334AE">
          <w:rPr>
            <w:i/>
          </w:rPr>
          <w:delText>F</w:delText>
        </w:r>
        <w:r w:rsidR="007C0728" w:rsidRPr="002834AC" w:rsidDel="00C334AE">
          <w:rPr>
            <w:i/>
            <w:vertAlign w:val="subscript"/>
          </w:rPr>
          <w:delText>i</w:delText>
        </w:r>
        <w:r w:rsidR="007C0728" w:rsidDel="00C334AE">
          <w:delText xml:space="preserve"> with respect to the density of each competitor</w:delText>
        </w:r>
        <w:r w:rsidR="0032441D" w:rsidDel="00C334AE">
          <w:delText xml:space="preserve">, </w:delTex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rPr>
                  </m:ctrlPr>
                </m:sSubPr>
                <m:e>
                  <m:r>
                    <m:rPr>
                      <m:sty m:val="p"/>
                    </m:rPr>
                    <w:rPr>
                      <w:rFonts w:ascii="Cambria Math" w:hAnsi="Cambria Math"/>
                    </w:rPr>
                    <m:t>n</m:t>
                  </m:r>
                </m:e>
                <m:sub>
                  <m:r>
                    <w:rPr>
                      <w:rFonts w:ascii="Cambria Math" w:hAnsi="Cambria Math"/>
                    </w:rPr>
                    <m:t>j</m:t>
                  </m:r>
                </m:sub>
              </m:sSub>
            </m:den>
          </m:f>
        </m:oMath>
        <w:r w:rsidR="0032441D" w:rsidDel="00C334AE">
          <w:delText>,  and assess whether the partial derivative is a function</w:delText>
        </w:r>
        <w:r w:rsidR="008A2FA3" w:rsidDel="00C334AE">
          <w:delText xml:space="preserve">, </w:delText>
        </w:r>
        <w:r w:rsidR="008A2FA3" w:rsidDel="00C334AE">
          <w:rPr>
            <w:i/>
          </w:rPr>
          <w:delText>G</w:delText>
        </w:r>
        <w:r w:rsidR="008A2FA3" w:rsidRPr="002834AC" w:rsidDel="00C334AE">
          <w:rPr>
            <w:i/>
            <w:vertAlign w:val="subscript"/>
          </w:rPr>
          <w:delText>ij</w:delText>
        </w:r>
        <w:r w:rsidR="008A2FA3" w:rsidDel="00C334AE">
          <w:delText>,</w:delText>
        </w:r>
        <w:r w:rsidR="0032441D" w:rsidDel="00C334AE">
          <w:delText xml:space="preserve"> of any competitor’s density other than </w:delText>
        </w:r>
        <w:r w:rsidR="0032441D" w:rsidRPr="002834AC" w:rsidDel="00C334AE">
          <w:rPr>
            <w:i/>
          </w:rPr>
          <w:delText>j</w:delText>
        </w:r>
        <w:r w:rsidR="0032441D" w:rsidDel="00C334AE">
          <w:delText xml:space="preserve">.  </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3469"/>
        <w:gridCol w:w="3901"/>
        <w:gridCol w:w="736"/>
      </w:tblGrid>
      <w:tr w:rsidR="008A2FA3" w:rsidRPr="006B2FC8" w:rsidDel="00C334AE" w14:paraId="47A38648" w14:textId="2E15C7F4" w:rsidTr="003E6745">
        <w:trPr>
          <w:trHeight w:val="503"/>
          <w:del w:id="1548" w:author="Andy Kleinhesselink" w:date="2019-07-12T15:26:00Z"/>
        </w:trPr>
        <w:tc>
          <w:tcPr>
            <w:tcW w:w="542" w:type="dxa"/>
            <w:vAlign w:val="center"/>
          </w:tcPr>
          <w:p w14:paraId="0A0FA2E0" w14:textId="1B1B7F55" w:rsidR="008A2FA3" w:rsidRPr="006B2FC8" w:rsidDel="00C334AE" w:rsidRDefault="008A2FA3" w:rsidP="008A2FA3">
            <w:pPr>
              <w:spacing w:after="202"/>
              <w:ind w:firstLine="0"/>
              <w:contextualSpacing/>
              <w:jc w:val="center"/>
              <w:rPr>
                <w:del w:id="1549" w:author="Andy Kleinhesselink" w:date="2019-07-12T15:26:00Z"/>
              </w:rPr>
            </w:pPr>
          </w:p>
        </w:tc>
        <w:tc>
          <w:tcPr>
            <w:tcW w:w="3508" w:type="dxa"/>
          </w:tcPr>
          <w:p w14:paraId="14E824EC" w14:textId="4A1BE373" w:rsidR="008A2FA3" w:rsidDel="00C334AE" w:rsidRDefault="00DA3A33" w:rsidP="008A2FA3">
            <w:pPr>
              <w:spacing w:after="202"/>
              <w:contextualSpacing/>
              <w:jc w:val="center"/>
              <w:rPr>
                <w:del w:id="1550" w:author="Andy Kleinhesselink" w:date="2019-07-12T15:26:00Z"/>
                <w:rFonts w:eastAsia="Cambria" w:cs="Cambria"/>
              </w:rPr>
            </w:pPr>
            <m:oMathPara>
              <m:oMath>
                <m:f>
                  <m:fPr>
                    <m:ctrlPr>
                      <w:del w:id="1551" w:author="Andy Kleinhesselink" w:date="2019-07-12T15:26:00Z">
                        <w:rPr>
                          <w:rFonts w:ascii="Cambria Math" w:hAnsi="Cambria Math"/>
                          <w:i/>
                        </w:rPr>
                      </w:del>
                    </m:ctrlPr>
                  </m:fPr>
                  <m:num>
                    <m:r>
                      <w:del w:id="1552" w:author="Andy Kleinhesselink" w:date="2019-07-12T15:26:00Z">
                        <w:rPr>
                          <w:rFonts w:ascii="Cambria Math" w:hAnsi="Cambria Math"/>
                        </w:rPr>
                        <m:t>∂</m:t>
                      </w:del>
                    </m:r>
                    <m:sSub>
                      <m:sSubPr>
                        <m:ctrlPr>
                          <w:del w:id="1553" w:author="Andy Kleinhesselink" w:date="2019-07-12T15:26:00Z">
                            <w:rPr>
                              <w:rFonts w:ascii="Cambria Math" w:hAnsi="Cambria Math"/>
                              <w:i/>
                            </w:rPr>
                          </w:del>
                        </m:ctrlPr>
                      </m:sSubPr>
                      <m:e>
                        <m:r>
                          <w:del w:id="1554" w:author="Andy Kleinhesselink" w:date="2019-07-12T15:26:00Z">
                            <w:rPr>
                              <w:rFonts w:ascii="Cambria Math" w:hAnsi="Cambria Math"/>
                            </w:rPr>
                            <m:t>F</m:t>
                          </w:del>
                        </m:r>
                      </m:e>
                      <m:sub>
                        <m:r>
                          <w:del w:id="1555" w:author="Andy Kleinhesselink" w:date="2019-07-12T15:26:00Z">
                            <w:rPr>
                              <w:rFonts w:ascii="Cambria Math" w:hAnsi="Cambria Math"/>
                            </w:rPr>
                            <m:t>i</m:t>
                          </w:del>
                        </m:r>
                      </m:sub>
                    </m:sSub>
                  </m:num>
                  <m:den>
                    <m:r>
                      <w:del w:id="1556" w:author="Andy Kleinhesselink" w:date="2019-07-12T15:26:00Z">
                        <w:rPr>
                          <w:rFonts w:ascii="Cambria Math" w:hAnsi="Cambria Math"/>
                        </w:rPr>
                        <m:t>∂</m:t>
                      </w:del>
                    </m:r>
                    <m:sSub>
                      <m:sSubPr>
                        <m:ctrlPr>
                          <w:del w:id="1557" w:author="Andy Kleinhesselink" w:date="2019-07-12T15:26:00Z">
                            <w:rPr>
                              <w:rFonts w:ascii="Cambria Math" w:hAnsi="Cambria Math"/>
                              <w:i/>
                            </w:rPr>
                          </w:del>
                        </m:ctrlPr>
                      </m:sSubPr>
                      <m:e>
                        <m:r>
                          <w:del w:id="1558" w:author="Andy Kleinhesselink" w:date="2019-07-12T15:26:00Z">
                            <w:rPr>
                              <w:rFonts w:ascii="Cambria Math" w:hAnsi="Cambria Math"/>
                            </w:rPr>
                            <m:t>n</m:t>
                          </w:del>
                        </m:r>
                      </m:e>
                      <m:sub>
                        <m:r>
                          <w:del w:id="1559" w:author="Andy Kleinhesselink" w:date="2019-07-12T15:26:00Z">
                            <w:rPr>
                              <w:rFonts w:ascii="Cambria Math" w:hAnsi="Cambria Math"/>
                            </w:rPr>
                            <m:t>j</m:t>
                          </w:del>
                        </m:r>
                      </m:sub>
                    </m:sSub>
                  </m:den>
                </m:f>
                <m:r>
                  <w:del w:id="1560" w:author="Andy Kleinhesselink" w:date="2019-07-12T15:26:00Z">
                    <w:rPr>
                      <w:rFonts w:ascii="Cambria Math" w:hAnsi="Cambria Math"/>
                    </w:rPr>
                    <m:t>=</m:t>
                  </w:del>
                </m:r>
                <m:sSub>
                  <m:sSubPr>
                    <m:ctrlPr>
                      <w:del w:id="1561" w:author="Andy Kleinhesselink" w:date="2019-07-12T15:26:00Z">
                        <w:rPr>
                          <w:rFonts w:ascii="Cambria Math" w:hAnsi="Cambria Math"/>
                          <w:i/>
                        </w:rPr>
                      </w:del>
                    </m:ctrlPr>
                  </m:sSubPr>
                  <m:e>
                    <m:r>
                      <w:del w:id="1562" w:author="Andy Kleinhesselink" w:date="2019-07-12T15:26:00Z">
                        <w:rPr>
                          <w:rFonts w:ascii="Cambria Math" w:hAnsi="Cambria Math"/>
                        </w:rPr>
                        <m:t>G</m:t>
                      </w:del>
                    </m:r>
                  </m:e>
                  <m:sub>
                    <m:r>
                      <w:del w:id="1563" w:author="Andy Kleinhesselink" w:date="2019-07-12T15:26:00Z">
                        <w:rPr>
                          <w:rFonts w:ascii="Cambria Math" w:hAnsi="Cambria Math"/>
                        </w:rPr>
                        <m:t>ij</m:t>
                      </w:del>
                    </m:r>
                  </m:sub>
                </m:sSub>
                <m:d>
                  <m:dPr>
                    <m:ctrlPr>
                      <w:del w:id="1564" w:author="Andy Kleinhesselink" w:date="2019-07-12T15:26:00Z">
                        <w:rPr>
                          <w:rFonts w:ascii="Cambria Math" w:hAnsi="Cambria Math"/>
                          <w:i/>
                        </w:rPr>
                      </w:del>
                    </m:ctrlPr>
                  </m:dPr>
                  <m:e>
                    <m:sSub>
                      <m:sSubPr>
                        <m:ctrlPr>
                          <w:del w:id="1565" w:author="Andy Kleinhesselink" w:date="2019-07-12T15:26:00Z">
                            <w:rPr>
                              <w:rFonts w:ascii="Cambria Math" w:hAnsi="Cambria Math"/>
                              <w:i/>
                            </w:rPr>
                          </w:del>
                        </m:ctrlPr>
                      </m:sSubPr>
                      <m:e>
                        <m:r>
                          <w:del w:id="1566" w:author="Andy Kleinhesselink" w:date="2019-07-12T15:26:00Z">
                            <w:rPr>
                              <w:rFonts w:ascii="Cambria Math" w:hAnsi="Cambria Math"/>
                            </w:rPr>
                            <m:t>n</m:t>
                          </w:del>
                        </m:r>
                      </m:e>
                      <m:sub>
                        <m:r>
                          <w:del w:id="1567" w:author="Andy Kleinhesselink" w:date="2019-07-12T15:26:00Z">
                            <w:rPr>
                              <w:rFonts w:ascii="Cambria Math" w:hAnsi="Cambria Math"/>
                            </w:rPr>
                            <m:t>k</m:t>
                          </w:del>
                        </m:r>
                      </m:sub>
                    </m:sSub>
                  </m:e>
                </m:d>
                <m:r>
                  <w:del w:id="1568" w:author="Andy Kleinhesselink" w:date="2019-07-12T15:26:00Z">
                    <w:rPr>
                      <w:rFonts w:ascii="Cambria Math" w:hAnsi="Cambria Math"/>
                    </w:rPr>
                    <m:t xml:space="preserve">, </m:t>
                  </w:del>
                </m:r>
                <m:d>
                  <m:dPr>
                    <m:begChr m:val="{"/>
                    <m:endChr m:val="|"/>
                    <m:ctrlPr>
                      <w:del w:id="1569" w:author="Andy Kleinhesselink" w:date="2019-07-12T15:26:00Z">
                        <w:rPr>
                          <w:rFonts w:ascii="Cambria Math" w:hAnsi="Cambria Math"/>
                          <w:i/>
                        </w:rPr>
                      </w:del>
                    </m:ctrlPr>
                  </m:dPr>
                  <m:e>
                    <m:r>
                      <w:del w:id="1570" w:author="Andy Kleinhesselink" w:date="2019-07-12T15:26:00Z">
                        <w:rPr>
                          <w:rFonts w:ascii="Cambria Math" w:hAnsi="Cambria Math"/>
                        </w:rPr>
                        <m:t xml:space="preserve">k </m:t>
                      </w:del>
                    </m:r>
                  </m:e>
                </m:d>
                <m:r>
                  <w:del w:id="1571" w:author="Andy Kleinhesselink" w:date="2019-07-12T15:26:00Z">
                    <w:rPr>
                      <w:rFonts w:ascii="Cambria Math" w:hAnsi="Cambria Math"/>
                    </w:rPr>
                    <m:t xml:space="preserve"> k≠j} </m:t>
                  </w:del>
                </m:r>
              </m:oMath>
            </m:oMathPara>
          </w:p>
        </w:tc>
        <w:tc>
          <w:tcPr>
            <w:tcW w:w="3974" w:type="dxa"/>
            <w:vAlign w:val="center"/>
          </w:tcPr>
          <w:p w14:paraId="28DD3865" w14:textId="2AF18E1E" w:rsidR="008A2FA3" w:rsidDel="00C334AE" w:rsidRDefault="008A2FA3" w:rsidP="002834AC">
            <w:pPr>
              <w:spacing w:after="202"/>
              <w:ind w:firstLine="0"/>
              <w:contextualSpacing/>
              <w:jc w:val="center"/>
              <w:rPr>
                <w:del w:id="1572" w:author="Andy Kleinhesselink" w:date="2019-07-12T15:26:00Z"/>
              </w:rPr>
            </w:pPr>
            <w:del w:id="1573" w:author="Andy Kleinhesselink" w:date="2019-07-12T15:26:00Z">
              <w:r w:rsidDel="00C334AE">
                <w:delText>IM / HOI present</w:delText>
              </w:r>
            </w:del>
          </w:p>
        </w:tc>
        <w:tc>
          <w:tcPr>
            <w:tcW w:w="616" w:type="dxa"/>
            <w:vAlign w:val="center"/>
          </w:tcPr>
          <w:p w14:paraId="49C9392E" w14:textId="52A564B8" w:rsidR="008A2FA3" w:rsidRPr="006B2FC8" w:rsidDel="00C334AE" w:rsidRDefault="008A2FA3" w:rsidP="008A2FA3">
            <w:pPr>
              <w:spacing w:after="202"/>
              <w:ind w:firstLine="0"/>
              <w:contextualSpacing/>
              <w:jc w:val="center"/>
              <w:rPr>
                <w:del w:id="1574" w:author="Andy Kleinhesselink" w:date="2019-07-12T15:26:00Z"/>
              </w:rPr>
            </w:pPr>
            <w:del w:id="1575" w:author="Andy Kleinhesselink" w:date="2019-07-12T15:26:00Z">
              <w:r w:rsidRPr="006B2FC8" w:rsidDel="00C334AE">
                <w:delText>(</w:delText>
              </w:r>
              <w:r w:rsidRPr="006B2FC8" w:rsidDel="00C334AE">
                <w:rPr>
                  <w:noProof/>
                </w:rPr>
                <w:fldChar w:fldCharType="begin"/>
              </w:r>
              <w:r w:rsidRPr="006B2FC8" w:rsidDel="00C334AE">
                <w:rPr>
                  <w:noProof/>
                </w:rPr>
                <w:delInstrText xml:space="preserve"> SEQ eq \* MERGEFORMAT </w:delInstrText>
              </w:r>
              <w:r w:rsidRPr="006B2FC8" w:rsidDel="00C334AE">
                <w:rPr>
                  <w:noProof/>
                </w:rPr>
                <w:fldChar w:fldCharType="separate"/>
              </w:r>
            </w:del>
            <w:del w:id="1576" w:author="Andy Kleinhesselink" w:date="2019-07-12T08:02:00Z">
              <w:r w:rsidDel="00B91BF5">
                <w:rPr>
                  <w:noProof/>
                </w:rPr>
                <w:delText>2</w:delText>
              </w:r>
            </w:del>
            <w:del w:id="1577" w:author="Andy Kleinhesselink" w:date="2019-07-12T15:26:00Z">
              <w:r w:rsidRPr="006B2FC8" w:rsidDel="00C334AE">
                <w:rPr>
                  <w:noProof/>
                </w:rPr>
                <w:fldChar w:fldCharType="end"/>
              </w:r>
              <w:r w:rsidRPr="006B2FC8" w:rsidDel="00C334AE">
                <w:delText>)</w:delText>
              </w:r>
            </w:del>
          </w:p>
        </w:tc>
      </w:tr>
    </w:tbl>
    <w:p w14:paraId="39BF74B8" w14:textId="063BAF76" w:rsidR="0032441D" w:rsidDel="00C334AE" w:rsidRDefault="00F817D0" w:rsidP="007C0728">
      <w:pPr>
        <w:spacing w:before="240" w:after="202"/>
        <w:contextualSpacing/>
        <w:rPr>
          <w:del w:id="1578" w:author="Andy Kleinhesselink" w:date="2019-07-12T15:26:00Z"/>
        </w:rPr>
      </w:pPr>
      <w:del w:id="1579" w:author="Andy Kleinhesselink" w:date="2019-07-12T15:26:00Z">
        <w:r w:rsidDel="00C334AE">
          <w:delText xml:space="preserve">While this test may appear adequate, Adler and Morris (1994) demonstrated that </w:delText>
        </w:r>
        <w:r w:rsidR="008A2FA3" w:rsidDel="00C334AE">
          <w:delText xml:space="preserve">many </w:delText>
        </w:r>
        <w:r w:rsidDel="00C334AE">
          <w:delText>standard model</w:delText>
        </w:r>
        <w:r w:rsidR="000C3B32" w:rsidDel="00C334AE">
          <w:delText>s</w:delText>
        </w:r>
        <w:r w:rsidDel="00C334AE">
          <w:delText xml:space="preserve"> of density dependent growth </w:delText>
        </w:r>
        <w:r w:rsidR="000C3B32" w:rsidDel="00C334AE">
          <w:delText>that are not commonly thought to contain HOIs</w:delText>
        </w:r>
        <w:r w:rsidDel="00C334AE">
          <w:delText xml:space="preserve"> would </w:delText>
        </w:r>
        <w:r w:rsidR="00D40FDC" w:rsidDel="00C334AE">
          <w:delText xml:space="preserve">test positive for HOIs according this </w:delText>
        </w:r>
        <w:r w:rsidDel="00C334AE">
          <w:delText>test.  For instance, a</w:delText>
        </w:r>
        <w:r w:rsidR="002045D7" w:rsidDel="00C334AE">
          <w:delText xml:space="preserve"> discrete time</w:delText>
        </w:r>
        <w:r w:rsidDel="00C334AE">
          <w:delText xml:space="preserve"> </w:delText>
        </w:r>
        <w:r w:rsidR="002045D7" w:rsidDel="00C334AE">
          <w:delText>Hassel</w:delText>
        </w:r>
        <w:r w:rsidDel="00C334AE">
          <w:delText xml:space="preserve"> </w:delText>
        </w:r>
        <w:r w:rsidR="002045D7" w:rsidDel="00C334AE">
          <w:delText xml:space="preserve">model for </w:delText>
        </w:r>
        <w:r w:rsidDel="00C334AE">
          <w:delText>population growth</w:delText>
        </w:r>
        <w:r w:rsidR="002045D7" w:rsidDel="00C334AE">
          <w:delText xml:space="preserve"> </w:delText>
        </w:r>
        <w:r w:rsidR="002045D7" w:rsidDel="00C334AE">
          <w:fldChar w:fldCharType="begin"/>
        </w:r>
        <w:r w:rsidR="002045D7" w:rsidDel="00C334AE">
          <w:delInstrText xml:space="preserve"> ADDIN ZOTERO_ITEM CSL_CITATION {"citationID":"zBKBfo6j","properties":{"formattedCitation":"(Hassell and Comins 1976)","plainCitation":"(Hassell and Comins 1976)","noteIndex":0},"citationItems":[{"id":9,"uris":["http://zotero.org/users/688880/items/DW227A4V"],"uri":["http://zotero.org/users/688880/items/DW227A4V"],"itemData":{"id":9,"type":"article-journal","title":"Discrete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schema":"https://github.com/citation-style-language/schema/raw/master/csl-citation.json"} </w:delInstrText>
        </w:r>
        <w:r w:rsidR="002045D7" w:rsidDel="00C334AE">
          <w:fldChar w:fldCharType="separate"/>
        </w:r>
        <w:r w:rsidR="002045D7" w:rsidDel="00C334AE">
          <w:rPr>
            <w:noProof/>
          </w:rPr>
          <w:delText>(Hassell and Comins 1976)</w:delText>
        </w:r>
        <w:r w:rsidR="002045D7" w:rsidDel="00C334AE">
          <w:fldChar w:fldCharType="end"/>
        </w:r>
        <w:r w:rsidDel="00C334AE">
          <w:delText xml:space="preserve">,  </w:delText>
        </w:r>
      </w:del>
    </w:p>
    <w:p w14:paraId="6EBEF018" w14:textId="3AC6F3D8" w:rsidR="00F817D0" w:rsidDel="00C334AE" w:rsidRDefault="00F817D0" w:rsidP="007C0728">
      <w:pPr>
        <w:spacing w:before="240" w:after="202"/>
        <w:contextualSpacing/>
        <w:rPr>
          <w:del w:id="1580" w:author="Andy Kleinhesselink" w:date="2019-07-12T15:26:00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
        <w:gridCol w:w="7009"/>
        <w:gridCol w:w="738"/>
      </w:tblGrid>
      <w:tr w:rsidR="003E6745" w:rsidRPr="006B2FC8" w:rsidDel="00C334AE" w14:paraId="7B142D79" w14:textId="3E6D1E60" w:rsidTr="003E6745">
        <w:trPr>
          <w:trHeight w:val="503"/>
          <w:del w:id="1581" w:author="Andy Kleinhesselink" w:date="2019-07-12T15:26:00Z"/>
        </w:trPr>
        <w:tc>
          <w:tcPr>
            <w:tcW w:w="918" w:type="dxa"/>
            <w:vAlign w:val="center"/>
          </w:tcPr>
          <w:p w14:paraId="76F809BA" w14:textId="7D858539" w:rsidR="00F817D0" w:rsidRPr="006B2FC8" w:rsidDel="00C334AE" w:rsidRDefault="00F817D0" w:rsidP="003E6745">
            <w:pPr>
              <w:spacing w:after="202"/>
              <w:ind w:firstLine="0"/>
              <w:contextualSpacing/>
              <w:jc w:val="center"/>
              <w:rPr>
                <w:del w:id="1582" w:author="Andy Kleinhesselink" w:date="2019-07-12T15:26:00Z"/>
              </w:rPr>
            </w:pPr>
          </w:p>
        </w:tc>
        <w:tc>
          <w:tcPr>
            <w:tcW w:w="7200" w:type="dxa"/>
            <w:vAlign w:val="center"/>
          </w:tcPr>
          <w:p w14:paraId="249A0F58" w14:textId="516B16E8" w:rsidR="00F817D0" w:rsidRPr="006B2FC8" w:rsidDel="00C334AE" w:rsidRDefault="00DA3A33" w:rsidP="003E6745">
            <w:pPr>
              <w:spacing w:after="202"/>
              <w:contextualSpacing/>
              <w:jc w:val="center"/>
              <w:rPr>
                <w:del w:id="1583" w:author="Andy Kleinhesselink" w:date="2019-07-12T15:26:00Z"/>
              </w:rPr>
            </w:pPr>
            <m:oMathPara>
              <m:oMath>
                <m:f>
                  <m:fPr>
                    <m:ctrlPr>
                      <w:del w:id="1584" w:author="Andy Kleinhesselink" w:date="2019-07-12T15:26:00Z">
                        <w:rPr>
                          <w:rFonts w:ascii="Cambria Math" w:hAnsi="Cambria Math"/>
                          <w:i/>
                        </w:rPr>
                      </w:del>
                    </m:ctrlPr>
                  </m:fPr>
                  <m:num>
                    <m:sSub>
                      <m:sSubPr>
                        <m:ctrlPr>
                          <w:del w:id="1585" w:author="Andy Kleinhesselink" w:date="2019-07-12T15:26:00Z">
                            <w:rPr>
                              <w:rFonts w:ascii="Cambria Math" w:hAnsi="Cambria Math"/>
                              <w:i/>
                            </w:rPr>
                          </w:del>
                        </m:ctrlPr>
                      </m:sSubPr>
                      <m:e>
                        <m:r>
                          <w:del w:id="1586" w:author="Andy Kleinhesselink" w:date="2019-07-12T15:26:00Z">
                            <w:rPr>
                              <w:rFonts w:ascii="Cambria Math" w:hAnsi="Cambria Math"/>
                            </w:rPr>
                            <m:t>n</m:t>
                          </w:del>
                        </m:r>
                      </m:e>
                      <m:sub>
                        <m:r>
                          <w:del w:id="1587" w:author="Andy Kleinhesselink" w:date="2019-07-12T15:26:00Z">
                            <w:rPr>
                              <w:rFonts w:ascii="Cambria Math" w:hAnsi="Cambria Math"/>
                            </w:rPr>
                            <m:t>i</m:t>
                          </w:del>
                        </m:r>
                      </m:sub>
                    </m:sSub>
                    <m:r>
                      <w:del w:id="1588" w:author="Andy Kleinhesselink" w:date="2019-07-12T15:26:00Z">
                        <w:rPr>
                          <w:rFonts w:ascii="Cambria Math" w:hAnsi="Cambria Math"/>
                        </w:rPr>
                        <m:t>(t+1)</m:t>
                      </w:del>
                    </m:r>
                  </m:num>
                  <m:den>
                    <m:sSub>
                      <m:sSubPr>
                        <m:ctrlPr>
                          <w:del w:id="1589" w:author="Andy Kleinhesselink" w:date="2019-07-12T15:26:00Z">
                            <w:rPr>
                              <w:rFonts w:ascii="Cambria Math" w:hAnsi="Cambria Math"/>
                              <w:i/>
                            </w:rPr>
                          </w:del>
                        </m:ctrlPr>
                      </m:sSubPr>
                      <m:e>
                        <m:r>
                          <w:del w:id="1590" w:author="Andy Kleinhesselink" w:date="2019-07-12T15:26:00Z">
                            <w:rPr>
                              <w:rFonts w:ascii="Cambria Math" w:hAnsi="Cambria Math"/>
                            </w:rPr>
                            <m:t>n</m:t>
                          </w:del>
                        </m:r>
                      </m:e>
                      <m:sub>
                        <m:r>
                          <w:del w:id="1591" w:author="Andy Kleinhesselink" w:date="2019-07-12T15:26:00Z">
                            <w:rPr>
                              <w:rFonts w:ascii="Cambria Math" w:hAnsi="Cambria Math"/>
                            </w:rPr>
                            <m:t>i</m:t>
                          </w:del>
                        </m:r>
                      </m:sub>
                    </m:sSub>
                    <m:r>
                      <w:del w:id="1592" w:author="Andy Kleinhesselink" w:date="2019-07-12T15:26:00Z">
                        <w:rPr>
                          <w:rFonts w:ascii="Cambria Math" w:hAnsi="Cambria Math"/>
                        </w:rPr>
                        <m:t>(t)</m:t>
                      </w:del>
                    </m:r>
                  </m:den>
                </m:f>
                <m:r>
                  <w:del w:id="1593" w:author="Andy Kleinhesselink" w:date="2019-07-12T15:26:00Z">
                    <w:rPr>
                      <w:rFonts w:ascii="Cambria Math" w:hAnsi="Cambria Math"/>
                    </w:rPr>
                    <m:t>=</m:t>
                  </w:del>
                </m:r>
                <m:sSub>
                  <m:sSubPr>
                    <m:ctrlPr>
                      <w:del w:id="1594" w:author="Andy Kleinhesselink" w:date="2019-07-12T15:26:00Z">
                        <w:rPr>
                          <w:rFonts w:ascii="Cambria Math" w:hAnsi="Cambria Math"/>
                          <w:i/>
                        </w:rPr>
                      </w:del>
                    </m:ctrlPr>
                  </m:sSubPr>
                  <m:e>
                    <m:r>
                      <w:del w:id="1595" w:author="Andy Kleinhesselink" w:date="2019-07-12T15:26:00Z">
                        <w:rPr>
                          <w:rFonts w:ascii="Cambria Math" w:hAnsi="Cambria Math"/>
                        </w:rPr>
                        <m:t>F</m:t>
                      </w:del>
                    </m:r>
                  </m:e>
                  <m:sub>
                    <m:r>
                      <w:del w:id="1596" w:author="Andy Kleinhesselink" w:date="2019-07-12T15:26:00Z">
                        <w:rPr>
                          <w:rFonts w:ascii="Cambria Math" w:hAnsi="Cambria Math"/>
                        </w:rPr>
                        <m:t>i</m:t>
                      </w:del>
                    </m:r>
                  </m:sub>
                </m:sSub>
                <m:d>
                  <m:dPr>
                    <m:ctrlPr>
                      <w:del w:id="1597" w:author="Andy Kleinhesselink" w:date="2019-07-12T15:26:00Z">
                        <w:rPr>
                          <w:rFonts w:ascii="Cambria Math" w:hAnsi="Cambria Math"/>
                          <w:i/>
                        </w:rPr>
                      </w:del>
                    </m:ctrlPr>
                  </m:dPr>
                  <m:e>
                    <m:r>
                      <w:del w:id="1598" w:author="Andy Kleinhesselink" w:date="2019-07-12T15:26:00Z">
                        <m:rPr>
                          <m:sty m:val="b"/>
                        </m:rPr>
                        <w:rPr>
                          <w:rFonts w:ascii="Cambria Math" w:hAnsi="Cambria Math"/>
                        </w:rPr>
                        <m:t>n</m:t>
                      </w:del>
                    </m:r>
                  </m:e>
                </m:d>
                <m:r>
                  <w:del w:id="1599" w:author="Andy Kleinhesselink" w:date="2019-07-12T15:26:00Z">
                    <w:rPr>
                      <w:rFonts w:ascii="Cambria Math" w:hAnsi="Cambria Math"/>
                    </w:rPr>
                    <m:t>=</m:t>
                  </w:del>
                </m:r>
                <m:sSub>
                  <m:sSubPr>
                    <m:ctrlPr>
                      <w:del w:id="1600" w:author="Andy Kleinhesselink" w:date="2019-07-12T15:26:00Z">
                        <w:rPr>
                          <w:rFonts w:ascii="Cambria Math" w:hAnsi="Cambria Math"/>
                          <w:i/>
                        </w:rPr>
                      </w:del>
                    </m:ctrlPr>
                  </m:sSubPr>
                  <m:e>
                    <m:r>
                      <w:del w:id="1601" w:author="Andy Kleinhesselink" w:date="2019-07-12T15:26:00Z">
                        <w:rPr>
                          <w:rFonts w:ascii="Cambria Math" w:hAnsi="Cambria Math"/>
                        </w:rPr>
                        <m:t>r</m:t>
                      </w:del>
                    </m:r>
                  </m:e>
                  <m:sub>
                    <m:r>
                      <w:del w:id="1602" w:author="Andy Kleinhesselink" w:date="2019-07-12T15:26:00Z">
                        <w:rPr>
                          <w:rFonts w:ascii="Cambria Math" w:hAnsi="Cambria Math"/>
                        </w:rPr>
                        <m:t>i</m:t>
                      </w:del>
                    </m:r>
                  </m:sub>
                </m:sSub>
                <m:sSup>
                  <m:sSupPr>
                    <m:ctrlPr>
                      <w:del w:id="1603" w:author="Andy Kleinhesselink" w:date="2019-07-12T15:26:00Z">
                        <w:rPr>
                          <w:rFonts w:ascii="Cambria Math" w:hAnsi="Cambria Math"/>
                          <w:i/>
                        </w:rPr>
                      </w:del>
                    </m:ctrlPr>
                  </m:sSupPr>
                  <m:e>
                    <m:d>
                      <m:dPr>
                        <m:ctrlPr>
                          <w:del w:id="1604" w:author="Andy Kleinhesselink" w:date="2019-07-12T15:26:00Z">
                            <w:rPr>
                              <w:rFonts w:ascii="Cambria Math" w:hAnsi="Cambria Math"/>
                              <w:i/>
                            </w:rPr>
                          </w:del>
                        </m:ctrlPr>
                      </m:dPr>
                      <m:e>
                        <m:r>
                          <w:del w:id="1605" w:author="Andy Kleinhesselink" w:date="2019-07-12T15:26:00Z">
                            <w:rPr>
                              <w:rFonts w:ascii="Cambria Math" w:hAnsi="Cambria Math"/>
                            </w:rPr>
                            <m:t>1+</m:t>
                          </w:del>
                        </m:r>
                        <m:nary>
                          <m:naryPr>
                            <m:chr m:val="∑"/>
                            <m:supHide m:val="1"/>
                            <m:ctrlPr>
                              <w:del w:id="1606" w:author="Andy Kleinhesselink" w:date="2019-07-12T15:26:00Z">
                                <w:rPr>
                                  <w:rFonts w:ascii="Cambria Math" w:hAnsi="Cambria Math"/>
                                  <w:i/>
                                </w:rPr>
                              </w:del>
                            </m:ctrlPr>
                          </m:naryPr>
                          <m:sub>
                            <m:r>
                              <w:del w:id="1607" w:author="Andy Kleinhesselink" w:date="2019-07-12T15:26:00Z">
                                <w:rPr>
                                  <w:rFonts w:ascii="Cambria Math" w:hAnsi="Cambria Math"/>
                                </w:rPr>
                                <m:t>j</m:t>
                              </w:del>
                            </m:r>
                          </m:sub>
                          <m:sup/>
                          <m:e>
                            <m:sSub>
                              <m:sSubPr>
                                <m:ctrlPr>
                                  <w:del w:id="1608" w:author="Andy Kleinhesselink" w:date="2019-07-12T15:26:00Z">
                                    <w:rPr>
                                      <w:rFonts w:ascii="Cambria Math" w:hAnsi="Cambria Math"/>
                                      <w:i/>
                                    </w:rPr>
                                  </w:del>
                                </m:ctrlPr>
                              </m:sSubPr>
                              <m:e>
                                <m:r>
                                  <w:del w:id="1609" w:author="Andy Kleinhesselink" w:date="2019-07-12T15:26:00Z">
                                    <w:rPr>
                                      <w:rFonts w:ascii="Cambria Math" w:hAnsi="Cambria Math"/>
                                    </w:rPr>
                                    <m:t>α</m:t>
                                  </w:del>
                                </m:r>
                              </m:e>
                              <m:sub>
                                <m:r>
                                  <w:del w:id="1610" w:author="Andy Kleinhesselink" w:date="2019-07-12T15:26:00Z">
                                    <w:rPr>
                                      <w:rFonts w:ascii="Cambria Math" w:hAnsi="Cambria Math"/>
                                    </w:rPr>
                                    <m:t>ij</m:t>
                                  </w:del>
                                </m:r>
                              </m:sub>
                            </m:sSub>
                            <m:sSub>
                              <m:sSubPr>
                                <m:ctrlPr>
                                  <w:del w:id="1611" w:author="Andy Kleinhesselink" w:date="2019-07-12T15:26:00Z">
                                    <w:rPr>
                                      <w:rFonts w:ascii="Cambria Math" w:hAnsi="Cambria Math"/>
                                      <w:i/>
                                    </w:rPr>
                                  </w:del>
                                </m:ctrlPr>
                              </m:sSubPr>
                              <m:e>
                                <m:r>
                                  <w:del w:id="1612" w:author="Andy Kleinhesselink" w:date="2019-07-12T15:26:00Z">
                                    <w:rPr>
                                      <w:rFonts w:ascii="Cambria Math" w:hAnsi="Cambria Math"/>
                                    </w:rPr>
                                    <m:t>n</m:t>
                                  </w:del>
                                </m:r>
                              </m:e>
                              <m:sub>
                                <m:r>
                                  <w:del w:id="1613" w:author="Andy Kleinhesselink" w:date="2019-07-12T15:26:00Z">
                                    <w:rPr>
                                      <w:rFonts w:ascii="Cambria Math" w:hAnsi="Cambria Math"/>
                                    </w:rPr>
                                    <m:t>j</m:t>
                                  </w:del>
                                </m:r>
                              </m:sub>
                            </m:sSub>
                          </m:e>
                        </m:nary>
                      </m:e>
                    </m:d>
                  </m:e>
                  <m:sup>
                    <m:r>
                      <w:del w:id="1614" w:author="Andy Kleinhesselink" w:date="2019-07-12T15:26:00Z">
                        <w:rPr>
                          <w:rFonts w:ascii="Cambria Math" w:hAnsi="Cambria Math"/>
                        </w:rPr>
                        <m:t>-</m:t>
                      </w:del>
                    </m:r>
                    <m:sSub>
                      <m:sSubPr>
                        <m:ctrlPr>
                          <w:del w:id="1615" w:author="Andy Kleinhesselink" w:date="2019-07-12T15:26:00Z">
                            <w:rPr>
                              <w:rFonts w:ascii="Cambria Math" w:hAnsi="Cambria Math"/>
                              <w:i/>
                            </w:rPr>
                          </w:del>
                        </m:ctrlPr>
                      </m:sSubPr>
                      <m:e>
                        <m:r>
                          <w:del w:id="1616" w:author="Andy Kleinhesselink" w:date="2019-07-12T15:26:00Z">
                            <w:rPr>
                              <w:rFonts w:ascii="Cambria Math" w:hAnsi="Cambria Math"/>
                            </w:rPr>
                            <m:t>b</m:t>
                          </w:del>
                        </m:r>
                      </m:e>
                      <m:sub>
                        <m:r>
                          <w:del w:id="1617" w:author="Andy Kleinhesselink" w:date="2019-07-12T15:26:00Z">
                            <w:rPr>
                              <w:rFonts w:ascii="Cambria Math" w:hAnsi="Cambria Math"/>
                            </w:rPr>
                            <m:t>i</m:t>
                          </w:del>
                        </m:r>
                      </m:sub>
                    </m:sSub>
                  </m:sup>
                </m:sSup>
                <m:r>
                  <w:del w:id="1618" w:author="Andy Kleinhesselink" w:date="2019-07-12T15:26:00Z">
                    <w:rPr>
                      <w:rFonts w:ascii="Cambria Math" w:hAnsi="Cambria Math"/>
                    </w:rPr>
                    <m:t>,</m:t>
                  </w:del>
                </m:r>
              </m:oMath>
            </m:oMathPara>
          </w:p>
        </w:tc>
        <w:tc>
          <w:tcPr>
            <w:tcW w:w="738" w:type="dxa"/>
            <w:vAlign w:val="center"/>
          </w:tcPr>
          <w:p w14:paraId="454B76AA" w14:textId="005455D3" w:rsidR="00F817D0" w:rsidRPr="006B2FC8" w:rsidDel="00C334AE" w:rsidRDefault="00F817D0" w:rsidP="003E6745">
            <w:pPr>
              <w:spacing w:after="202"/>
              <w:ind w:firstLine="0"/>
              <w:contextualSpacing/>
              <w:jc w:val="center"/>
              <w:rPr>
                <w:del w:id="1619" w:author="Andy Kleinhesselink" w:date="2019-07-12T15:26:00Z"/>
              </w:rPr>
            </w:pPr>
            <w:del w:id="1620" w:author="Andy Kleinhesselink" w:date="2019-07-12T15:26:00Z">
              <w:r w:rsidRPr="006B2FC8" w:rsidDel="00C334AE">
                <w:delText>(</w:delText>
              </w:r>
              <w:r w:rsidRPr="006B2FC8" w:rsidDel="00C334AE">
                <w:rPr>
                  <w:noProof/>
                </w:rPr>
                <w:fldChar w:fldCharType="begin"/>
              </w:r>
              <w:r w:rsidRPr="006B2FC8" w:rsidDel="00C334AE">
                <w:rPr>
                  <w:noProof/>
                </w:rPr>
                <w:delInstrText xml:space="preserve"> SEQ eq \* MERGEFORMAT </w:delInstrText>
              </w:r>
              <w:r w:rsidRPr="006B2FC8" w:rsidDel="00C334AE">
                <w:rPr>
                  <w:noProof/>
                </w:rPr>
                <w:fldChar w:fldCharType="separate"/>
              </w:r>
            </w:del>
            <w:del w:id="1621" w:author="Andy Kleinhesselink" w:date="2019-07-12T08:02:00Z">
              <w:r w:rsidDel="00B91BF5">
                <w:rPr>
                  <w:noProof/>
                </w:rPr>
                <w:delText>1</w:delText>
              </w:r>
            </w:del>
            <w:del w:id="1622" w:author="Andy Kleinhesselink" w:date="2019-07-12T15:26:00Z">
              <w:r w:rsidRPr="006B2FC8" w:rsidDel="00C334AE">
                <w:rPr>
                  <w:noProof/>
                </w:rPr>
                <w:fldChar w:fldCharType="end"/>
              </w:r>
              <w:r w:rsidRPr="006B2FC8" w:rsidDel="00C334AE">
                <w:delText>)</w:delText>
              </w:r>
            </w:del>
          </w:p>
        </w:tc>
      </w:tr>
    </w:tbl>
    <w:p w14:paraId="4A52DD52" w14:textId="31EB5442" w:rsidR="00F817D0" w:rsidDel="00C334AE" w:rsidRDefault="00B94AA8" w:rsidP="002045D7">
      <w:pPr>
        <w:spacing w:before="240" w:after="202"/>
        <w:ind w:firstLine="0"/>
        <w:contextualSpacing/>
        <w:rPr>
          <w:del w:id="1623" w:author="Andy Kleinhesselink" w:date="2019-07-12T15:26:00Z"/>
        </w:rPr>
      </w:pPr>
      <w:del w:id="1624" w:author="Andy Kleinhesselink" w:date="2019-07-12T15:26:00Z">
        <w:r w:rsidDel="00C334AE">
          <w:delText>w</w:delText>
        </w:r>
        <w:r w:rsidR="002045D7" w:rsidDel="00C334AE">
          <w:delText>her</w:delText>
        </w:r>
        <w:r w:rsidDel="00C334AE">
          <w:delText xml:space="preserve">e </w:delText>
        </w:r>
        <w:r w:rsidRPr="002834AC" w:rsidDel="00C334AE">
          <w:rPr>
            <w:i/>
          </w:rPr>
          <w:delText>r</w:delText>
        </w:r>
        <w:r w:rsidRPr="002834AC" w:rsidDel="00C334AE">
          <w:rPr>
            <w:i/>
            <w:vertAlign w:val="subscript"/>
          </w:rPr>
          <w:delText>i</w:delText>
        </w:r>
        <w:r w:rsidDel="00C334AE">
          <w:delText xml:space="preserve"> is the intrinsic population growth rate, </w:delTex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Del="00C334AE">
          <w:delText xml:space="preserve"> are the competition coefficients describing the effect of species </w:delText>
        </w:r>
        <w:r w:rsidRPr="002834AC" w:rsidDel="00C334AE">
          <w:rPr>
            <w:i/>
          </w:rPr>
          <w:delText>j</w:delText>
        </w:r>
        <w:r w:rsidDel="00C334AE">
          <w:delText xml:space="preserve"> on species </w:delText>
        </w:r>
        <w:r w:rsidRPr="002834AC" w:rsidDel="00C334AE">
          <w:rPr>
            <w:i/>
          </w:rPr>
          <w:delText>i</w:delText>
        </w:r>
        <w:r w:rsidDel="00C334AE">
          <w:delText xml:space="preserve">, and </w:delText>
        </w:r>
        <w:r w:rsidRPr="002834AC" w:rsidDel="00C334AE">
          <w:rPr>
            <w:i/>
          </w:rPr>
          <w:delText>b</w:delText>
        </w:r>
        <w:r w:rsidRPr="002834AC" w:rsidDel="00C334AE">
          <w:rPr>
            <w:i/>
            <w:vertAlign w:val="subscript"/>
          </w:rPr>
          <w:delText>i</w:delText>
        </w:r>
        <w:r w:rsidDel="00C334AE">
          <w:delText xml:space="preserve"> determines how density dependent effects </w:delText>
        </w:r>
        <w:r w:rsidRPr="008A2FA3" w:rsidDel="00C334AE">
          <w:delText>change</w:delText>
        </w:r>
        <w:r w:rsidDel="00C334AE">
          <w:delText xml:space="preserve"> with competitor density. </w:delText>
        </w:r>
        <w:r w:rsidR="00F13D53" w:rsidDel="00C334AE">
          <w:delText xml:space="preserve"> </w:delText>
        </w:r>
        <w:r w:rsidR="00D40FDC" w:rsidDel="00C334AE">
          <w:delText>The complicated partial derivative,</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
        <w:gridCol w:w="7010"/>
        <w:gridCol w:w="738"/>
      </w:tblGrid>
      <w:tr w:rsidR="003E6745" w:rsidRPr="006B2FC8" w:rsidDel="00C334AE" w14:paraId="1B5A00EA" w14:textId="1940B9A0" w:rsidTr="003E6745">
        <w:trPr>
          <w:trHeight w:val="503"/>
          <w:del w:id="1625" w:author="Andy Kleinhesselink" w:date="2019-07-12T15:26:00Z"/>
        </w:trPr>
        <w:tc>
          <w:tcPr>
            <w:tcW w:w="918" w:type="dxa"/>
            <w:vAlign w:val="center"/>
          </w:tcPr>
          <w:p w14:paraId="4EA8DD9D" w14:textId="2C0C2B0A" w:rsidR="000C3B32" w:rsidRPr="006B2FC8" w:rsidDel="00C334AE" w:rsidRDefault="000C3B32" w:rsidP="003E6745">
            <w:pPr>
              <w:spacing w:after="202"/>
              <w:ind w:firstLine="0"/>
              <w:contextualSpacing/>
              <w:jc w:val="center"/>
              <w:rPr>
                <w:del w:id="1626" w:author="Andy Kleinhesselink" w:date="2019-07-12T15:26:00Z"/>
              </w:rPr>
            </w:pPr>
          </w:p>
        </w:tc>
        <w:tc>
          <w:tcPr>
            <w:tcW w:w="7200" w:type="dxa"/>
            <w:vAlign w:val="center"/>
          </w:tcPr>
          <w:p w14:paraId="3F4AB56A" w14:textId="088AD598" w:rsidR="000C3B32" w:rsidRPr="006B2FC8" w:rsidDel="00C334AE" w:rsidRDefault="00DA3A33" w:rsidP="003E6745">
            <w:pPr>
              <w:spacing w:after="202"/>
              <w:contextualSpacing/>
              <w:jc w:val="center"/>
              <w:rPr>
                <w:del w:id="1627" w:author="Andy Kleinhesselink" w:date="2019-07-12T15:26:00Z"/>
              </w:rPr>
            </w:pPr>
            <m:oMathPara>
              <m:oMath>
                <m:f>
                  <m:fPr>
                    <m:ctrlPr>
                      <w:del w:id="1628" w:author="Andy Kleinhesselink" w:date="2019-07-12T15:26:00Z">
                        <w:rPr>
                          <w:rFonts w:ascii="Cambria Math" w:hAnsi="Cambria Math"/>
                          <w:i/>
                        </w:rPr>
                      </w:del>
                    </m:ctrlPr>
                  </m:fPr>
                  <m:num>
                    <m:r>
                      <w:del w:id="1629" w:author="Andy Kleinhesselink" w:date="2019-07-12T15:26:00Z">
                        <w:rPr>
                          <w:rFonts w:ascii="Cambria Math" w:hAnsi="Cambria Math"/>
                        </w:rPr>
                        <m:t>∂</m:t>
                      </w:del>
                    </m:r>
                    <m:sSub>
                      <m:sSubPr>
                        <m:ctrlPr>
                          <w:del w:id="1630" w:author="Andy Kleinhesselink" w:date="2019-07-12T15:26:00Z">
                            <w:rPr>
                              <w:rFonts w:ascii="Cambria Math" w:hAnsi="Cambria Math"/>
                              <w:i/>
                            </w:rPr>
                          </w:del>
                        </m:ctrlPr>
                      </m:sSubPr>
                      <m:e>
                        <m:r>
                          <w:del w:id="1631" w:author="Andy Kleinhesselink" w:date="2019-07-12T15:26:00Z">
                            <w:rPr>
                              <w:rFonts w:ascii="Cambria Math" w:hAnsi="Cambria Math"/>
                            </w:rPr>
                            <m:t>F</m:t>
                          </w:del>
                        </m:r>
                      </m:e>
                      <m:sub>
                        <m:r>
                          <w:del w:id="1632" w:author="Andy Kleinhesselink" w:date="2019-07-12T15:26:00Z">
                            <w:rPr>
                              <w:rFonts w:ascii="Cambria Math" w:hAnsi="Cambria Math"/>
                            </w:rPr>
                            <m:t>i</m:t>
                          </w:del>
                        </m:r>
                      </m:sub>
                    </m:sSub>
                  </m:num>
                  <m:den>
                    <m:r>
                      <w:del w:id="1633" w:author="Andy Kleinhesselink" w:date="2019-07-12T15:26:00Z">
                        <w:rPr>
                          <w:rFonts w:ascii="Cambria Math" w:hAnsi="Cambria Math"/>
                        </w:rPr>
                        <m:t>∂</m:t>
                      </w:del>
                    </m:r>
                    <m:sSub>
                      <m:sSubPr>
                        <m:ctrlPr>
                          <w:del w:id="1634" w:author="Andy Kleinhesselink" w:date="2019-07-12T15:26:00Z">
                            <w:rPr>
                              <w:rFonts w:ascii="Cambria Math" w:hAnsi="Cambria Math"/>
                              <w:i/>
                            </w:rPr>
                          </w:del>
                        </m:ctrlPr>
                      </m:sSubPr>
                      <m:e>
                        <m:r>
                          <w:del w:id="1635" w:author="Andy Kleinhesselink" w:date="2019-07-12T15:26:00Z">
                            <w:rPr>
                              <w:rFonts w:ascii="Cambria Math" w:hAnsi="Cambria Math"/>
                            </w:rPr>
                            <m:t>n</m:t>
                          </w:del>
                        </m:r>
                      </m:e>
                      <m:sub>
                        <m:r>
                          <w:del w:id="1636" w:author="Andy Kleinhesselink" w:date="2019-07-12T15:26:00Z">
                            <w:rPr>
                              <w:rFonts w:ascii="Cambria Math" w:hAnsi="Cambria Math"/>
                            </w:rPr>
                            <m:t>j</m:t>
                          </w:del>
                        </m:r>
                      </m:sub>
                    </m:sSub>
                  </m:den>
                </m:f>
                <m:r>
                  <w:del w:id="1637" w:author="Andy Kleinhesselink" w:date="2019-07-12T15:26:00Z">
                    <w:rPr>
                      <w:rFonts w:ascii="Cambria Math" w:hAnsi="Cambria Math"/>
                    </w:rPr>
                    <m:t>= -</m:t>
                  </w:del>
                </m:r>
                <m:sSub>
                  <m:sSubPr>
                    <m:ctrlPr>
                      <w:del w:id="1638" w:author="Andy Kleinhesselink" w:date="2019-07-12T15:26:00Z">
                        <w:rPr>
                          <w:rFonts w:ascii="Cambria Math" w:hAnsi="Cambria Math"/>
                          <w:i/>
                        </w:rPr>
                      </w:del>
                    </m:ctrlPr>
                  </m:sSubPr>
                  <m:e>
                    <m:r>
                      <w:del w:id="1639" w:author="Andy Kleinhesselink" w:date="2019-07-12T15:26:00Z">
                        <w:rPr>
                          <w:rFonts w:ascii="Cambria Math" w:hAnsi="Cambria Math"/>
                        </w:rPr>
                        <m:t>b</m:t>
                      </w:del>
                    </m:r>
                  </m:e>
                  <m:sub>
                    <m:r>
                      <w:del w:id="1640" w:author="Andy Kleinhesselink" w:date="2019-07-12T15:26:00Z">
                        <w:rPr>
                          <w:rFonts w:ascii="Cambria Math" w:hAnsi="Cambria Math"/>
                        </w:rPr>
                        <m:t>i</m:t>
                      </w:del>
                    </m:r>
                  </m:sub>
                </m:sSub>
                <m:sSub>
                  <m:sSubPr>
                    <m:ctrlPr>
                      <w:del w:id="1641" w:author="Andy Kleinhesselink" w:date="2019-07-12T15:26:00Z">
                        <w:rPr>
                          <w:rFonts w:ascii="Cambria Math" w:hAnsi="Cambria Math"/>
                          <w:i/>
                        </w:rPr>
                      </w:del>
                    </m:ctrlPr>
                  </m:sSubPr>
                  <m:e>
                    <m:r>
                      <w:del w:id="1642" w:author="Andy Kleinhesselink" w:date="2019-07-12T15:26:00Z">
                        <w:rPr>
                          <w:rFonts w:ascii="Cambria Math" w:hAnsi="Cambria Math"/>
                        </w:rPr>
                        <m:t>α</m:t>
                      </w:del>
                    </m:r>
                  </m:e>
                  <m:sub>
                    <m:r>
                      <w:del w:id="1643" w:author="Andy Kleinhesselink" w:date="2019-07-12T15:26:00Z">
                        <w:rPr>
                          <w:rFonts w:ascii="Cambria Math" w:hAnsi="Cambria Math"/>
                        </w:rPr>
                        <m:t>ij</m:t>
                      </w:del>
                    </m:r>
                  </m:sub>
                </m:sSub>
                <m:sSub>
                  <m:sSubPr>
                    <m:ctrlPr>
                      <w:del w:id="1644" w:author="Andy Kleinhesselink" w:date="2019-07-12T15:26:00Z">
                        <w:rPr>
                          <w:rFonts w:ascii="Cambria Math" w:hAnsi="Cambria Math"/>
                          <w:i/>
                        </w:rPr>
                      </w:del>
                    </m:ctrlPr>
                  </m:sSubPr>
                  <m:e>
                    <m:r>
                      <w:del w:id="1645" w:author="Andy Kleinhesselink" w:date="2019-07-12T15:26:00Z">
                        <w:rPr>
                          <w:rFonts w:ascii="Cambria Math" w:hAnsi="Cambria Math"/>
                        </w:rPr>
                        <m:t>r</m:t>
                      </w:del>
                    </m:r>
                  </m:e>
                  <m:sub>
                    <m:r>
                      <w:del w:id="1646" w:author="Andy Kleinhesselink" w:date="2019-07-12T15:26:00Z">
                        <w:rPr>
                          <w:rFonts w:ascii="Cambria Math" w:hAnsi="Cambria Math"/>
                        </w:rPr>
                        <m:t>i</m:t>
                      </w:del>
                    </m:r>
                  </m:sub>
                </m:sSub>
                <m:sSup>
                  <m:sSupPr>
                    <m:ctrlPr>
                      <w:del w:id="1647" w:author="Andy Kleinhesselink" w:date="2019-07-12T15:26:00Z">
                        <w:rPr>
                          <w:rFonts w:ascii="Cambria Math" w:hAnsi="Cambria Math"/>
                          <w:i/>
                        </w:rPr>
                      </w:del>
                    </m:ctrlPr>
                  </m:sSupPr>
                  <m:e>
                    <m:d>
                      <m:dPr>
                        <m:ctrlPr>
                          <w:del w:id="1648" w:author="Andy Kleinhesselink" w:date="2019-07-12T15:26:00Z">
                            <w:rPr>
                              <w:rFonts w:ascii="Cambria Math" w:hAnsi="Cambria Math"/>
                              <w:i/>
                            </w:rPr>
                          </w:del>
                        </m:ctrlPr>
                      </m:dPr>
                      <m:e>
                        <m:r>
                          <w:del w:id="1649" w:author="Andy Kleinhesselink" w:date="2019-07-12T15:26:00Z">
                            <w:rPr>
                              <w:rFonts w:ascii="Cambria Math" w:hAnsi="Cambria Math"/>
                            </w:rPr>
                            <m:t>1+</m:t>
                          </w:del>
                        </m:r>
                        <m:nary>
                          <m:naryPr>
                            <m:chr m:val="∑"/>
                            <m:supHide m:val="1"/>
                            <m:ctrlPr>
                              <w:del w:id="1650" w:author="Andy Kleinhesselink" w:date="2019-07-12T15:26:00Z">
                                <w:rPr>
                                  <w:rFonts w:ascii="Cambria Math" w:hAnsi="Cambria Math"/>
                                  <w:i/>
                                </w:rPr>
                              </w:del>
                            </m:ctrlPr>
                          </m:naryPr>
                          <m:sub>
                            <m:r>
                              <w:del w:id="1651" w:author="Andy Kleinhesselink" w:date="2019-07-12T15:26:00Z">
                                <w:rPr>
                                  <w:rFonts w:ascii="Cambria Math" w:hAnsi="Cambria Math"/>
                                </w:rPr>
                                <m:t>i</m:t>
                              </w:del>
                            </m:r>
                          </m:sub>
                          <m:sup/>
                          <m:e>
                            <m:sSub>
                              <m:sSubPr>
                                <m:ctrlPr>
                                  <w:del w:id="1652" w:author="Andy Kleinhesselink" w:date="2019-07-12T15:26:00Z">
                                    <w:rPr>
                                      <w:rFonts w:ascii="Cambria Math" w:hAnsi="Cambria Math"/>
                                      <w:i/>
                                    </w:rPr>
                                  </w:del>
                                </m:ctrlPr>
                              </m:sSubPr>
                              <m:e>
                                <m:r>
                                  <w:del w:id="1653" w:author="Andy Kleinhesselink" w:date="2019-07-12T15:26:00Z">
                                    <w:rPr>
                                      <w:rFonts w:ascii="Cambria Math" w:hAnsi="Cambria Math"/>
                                    </w:rPr>
                                    <m:t>α</m:t>
                                  </w:del>
                                </m:r>
                              </m:e>
                              <m:sub>
                                <m:r>
                                  <w:del w:id="1654" w:author="Andy Kleinhesselink" w:date="2019-07-12T15:26:00Z">
                                    <w:rPr>
                                      <w:rFonts w:ascii="Cambria Math" w:hAnsi="Cambria Math"/>
                                    </w:rPr>
                                    <m:t>ij</m:t>
                                  </w:del>
                                </m:r>
                              </m:sub>
                            </m:sSub>
                            <m:sSub>
                              <m:sSubPr>
                                <m:ctrlPr>
                                  <w:del w:id="1655" w:author="Andy Kleinhesselink" w:date="2019-07-12T15:26:00Z">
                                    <w:rPr>
                                      <w:rFonts w:ascii="Cambria Math" w:hAnsi="Cambria Math"/>
                                      <w:i/>
                                    </w:rPr>
                                  </w:del>
                                </m:ctrlPr>
                              </m:sSubPr>
                              <m:e>
                                <m:r>
                                  <w:del w:id="1656" w:author="Andy Kleinhesselink" w:date="2019-07-12T15:26:00Z">
                                    <w:rPr>
                                      <w:rFonts w:ascii="Cambria Math" w:hAnsi="Cambria Math"/>
                                    </w:rPr>
                                    <m:t>n</m:t>
                                  </w:del>
                                </m:r>
                              </m:e>
                              <m:sub>
                                <m:r>
                                  <w:del w:id="1657" w:author="Andy Kleinhesselink" w:date="2019-07-12T15:26:00Z">
                                    <w:rPr>
                                      <w:rFonts w:ascii="Cambria Math" w:hAnsi="Cambria Math"/>
                                    </w:rPr>
                                    <m:t>j</m:t>
                                  </w:del>
                                </m:r>
                              </m:sub>
                            </m:sSub>
                          </m:e>
                        </m:nary>
                      </m:e>
                    </m:d>
                  </m:e>
                  <m:sup>
                    <m:r>
                      <w:del w:id="1658" w:author="Andy Kleinhesselink" w:date="2019-07-12T15:26:00Z">
                        <w:rPr>
                          <w:rFonts w:ascii="Cambria Math" w:hAnsi="Cambria Math"/>
                        </w:rPr>
                        <m:t>-b-1</m:t>
                      </w:del>
                    </m:r>
                  </m:sup>
                </m:sSup>
                <m:r>
                  <w:del w:id="1659" w:author="Andy Kleinhesselink" w:date="2019-07-12T15:26:00Z">
                    <w:rPr>
                      <w:rFonts w:ascii="Cambria Math" w:hAnsi="Cambria Math"/>
                    </w:rPr>
                    <m:t>=-</m:t>
                  </w:del>
                </m:r>
                <m:sSub>
                  <m:sSubPr>
                    <m:ctrlPr>
                      <w:del w:id="1660" w:author="Andy Kleinhesselink" w:date="2019-07-12T15:26:00Z">
                        <w:rPr>
                          <w:rFonts w:ascii="Cambria Math" w:hAnsi="Cambria Math"/>
                          <w:i/>
                        </w:rPr>
                      </w:del>
                    </m:ctrlPr>
                  </m:sSubPr>
                  <m:e>
                    <m:r>
                      <w:del w:id="1661" w:author="Andy Kleinhesselink" w:date="2019-07-12T15:26:00Z">
                        <w:rPr>
                          <w:rFonts w:ascii="Cambria Math" w:hAnsi="Cambria Math"/>
                        </w:rPr>
                        <m:t>b</m:t>
                      </w:del>
                    </m:r>
                  </m:e>
                  <m:sub>
                    <m:r>
                      <w:del w:id="1662" w:author="Andy Kleinhesselink" w:date="2019-07-12T15:26:00Z">
                        <w:rPr>
                          <w:rFonts w:ascii="Cambria Math" w:hAnsi="Cambria Math"/>
                        </w:rPr>
                        <m:t>i</m:t>
                      </w:del>
                    </m:r>
                  </m:sub>
                </m:sSub>
                <m:sSub>
                  <m:sSubPr>
                    <m:ctrlPr>
                      <w:del w:id="1663" w:author="Andy Kleinhesselink" w:date="2019-07-12T15:26:00Z">
                        <w:rPr>
                          <w:rFonts w:ascii="Cambria Math" w:hAnsi="Cambria Math"/>
                          <w:i/>
                        </w:rPr>
                      </w:del>
                    </m:ctrlPr>
                  </m:sSubPr>
                  <m:e>
                    <m:r>
                      <w:del w:id="1664" w:author="Andy Kleinhesselink" w:date="2019-07-12T15:26:00Z">
                        <w:rPr>
                          <w:rFonts w:ascii="Cambria Math" w:hAnsi="Cambria Math"/>
                        </w:rPr>
                        <m:t>α</m:t>
                      </w:del>
                    </m:r>
                  </m:e>
                  <m:sub>
                    <m:r>
                      <w:del w:id="1665" w:author="Andy Kleinhesselink" w:date="2019-07-12T15:26:00Z">
                        <w:rPr>
                          <w:rFonts w:ascii="Cambria Math" w:hAnsi="Cambria Math"/>
                        </w:rPr>
                        <m:t>ij</m:t>
                      </w:del>
                    </m:r>
                  </m:sub>
                </m:sSub>
                <m:sSup>
                  <m:sSupPr>
                    <m:ctrlPr>
                      <w:del w:id="1666" w:author="Andy Kleinhesselink" w:date="2019-07-12T15:26:00Z">
                        <w:rPr>
                          <w:rFonts w:ascii="Cambria Math" w:hAnsi="Cambria Math"/>
                          <w:i/>
                        </w:rPr>
                      </w:del>
                    </m:ctrlPr>
                  </m:sSupPr>
                  <m:e>
                    <m:sSub>
                      <m:sSubPr>
                        <m:ctrlPr>
                          <w:del w:id="1667" w:author="Andy Kleinhesselink" w:date="2019-07-12T15:26:00Z">
                            <w:rPr>
                              <w:rFonts w:ascii="Cambria Math" w:hAnsi="Cambria Math"/>
                              <w:i/>
                            </w:rPr>
                          </w:del>
                        </m:ctrlPr>
                      </m:sSubPr>
                      <m:e>
                        <m:r>
                          <w:del w:id="1668" w:author="Andy Kleinhesselink" w:date="2019-07-12T15:26:00Z">
                            <w:rPr>
                              <w:rFonts w:ascii="Cambria Math" w:hAnsi="Cambria Math"/>
                            </w:rPr>
                            <m:t>F</m:t>
                          </w:del>
                        </m:r>
                      </m:e>
                      <m:sub>
                        <m:r>
                          <w:del w:id="1669" w:author="Andy Kleinhesselink" w:date="2019-07-12T15:26:00Z">
                            <w:rPr>
                              <w:rFonts w:ascii="Cambria Math" w:hAnsi="Cambria Math"/>
                            </w:rPr>
                            <m:t>i</m:t>
                          </w:del>
                        </m:r>
                      </m:sub>
                    </m:sSub>
                    <m:r>
                      <w:del w:id="1670" w:author="Andy Kleinhesselink" w:date="2019-07-12T15:26:00Z">
                        <w:rPr>
                          <w:rFonts w:ascii="Cambria Math" w:hAnsi="Cambria Math"/>
                        </w:rPr>
                        <m:t>(</m:t>
                      </w:del>
                    </m:r>
                    <m:r>
                      <w:del w:id="1671" w:author="Andy Kleinhesselink" w:date="2019-07-12T15:26:00Z">
                        <m:rPr>
                          <m:sty m:val="b"/>
                        </m:rPr>
                        <w:rPr>
                          <w:rFonts w:ascii="Cambria Math" w:hAnsi="Cambria Math"/>
                        </w:rPr>
                        <m:t>n</m:t>
                      </w:del>
                    </m:r>
                    <m:r>
                      <w:del w:id="1672" w:author="Andy Kleinhesselink" w:date="2019-07-12T15:26:00Z">
                        <w:rPr>
                          <w:rFonts w:ascii="Cambria Math" w:hAnsi="Cambria Math"/>
                        </w:rPr>
                        <m:t>)</m:t>
                      </w:del>
                    </m:r>
                  </m:e>
                  <m:sup>
                    <m:r>
                      <w:del w:id="1673" w:author="Andy Kleinhesselink" w:date="2019-07-12T15:26:00Z">
                        <w:rPr>
                          <w:rFonts w:ascii="Cambria Math" w:hAnsi="Cambria Math"/>
                        </w:rPr>
                        <m:t>-b-1</m:t>
                      </w:del>
                    </m:r>
                  </m:sup>
                </m:sSup>
                <m:r>
                  <w:del w:id="1674" w:author="Andy Kleinhesselink" w:date="2019-07-12T15:26:00Z">
                    <w:rPr>
                      <w:rFonts w:ascii="Cambria Math" w:hAnsi="Cambria Math"/>
                    </w:rPr>
                    <m:t xml:space="preserve"> </m:t>
                  </w:del>
                </m:r>
              </m:oMath>
            </m:oMathPara>
          </w:p>
        </w:tc>
        <w:tc>
          <w:tcPr>
            <w:tcW w:w="738" w:type="dxa"/>
            <w:vAlign w:val="center"/>
          </w:tcPr>
          <w:p w14:paraId="301E7422" w14:textId="6EED1B64" w:rsidR="000C3B32" w:rsidRPr="006B2FC8" w:rsidDel="00C334AE" w:rsidRDefault="000C3B32" w:rsidP="003E6745">
            <w:pPr>
              <w:spacing w:after="202"/>
              <w:ind w:firstLine="0"/>
              <w:contextualSpacing/>
              <w:jc w:val="center"/>
              <w:rPr>
                <w:del w:id="1675" w:author="Andy Kleinhesselink" w:date="2019-07-12T15:26:00Z"/>
              </w:rPr>
            </w:pPr>
            <w:del w:id="1676" w:author="Andy Kleinhesselink" w:date="2019-07-12T15:26:00Z">
              <w:r w:rsidRPr="006B2FC8" w:rsidDel="00C334AE">
                <w:delText>(</w:delText>
              </w:r>
              <w:r w:rsidRPr="006B2FC8" w:rsidDel="00C334AE">
                <w:rPr>
                  <w:noProof/>
                </w:rPr>
                <w:fldChar w:fldCharType="begin"/>
              </w:r>
              <w:r w:rsidRPr="006B2FC8" w:rsidDel="00C334AE">
                <w:rPr>
                  <w:noProof/>
                </w:rPr>
                <w:delInstrText xml:space="preserve"> SEQ eq \* MERGEFORMAT </w:delInstrText>
              </w:r>
              <w:r w:rsidRPr="006B2FC8" w:rsidDel="00C334AE">
                <w:rPr>
                  <w:noProof/>
                </w:rPr>
                <w:fldChar w:fldCharType="separate"/>
              </w:r>
            </w:del>
            <w:del w:id="1677" w:author="Andy Kleinhesselink" w:date="2019-07-12T08:02:00Z">
              <w:r w:rsidDel="00B91BF5">
                <w:rPr>
                  <w:noProof/>
                </w:rPr>
                <w:delText>1</w:delText>
              </w:r>
            </w:del>
            <w:del w:id="1678" w:author="Andy Kleinhesselink" w:date="2019-07-12T15:26:00Z">
              <w:r w:rsidRPr="006B2FC8" w:rsidDel="00C334AE">
                <w:rPr>
                  <w:noProof/>
                </w:rPr>
                <w:fldChar w:fldCharType="end"/>
              </w:r>
              <w:r w:rsidRPr="006B2FC8" w:rsidDel="00C334AE">
                <w:delText>)</w:delText>
              </w:r>
            </w:del>
          </w:p>
        </w:tc>
      </w:tr>
    </w:tbl>
    <w:p w14:paraId="33AAC3E2" w14:textId="6E2684C4" w:rsidR="003E6745" w:rsidDel="00C334AE" w:rsidRDefault="003E6745" w:rsidP="002045D7">
      <w:pPr>
        <w:spacing w:before="240" w:after="202"/>
        <w:ind w:firstLine="0"/>
        <w:contextualSpacing/>
        <w:rPr>
          <w:del w:id="1679" w:author="Andy Kleinhesselink" w:date="2019-07-12T15:26:00Z"/>
        </w:rPr>
      </w:pPr>
      <w:del w:id="1680" w:author="Andy Kleinhesselink" w:date="2019-07-12T15:26:00Z">
        <w:r w:rsidDel="00C334AE">
          <w:delText xml:space="preserve">includes the </w:delText>
        </w:r>
        <w:r w:rsidR="00D40FDC" w:rsidDel="00C334AE">
          <w:delText xml:space="preserve">original </w:delText>
        </w:r>
        <w:r w:rsidDel="00C334AE">
          <w:delText>function</w:delText>
        </w:r>
        <w:r w:rsidR="0091000F" w:rsidDel="00C334AE">
          <w:delText xml:space="preserve">, </w:delText>
        </w:r>
        <w:r w:rsidR="0091000F" w:rsidRPr="002834AC" w:rsidDel="00C334AE">
          <w:rPr>
            <w:i/>
          </w:rPr>
          <w:delText>F</w:delText>
        </w:r>
        <w:r w:rsidR="0091000F" w:rsidRPr="002834AC" w:rsidDel="00C334AE">
          <w:rPr>
            <w:i/>
            <w:vertAlign w:val="subscript"/>
          </w:rPr>
          <w:delText>i</w:delText>
        </w:r>
        <w:r w:rsidR="0091000F" w:rsidDel="00C334AE">
          <w:delText xml:space="preserve">, </w:delText>
        </w:r>
        <w:r w:rsidDel="00C334AE">
          <w:delText>for population growth</w:delText>
        </w:r>
        <w:r w:rsidR="00D40FDC" w:rsidDel="00C334AE">
          <w:delText xml:space="preserve"> and by extension the density of all competitors</w:delText>
        </w:r>
        <w:r w:rsidDel="00C334AE">
          <w:delText>.  While we understand this model not</w:delText>
        </w:r>
        <w:r w:rsidR="0091000F" w:rsidDel="00C334AE">
          <w:delText xml:space="preserve"> to</w:delText>
        </w:r>
        <w:r w:rsidDel="00C334AE">
          <w:delText xml:space="preserve"> have HOIs, the sensitivity of the model to density </w:delText>
        </w:r>
        <w:r w:rsidR="008A2FA3" w:rsidDel="00C334AE">
          <w:delText xml:space="preserve">of any competitor, </w:delText>
        </w:r>
        <w:r w:rsidR="008A2FA3" w:rsidRPr="002834AC" w:rsidDel="00C334AE">
          <w:rPr>
            <w:i/>
          </w:rPr>
          <w:delText>j</w:delText>
        </w:r>
        <w:r w:rsidR="008A2FA3" w:rsidDel="00C334AE">
          <w:delText xml:space="preserve">, </w:delText>
        </w:r>
        <w:r w:rsidDel="00C334AE">
          <w:delText xml:space="preserve">is a function of </w:delText>
        </w:r>
        <w:r w:rsidR="008A2FA3" w:rsidDel="00C334AE">
          <w:delText xml:space="preserve">all </w:delText>
        </w:r>
        <w:r w:rsidDel="00C334AE">
          <w:delText>competitor</w:delText>
        </w:r>
        <w:r w:rsidR="008A2FA3" w:rsidDel="00C334AE">
          <w:delText>’s</w:delText>
        </w:r>
        <w:r w:rsidDel="00C334AE">
          <w:delText xml:space="preserve"> densit</w:delText>
        </w:r>
        <w:r w:rsidR="008A2FA3" w:rsidDel="00C334AE">
          <w:delText>ies</w:delText>
        </w:r>
        <w:r w:rsidDel="00C334AE">
          <w:delText xml:space="preserve">.  How can we resolve this problem? A step taken by Adler and Morris (1994) was to make an exception for partial derivatives like the one above that </w:delText>
        </w:r>
        <w:r w:rsidR="0091000F" w:rsidDel="00C334AE">
          <w:delText xml:space="preserve">are </w:delText>
        </w:r>
        <w:r w:rsidDel="00C334AE">
          <w:delText xml:space="preserve">a function of </w:delText>
        </w:r>
        <w:r w:rsidR="008A2FA3" w:rsidDel="00C334AE">
          <w:delText>the per capita population growth rate itself</w:delText>
        </w:r>
        <w:r w:rsidDel="00C334AE">
          <w:delText xml:space="preserve">. </w:delText>
        </w:r>
        <w:r w:rsidR="008A2FA3" w:rsidDel="00C334AE">
          <w:delText>T</w:delText>
        </w:r>
        <w:r w:rsidR="0078313B" w:rsidDel="00C334AE">
          <w:delText>hus</w:delText>
        </w:r>
        <w:r w:rsidR="00FB3A6E" w:rsidDel="00C334AE">
          <w:delText>,</w:delText>
        </w:r>
        <w:r w:rsidR="0078313B" w:rsidDel="00C334AE">
          <w:delText xml:space="preserve"> </w:delText>
        </w:r>
        <w:r w:rsidR="008A2FA3" w:rsidDel="00C334AE">
          <w:delText xml:space="preserve">they </w:delText>
        </w:r>
        <w:r w:rsidR="0078313B" w:rsidDel="00C334AE">
          <w:delText xml:space="preserve">found a way to </w:delText>
        </w:r>
        <w:r w:rsidR="0091000F" w:rsidDel="00C334AE">
          <w:delText>prevent</w:delText>
        </w:r>
        <w:r w:rsidR="0078313B" w:rsidDel="00C334AE">
          <w:delText xml:space="preserve"> </w:delText>
        </w:r>
        <w:r w:rsidR="0091000F" w:rsidDel="00C334AE">
          <w:delText xml:space="preserve">models like the one above from testing positive for HOIs. </w:delText>
        </w:r>
      </w:del>
    </w:p>
    <w:p w14:paraId="63D6484D" w14:textId="5B284BBA" w:rsidR="000C3B32" w:rsidDel="00C334AE" w:rsidRDefault="0091000F" w:rsidP="002045D7">
      <w:pPr>
        <w:spacing w:before="240" w:after="202"/>
        <w:ind w:firstLine="0"/>
        <w:contextualSpacing/>
        <w:rPr>
          <w:del w:id="1681" w:author="Andy Kleinhesselink" w:date="2019-07-12T15:26:00Z"/>
        </w:rPr>
      </w:pPr>
      <w:del w:id="1682" w:author="Andy Kleinhesselink" w:date="2019-07-12T15:26:00Z">
        <w:r w:rsidDel="00C334AE">
          <w:tab/>
          <w:delText xml:space="preserve">Nevertheless, the reasoning behind </w:delText>
        </w:r>
        <w:r w:rsidR="008A2FA3" w:rsidDel="00C334AE">
          <w:delText xml:space="preserve">the </w:delText>
        </w:r>
        <w:r w:rsidDel="00C334AE">
          <w:delText xml:space="preserve">Adler and Morris </w:delText>
        </w:r>
        <w:r w:rsidR="008A2FA3" w:rsidDel="00C334AE">
          <w:delText>criteria</w:delText>
        </w:r>
        <w:r w:rsidDel="00C334AE">
          <w:delText xml:space="preserve"> was somewhat unc</w:delText>
        </w:r>
        <w:r w:rsidR="008A2FA3" w:rsidDel="00C334AE">
          <w:delText xml:space="preserve">lear and their specific test was developed to accommodate community models of trophic dynamics whereas we want to focus more strictly on HOIs among competitors. </w:delText>
        </w:r>
      </w:del>
    </w:p>
    <w:p w14:paraId="21CBF61B" w14:textId="33EE1170" w:rsidR="00A3629C" w:rsidDel="00C334AE" w:rsidRDefault="00A3629C" w:rsidP="003C5687">
      <w:pPr>
        <w:spacing w:after="202"/>
        <w:ind w:firstLine="0"/>
        <w:contextualSpacing/>
        <w:rPr>
          <w:del w:id="1683" w:author="Andy Kleinhesselink" w:date="2019-07-12T15:26:00Z"/>
        </w:rPr>
      </w:pPr>
    </w:p>
    <w:p w14:paraId="5A25A7EC" w14:textId="0F4743CD" w:rsidR="004D70E9" w:rsidDel="00C334AE" w:rsidRDefault="00A3629C" w:rsidP="003C5687">
      <w:pPr>
        <w:spacing w:after="202"/>
        <w:ind w:firstLine="0"/>
        <w:contextualSpacing/>
        <w:rPr>
          <w:del w:id="1684" w:author="Andy Kleinhesselink" w:date="2019-07-12T15:26:00Z"/>
        </w:rPr>
      </w:pPr>
      <w:del w:id="1685" w:author="Andy Kleinhesselink" w:date="2019-07-12T15:26:00Z">
        <w:r w:rsidDel="00C334AE">
          <w:delText xml:space="preserve">Old Adler and Morris Section:  </w:delText>
        </w:r>
      </w:del>
    </w:p>
    <w:p w14:paraId="160B8F63" w14:textId="5A99E902" w:rsidR="007F2A94" w:rsidDel="00C334AE" w:rsidRDefault="000847A1">
      <w:pPr>
        <w:spacing w:after="202"/>
        <w:contextualSpacing/>
        <w:rPr>
          <w:del w:id="1686" w:author="Andy Kleinhesselink" w:date="2019-07-12T15:26:00Z"/>
        </w:rPr>
      </w:pPr>
      <w:del w:id="1687" w:author="Andy Kleinhesselink" w:date="2019-07-12T15:26:00Z">
        <w:r w:rsidDel="00C334AE">
          <w:delText>Here, w</w:delText>
        </w:r>
        <w:r w:rsidR="00F56F9F" w:rsidDel="00C334AE">
          <w:delText xml:space="preserve">e propose a new </w:delText>
        </w:r>
        <w:r w:rsidDel="00C334AE">
          <w:delText xml:space="preserve">quantitative </w:delText>
        </w:r>
        <w:r w:rsidR="00F56F9F" w:rsidDel="00C334AE">
          <w:delText xml:space="preserve">definition for HOIs </w:delText>
        </w:r>
        <w:r w:rsidDel="00C334AE">
          <w:delText xml:space="preserve">based on an a definition first proposed by Adler and Morris </w:delText>
        </w:r>
        <w:r w:rsidR="00593B78" w:rsidDel="00C334AE">
          <w:fldChar w:fldCharType="begin"/>
        </w:r>
        <w:r w:rsidR="003D032F" w:rsidDel="00C334AE">
          <w:delInstrText xml:space="preserve"> ADDIN ZOTERO_ITEM CSL_CITATION {"citationID":"gmhYvDm9","properties":{"formattedCitation":"(1994)","plainCitation":"(1994)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F."}],"issued":{"date-parts":[["1994",9]]}},"suppress-author":true}],"schema":"https://github.com/citation-style-language/schema/raw/master/csl-citation.json"} </w:delInstrText>
        </w:r>
        <w:r w:rsidR="00593B78" w:rsidDel="00C334AE">
          <w:fldChar w:fldCharType="separate"/>
        </w:r>
        <w:r w:rsidR="003D032F" w:rsidDel="00C334AE">
          <w:delText>(1994)</w:delText>
        </w:r>
        <w:r w:rsidR="00593B78" w:rsidDel="00C334AE">
          <w:fldChar w:fldCharType="end"/>
        </w:r>
        <w:r w:rsidDel="00C334AE">
          <w:delText>.  We believe this definition</w:delText>
        </w:r>
        <w:r w:rsidR="003566DC" w:rsidDel="00C334AE">
          <w:delText xml:space="preserve"> </w:delText>
        </w:r>
        <w:r w:rsidDel="00C334AE">
          <w:delText xml:space="preserve">provides </w:delText>
        </w:r>
        <w:r w:rsidR="000C6857" w:rsidDel="00C334AE">
          <w:delText>a</w:delText>
        </w:r>
        <w:r w:rsidR="007874D7" w:rsidDel="00C334AE">
          <w:delText xml:space="preserve"> concise quantitative </w:delText>
        </w:r>
        <w:r w:rsidR="00BB63F9" w:rsidDel="00C334AE">
          <w:delText xml:space="preserve">criteria for </w:delText>
        </w:r>
        <w:r w:rsidR="000C6857" w:rsidDel="00C334AE">
          <w:delText xml:space="preserve">testing for </w:delText>
        </w:r>
        <w:r w:rsidR="00BB63F9" w:rsidDel="00C334AE">
          <w:delText>HOI</w:delText>
        </w:r>
        <w:r w:rsidR="000C6857" w:rsidDel="00C334AE">
          <w:delText>s</w:delText>
        </w:r>
        <w:r w:rsidR="007874D7" w:rsidDel="00C334AE">
          <w:delText xml:space="preserve"> </w:delText>
        </w:r>
        <w:r w:rsidR="00BB63F9" w:rsidDel="00C334AE">
          <w:delText>while still retain</w:delText>
        </w:r>
        <w:r w:rsidDel="00C334AE">
          <w:delText>ing</w:delText>
        </w:r>
        <w:r w:rsidR="00BB63F9" w:rsidDel="00C334AE">
          <w:delText xml:space="preserve"> the intended meaning of </w:delText>
        </w:r>
        <w:r w:rsidDel="00C334AE">
          <w:delText xml:space="preserve">the </w:delText>
        </w:r>
        <w:r w:rsidR="000C6857" w:rsidDel="00C334AE">
          <w:delText xml:space="preserve">earlier </w:delText>
        </w:r>
        <w:r w:rsidR="00BB63F9" w:rsidDel="00C334AE">
          <w:delText>verbal definitions</w:delText>
        </w:r>
        <w:r w:rsidR="007874D7" w:rsidDel="00C334AE">
          <w:delText>.</w:delText>
        </w:r>
        <w:r w:rsidR="00515BFE" w:rsidDel="00C334AE">
          <w:delText xml:space="preserve"> </w:delText>
        </w:r>
        <w:r w:rsidR="007F340A" w:rsidDel="00C334AE">
          <w:delText xml:space="preserve">The goal </w:delText>
        </w:r>
        <w:r w:rsidR="00015F3C" w:rsidDel="00C334AE">
          <w:delText xml:space="preserve">of the Adler and Morris definition was </w:delText>
        </w:r>
        <w:r w:rsidR="007F340A" w:rsidDel="00C334AE">
          <w:delText xml:space="preserve">to </w:delText>
        </w:r>
        <w:r w:rsidR="00F26F51" w:rsidDel="00C334AE">
          <w:delText>“</w:delText>
        </w:r>
        <w:r w:rsidR="00F26F51" w:rsidRPr="00F26F51" w:rsidDel="00C334AE">
          <w:delText>distinguish simple non-additivity in the statistical sense from higher order interaction and interaction modification (IM) in the biological sense</w:delText>
        </w:r>
        <w:r w:rsidR="00F26F51" w:rsidDel="00C334AE">
          <w:delText xml:space="preserve">” </w:delText>
        </w:r>
        <w:r w:rsidR="00F26F51" w:rsidDel="00C334AE">
          <w:fldChar w:fldCharType="begin"/>
        </w:r>
        <w:r w:rsidR="00F26F51" w:rsidDel="00C334AE">
          <w:delInstrText xml:space="preserve"> ADDIN ZOTERO_ITEM CSL_CITATION {"citationID":"TUSisbFT","properties":{"formattedCitation":"(Adler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delInstrText>
        </w:r>
        <w:r w:rsidR="00F26F51" w:rsidDel="00C334AE">
          <w:fldChar w:fldCharType="separate"/>
        </w:r>
        <w:r w:rsidR="00F26F51" w:rsidDel="00C334AE">
          <w:rPr>
            <w:noProof/>
          </w:rPr>
          <w:delText>(Adler and Morris 1994)</w:delText>
        </w:r>
        <w:r w:rsidR="00F26F51" w:rsidDel="00C334AE">
          <w:fldChar w:fldCharType="end"/>
        </w:r>
        <w:r w:rsidR="00F26F51" w:rsidDel="00C334AE">
          <w:delText xml:space="preserve">. </w:delText>
        </w:r>
        <w:r w:rsidR="007F340A" w:rsidDel="00C334AE">
          <w:delText>Thus, the</w:delText>
        </w:r>
        <w:r w:rsidR="00AE7000" w:rsidDel="00C334AE">
          <w:delText xml:space="preserve">y </w:delText>
        </w:r>
        <w:r w:rsidR="007F2A94" w:rsidDel="00C334AE">
          <w:delText xml:space="preserve">developed </w:delText>
        </w:r>
        <w:r w:rsidR="00AE7000" w:rsidDel="00C334AE">
          <w:delText xml:space="preserve">a definition </w:delText>
        </w:r>
        <w:r w:rsidR="007F2A94" w:rsidDel="00C334AE">
          <w:delText xml:space="preserve">of HOIs </w:delText>
        </w:r>
        <w:r w:rsidR="00AE7000" w:rsidDel="00C334AE">
          <w:delText xml:space="preserve">that </w:delText>
        </w:r>
        <w:r w:rsidR="007F2A94" w:rsidDel="00C334AE">
          <w:delText xml:space="preserve">could isolate how the density of one competitor species at a time affected the population growth rate of the focal species. </w:delText>
        </w:r>
      </w:del>
    </w:p>
    <w:p w14:paraId="6A0978E1" w14:textId="4B0E428A" w:rsidR="00F26F51" w:rsidRPr="00F26F51" w:rsidDel="00C334AE" w:rsidRDefault="007F2A94">
      <w:pPr>
        <w:spacing w:after="202"/>
        <w:contextualSpacing/>
        <w:rPr>
          <w:del w:id="1688" w:author="Andy Kleinhesselink" w:date="2019-07-12T15:26:00Z"/>
        </w:rPr>
      </w:pPr>
      <w:del w:id="1689" w:author="Andy Kleinhesselink" w:date="2019-07-12T15:26:00Z">
        <w:r w:rsidDel="00C334AE">
          <w:delText xml:space="preserve">To understand the </w:delText>
        </w:r>
        <w:r w:rsidR="007F340A" w:rsidDel="00C334AE">
          <w:delText>Adler and Morris</w:delText>
        </w:r>
        <w:r w:rsidDel="00C334AE">
          <w:delText xml:space="preserve"> definition and our slight revision of it</w:delText>
        </w:r>
        <w:r w:rsidR="00695B8C" w:rsidDel="00C334AE">
          <w:delText>,</w:delText>
        </w:r>
        <w:r w:rsidR="007F340A" w:rsidDel="00C334AE">
          <w:delText xml:space="preserve"> </w:delText>
        </w:r>
        <w:r w:rsidR="000847A1" w:rsidDel="00C334AE">
          <w:delText xml:space="preserve">we </w:delText>
        </w:r>
        <w:r w:rsidR="00875FCF" w:rsidDel="00C334AE">
          <w:delText xml:space="preserve">start with </w:delText>
        </w:r>
        <w:r w:rsidDel="00C334AE">
          <w:delText>a</w:delText>
        </w:r>
        <w:r w:rsidR="00875FCF" w:rsidDel="00C334AE">
          <w:delText xml:space="preserve"> </w:delText>
        </w:r>
        <w:r w:rsidR="00695B8C" w:rsidDel="00C334AE">
          <w:delText xml:space="preserve">general model of </w:delText>
        </w:r>
        <w:r w:rsidR="003C2A63" w:rsidDel="00C334AE">
          <w:delText xml:space="preserve">density dependent </w:delText>
        </w:r>
        <w:r w:rsidR="000847A1" w:rsidDel="00C334AE">
          <w:delText>population growth</w:delText>
        </w:r>
        <w:r w:rsidR="00024E49" w:rsidDel="00C334AE">
          <w:delText>:</w:delText>
        </w:r>
        <w:r w:rsidR="00875FCF" w:rsidDel="00C334AE">
          <w:delText xml:space="preserve"> </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
        <w:gridCol w:w="7009"/>
        <w:gridCol w:w="738"/>
      </w:tblGrid>
      <w:tr w:rsidR="00875FCF" w:rsidRPr="006B2FC8" w:rsidDel="00C334AE" w14:paraId="293A94C4" w14:textId="756EC6CC" w:rsidTr="007D58B1">
        <w:trPr>
          <w:trHeight w:val="503"/>
          <w:del w:id="1690" w:author="Andy Kleinhesselink" w:date="2019-07-12T15:26:00Z"/>
        </w:trPr>
        <w:tc>
          <w:tcPr>
            <w:tcW w:w="918" w:type="dxa"/>
            <w:vAlign w:val="center"/>
          </w:tcPr>
          <w:p w14:paraId="21BDEE66" w14:textId="7D1B942D" w:rsidR="00875FCF" w:rsidRPr="006B2FC8" w:rsidDel="00C334AE" w:rsidRDefault="00875FCF" w:rsidP="007D58B1">
            <w:pPr>
              <w:spacing w:after="202"/>
              <w:ind w:firstLine="0"/>
              <w:contextualSpacing/>
              <w:jc w:val="center"/>
              <w:rPr>
                <w:del w:id="1691" w:author="Andy Kleinhesselink" w:date="2019-07-12T15:26:00Z"/>
              </w:rPr>
            </w:pPr>
          </w:p>
        </w:tc>
        <w:tc>
          <w:tcPr>
            <w:tcW w:w="7200" w:type="dxa"/>
            <w:vAlign w:val="center"/>
          </w:tcPr>
          <w:p w14:paraId="0E6F8E8F" w14:textId="6BE64F61" w:rsidR="00875FCF" w:rsidRPr="006B2FC8" w:rsidDel="00C334AE" w:rsidRDefault="00DA3A33" w:rsidP="007D58B1">
            <w:pPr>
              <w:spacing w:after="202"/>
              <w:contextualSpacing/>
              <w:jc w:val="center"/>
              <w:rPr>
                <w:del w:id="1692" w:author="Andy Kleinhesselink" w:date="2019-07-12T15:26:00Z"/>
              </w:rPr>
            </w:pPr>
            <m:oMathPara>
              <m:oMath>
                <m:f>
                  <m:fPr>
                    <m:ctrlPr>
                      <w:del w:id="1693" w:author="Andy Kleinhesselink" w:date="2019-07-12T15:26:00Z">
                        <w:rPr>
                          <w:rFonts w:ascii="Cambria Math" w:hAnsi="Cambria Math"/>
                          <w:i/>
                        </w:rPr>
                      </w:del>
                    </m:ctrlPr>
                  </m:fPr>
                  <m:num>
                    <m:r>
                      <w:del w:id="1694" w:author="Andy Kleinhesselink" w:date="2019-07-12T15:26:00Z">
                        <w:rPr>
                          <w:rFonts w:ascii="Cambria Math" w:hAnsi="Cambria Math"/>
                        </w:rPr>
                        <m:t>1</m:t>
                      </w:del>
                    </m:r>
                  </m:num>
                  <m:den>
                    <m:sSub>
                      <m:sSubPr>
                        <m:ctrlPr>
                          <w:del w:id="1695" w:author="Andy Kleinhesselink" w:date="2019-07-12T15:26:00Z">
                            <w:rPr>
                              <w:rFonts w:ascii="Cambria Math" w:hAnsi="Cambria Math"/>
                              <w:i/>
                            </w:rPr>
                          </w:del>
                        </m:ctrlPr>
                      </m:sSubPr>
                      <m:e>
                        <m:r>
                          <w:del w:id="1696" w:author="Andy Kleinhesselink" w:date="2019-07-12T15:26:00Z">
                            <w:rPr>
                              <w:rFonts w:ascii="Cambria Math" w:hAnsi="Cambria Math"/>
                            </w:rPr>
                            <m:t>n</m:t>
                          </w:del>
                        </m:r>
                      </m:e>
                      <m:sub>
                        <m:r>
                          <w:del w:id="1697" w:author="Andy Kleinhesselink" w:date="2019-07-12T15:26:00Z">
                            <w:rPr>
                              <w:rFonts w:ascii="Cambria Math" w:hAnsi="Cambria Math"/>
                            </w:rPr>
                            <m:t>i</m:t>
                          </w:del>
                        </m:r>
                      </m:sub>
                    </m:sSub>
                  </m:den>
                </m:f>
                <m:f>
                  <m:fPr>
                    <m:ctrlPr>
                      <w:del w:id="1698" w:author="Andy Kleinhesselink" w:date="2019-07-12T15:26:00Z">
                        <w:rPr>
                          <w:rFonts w:ascii="Cambria Math" w:hAnsi="Cambria Math"/>
                          <w:i/>
                        </w:rPr>
                      </w:del>
                    </m:ctrlPr>
                  </m:fPr>
                  <m:num>
                    <m:r>
                      <w:del w:id="1699" w:author="Andy Kleinhesselink" w:date="2019-07-12T15:26:00Z">
                        <w:rPr>
                          <w:rFonts w:ascii="Cambria Math" w:hAnsi="Cambria Math"/>
                        </w:rPr>
                        <m:t>d</m:t>
                      </w:del>
                    </m:r>
                    <m:sSub>
                      <m:sSubPr>
                        <m:ctrlPr>
                          <w:del w:id="1700" w:author="Andy Kleinhesselink" w:date="2019-07-12T15:26:00Z">
                            <w:rPr>
                              <w:rFonts w:ascii="Cambria Math" w:hAnsi="Cambria Math"/>
                              <w:i/>
                            </w:rPr>
                          </w:del>
                        </m:ctrlPr>
                      </m:sSubPr>
                      <m:e>
                        <m:r>
                          <w:del w:id="1701" w:author="Andy Kleinhesselink" w:date="2019-07-12T15:26:00Z">
                            <w:rPr>
                              <w:rFonts w:ascii="Cambria Math" w:hAnsi="Cambria Math"/>
                            </w:rPr>
                            <m:t>n</m:t>
                          </w:del>
                        </m:r>
                      </m:e>
                      <m:sub>
                        <m:r>
                          <w:del w:id="1702" w:author="Andy Kleinhesselink" w:date="2019-07-12T15:26:00Z">
                            <w:rPr>
                              <w:rFonts w:ascii="Cambria Math" w:hAnsi="Cambria Math"/>
                            </w:rPr>
                            <m:t>i</m:t>
                          </w:del>
                        </m:r>
                      </m:sub>
                    </m:sSub>
                  </m:num>
                  <m:den>
                    <m:r>
                      <w:del w:id="1703" w:author="Andy Kleinhesselink" w:date="2019-07-12T15:26:00Z">
                        <w:rPr>
                          <w:rFonts w:ascii="Cambria Math" w:hAnsi="Cambria Math"/>
                        </w:rPr>
                        <m:t>dt</m:t>
                      </w:del>
                    </m:r>
                  </m:den>
                </m:f>
                <m:r>
                  <w:del w:id="1704" w:author="Andy Kleinhesselink" w:date="2019-07-12T15:26:00Z">
                    <w:rPr>
                      <w:rFonts w:ascii="Cambria Math" w:hAnsi="Cambria Math"/>
                    </w:rPr>
                    <m:t>=</m:t>
                  </w:del>
                </m:r>
                <m:sSub>
                  <m:sSubPr>
                    <m:ctrlPr>
                      <w:del w:id="1705" w:author="Andy Kleinhesselink" w:date="2019-07-12T15:26:00Z">
                        <w:rPr>
                          <w:rFonts w:ascii="Cambria Math" w:hAnsi="Cambria Math"/>
                          <w:i/>
                        </w:rPr>
                      </w:del>
                    </m:ctrlPr>
                  </m:sSubPr>
                  <m:e>
                    <m:r>
                      <w:del w:id="1706" w:author="Andy Kleinhesselink" w:date="2019-07-12T15:26:00Z">
                        <w:rPr>
                          <w:rFonts w:ascii="Cambria Math" w:hAnsi="Cambria Math"/>
                        </w:rPr>
                        <m:t>F</m:t>
                      </w:del>
                    </m:r>
                  </m:e>
                  <m:sub>
                    <m:r>
                      <w:del w:id="1707" w:author="Andy Kleinhesselink" w:date="2019-07-12T15:26:00Z">
                        <w:rPr>
                          <w:rFonts w:ascii="Cambria Math" w:hAnsi="Cambria Math"/>
                        </w:rPr>
                        <m:t>i</m:t>
                      </w:del>
                    </m:r>
                  </m:sub>
                </m:sSub>
                <m:d>
                  <m:dPr>
                    <m:ctrlPr>
                      <w:del w:id="1708" w:author="Andy Kleinhesselink" w:date="2019-07-12T15:26:00Z">
                        <w:rPr>
                          <w:rFonts w:ascii="Cambria Math" w:hAnsi="Cambria Math"/>
                          <w:i/>
                        </w:rPr>
                      </w:del>
                    </m:ctrlPr>
                  </m:dPr>
                  <m:e>
                    <m:sSub>
                      <m:sSubPr>
                        <m:ctrlPr>
                          <w:del w:id="1709" w:author="Andy Kleinhesselink" w:date="2019-07-12T15:26:00Z">
                            <w:rPr>
                              <w:rFonts w:ascii="Cambria Math" w:hAnsi="Cambria Math"/>
                              <w:i/>
                            </w:rPr>
                          </w:del>
                        </m:ctrlPr>
                      </m:sSubPr>
                      <m:e>
                        <m:r>
                          <w:del w:id="1710" w:author="Andy Kleinhesselink" w:date="2019-07-12T15:26:00Z">
                            <w:rPr>
                              <w:rFonts w:ascii="Cambria Math" w:hAnsi="Cambria Math"/>
                            </w:rPr>
                            <m:t>n</m:t>
                          </w:del>
                        </m:r>
                      </m:e>
                      <m:sub>
                        <m:r>
                          <w:del w:id="1711" w:author="Andy Kleinhesselink" w:date="2019-07-12T15:26:00Z">
                            <w:rPr>
                              <w:rFonts w:ascii="Cambria Math" w:hAnsi="Cambria Math"/>
                            </w:rPr>
                            <m:t>i</m:t>
                          </w:del>
                        </m:r>
                      </m:sub>
                    </m:sSub>
                    <m:r>
                      <w:del w:id="1712" w:author="Andy Kleinhesselink" w:date="2019-07-12T15:26:00Z">
                        <w:rPr>
                          <w:rFonts w:ascii="Cambria Math" w:hAnsi="Cambria Math"/>
                        </w:rPr>
                        <m:t>,…</m:t>
                      </w:del>
                    </m:r>
                    <m:sSub>
                      <m:sSubPr>
                        <m:ctrlPr>
                          <w:del w:id="1713" w:author="Andy Kleinhesselink" w:date="2019-07-12T15:26:00Z">
                            <w:rPr>
                              <w:rFonts w:ascii="Cambria Math" w:hAnsi="Cambria Math"/>
                              <w:i/>
                            </w:rPr>
                          </w:del>
                        </m:ctrlPr>
                      </m:sSubPr>
                      <m:e>
                        <m:r>
                          <w:del w:id="1714" w:author="Andy Kleinhesselink" w:date="2019-07-12T15:26:00Z">
                            <w:rPr>
                              <w:rFonts w:ascii="Cambria Math" w:hAnsi="Cambria Math"/>
                            </w:rPr>
                            <m:t>,n</m:t>
                          </w:del>
                        </m:r>
                      </m:e>
                      <m:sub>
                        <m:r>
                          <w:del w:id="1715" w:author="Andy Kleinhesselink" w:date="2019-07-12T15:26:00Z">
                            <w:rPr>
                              <w:rFonts w:ascii="Cambria Math" w:hAnsi="Cambria Math"/>
                            </w:rPr>
                            <m:t>m</m:t>
                          </w:del>
                        </m:r>
                      </m:sub>
                    </m:sSub>
                  </m:e>
                </m:d>
                <m:r>
                  <w:del w:id="1716" w:author="Andy Kleinhesselink" w:date="2019-07-12T15:26:00Z">
                    <w:rPr>
                      <w:rFonts w:ascii="Cambria Math" w:hAnsi="Cambria Math"/>
                    </w:rPr>
                    <m:t>,</m:t>
                  </w:del>
                </m:r>
              </m:oMath>
            </m:oMathPara>
          </w:p>
        </w:tc>
        <w:tc>
          <w:tcPr>
            <w:tcW w:w="738" w:type="dxa"/>
            <w:vAlign w:val="center"/>
          </w:tcPr>
          <w:p w14:paraId="68BCACB5" w14:textId="5CDF167E" w:rsidR="00875FCF" w:rsidRPr="006B2FC8" w:rsidDel="00C334AE" w:rsidRDefault="00875FCF" w:rsidP="007D58B1">
            <w:pPr>
              <w:spacing w:after="202"/>
              <w:ind w:firstLine="0"/>
              <w:contextualSpacing/>
              <w:jc w:val="center"/>
              <w:rPr>
                <w:del w:id="1717" w:author="Andy Kleinhesselink" w:date="2019-07-12T15:26:00Z"/>
              </w:rPr>
            </w:pPr>
            <w:del w:id="1718" w:author="Andy Kleinhesselink" w:date="2019-07-12T15:26:00Z">
              <w:r w:rsidRPr="006B2FC8" w:rsidDel="00C334AE">
                <w:delText>(</w:delText>
              </w:r>
              <w:r w:rsidRPr="006B2FC8" w:rsidDel="00C334AE">
                <w:rPr>
                  <w:noProof/>
                </w:rPr>
                <w:fldChar w:fldCharType="begin"/>
              </w:r>
              <w:r w:rsidRPr="006B2FC8" w:rsidDel="00C334AE">
                <w:rPr>
                  <w:noProof/>
                </w:rPr>
                <w:delInstrText xml:space="preserve"> SEQ eq \* MERGEFORMAT </w:delInstrText>
              </w:r>
              <w:r w:rsidRPr="006B2FC8" w:rsidDel="00C334AE">
                <w:rPr>
                  <w:noProof/>
                </w:rPr>
                <w:fldChar w:fldCharType="separate"/>
              </w:r>
            </w:del>
            <w:del w:id="1719" w:author="Andy Kleinhesselink" w:date="2019-07-12T08:02:00Z">
              <w:r w:rsidR="00427DC4" w:rsidDel="00B91BF5">
                <w:rPr>
                  <w:noProof/>
                </w:rPr>
                <w:delText>1</w:delText>
              </w:r>
            </w:del>
            <w:del w:id="1720" w:author="Andy Kleinhesselink" w:date="2019-07-12T15:26:00Z">
              <w:r w:rsidRPr="006B2FC8" w:rsidDel="00C334AE">
                <w:rPr>
                  <w:noProof/>
                </w:rPr>
                <w:fldChar w:fldCharType="end"/>
              </w:r>
              <w:r w:rsidRPr="006B2FC8" w:rsidDel="00C334AE">
                <w:delText>)</w:delText>
              </w:r>
            </w:del>
          </w:p>
        </w:tc>
      </w:tr>
    </w:tbl>
    <w:p w14:paraId="58D4ED6D" w14:textId="2CBE0001" w:rsidR="00F26F51" w:rsidDel="00C334AE" w:rsidRDefault="00875FCF" w:rsidP="00875FCF">
      <w:pPr>
        <w:spacing w:after="202"/>
        <w:ind w:firstLine="0"/>
        <w:contextualSpacing/>
        <w:rPr>
          <w:del w:id="1721" w:author="Andy Kleinhesselink" w:date="2019-07-12T15:26:00Z"/>
        </w:rPr>
      </w:pPr>
      <w:del w:id="1722" w:author="Andy Kleinhesselink" w:date="2019-07-12T15:26:00Z">
        <w:r w:rsidDel="00C334AE">
          <w:delText xml:space="preserve">where the per capita population growth rate of species </w:delText>
        </w:r>
        <w:r w:rsidR="007D58B1" w:rsidRPr="00564AC0" w:rsidDel="00C334AE">
          <w:rPr>
            <w:i/>
          </w:rPr>
          <w:delText>i</w:delText>
        </w:r>
        <w:r w:rsidDel="00C334AE">
          <w:delText xml:space="preserve"> </w:delText>
        </w:r>
        <w:r w:rsidR="007F2A94" w:rsidDel="00C334AE">
          <w:delText xml:space="preserve">(the focal species) </w:delText>
        </w:r>
        <w:r w:rsidDel="00C334AE">
          <w:delText>is a function</w:delText>
        </w:r>
        <w:r w:rsidR="007D58B1" w:rsidDel="00C334AE">
          <w:delText xml:space="preserve">, </w:delText>
        </w:r>
        <w:r w:rsidR="007D58B1" w:rsidRPr="00564AC0" w:rsidDel="00C334AE">
          <w:rPr>
            <w:i/>
          </w:rPr>
          <w:delText>F</w:delText>
        </w:r>
        <w:r w:rsidR="007D58B1" w:rsidRPr="00564AC0" w:rsidDel="00C334AE">
          <w:rPr>
            <w:i/>
            <w:vertAlign w:val="subscript"/>
          </w:rPr>
          <w:delText>i</w:delText>
        </w:r>
        <w:r w:rsidR="007D58B1" w:rsidDel="00C334AE">
          <w:delText>,</w:delText>
        </w:r>
        <w:r w:rsidDel="00C334AE">
          <w:delText xml:space="preserve"> of </w:delText>
        </w:r>
        <w:r w:rsidR="00015F3C" w:rsidDel="00C334AE">
          <w:delText>the densities of all</w:delText>
        </w:r>
        <w:r w:rsidR="007D58B1" w:rsidDel="00C334AE">
          <w:delText xml:space="preserve"> other </w:delText>
        </w:r>
        <w:r w:rsidR="007D58B1" w:rsidRPr="00564AC0" w:rsidDel="00C334AE">
          <w:rPr>
            <w:i/>
          </w:rPr>
          <w:delText>m</w:delText>
        </w:r>
        <w:r w:rsidR="007D58B1" w:rsidDel="00C334AE">
          <w:delText xml:space="preserve"> species</w:delText>
        </w:r>
        <w:r w:rsidR="007F2A94" w:rsidDel="00C334AE">
          <w:delText xml:space="preserve"> (the competitors)</w:delText>
        </w:r>
        <w:r w:rsidR="007D58B1" w:rsidDel="00C334AE">
          <w:delText xml:space="preserve"> in the community. </w:delText>
        </w:r>
        <w:r w:rsidR="007F2A94" w:rsidDel="00C334AE">
          <w:delText xml:space="preserve"> </w:delText>
        </w:r>
        <w:r w:rsidR="000847A1" w:rsidDel="00C334AE">
          <w:delText xml:space="preserve">Adler and Morris </w:delText>
        </w:r>
        <w:r w:rsidR="00695B8C" w:rsidDel="00C334AE">
          <w:delText xml:space="preserve">argue that one cannot determine if </w:delText>
        </w:r>
        <w:r w:rsidR="007D58B1" w:rsidRPr="00564AC0" w:rsidDel="00C334AE">
          <w:rPr>
            <w:i/>
          </w:rPr>
          <w:delText>F</w:delText>
        </w:r>
        <w:r w:rsidR="007D58B1" w:rsidRPr="00564AC0" w:rsidDel="00C334AE">
          <w:rPr>
            <w:i/>
            <w:vertAlign w:val="subscript"/>
          </w:rPr>
          <w:delText>i</w:delText>
        </w:r>
        <w:r w:rsidR="007D58B1" w:rsidDel="00C334AE">
          <w:delText xml:space="preserve"> involves HOIs</w:delText>
        </w:r>
        <w:r w:rsidR="00695B8C" w:rsidDel="00C334AE">
          <w:delText xml:space="preserve"> simply by testing whether </w:delText>
        </w:r>
        <w:r w:rsidR="007D58B1" w:rsidRPr="00564AC0" w:rsidDel="00C334AE">
          <w:rPr>
            <w:i/>
          </w:rPr>
          <w:delText>F</w:delText>
        </w:r>
        <w:r w:rsidR="007D58B1" w:rsidRPr="00564AC0" w:rsidDel="00C334AE">
          <w:rPr>
            <w:i/>
            <w:vertAlign w:val="subscript"/>
          </w:rPr>
          <w:delText>i</w:delText>
        </w:r>
        <w:r w:rsidR="007D58B1" w:rsidDel="00C334AE">
          <w:delText xml:space="preserve"> is non-linear</w:delText>
        </w:r>
        <w:r w:rsidR="00024E49" w:rsidDel="00C334AE">
          <w:delText xml:space="preserve">, because such nonlinearities </w:delText>
        </w:r>
        <w:r w:rsidR="000847A1" w:rsidDel="00C334AE">
          <w:delText xml:space="preserve">are not necessarily the result of </w:delText>
        </w:r>
        <w:r w:rsidR="00024E49" w:rsidDel="00C334AE">
          <w:delText xml:space="preserve">one species modifying the </w:delText>
        </w:r>
        <w:r w:rsidR="000C6857" w:rsidDel="00C334AE">
          <w:delText xml:space="preserve">effect of another </w:delText>
        </w:r>
        <w:r w:rsidR="007F2A94" w:rsidDel="00C334AE">
          <w:delText>competitor</w:delText>
        </w:r>
        <w:r w:rsidR="007D58B1" w:rsidDel="00C334AE">
          <w:delText xml:space="preserve">. </w:delText>
        </w:r>
        <w:r w:rsidR="000847A1" w:rsidDel="00C334AE">
          <w:delText xml:space="preserve">As a case in point, </w:delText>
        </w:r>
        <w:r w:rsidR="00D1698B" w:rsidDel="00C334AE">
          <w:delText xml:space="preserve">competition in </w:delText>
        </w:r>
        <w:r w:rsidR="000847A1" w:rsidDel="00C334AE">
          <w:delText xml:space="preserve">commonly used models of density dependence, such as the Ricker, Beverton-Holt or Hassel, </w:delText>
        </w:r>
        <w:r w:rsidR="00D1698B" w:rsidDel="00C334AE">
          <w:delText>is non-additive but this is generally not</w:delText>
        </w:r>
        <w:r w:rsidR="000847A1" w:rsidDel="00C334AE">
          <w:delText xml:space="preserve"> thought of as </w:delText>
        </w:r>
        <w:r w:rsidR="00D1698B" w:rsidDel="00C334AE">
          <w:delText>an</w:delText>
        </w:r>
        <w:r w:rsidR="000847A1" w:rsidDel="00C334AE">
          <w:delText xml:space="preserve"> HOI</w:delText>
        </w:r>
        <w:r w:rsidR="007F2A94" w:rsidDel="00C334AE">
          <w:delText xml:space="preserve"> </w:delText>
        </w:r>
        <w:r w:rsidR="007F2A94" w:rsidDel="00C334AE">
          <w:fldChar w:fldCharType="begin"/>
        </w:r>
        <w:r w:rsidR="007F2A94" w:rsidDel="00C334AE">
          <w:delInstrText xml:space="preserve"> ADDIN ZOTERO_ITEM CSL_CITATION {"citationID":"s0IzwABR","properties":{"formattedCitation":"(Mayfield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delInstrText>
        </w:r>
        <w:r w:rsidR="007F2A94" w:rsidDel="00C334AE">
          <w:fldChar w:fldCharType="separate"/>
        </w:r>
        <w:r w:rsidR="007F2A94" w:rsidDel="00C334AE">
          <w:rPr>
            <w:noProof/>
          </w:rPr>
          <w:delText>(Mayfield and Stouffer 2017)</w:delText>
        </w:r>
        <w:r w:rsidR="007F2A94" w:rsidDel="00C334AE">
          <w:fldChar w:fldCharType="end"/>
        </w:r>
        <w:r w:rsidR="000847A1" w:rsidDel="00C334AE">
          <w:delText>.  A</w:delText>
        </w:r>
        <w:r w:rsidR="003C2A63" w:rsidDel="00C334AE">
          <w:delText xml:space="preserve"> </w:delText>
        </w:r>
        <w:r w:rsidR="00015F3C" w:rsidDel="00C334AE">
          <w:delText xml:space="preserve">more </w:delText>
        </w:r>
        <w:r w:rsidR="003C2A63" w:rsidDel="00C334AE">
          <w:delText xml:space="preserve">specific </w:delText>
        </w:r>
        <w:r w:rsidR="00A13C00" w:rsidDel="00C334AE">
          <w:delText xml:space="preserve">test for </w:delText>
        </w:r>
        <w:r w:rsidR="00D1698B" w:rsidDel="00C334AE">
          <w:delText xml:space="preserve">an </w:delText>
        </w:r>
        <w:r w:rsidR="007D58B1" w:rsidDel="00C334AE">
          <w:delText xml:space="preserve">HOI </w:delText>
        </w:r>
        <w:r w:rsidR="007F2A94" w:rsidDel="00C334AE">
          <w:delText xml:space="preserve">requires examining the </w:delText>
        </w:r>
        <w:r w:rsidR="007D58B1" w:rsidDel="00C334AE">
          <w:delText xml:space="preserve">partial derivative of </w:delText>
        </w:r>
        <w:r w:rsidR="007D58B1" w:rsidRPr="00564AC0" w:rsidDel="00C334AE">
          <w:rPr>
            <w:i/>
          </w:rPr>
          <w:delText>F</w:delText>
        </w:r>
        <w:r w:rsidR="007D58B1" w:rsidRPr="00564AC0" w:rsidDel="00C334AE">
          <w:rPr>
            <w:i/>
            <w:vertAlign w:val="subscript"/>
          </w:rPr>
          <w:delText>i</w:delText>
        </w:r>
        <w:r w:rsidR="007D58B1" w:rsidDel="00C334AE">
          <w:delText xml:space="preserve"> with respect to the density of </w:delText>
        </w:r>
        <w:r w:rsidR="00024E49" w:rsidDel="00C334AE">
          <w:delText>a competitor</w:delText>
        </w:r>
        <w:r w:rsidR="007D58B1" w:rsidDel="00C334AE">
          <w:delText xml:space="preserve"> species</w:delText>
        </w:r>
        <w:r w:rsidR="007D58B1" w:rsidRPr="00564AC0" w:rsidDel="00C334AE">
          <w:rPr>
            <w:i/>
          </w:rPr>
          <w:delText xml:space="preserve"> j</w:delText>
        </w:r>
        <w:r w:rsidR="007F2A94" w:rsidDel="00C334AE">
          <w:rPr>
            <w:i/>
          </w:rPr>
          <w:delText xml:space="preserve"> </w:delText>
        </w:r>
        <w:r w:rsidR="007F2A94" w:rsidDel="00C334AE">
          <w:delText xml:space="preserve">(for brevity, we refer to this as the sensitivity of the focal species to the competitor). </w:delText>
        </w:r>
        <w:r w:rsidR="00D1698B" w:rsidDel="00C334AE">
          <w:delText>I</w:delText>
        </w:r>
        <w:r w:rsidR="003C2A63" w:rsidDel="00C334AE">
          <w:delText xml:space="preserve">f </w:delText>
        </w:r>
        <w:r w:rsidR="007F2A94" w:rsidDel="00C334AE">
          <w:delText xml:space="preserve">this partial </w:delText>
        </w:r>
        <w:r w:rsidR="00D1698B" w:rsidDel="00C334AE">
          <w:delText>derivative</w:delText>
        </w:r>
        <w:r w:rsidR="007D58B1" w:rsidDel="00C334AE">
          <w:delText xml:space="preserve"> </w:delText>
        </w:r>
        <w:r w:rsidR="003C2A63" w:rsidDel="00C334AE">
          <w:delText>can be expressed as a function</w:delText>
        </w:r>
        <w:r w:rsidR="00D1698B" w:rsidDel="00C334AE">
          <w:delText>,</w:delText>
        </w:r>
        <w:r w:rsidR="003C2A63" w:rsidDel="00C334AE">
          <w:delText xml:space="preserve"> </w:delText>
        </w:r>
        <w:r w:rsidR="003C2A63" w:rsidRPr="002834AC" w:rsidDel="00C334AE">
          <w:rPr>
            <w:i/>
          </w:rPr>
          <w:delText>G</w:delText>
        </w:r>
        <w:r w:rsidR="003C2A63" w:rsidRPr="002834AC" w:rsidDel="00C334AE">
          <w:rPr>
            <w:i/>
            <w:vertAlign w:val="subscript"/>
          </w:rPr>
          <w:delText>i</w:delText>
        </w:r>
        <w:r w:rsidR="00D1698B" w:rsidDel="00C334AE">
          <w:delText xml:space="preserve">, </w:delText>
        </w:r>
        <w:r w:rsidR="003C2A63" w:rsidDel="00C334AE">
          <w:delText xml:space="preserve">which is itself a function </w:delText>
        </w:r>
        <w:r w:rsidR="002D4A44" w:rsidDel="00C334AE">
          <w:delText>of</w:delText>
        </w:r>
        <w:r w:rsidR="00B9629F" w:rsidRPr="00564AC0" w:rsidDel="00C334AE">
          <w:rPr>
            <w:i/>
          </w:rPr>
          <w:delText xml:space="preserve"> F</w:delText>
        </w:r>
        <w:r w:rsidR="00B9629F" w:rsidRPr="00564AC0" w:rsidDel="00C334AE">
          <w:rPr>
            <w:i/>
            <w:vertAlign w:val="subscript"/>
          </w:rPr>
          <w:delText>i</w:delText>
        </w:r>
        <w:r w:rsidR="00B9629F" w:rsidRPr="00A13C00" w:rsidDel="00C334AE">
          <w:delText xml:space="preserve"> </w:delText>
        </w:r>
        <w:r w:rsidR="0046702B" w:rsidRPr="00A13C00" w:rsidDel="00C334AE">
          <w:delText>and</w:delText>
        </w:r>
        <w:r w:rsidR="002D4A44" w:rsidDel="00C334AE">
          <w:delText xml:space="preserve"> </w:delText>
        </w:r>
        <w:r w:rsidR="00B9629F" w:rsidDel="00C334AE">
          <w:delText>the</w:delText>
        </w:r>
        <w:r w:rsidR="000847A1" w:rsidDel="00C334AE">
          <w:delText xml:space="preserve"> density of the competitor species </w:delText>
        </w:r>
        <w:r w:rsidR="00B9629F" w:rsidRPr="00564AC0" w:rsidDel="00C334AE">
          <w:rPr>
            <w:i/>
          </w:rPr>
          <w:delText>j</w:delText>
        </w:r>
        <w:r w:rsidR="003C2A63" w:rsidDel="00C334AE">
          <w:delText xml:space="preserve"> and no other species, then the model does not contain HOIs.  </w:delText>
        </w:r>
        <w:r w:rsidR="00D1698B" w:rsidDel="00C334AE">
          <w:delText>On the other hand, i</w:delText>
        </w:r>
        <w:r w:rsidR="003C2A63" w:rsidDel="00C334AE">
          <w:delText>f the partial derivative involves the density of an</w:delText>
        </w:r>
        <w:r w:rsidR="000847A1" w:rsidDel="00C334AE">
          <w:delText>y other</w:delText>
        </w:r>
        <w:r w:rsidR="003C2A63" w:rsidDel="00C334AE">
          <w:delText xml:space="preserve"> species</w:delText>
        </w:r>
        <w:r w:rsidR="000847A1" w:rsidDel="00C334AE">
          <w:delText xml:space="preserve"> </w:delText>
        </w:r>
        <w:r w:rsidR="000847A1" w:rsidRPr="002834AC" w:rsidDel="00C334AE">
          <w:rPr>
            <w:i/>
          </w:rPr>
          <w:delText>k</w:delText>
        </w:r>
        <w:r w:rsidR="003C2A63" w:rsidDel="00C334AE">
          <w:delText xml:space="preserve"> then there is an HOI</w:delText>
        </w:r>
        <w:r w:rsidR="00D1698B" w:rsidDel="00C334AE">
          <w:delText xml:space="preserve">.  This is expressed mathematically as, </w:delText>
        </w:r>
        <w:r w:rsidR="003C2A63" w:rsidDel="00C334AE">
          <w:delText xml:space="preserve">  </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3463"/>
        <w:gridCol w:w="3907"/>
        <w:gridCol w:w="736"/>
      </w:tblGrid>
      <w:tr w:rsidR="00D1698B" w:rsidRPr="006B2FC8" w:rsidDel="00C334AE" w14:paraId="72A58CCB" w14:textId="3F051A67" w:rsidTr="00B065CB">
        <w:trPr>
          <w:trHeight w:val="503"/>
          <w:del w:id="1723" w:author="Andy Kleinhesselink" w:date="2019-07-12T15:26:00Z"/>
        </w:trPr>
        <w:tc>
          <w:tcPr>
            <w:tcW w:w="542" w:type="dxa"/>
            <w:vAlign w:val="center"/>
          </w:tcPr>
          <w:p w14:paraId="2B048821" w14:textId="1012ED79" w:rsidR="00D1698B" w:rsidRPr="006B2FC8" w:rsidDel="00C334AE" w:rsidRDefault="00D1698B" w:rsidP="007D58B1">
            <w:pPr>
              <w:spacing w:after="202"/>
              <w:ind w:firstLine="0"/>
              <w:contextualSpacing/>
              <w:jc w:val="center"/>
              <w:rPr>
                <w:del w:id="1724" w:author="Andy Kleinhesselink" w:date="2019-07-12T15:26:00Z"/>
              </w:rPr>
            </w:pPr>
          </w:p>
        </w:tc>
        <w:tc>
          <w:tcPr>
            <w:tcW w:w="3508" w:type="dxa"/>
          </w:tcPr>
          <w:p w14:paraId="0D1F99A3" w14:textId="016588A9" w:rsidR="00D1698B" w:rsidDel="00C334AE" w:rsidRDefault="00DA3A33" w:rsidP="007D58B1">
            <w:pPr>
              <w:spacing w:after="202"/>
              <w:contextualSpacing/>
              <w:jc w:val="center"/>
              <w:rPr>
                <w:del w:id="1725" w:author="Andy Kleinhesselink" w:date="2019-07-12T15:26:00Z"/>
                <w:rFonts w:eastAsia="Cambria" w:cs="Cambria"/>
              </w:rPr>
            </w:pPr>
            <m:oMathPara>
              <m:oMath>
                <m:f>
                  <m:fPr>
                    <m:ctrlPr>
                      <w:del w:id="1726" w:author="Andy Kleinhesselink" w:date="2019-07-12T15:26:00Z">
                        <w:rPr>
                          <w:rFonts w:ascii="Cambria Math" w:hAnsi="Cambria Math"/>
                          <w:i/>
                        </w:rPr>
                      </w:del>
                    </m:ctrlPr>
                  </m:fPr>
                  <m:num>
                    <m:r>
                      <w:del w:id="1727" w:author="Andy Kleinhesselink" w:date="2019-07-12T15:26:00Z">
                        <w:rPr>
                          <w:rFonts w:ascii="Cambria Math" w:hAnsi="Cambria Math"/>
                        </w:rPr>
                        <m:t>∂</m:t>
                      </w:del>
                    </m:r>
                    <m:sSub>
                      <m:sSubPr>
                        <m:ctrlPr>
                          <w:del w:id="1728" w:author="Andy Kleinhesselink" w:date="2019-07-12T15:26:00Z">
                            <w:rPr>
                              <w:rFonts w:ascii="Cambria Math" w:hAnsi="Cambria Math"/>
                              <w:i/>
                            </w:rPr>
                          </w:del>
                        </m:ctrlPr>
                      </m:sSubPr>
                      <m:e>
                        <m:r>
                          <w:del w:id="1729" w:author="Andy Kleinhesselink" w:date="2019-07-12T15:26:00Z">
                            <w:rPr>
                              <w:rFonts w:ascii="Cambria Math" w:hAnsi="Cambria Math"/>
                            </w:rPr>
                            <m:t>F</m:t>
                          </w:del>
                        </m:r>
                      </m:e>
                      <m:sub>
                        <m:r>
                          <w:del w:id="1730" w:author="Andy Kleinhesselink" w:date="2019-07-12T15:26:00Z">
                            <w:rPr>
                              <w:rFonts w:ascii="Cambria Math" w:hAnsi="Cambria Math"/>
                            </w:rPr>
                            <m:t>i</m:t>
                          </w:del>
                        </m:r>
                      </m:sub>
                    </m:sSub>
                  </m:num>
                  <m:den>
                    <m:r>
                      <w:del w:id="1731" w:author="Andy Kleinhesselink" w:date="2019-07-12T15:26:00Z">
                        <w:rPr>
                          <w:rFonts w:ascii="Cambria Math" w:hAnsi="Cambria Math"/>
                        </w:rPr>
                        <m:t>∂</m:t>
                      </w:del>
                    </m:r>
                    <m:sSub>
                      <m:sSubPr>
                        <m:ctrlPr>
                          <w:del w:id="1732" w:author="Andy Kleinhesselink" w:date="2019-07-12T15:26:00Z">
                            <w:rPr>
                              <w:rFonts w:ascii="Cambria Math" w:hAnsi="Cambria Math"/>
                              <w:i/>
                            </w:rPr>
                          </w:del>
                        </m:ctrlPr>
                      </m:sSubPr>
                      <m:e>
                        <m:r>
                          <w:del w:id="1733" w:author="Andy Kleinhesselink" w:date="2019-07-12T15:26:00Z">
                            <w:rPr>
                              <w:rFonts w:ascii="Cambria Math" w:hAnsi="Cambria Math"/>
                            </w:rPr>
                            <m:t>n</m:t>
                          </w:del>
                        </m:r>
                      </m:e>
                      <m:sub>
                        <m:r>
                          <w:del w:id="1734" w:author="Andy Kleinhesselink" w:date="2019-07-12T15:26:00Z">
                            <w:rPr>
                              <w:rFonts w:ascii="Cambria Math" w:hAnsi="Cambria Math"/>
                            </w:rPr>
                            <m:t>j</m:t>
                          </w:del>
                        </m:r>
                      </m:sub>
                    </m:sSub>
                  </m:den>
                </m:f>
                <m:r>
                  <w:del w:id="1735" w:author="Andy Kleinhesselink" w:date="2019-07-12T15:26:00Z">
                    <w:rPr>
                      <w:rFonts w:ascii="Cambria Math" w:hAnsi="Cambria Math"/>
                    </w:rPr>
                    <m:t>=</m:t>
                  </w:del>
                </m:r>
                <m:sSub>
                  <m:sSubPr>
                    <m:ctrlPr>
                      <w:del w:id="1736" w:author="Andy Kleinhesselink" w:date="2019-07-12T15:26:00Z">
                        <w:rPr>
                          <w:rFonts w:ascii="Cambria Math" w:hAnsi="Cambria Math"/>
                          <w:i/>
                        </w:rPr>
                      </w:del>
                    </m:ctrlPr>
                  </m:sSubPr>
                  <m:e>
                    <m:r>
                      <w:del w:id="1737" w:author="Andy Kleinhesselink" w:date="2019-07-12T15:26:00Z">
                        <w:rPr>
                          <w:rFonts w:ascii="Cambria Math" w:hAnsi="Cambria Math"/>
                        </w:rPr>
                        <m:t>G</m:t>
                      </w:del>
                    </m:r>
                  </m:e>
                  <m:sub>
                    <m:r>
                      <w:del w:id="1738" w:author="Andy Kleinhesselink" w:date="2019-07-12T15:26:00Z">
                        <w:rPr>
                          <w:rFonts w:ascii="Cambria Math" w:hAnsi="Cambria Math"/>
                        </w:rPr>
                        <m:t>i</m:t>
                      </w:del>
                    </m:r>
                  </m:sub>
                </m:sSub>
                <m:d>
                  <m:dPr>
                    <m:ctrlPr>
                      <w:del w:id="1739" w:author="Andy Kleinhesselink" w:date="2019-07-12T15:26:00Z">
                        <w:rPr>
                          <w:rFonts w:ascii="Cambria Math" w:hAnsi="Cambria Math"/>
                          <w:i/>
                        </w:rPr>
                      </w:del>
                    </m:ctrlPr>
                  </m:dPr>
                  <m:e>
                    <m:sSub>
                      <m:sSubPr>
                        <m:ctrlPr>
                          <w:del w:id="1740" w:author="Andy Kleinhesselink" w:date="2019-07-12T15:26:00Z">
                            <w:rPr>
                              <w:rFonts w:ascii="Cambria Math" w:hAnsi="Cambria Math"/>
                              <w:i/>
                            </w:rPr>
                          </w:del>
                        </m:ctrlPr>
                      </m:sSubPr>
                      <m:e>
                        <m:r>
                          <w:del w:id="1741" w:author="Andy Kleinhesselink" w:date="2019-07-12T15:26:00Z">
                            <w:rPr>
                              <w:rFonts w:ascii="Cambria Math" w:hAnsi="Cambria Math"/>
                            </w:rPr>
                            <m:t>F</m:t>
                          </w:del>
                        </m:r>
                      </m:e>
                      <m:sub>
                        <m:r>
                          <w:del w:id="1742" w:author="Andy Kleinhesselink" w:date="2019-07-12T15:26:00Z">
                            <w:rPr>
                              <w:rFonts w:ascii="Cambria Math" w:hAnsi="Cambria Math"/>
                            </w:rPr>
                            <m:t>i</m:t>
                          </w:del>
                        </m:r>
                      </m:sub>
                    </m:sSub>
                    <m:r>
                      <w:del w:id="1743" w:author="Andy Kleinhesselink" w:date="2019-07-12T15:26:00Z">
                        <w:rPr>
                          <w:rFonts w:ascii="Cambria Math" w:hAnsi="Cambria Math"/>
                        </w:rPr>
                        <m:t>,</m:t>
                      </w:del>
                    </m:r>
                    <m:sSub>
                      <m:sSubPr>
                        <m:ctrlPr>
                          <w:del w:id="1744" w:author="Andy Kleinhesselink" w:date="2019-07-12T15:26:00Z">
                            <w:rPr>
                              <w:rFonts w:ascii="Cambria Math" w:hAnsi="Cambria Math"/>
                              <w:i/>
                            </w:rPr>
                          </w:del>
                        </m:ctrlPr>
                      </m:sSubPr>
                      <m:e>
                        <m:r>
                          <w:del w:id="1745" w:author="Andy Kleinhesselink" w:date="2019-07-12T15:26:00Z">
                            <w:rPr>
                              <w:rFonts w:ascii="Cambria Math" w:hAnsi="Cambria Math"/>
                            </w:rPr>
                            <m:t>n</m:t>
                          </w:del>
                        </m:r>
                      </m:e>
                      <m:sub>
                        <m:r>
                          <w:del w:id="1746" w:author="Andy Kleinhesselink" w:date="2019-07-12T15:26:00Z">
                            <w:rPr>
                              <w:rFonts w:ascii="Cambria Math" w:hAnsi="Cambria Math"/>
                            </w:rPr>
                            <m:t>j</m:t>
                          </w:del>
                        </m:r>
                      </m:sub>
                    </m:sSub>
                  </m:e>
                </m:d>
              </m:oMath>
            </m:oMathPara>
          </w:p>
        </w:tc>
        <w:tc>
          <w:tcPr>
            <w:tcW w:w="3974" w:type="dxa"/>
            <w:vAlign w:val="center"/>
          </w:tcPr>
          <w:p w14:paraId="67E734E0" w14:textId="22025E32" w:rsidR="00D1698B" w:rsidRPr="006B2FC8" w:rsidDel="00C334AE" w:rsidRDefault="00D1698B" w:rsidP="00564AC0">
            <w:pPr>
              <w:spacing w:after="202"/>
              <w:contextualSpacing/>
              <w:rPr>
                <w:del w:id="1747" w:author="Andy Kleinhesselink" w:date="2019-07-12T15:26:00Z"/>
              </w:rPr>
            </w:pPr>
            <w:del w:id="1748" w:author="Andy Kleinhesselink" w:date="2019-07-12T15:26:00Z">
              <w:r w:rsidDel="00C334AE">
                <w:delText>HOI absent</w:delText>
              </w:r>
            </w:del>
          </w:p>
        </w:tc>
        <w:tc>
          <w:tcPr>
            <w:tcW w:w="616" w:type="dxa"/>
            <w:vMerge w:val="restart"/>
            <w:vAlign w:val="center"/>
          </w:tcPr>
          <w:p w14:paraId="2BE45BE1" w14:textId="2291660F" w:rsidR="00D1698B" w:rsidRPr="006B2FC8" w:rsidDel="00C334AE" w:rsidRDefault="00D1698B" w:rsidP="007D58B1">
            <w:pPr>
              <w:spacing w:after="202"/>
              <w:ind w:firstLine="0"/>
              <w:contextualSpacing/>
              <w:jc w:val="center"/>
              <w:rPr>
                <w:del w:id="1749" w:author="Andy Kleinhesselink" w:date="2019-07-12T15:26:00Z"/>
              </w:rPr>
            </w:pPr>
            <w:del w:id="1750" w:author="Andy Kleinhesselink" w:date="2019-07-12T15:26:00Z">
              <w:r w:rsidRPr="006B2FC8" w:rsidDel="00C334AE">
                <w:delText>(</w:delText>
              </w:r>
              <w:r w:rsidRPr="006B2FC8" w:rsidDel="00C334AE">
                <w:rPr>
                  <w:noProof/>
                </w:rPr>
                <w:fldChar w:fldCharType="begin"/>
              </w:r>
              <w:r w:rsidRPr="006B2FC8" w:rsidDel="00C334AE">
                <w:rPr>
                  <w:noProof/>
                </w:rPr>
                <w:delInstrText xml:space="preserve"> SEQ eq \* MERGEFORMAT </w:delInstrText>
              </w:r>
              <w:r w:rsidRPr="006B2FC8" w:rsidDel="00C334AE">
                <w:rPr>
                  <w:noProof/>
                </w:rPr>
                <w:fldChar w:fldCharType="separate"/>
              </w:r>
            </w:del>
            <w:del w:id="1751" w:author="Andy Kleinhesselink" w:date="2019-07-12T08:02:00Z">
              <w:r w:rsidDel="00B91BF5">
                <w:rPr>
                  <w:noProof/>
                </w:rPr>
                <w:delText>2</w:delText>
              </w:r>
            </w:del>
            <w:del w:id="1752" w:author="Andy Kleinhesselink" w:date="2019-07-12T15:26:00Z">
              <w:r w:rsidRPr="006B2FC8" w:rsidDel="00C334AE">
                <w:rPr>
                  <w:noProof/>
                </w:rPr>
                <w:fldChar w:fldCharType="end"/>
              </w:r>
              <w:r w:rsidRPr="006B2FC8" w:rsidDel="00C334AE">
                <w:delText>)</w:delText>
              </w:r>
            </w:del>
          </w:p>
        </w:tc>
      </w:tr>
      <w:tr w:rsidR="00D1698B" w:rsidRPr="006B2FC8" w:rsidDel="00C334AE" w14:paraId="0999B350" w14:textId="0137F877" w:rsidTr="00B065CB">
        <w:trPr>
          <w:trHeight w:val="503"/>
          <w:del w:id="1753" w:author="Andy Kleinhesselink" w:date="2019-07-12T15:26:00Z"/>
        </w:trPr>
        <w:tc>
          <w:tcPr>
            <w:tcW w:w="542" w:type="dxa"/>
            <w:vAlign w:val="center"/>
          </w:tcPr>
          <w:p w14:paraId="2394904D" w14:textId="41D2A9CD" w:rsidR="00D1698B" w:rsidRPr="006B2FC8" w:rsidDel="00C334AE" w:rsidRDefault="00D1698B" w:rsidP="003C2A63">
            <w:pPr>
              <w:spacing w:after="202"/>
              <w:ind w:firstLine="0"/>
              <w:contextualSpacing/>
              <w:jc w:val="center"/>
              <w:rPr>
                <w:del w:id="1754" w:author="Andy Kleinhesselink" w:date="2019-07-12T15:26:00Z"/>
              </w:rPr>
            </w:pPr>
          </w:p>
        </w:tc>
        <w:tc>
          <w:tcPr>
            <w:tcW w:w="3508" w:type="dxa"/>
          </w:tcPr>
          <w:p w14:paraId="1570AF9E" w14:textId="3A5CF19F" w:rsidR="00D1698B" w:rsidDel="00C334AE" w:rsidRDefault="00DA3A33" w:rsidP="003C2A63">
            <w:pPr>
              <w:spacing w:after="202"/>
              <w:contextualSpacing/>
              <w:jc w:val="center"/>
              <w:rPr>
                <w:del w:id="1755" w:author="Andy Kleinhesselink" w:date="2019-07-12T15:26:00Z"/>
                <w:rFonts w:eastAsia="Cambria" w:cs="Cambria"/>
              </w:rPr>
            </w:pPr>
            <m:oMathPara>
              <m:oMath>
                <m:f>
                  <m:fPr>
                    <m:ctrlPr>
                      <w:del w:id="1756" w:author="Andy Kleinhesselink" w:date="2019-07-12T15:26:00Z">
                        <w:rPr>
                          <w:rFonts w:ascii="Cambria Math" w:hAnsi="Cambria Math"/>
                          <w:i/>
                        </w:rPr>
                      </w:del>
                    </m:ctrlPr>
                  </m:fPr>
                  <m:num>
                    <m:r>
                      <w:del w:id="1757" w:author="Andy Kleinhesselink" w:date="2019-07-12T15:26:00Z">
                        <w:rPr>
                          <w:rFonts w:ascii="Cambria Math" w:hAnsi="Cambria Math"/>
                        </w:rPr>
                        <m:t>∂</m:t>
                      </w:del>
                    </m:r>
                    <m:sSub>
                      <m:sSubPr>
                        <m:ctrlPr>
                          <w:del w:id="1758" w:author="Andy Kleinhesselink" w:date="2019-07-12T15:26:00Z">
                            <w:rPr>
                              <w:rFonts w:ascii="Cambria Math" w:hAnsi="Cambria Math"/>
                              <w:i/>
                            </w:rPr>
                          </w:del>
                        </m:ctrlPr>
                      </m:sSubPr>
                      <m:e>
                        <m:r>
                          <w:del w:id="1759" w:author="Andy Kleinhesselink" w:date="2019-07-12T15:26:00Z">
                            <w:rPr>
                              <w:rFonts w:ascii="Cambria Math" w:hAnsi="Cambria Math"/>
                            </w:rPr>
                            <m:t>F</m:t>
                          </w:del>
                        </m:r>
                      </m:e>
                      <m:sub>
                        <m:r>
                          <w:del w:id="1760" w:author="Andy Kleinhesselink" w:date="2019-07-12T15:26:00Z">
                            <w:rPr>
                              <w:rFonts w:ascii="Cambria Math" w:hAnsi="Cambria Math"/>
                            </w:rPr>
                            <m:t>i</m:t>
                          </w:del>
                        </m:r>
                      </m:sub>
                    </m:sSub>
                  </m:num>
                  <m:den>
                    <m:r>
                      <w:del w:id="1761" w:author="Andy Kleinhesselink" w:date="2019-07-12T15:26:00Z">
                        <w:rPr>
                          <w:rFonts w:ascii="Cambria Math" w:hAnsi="Cambria Math"/>
                        </w:rPr>
                        <m:t>∂</m:t>
                      </w:del>
                    </m:r>
                    <m:sSub>
                      <m:sSubPr>
                        <m:ctrlPr>
                          <w:del w:id="1762" w:author="Andy Kleinhesselink" w:date="2019-07-12T15:26:00Z">
                            <w:rPr>
                              <w:rFonts w:ascii="Cambria Math" w:hAnsi="Cambria Math"/>
                              <w:i/>
                            </w:rPr>
                          </w:del>
                        </m:ctrlPr>
                      </m:sSubPr>
                      <m:e>
                        <m:r>
                          <w:del w:id="1763" w:author="Andy Kleinhesselink" w:date="2019-07-12T15:26:00Z">
                            <w:rPr>
                              <w:rFonts w:ascii="Cambria Math" w:hAnsi="Cambria Math"/>
                            </w:rPr>
                            <m:t>n</m:t>
                          </w:del>
                        </m:r>
                      </m:e>
                      <m:sub>
                        <m:r>
                          <w:del w:id="1764" w:author="Andy Kleinhesselink" w:date="2019-07-12T15:26:00Z">
                            <w:rPr>
                              <w:rFonts w:ascii="Cambria Math" w:hAnsi="Cambria Math"/>
                            </w:rPr>
                            <m:t>j</m:t>
                          </w:del>
                        </m:r>
                      </m:sub>
                    </m:sSub>
                  </m:den>
                </m:f>
                <m:r>
                  <w:del w:id="1765" w:author="Andy Kleinhesselink" w:date="2019-07-12T15:26:00Z">
                    <w:rPr>
                      <w:rFonts w:ascii="Cambria Math" w:hAnsi="Cambria Math"/>
                    </w:rPr>
                    <m:t>=</m:t>
                  </w:del>
                </m:r>
                <m:sSub>
                  <m:sSubPr>
                    <m:ctrlPr>
                      <w:del w:id="1766" w:author="Andy Kleinhesselink" w:date="2019-07-12T15:26:00Z">
                        <w:rPr>
                          <w:rFonts w:ascii="Cambria Math" w:hAnsi="Cambria Math"/>
                          <w:i/>
                        </w:rPr>
                      </w:del>
                    </m:ctrlPr>
                  </m:sSubPr>
                  <m:e>
                    <m:r>
                      <w:del w:id="1767" w:author="Andy Kleinhesselink" w:date="2019-07-12T15:26:00Z">
                        <w:rPr>
                          <w:rFonts w:ascii="Cambria Math" w:hAnsi="Cambria Math"/>
                        </w:rPr>
                        <m:t>G</m:t>
                      </w:del>
                    </m:r>
                  </m:e>
                  <m:sub>
                    <m:r>
                      <w:del w:id="1768" w:author="Andy Kleinhesselink" w:date="2019-07-12T15:26:00Z">
                        <w:rPr>
                          <w:rFonts w:ascii="Cambria Math" w:hAnsi="Cambria Math"/>
                        </w:rPr>
                        <m:t>i</m:t>
                      </w:del>
                    </m:r>
                  </m:sub>
                </m:sSub>
                <m:d>
                  <m:dPr>
                    <m:ctrlPr>
                      <w:del w:id="1769" w:author="Andy Kleinhesselink" w:date="2019-07-12T15:26:00Z">
                        <w:rPr>
                          <w:rFonts w:ascii="Cambria Math" w:hAnsi="Cambria Math"/>
                          <w:i/>
                        </w:rPr>
                      </w:del>
                    </m:ctrlPr>
                  </m:dPr>
                  <m:e>
                    <m:sSub>
                      <m:sSubPr>
                        <m:ctrlPr>
                          <w:del w:id="1770" w:author="Andy Kleinhesselink" w:date="2019-07-12T15:26:00Z">
                            <w:rPr>
                              <w:rFonts w:ascii="Cambria Math" w:hAnsi="Cambria Math"/>
                              <w:i/>
                            </w:rPr>
                          </w:del>
                        </m:ctrlPr>
                      </m:sSubPr>
                      <m:e>
                        <m:r>
                          <w:del w:id="1771" w:author="Andy Kleinhesselink" w:date="2019-07-12T15:26:00Z">
                            <w:rPr>
                              <w:rFonts w:ascii="Cambria Math" w:hAnsi="Cambria Math"/>
                            </w:rPr>
                            <m:t>F</m:t>
                          </w:del>
                        </m:r>
                      </m:e>
                      <m:sub>
                        <m:r>
                          <w:del w:id="1772" w:author="Andy Kleinhesselink" w:date="2019-07-12T15:26:00Z">
                            <w:rPr>
                              <w:rFonts w:ascii="Cambria Math" w:hAnsi="Cambria Math"/>
                            </w:rPr>
                            <m:t>i</m:t>
                          </w:del>
                        </m:r>
                      </m:sub>
                    </m:sSub>
                    <m:r>
                      <w:del w:id="1773" w:author="Andy Kleinhesselink" w:date="2019-07-12T15:26:00Z">
                        <w:rPr>
                          <w:rFonts w:ascii="Cambria Math" w:hAnsi="Cambria Math"/>
                        </w:rPr>
                        <m:t>,</m:t>
                      </w:del>
                    </m:r>
                    <m:sSub>
                      <m:sSubPr>
                        <m:ctrlPr>
                          <w:del w:id="1774" w:author="Andy Kleinhesselink" w:date="2019-07-12T15:26:00Z">
                            <w:rPr>
                              <w:rFonts w:ascii="Cambria Math" w:hAnsi="Cambria Math"/>
                              <w:i/>
                            </w:rPr>
                          </w:del>
                        </m:ctrlPr>
                      </m:sSubPr>
                      <m:e>
                        <m:r>
                          <w:del w:id="1775" w:author="Andy Kleinhesselink" w:date="2019-07-12T15:26:00Z">
                            <w:rPr>
                              <w:rFonts w:ascii="Cambria Math" w:hAnsi="Cambria Math"/>
                            </w:rPr>
                            <m:t>n</m:t>
                          </w:del>
                        </m:r>
                      </m:e>
                      <m:sub>
                        <m:r>
                          <w:del w:id="1776" w:author="Andy Kleinhesselink" w:date="2019-07-12T15:26:00Z">
                            <w:rPr>
                              <w:rFonts w:ascii="Cambria Math" w:hAnsi="Cambria Math"/>
                            </w:rPr>
                            <m:t>j</m:t>
                          </w:del>
                        </m:r>
                      </m:sub>
                    </m:sSub>
                    <m:r>
                      <w:del w:id="1777" w:author="Andy Kleinhesselink" w:date="2019-07-12T15:26:00Z">
                        <w:rPr>
                          <w:rFonts w:ascii="Cambria Math" w:hAnsi="Cambria Math"/>
                        </w:rPr>
                        <m:t xml:space="preserve">, </m:t>
                      </w:del>
                    </m:r>
                    <m:sSub>
                      <m:sSubPr>
                        <m:ctrlPr>
                          <w:del w:id="1778" w:author="Andy Kleinhesselink" w:date="2019-07-12T15:26:00Z">
                            <w:rPr>
                              <w:rFonts w:ascii="Cambria Math" w:hAnsi="Cambria Math"/>
                              <w:i/>
                            </w:rPr>
                          </w:del>
                        </m:ctrlPr>
                      </m:sSubPr>
                      <m:e>
                        <m:r>
                          <w:del w:id="1779" w:author="Andy Kleinhesselink" w:date="2019-07-12T15:26:00Z">
                            <w:rPr>
                              <w:rFonts w:ascii="Cambria Math" w:hAnsi="Cambria Math"/>
                            </w:rPr>
                            <m:t>n</m:t>
                          </w:del>
                        </m:r>
                      </m:e>
                      <m:sub>
                        <m:r>
                          <w:del w:id="1780" w:author="Andy Kleinhesselink" w:date="2019-07-12T15:26:00Z">
                            <w:rPr>
                              <w:rFonts w:ascii="Cambria Math" w:hAnsi="Cambria Math"/>
                            </w:rPr>
                            <m:t>k</m:t>
                          </w:del>
                        </m:r>
                      </m:sub>
                    </m:sSub>
                  </m:e>
                </m:d>
              </m:oMath>
            </m:oMathPara>
          </w:p>
        </w:tc>
        <w:tc>
          <w:tcPr>
            <w:tcW w:w="3974" w:type="dxa"/>
            <w:vAlign w:val="center"/>
          </w:tcPr>
          <w:p w14:paraId="1F0E0B7B" w14:textId="1AAE3FA0" w:rsidR="00D1698B" w:rsidDel="00C334AE" w:rsidRDefault="00D1698B" w:rsidP="003C2A63">
            <w:pPr>
              <w:spacing w:after="202"/>
              <w:contextualSpacing/>
              <w:rPr>
                <w:del w:id="1781" w:author="Andy Kleinhesselink" w:date="2019-07-12T15:26:00Z"/>
              </w:rPr>
            </w:pPr>
            <w:del w:id="1782" w:author="Andy Kleinhesselink" w:date="2019-07-12T15:26:00Z">
              <w:r w:rsidDel="00C334AE">
                <w:delText>HOI present</w:delText>
              </w:r>
            </w:del>
          </w:p>
        </w:tc>
        <w:tc>
          <w:tcPr>
            <w:tcW w:w="616" w:type="dxa"/>
            <w:vMerge/>
            <w:vAlign w:val="center"/>
          </w:tcPr>
          <w:p w14:paraId="78DB214E" w14:textId="29CB8EF4" w:rsidR="00D1698B" w:rsidRPr="006B2FC8" w:rsidDel="00C334AE" w:rsidRDefault="00D1698B" w:rsidP="003C2A63">
            <w:pPr>
              <w:spacing w:after="202"/>
              <w:ind w:firstLine="0"/>
              <w:contextualSpacing/>
              <w:jc w:val="center"/>
              <w:rPr>
                <w:del w:id="1783" w:author="Andy Kleinhesselink" w:date="2019-07-12T15:26:00Z"/>
              </w:rPr>
            </w:pPr>
          </w:p>
        </w:tc>
      </w:tr>
    </w:tbl>
    <w:p w14:paraId="59C7464D" w14:textId="365F0FC9" w:rsidR="006C39D4" w:rsidDel="00C334AE" w:rsidRDefault="009A13BD" w:rsidP="009A13BD">
      <w:pPr>
        <w:spacing w:after="202"/>
        <w:ind w:firstLine="0"/>
        <w:contextualSpacing/>
        <w:rPr>
          <w:del w:id="1784" w:author="Andy Kleinhesselink" w:date="2019-07-12T15:26:00Z"/>
        </w:rPr>
      </w:pPr>
      <w:del w:id="1785" w:author="Andy Kleinhesselink" w:date="2019-07-12T15:26:00Z">
        <w:r w:rsidDel="00C334AE">
          <w:tab/>
        </w:r>
        <w:r w:rsidR="00D1698B" w:rsidDel="00C334AE">
          <w:delText>Here w</w:delText>
        </w:r>
        <w:r w:rsidR="000847A1" w:rsidDel="00C334AE">
          <w:delText>e have slightly modified the definition provided by Adler and Morri</w:delText>
        </w:r>
        <w:r w:rsidR="00382D0E" w:rsidDel="00C334AE">
          <w:delText xml:space="preserve">s and we discuss </w:delText>
        </w:r>
        <w:r w:rsidR="00D1698B" w:rsidDel="00C334AE">
          <w:delText>why later on</w:delText>
        </w:r>
        <w:r w:rsidR="000847A1" w:rsidDel="00C334AE">
          <w:delText xml:space="preserve">.  </w:delText>
        </w:r>
        <w:r w:rsidR="006C39D4" w:rsidDel="00C334AE">
          <w:delText xml:space="preserve">To </w:delText>
        </w:r>
        <w:r w:rsidR="0046702B" w:rsidDel="00C334AE">
          <w:delText xml:space="preserve">contrast </w:delText>
        </w:r>
        <w:r w:rsidR="00515BFE" w:rsidDel="00C334AE">
          <w:delText xml:space="preserve">this definition </w:delText>
        </w:r>
        <w:r w:rsidR="0046702B" w:rsidDel="00C334AE">
          <w:delText>with non-linearity, take the</w:delText>
        </w:r>
        <w:r w:rsidR="006C39D4" w:rsidDel="00C334AE">
          <w:delText xml:space="preserve"> Lotka-Volterra model for </w:delText>
        </w:r>
        <w:r w:rsidR="00240FC7" w:rsidDel="00C334AE">
          <w:delText xml:space="preserve">competition between </w:delText>
        </w:r>
        <w:r w:rsidR="000847A1" w:rsidDel="00C334AE">
          <w:delText xml:space="preserve">three </w:delText>
        </w:r>
        <w:r w:rsidR="00240FC7" w:rsidDel="00C334AE">
          <w:delText xml:space="preserve">species </w:delText>
        </w:r>
        <w:r w:rsidR="006C39D4" w:rsidDel="00C334AE">
          <w:delText xml:space="preserve">and apply </w:delText>
        </w:r>
        <w:r w:rsidR="00D1698B" w:rsidDel="00C334AE">
          <w:delText>the criteria in (2)</w:delText>
        </w:r>
        <w:r w:rsidR="006C39D4" w:rsidDel="00C334AE">
          <w:delText xml:space="preserve">: </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
        <w:gridCol w:w="7185"/>
        <w:gridCol w:w="736"/>
      </w:tblGrid>
      <w:tr w:rsidR="006C39D4" w:rsidRPr="006B2FC8" w:rsidDel="00C334AE" w14:paraId="1481BB8B" w14:textId="3E909569" w:rsidTr="00564AC0">
        <w:trPr>
          <w:trHeight w:val="503"/>
          <w:del w:id="1786" w:author="Andy Kleinhesselink" w:date="2019-07-12T15:26:00Z"/>
        </w:trPr>
        <w:tc>
          <w:tcPr>
            <w:tcW w:w="720" w:type="dxa"/>
            <w:vAlign w:val="center"/>
          </w:tcPr>
          <w:p w14:paraId="4CE0CE70" w14:textId="77ED5EAB" w:rsidR="006C39D4" w:rsidRPr="006B2FC8" w:rsidDel="00C334AE" w:rsidRDefault="006C39D4" w:rsidP="00EF2842">
            <w:pPr>
              <w:spacing w:after="202"/>
              <w:ind w:firstLine="0"/>
              <w:contextualSpacing/>
              <w:jc w:val="center"/>
              <w:rPr>
                <w:del w:id="1787" w:author="Andy Kleinhesselink" w:date="2019-07-12T15:26:00Z"/>
              </w:rPr>
            </w:pPr>
          </w:p>
        </w:tc>
        <w:tc>
          <w:tcPr>
            <w:tcW w:w="7190" w:type="dxa"/>
            <w:vAlign w:val="center"/>
          </w:tcPr>
          <w:p w14:paraId="675C900D" w14:textId="65BACB20" w:rsidR="006C39D4" w:rsidRPr="006B2FC8" w:rsidDel="00C334AE" w:rsidRDefault="00DA3A33" w:rsidP="00EF2842">
            <w:pPr>
              <w:spacing w:after="202"/>
              <w:contextualSpacing/>
              <w:jc w:val="center"/>
              <w:rPr>
                <w:del w:id="1788" w:author="Andy Kleinhesselink" w:date="2019-07-12T15:26:00Z"/>
              </w:rPr>
            </w:pPr>
            <m:oMath>
              <m:f>
                <m:fPr>
                  <m:ctrlPr>
                    <w:del w:id="1789" w:author="Andy Kleinhesselink" w:date="2019-07-12T15:26:00Z">
                      <w:rPr>
                        <w:rFonts w:ascii="Cambria Math" w:hAnsi="Cambria Math"/>
                        <w:i/>
                      </w:rPr>
                    </w:del>
                  </m:ctrlPr>
                </m:fPr>
                <m:num>
                  <m:r>
                    <w:del w:id="1790" w:author="Andy Kleinhesselink" w:date="2019-07-12T15:26:00Z">
                      <w:rPr>
                        <w:rFonts w:ascii="Cambria Math" w:hAnsi="Cambria Math"/>
                      </w:rPr>
                      <m:t>1</m:t>
                    </w:del>
                  </m:r>
                </m:num>
                <m:den>
                  <m:sSub>
                    <m:sSubPr>
                      <m:ctrlPr>
                        <w:del w:id="1791" w:author="Andy Kleinhesselink" w:date="2019-07-12T15:26:00Z">
                          <w:rPr>
                            <w:rFonts w:ascii="Cambria Math" w:hAnsi="Cambria Math"/>
                            <w:i/>
                          </w:rPr>
                        </w:del>
                      </m:ctrlPr>
                    </m:sSubPr>
                    <m:e>
                      <m:r>
                        <w:del w:id="1792" w:author="Andy Kleinhesselink" w:date="2019-07-12T15:26:00Z">
                          <w:rPr>
                            <w:rFonts w:ascii="Cambria Math" w:hAnsi="Cambria Math"/>
                          </w:rPr>
                          <m:t>n</m:t>
                        </w:del>
                      </m:r>
                    </m:e>
                    <m:sub>
                      <m:r>
                        <w:del w:id="1793" w:author="Andy Kleinhesselink" w:date="2019-07-12T15:26:00Z">
                          <w:rPr>
                            <w:rFonts w:ascii="Cambria Math" w:hAnsi="Cambria Math"/>
                          </w:rPr>
                          <m:t>i</m:t>
                        </w:del>
                      </m:r>
                    </m:sub>
                  </m:sSub>
                </m:den>
              </m:f>
              <m:f>
                <m:fPr>
                  <m:ctrlPr>
                    <w:del w:id="1794" w:author="Andy Kleinhesselink" w:date="2019-07-12T15:26:00Z">
                      <w:rPr>
                        <w:rFonts w:ascii="Cambria Math" w:hAnsi="Cambria Math"/>
                        <w:i/>
                      </w:rPr>
                    </w:del>
                  </m:ctrlPr>
                </m:fPr>
                <m:num>
                  <m:r>
                    <w:del w:id="1795" w:author="Andy Kleinhesselink" w:date="2019-07-12T15:26:00Z">
                      <w:rPr>
                        <w:rFonts w:ascii="Cambria Math" w:hAnsi="Cambria Math"/>
                      </w:rPr>
                      <m:t>d</m:t>
                    </w:del>
                  </m:r>
                  <m:sSub>
                    <m:sSubPr>
                      <m:ctrlPr>
                        <w:del w:id="1796" w:author="Andy Kleinhesselink" w:date="2019-07-12T15:26:00Z">
                          <w:rPr>
                            <w:rFonts w:ascii="Cambria Math" w:hAnsi="Cambria Math"/>
                            <w:i/>
                          </w:rPr>
                        </w:del>
                      </m:ctrlPr>
                    </m:sSubPr>
                    <m:e>
                      <m:r>
                        <w:del w:id="1797" w:author="Andy Kleinhesselink" w:date="2019-07-12T15:26:00Z">
                          <w:rPr>
                            <w:rFonts w:ascii="Cambria Math" w:hAnsi="Cambria Math"/>
                          </w:rPr>
                          <m:t>n</m:t>
                        </w:del>
                      </m:r>
                    </m:e>
                    <m:sub>
                      <m:r>
                        <w:del w:id="1798" w:author="Andy Kleinhesselink" w:date="2019-07-12T15:26:00Z">
                          <w:rPr>
                            <w:rFonts w:ascii="Cambria Math" w:hAnsi="Cambria Math"/>
                          </w:rPr>
                          <m:t>i</m:t>
                        </w:del>
                      </m:r>
                    </m:sub>
                  </m:sSub>
                </m:num>
                <m:den>
                  <m:r>
                    <w:del w:id="1799" w:author="Andy Kleinhesselink" w:date="2019-07-12T15:26:00Z">
                      <w:rPr>
                        <w:rFonts w:ascii="Cambria Math" w:hAnsi="Cambria Math"/>
                      </w:rPr>
                      <m:t>dt</m:t>
                    </w:del>
                  </m:r>
                </m:den>
              </m:f>
              <m:r>
                <w:del w:id="1800" w:author="Andy Kleinhesselink" w:date="2019-07-12T15:26:00Z">
                  <w:rPr>
                    <w:rFonts w:ascii="Cambria Math" w:hAnsi="Cambria Math"/>
                  </w:rPr>
                  <m:t>=</m:t>
                </w:del>
              </m:r>
              <m:sSub>
                <m:sSubPr>
                  <m:ctrlPr>
                    <w:del w:id="1801" w:author="Andy Kleinhesselink" w:date="2019-07-12T15:26:00Z">
                      <w:rPr>
                        <w:rFonts w:ascii="Cambria Math" w:hAnsi="Cambria Math"/>
                        <w:i/>
                      </w:rPr>
                    </w:del>
                  </m:ctrlPr>
                </m:sSubPr>
                <m:e>
                  <m:sSub>
                    <m:sSubPr>
                      <m:ctrlPr>
                        <w:del w:id="1802" w:author="Andy Kleinhesselink" w:date="2019-07-12T15:26:00Z">
                          <w:rPr>
                            <w:rFonts w:ascii="Cambria Math" w:hAnsi="Cambria Math"/>
                            <w:i/>
                          </w:rPr>
                        </w:del>
                      </m:ctrlPr>
                    </m:sSubPr>
                    <m:e>
                      <m:r>
                        <w:del w:id="1803" w:author="Andy Kleinhesselink" w:date="2019-07-12T15:26:00Z">
                          <w:rPr>
                            <w:rFonts w:ascii="Cambria Math" w:hAnsi="Cambria Math"/>
                          </w:rPr>
                          <m:t>F</m:t>
                        </w:del>
                      </m:r>
                    </m:e>
                    <m:sub>
                      <m:r>
                        <w:del w:id="1804" w:author="Andy Kleinhesselink" w:date="2019-07-12T15:26:00Z">
                          <w:rPr>
                            <w:rFonts w:ascii="Cambria Math" w:hAnsi="Cambria Math"/>
                          </w:rPr>
                          <m:t>i</m:t>
                        </w:del>
                      </m:r>
                    </m:sub>
                  </m:sSub>
                  <m:d>
                    <m:dPr>
                      <m:ctrlPr>
                        <w:del w:id="1805" w:author="Andy Kleinhesselink" w:date="2019-07-12T15:26:00Z">
                          <w:rPr>
                            <w:rFonts w:ascii="Cambria Math" w:hAnsi="Cambria Math"/>
                            <w:i/>
                          </w:rPr>
                        </w:del>
                      </m:ctrlPr>
                    </m:dPr>
                    <m:e>
                      <m:sSub>
                        <m:sSubPr>
                          <m:ctrlPr>
                            <w:del w:id="1806" w:author="Andy Kleinhesselink" w:date="2019-07-12T15:26:00Z">
                              <w:rPr>
                                <w:rFonts w:ascii="Cambria Math" w:hAnsi="Cambria Math"/>
                                <w:i/>
                              </w:rPr>
                            </w:del>
                          </m:ctrlPr>
                        </m:sSubPr>
                        <m:e>
                          <m:r>
                            <w:del w:id="1807" w:author="Andy Kleinhesselink" w:date="2019-07-12T15:26:00Z">
                              <w:rPr>
                                <w:rFonts w:ascii="Cambria Math" w:hAnsi="Cambria Math"/>
                              </w:rPr>
                              <m:t>n</m:t>
                            </w:del>
                          </m:r>
                        </m:e>
                        <m:sub>
                          <m:r>
                            <w:del w:id="1808" w:author="Andy Kleinhesselink" w:date="2019-07-12T15:26:00Z">
                              <w:rPr>
                                <w:rFonts w:ascii="Cambria Math" w:hAnsi="Cambria Math"/>
                              </w:rPr>
                              <m:t>i</m:t>
                            </w:del>
                          </m:r>
                        </m:sub>
                      </m:sSub>
                      <m:r>
                        <w:del w:id="1809" w:author="Andy Kleinhesselink" w:date="2019-07-12T15:26:00Z">
                          <w:rPr>
                            <w:rFonts w:ascii="Cambria Math" w:hAnsi="Cambria Math"/>
                          </w:rPr>
                          <m:t>,</m:t>
                        </w:del>
                      </m:r>
                      <m:sSub>
                        <m:sSubPr>
                          <m:ctrlPr>
                            <w:del w:id="1810" w:author="Andy Kleinhesselink" w:date="2019-07-12T15:26:00Z">
                              <w:rPr>
                                <w:rFonts w:ascii="Cambria Math" w:hAnsi="Cambria Math"/>
                                <w:i/>
                              </w:rPr>
                            </w:del>
                          </m:ctrlPr>
                        </m:sSubPr>
                        <m:e>
                          <m:r>
                            <w:del w:id="1811" w:author="Andy Kleinhesselink" w:date="2019-07-12T15:26:00Z">
                              <w:rPr>
                                <w:rFonts w:ascii="Cambria Math" w:hAnsi="Cambria Math"/>
                              </w:rPr>
                              <m:t>n</m:t>
                            </w:del>
                          </m:r>
                        </m:e>
                        <m:sub>
                          <m:r>
                            <w:del w:id="1812" w:author="Andy Kleinhesselink" w:date="2019-07-12T15:26:00Z">
                              <w:rPr>
                                <w:rFonts w:ascii="Cambria Math" w:hAnsi="Cambria Math"/>
                              </w:rPr>
                              <m:t>j</m:t>
                            </w:del>
                          </m:r>
                        </m:sub>
                      </m:sSub>
                      <m:r>
                        <w:del w:id="1813" w:author="Andy Kleinhesselink" w:date="2019-07-12T15:26:00Z">
                          <w:rPr>
                            <w:rFonts w:ascii="Cambria Math" w:hAnsi="Cambria Math"/>
                          </w:rPr>
                          <m:t>,</m:t>
                        </w:del>
                      </m:r>
                      <m:sSub>
                        <m:sSubPr>
                          <m:ctrlPr>
                            <w:del w:id="1814" w:author="Andy Kleinhesselink" w:date="2019-07-12T15:26:00Z">
                              <w:rPr>
                                <w:rFonts w:ascii="Cambria Math" w:hAnsi="Cambria Math"/>
                                <w:i/>
                              </w:rPr>
                            </w:del>
                          </m:ctrlPr>
                        </m:sSubPr>
                        <m:e>
                          <m:r>
                            <w:del w:id="1815" w:author="Andy Kleinhesselink" w:date="2019-07-12T15:26:00Z">
                              <w:rPr>
                                <w:rFonts w:ascii="Cambria Math" w:hAnsi="Cambria Math"/>
                              </w:rPr>
                              <m:t>n</m:t>
                            </w:del>
                          </m:r>
                        </m:e>
                        <m:sub>
                          <m:r>
                            <w:del w:id="1816" w:author="Andy Kleinhesselink" w:date="2019-07-12T15:26:00Z">
                              <w:rPr>
                                <w:rFonts w:ascii="Cambria Math" w:hAnsi="Cambria Math"/>
                              </w:rPr>
                              <m:t>k</m:t>
                            </w:del>
                          </m:r>
                        </m:sub>
                      </m:sSub>
                    </m:e>
                  </m:d>
                  <m:r>
                    <w:del w:id="1817" w:author="Andy Kleinhesselink" w:date="2019-07-12T15:26:00Z">
                      <w:rPr>
                        <w:rFonts w:ascii="Cambria Math" w:hAnsi="Cambria Math"/>
                      </w:rPr>
                      <m:t>=r</m:t>
                    </w:del>
                  </m:r>
                </m:e>
                <m:sub>
                  <m:r>
                    <w:del w:id="1818" w:author="Andy Kleinhesselink" w:date="2019-07-12T15:26:00Z">
                      <w:rPr>
                        <w:rFonts w:ascii="Cambria Math" w:hAnsi="Cambria Math"/>
                      </w:rPr>
                      <m:t>i</m:t>
                    </w:del>
                  </m:r>
                </m:sub>
              </m:sSub>
              <m:r>
                <w:del w:id="1819" w:author="Andy Kleinhesselink" w:date="2019-07-12T15:26:00Z">
                  <w:rPr>
                    <w:rFonts w:ascii="Cambria Math" w:hAnsi="Cambria Math"/>
                  </w:rPr>
                  <m:t>(1-</m:t>
                </w:del>
              </m:r>
              <m:sSub>
                <m:sSubPr>
                  <m:ctrlPr>
                    <w:del w:id="1820" w:author="Andy Kleinhesselink" w:date="2019-07-12T15:26:00Z">
                      <w:rPr>
                        <w:rFonts w:ascii="Cambria Math" w:hAnsi="Cambria Math"/>
                        <w:i/>
                      </w:rPr>
                    </w:del>
                  </m:ctrlPr>
                </m:sSubPr>
                <m:e>
                  <m:r>
                    <w:del w:id="1821" w:author="Andy Kleinhesselink" w:date="2019-07-12T15:26:00Z">
                      <w:rPr>
                        <w:rFonts w:ascii="Cambria Math" w:hAnsi="Cambria Math"/>
                      </w:rPr>
                      <m:t>α</m:t>
                    </w:del>
                  </m:r>
                </m:e>
                <m:sub>
                  <m:r>
                    <w:del w:id="1822" w:author="Andy Kleinhesselink" w:date="2019-07-12T15:26:00Z">
                      <w:rPr>
                        <w:rFonts w:ascii="Cambria Math" w:hAnsi="Cambria Math"/>
                      </w:rPr>
                      <m:t>ii</m:t>
                    </w:del>
                  </m:r>
                </m:sub>
              </m:sSub>
              <m:sSub>
                <m:sSubPr>
                  <m:ctrlPr>
                    <w:del w:id="1823" w:author="Andy Kleinhesselink" w:date="2019-07-12T15:26:00Z">
                      <w:rPr>
                        <w:rFonts w:ascii="Cambria Math" w:hAnsi="Cambria Math"/>
                        <w:i/>
                      </w:rPr>
                    </w:del>
                  </m:ctrlPr>
                </m:sSubPr>
                <m:e>
                  <m:r>
                    <w:del w:id="1824" w:author="Andy Kleinhesselink" w:date="2019-07-12T15:26:00Z">
                      <w:rPr>
                        <w:rFonts w:ascii="Cambria Math" w:hAnsi="Cambria Math"/>
                      </w:rPr>
                      <m:t>n</m:t>
                    </w:del>
                  </m:r>
                </m:e>
                <m:sub>
                  <m:r>
                    <w:del w:id="1825" w:author="Andy Kleinhesselink" w:date="2019-07-12T15:26:00Z">
                      <w:rPr>
                        <w:rFonts w:ascii="Cambria Math" w:hAnsi="Cambria Math"/>
                      </w:rPr>
                      <m:t>i</m:t>
                    </w:del>
                  </m:r>
                </m:sub>
              </m:sSub>
              <m:r>
                <w:del w:id="1826" w:author="Andy Kleinhesselink" w:date="2019-07-12T15:26:00Z">
                  <w:rPr>
                    <w:rFonts w:ascii="Cambria Math" w:hAnsi="Cambria Math"/>
                  </w:rPr>
                  <m:t>-</m:t>
                </w:del>
              </m:r>
              <m:sSub>
                <m:sSubPr>
                  <m:ctrlPr>
                    <w:del w:id="1827" w:author="Andy Kleinhesselink" w:date="2019-07-12T15:26:00Z">
                      <w:rPr>
                        <w:rFonts w:ascii="Cambria Math" w:hAnsi="Cambria Math"/>
                        <w:i/>
                      </w:rPr>
                    </w:del>
                  </m:ctrlPr>
                </m:sSubPr>
                <m:e>
                  <m:r>
                    <w:del w:id="1828" w:author="Andy Kleinhesselink" w:date="2019-07-12T15:26:00Z">
                      <w:rPr>
                        <w:rFonts w:ascii="Cambria Math" w:hAnsi="Cambria Math"/>
                      </w:rPr>
                      <m:t>α</m:t>
                    </w:del>
                  </m:r>
                </m:e>
                <m:sub>
                  <m:r>
                    <w:del w:id="1829" w:author="Andy Kleinhesselink" w:date="2019-07-12T15:26:00Z">
                      <w:rPr>
                        <w:rFonts w:ascii="Cambria Math" w:hAnsi="Cambria Math"/>
                      </w:rPr>
                      <m:t>ij</m:t>
                    </w:del>
                  </m:r>
                </m:sub>
              </m:sSub>
              <m:sSub>
                <m:sSubPr>
                  <m:ctrlPr>
                    <w:del w:id="1830" w:author="Andy Kleinhesselink" w:date="2019-07-12T15:26:00Z">
                      <w:rPr>
                        <w:rFonts w:ascii="Cambria Math" w:hAnsi="Cambria Math"/>
                        <w:i/>
                      </w:rPr>
                    </w:del>
                  </m:ctrlPr>
                </m:sSubPr>
                <m:e>
                  <m:r>
                    <w:del w:id="1831" w:author="Andy Kleinhesselink" w:date="2019-07-12T15:26:00Z">
                      <w:rPr>
                        <w:rFonts w:ascii="Cambria Math" w:hAnsi="Cambria Math"/>
                      </w:rPr>
                      <m:t>n</m:t>
                    </w:del>
                  </m:r>
                </m:e>
                <m:sub>
                  <m:r>
                    <w:del w:id="1832" w:author="Andy Kleinhesselink" w:date="2019-07-12T15:26:00Z">
                      <w:rPr>
                        <w:rFonts w:ascii="Cambria Math" w:hAnsi="Cambria Math"/>
                      </w:rPr>
                      <m:t>j</m:t>
                    </w:del>
                  </m:r>
                </m:sub>
              </m:sSub>
              <m:r>
                <w:del w:id="1833" w:author="Andy Kleinhesselink" w:date="2019-07-12T15:26:00Z">
                  <w:rPr>
                    <w:rFonts w:ascii="Cambria Math" w:hAnsi="Cambria Math"/>
                  </w:rPr>
                  <m:t xml:space="preserve">- </m:t>
                </w:del>
              </m:r>
              <m:sSub>
                <m:sSubPr>
                  <m:ctrlPr>
                    <w:del w:id="1834" w:author="Andy Kleinhesselink" w:date="2019-07-12T15:26:00Z">
                      <w:rPr>
                        <w:rFonts w:ascii="Cambria Math" w:hAnsi="Cambria Math"/>
                        <w:i/>
                      </w:rPr>
                    </w:del>
                  </m:ctrlPr>
                </m:sSubPr>
                <m:e>
                  <m:r>
                    <w:del w:id="1835" w:author="Andy Kleinhesselink" w:date="2019-07-12T15:26:00Z">
                      <w:rPr>
                        <w:rFonts w:ascii="Cambria Math" w:hAnsi="Cambria Math"/>
                      </w:rPr>
                      <m:t>α</m:t>
                    </w:del>
                  </m:r>
                </m:e>
                <m:sub>
                  <m:r>
                    <w:del w:id="1836" w:author="Andy Kleinhesselink" w:date="2019-07-12T15:26:00Z">
                      <w:rPr>
                        <w:rFonts w:ascii="Cambria Math" w:hAnsi="Cambria Math"/>
                      </w:rPr>
                      <m:t>ik</m:t>
                    </w:del>
                  </m:r>
                </m:sub>
              </m:sSub>
              <m:sSub>
                <m:sSubPr>
                  <m:ctrlPr>
                    <w:del w:id="1837" w:author="Andy Kleinhesselink" w:date="2019-07-12T15:26:00Z">
                      <w:rPr>
                        <w:rFonts w:ascii="Cambria Math" w:hAnsi="Cambria Math"/>
                        <w:i/>
                      </w:rPr>
                    </w:del>
                  </m:ctrlPr>
                </m:sSubPr>
                <m:e>
                  <m:r>
                    <w:del w:id="1838" w:author="Andy Kleinhesselink" w:date="2019-07-12T15:26:00Z">
                      <w:rPr>
                        <w:rFonts w:ascii="Cambria Math" w:hAnsi="Cambria Math"/>
                      </w:rPr>
                      <m:t>n</m:t>
                    </w:del>
                  </m:r>
                </m:e>
                <m:sub>
                  <m:r>
                    <w:del w:id="1839" w:author="Andy Kleinhesselink" w:date="2019-07-12T15:26:00Z">
                      <w:rPr>
                        <w:rFonts w:ascii="Cambria Math" w:hAnsi="Cambria Math"/>
                      </w:rPr>
                      <m:t>k</m:t>
                    </w:del>
                  </m:r>
                </m:sub>
              </m:sSub>
            </m:oMath>
            <w:del w:id="1840" w:author="Andy Kleinhesselink" w:date="2019-07-12T15:26:00Z">
              <w:r w:rsidR="006C39D4" w:rsidDel="00C334AE">
                <w:delText>)</w:delText>
              </w:r>
              <w:r w:rsidR="006C13E2" w:rsidDel="00C334AE">
                <w:delText>.</w:delText>
              </w:r>
            </w:del>
          </w:p>
        </w:tc>
        <w:tc>
          <w:tcPr>
            <w:tcW w:w="730" w:type="dxa"/>
            <w:vAlign w:val="center"/>
          </w:tcPr>
          <w:p w14:paraId="650F3C1B" w14:textId="3FA1D5B7" w:rsidR="006C39D4" w:rsidRPr="006B2FC8" w:rsidDel="00C334AE" w:rsidRDefault="006C39D4" w:rsidP="00EF2842">
            <w:pPr>
              <w:spacing w:after="202"/>
              <w:ind w:firstLine="0"/>
              <w:contextualSpacing/>
              <w:jc w:val="center"/>
              <w:rPr>
                <w:del w:id="1841" w:author="Andy Kleinhesselink" w:date="2019-07-12T15:26:00Z"/>
              </w:rPr>
            </w:pPr>
            <w:del w:id="1842" w:author="Andy Kleinhesselink" w:date="2019-07-12T15:26:00Z">
              <w:r w:rsidRPr="006B2FC8" w:rsidDel="00C334AE">
                <w:delText>(</w:delText>
              </w:r>
              <w:r w:rsidRPr="006B2FC8" w:rsidDel="00C334AE">
                <w:rPr>
                  <w:noProof/>
                </w:rPr>
                <w:fldChar w:fldCharType="begin"/>
              </w:r>
              <w:r w:rsidRPr="006B2FC8" w:rsidDel="00C334AE">
                <w:rPr>
                  <w:noProof/>
                </w:rPr>
                <w:delInstrText xml:space="preserve"> SEQ eq \* MERGEFORMAT </w:delInstrText>
              </w:r>
              <w:r w:rsidRPr="006B2FC8" w:rsidDel="00C334AE">
                <w:rPr>
                  <w:noProof/>
                </w:rPr>
                <w:fldChar w:fldCharType="separate"/>
              </w:r>
            </w:del>
            <w:del w:id="1843" w:author="Andy Kleinhesselink" w:date="2019-07-12T08:02:00Z">
              <w:r w:rsidR="00427DC4" w:rsidDel="00B91BF5">
                <w:rPr>
                  <w:noProof/>
                </w:rPr>
                <w:delText>3</w:delText>
              </w:r>
            </w:del>
            <w:del w:id="1844" w:author="Andy Kleinhesselink" w:date="2019-07-12T15:26:00Z">
              <w:r w:rsidRPr="006B2FC8" w:rsidDel="00C334AE">
                <w:rPr>
                  <w:noProof/>
                </w:rPr>
                <w:fldChar w:fldCharType="end"/>
              </w:r>
              <w:r w:rsidRPr="006B2FC8" w:rsidDel="00C334AE">
                <w:delText>)</w:delText>
              </w:r>
            </w:del>
          </w:p>
        </w:tc>
      </w:tr>
    </w:tbl>
    <w:p w14:paraId="34FCA8E1" w14:textId="2DBB6EB7" w:rsidR="00320E1C" w:rsidDel="00C334AE" w:rsidRDefault="0046702B" w:rsidP="009A13BD">
      <w:pPr>
        <w:spacing w:after="202"/>
        <w:ind w:firstLine="0"/>
        <w:contextualSpacing/>
        <w:rPr>
          <w:del w:id="1845" w:author="Andy Kleinhesselink" w:date="2019-07-12T15:26:00Z"/>
        </w:rPr>
      </w:pPr>
      <w:del w:id="1846" w:author="Andy Kleinhesselink" w:date="2019-07-12T15:26:00Z">
        <w:r w:rsidDel="00C334AE">
          <w:delText>The sensitivity</w:delText>
        </w:r>
        <w:r w:rsidR="00382D0E" w:rsidDel="00C334AE">
          <w:delText xml:space="preserve"> of </w:delText>
        </w:r>
        <w:r w:rsidDel="00C334AE">
          <w:delText>species</w:delText>
        </w:r>
        <w:r w:rsidRPr="00564AC0" w:rsidDel="00C334AE">
          <w:rPr>
            <w:i/>
          </w:rPr>
          <w:delText xml:space="preserve"> i</w:delText>
        </w:r>
        <w:r w:rsidDel="00C334AE">
          <w:delText xml:space="preserve"> to </w:delText>
        </w:r>
        <w:r w:rsidR="00382D0E" w:rsidDel="00C334AE">
          <w:delText xml:space="preserve">the </w:delText>
        </w:r>
        <w:r w:rsidR="003C2A63" w:rsidDel="00C334AE">
          <w:delText xml:space="preserve">density of </w:delText>
        </w:r>
        <w:r w:rsidDel="00C334AE">
          <w:delText xml:space="preserve">species </w:delText>
        </w:r>
        <w:r w:rsidRPr="00564AC0" w:rsidDel="00C334AE">
          <w:rPr>
            <w:i/>
          </w:rPr>
          <w:delText>j</w:delText>
        </w:r>
        <w:r w:rsidDel="00C334AE">
          <w:delText xml:space="preserve"> is given by the partial derivative: </w:delTex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 xml:space="preserve"> =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ij</m:t>
              </m:r>
            </m:sub>
          </m:sSub>
          <m:r>
            <w:rPr>
              <w:rFonts w:ascii="Cambria Math" w:hAnsi="Cambria Math"/>
            </w:rPr>
            <m:t>.</m:t>
          </m:r>
        </m:oMath>
        <w:r w:rsidDel="00C334AE">
          <w:delText xml:space="preserve"> </w:delText>
        </w:r>
        <w:r w:rsidR="00695B8C" w:rsidDel="00C334AE">
          <w:delText>Th</w:delText>
        </w:r>
        <w:r w:rsidR="003C2A63" w:rsidDel="00C334AE">
          <w:delText>is</w:delText>
        </w:r>
        <w:r w:rsidR="00695B8C" w:rsidDel="00C334AE">
          <w:delText xml:space="preserve"> </w:delText>
        </w:r>
        <w:r w:rsidR="00C92FC1" w:rsidDel="00C334AE">
          <w:delText xml:space="preserve">sensitivity </w:delText>
        </w:r>
        <w:r w:rsidR="003C2A63" w:rsidDel="00C334AE">
          <w:delText xml:space="preserve">is </w:delText>
        </w:r>
        <w:r w:rsidR="00695B8C" w:rsidDel="00C334AE">
          <w:delText>a constant and is not</w:delText>
        </w:r>
        <w:r w:rsidR="00C92FC1" w:rsidDel="00C334AE">
          <w:delText xml:space="preserve"> determined by </w:delText>
        </w:r>
        <w:r w:rsidR="00D1698B" w:rsidDel="00C334AE">
          <w:delText xml:space="preserve">the density of any </w:delText>
        </w:r>
        <w:r w:rsidR="00C92FC1" w:rsidDel="00C334AE">
          <w:delText>other species</w:delText>
        </w:r>
        <w:r w:rsidR="00382D0E" w:rsidDel="00C334AE">
          <w:delText>’</w:delText>
        </w:r>
        <w:r w:rsidR="003C2A63" w:rsidDel="00C334AE">
          <w:delText xml:space="preserve">, </w:delText>
        </w:r>
        <w:r w:rsidR="00C92FC1" w:rsidDel="00C334AE">
          <w:delText xml:space="preserve">so there are no HOIs. </w:delText>
        </w:r>
        <w:r w:rsidR="00240FC7" w:rsidDel="00C334AE">
          <w:delText xml:space="preserve"> Adding a</w:delText>
        </w:r>
        <w:r w:rsidR="00C41DE4" w:rsidDel="00C334AE">
          <w:delText xml:space="preserve"> quadratic term, </w:delText>
        </w:r>
        <m:oMath>
          <m:sSubSup>
            <m:sSubSupPr>
              <m:ctrlPr>
                <w:rPr>
                  <w:rFonts w:ascii="Cambria Math" w:hAnsi="Cambria Math"/>
                  <w:i/>
                </w:rPr>
              </m:ctrlPr>
            </m:sSubSupPr>
            <m:e>
              <m:r>
                <w:rPr>
                  <w:rFonts w:ascii="Cambria Math" w:hAnsi="Cambria Math"/>
                </w:rPr>
                <m:t>n</m:t>
              </m:r>
            </m:e>
            <m:sub>
              <m:r>
                <w:rPr>
                  <w:rFonts w:ascii="Cambria Math" w:hAnsi="Cambria Math"/>
                </w:rPr>
                <m:t>j</m:t>
              </m:r>
            </m:sub>
            <m:sup>
              <m:r>
                <w:rPr>
                  <w:rFonts w:ascii="Cambria Math" w:hAnsi="Cambria Math"/>
                </w:rPr>
                <m:t>2</m:t>
              </m:r>
            </m:sup>
          </m:sSubSup>
        </m:oMath>
        <w:r w:rsidR="00C41DE4" w:rsidDel="00C334AE">
          <w:delText>, to the</w:delText>
        </w:r>
        <w:r w:rsidR="003C2A63" w:rsidDel="00C334AE">
          <w:delText xml:space="preserve"> same</w:delText>
        </w:r>
        <w:r w:rsidR="00C41DE4" w:rsidDel="00C334AE">
          <w:delText xml:space="preserve"> model</w:delText>
        </w:r>
        <w:r w:rsidR="00240FC7" w:rsidDel="00C334AE">
          <w:delText xml:space="preserve">, </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184"/>
        <w:gridCol w:w="736"/>
      </w:tblGrid>
      <w:tr w:rsidR="00C92FC1" w:rsidRPr="006B2FC8" w:rsidDel="00C334AE" w14:paraId="3A0AB3EE" w14:textId="2457D188" w:rsidTr="00EF2842">
        <w:trPr>
          <w:trHeight w:val="503"/>
          <w:del w:id="1847" w:author="Andy Kleinhesselink" w:date="2019-07-12T15:26:00Z"/>
        </w:trPr>
        <w:tc>
          <w:tcPr>
            <w:tcW w:w="720" w:type="dxa"/>
            <w:vAlign w:val="center"/>
          </w:tcPr>
          <w:p w14:paraId="70F6CF8E" w14:textId="0A932698" w:rsidR="00C92FC1" w:rsidRPr="006B2FC8" w:rsidDel="00C334AE" w:rsidRDefault="00C92FC1" w:rsidP="00EF2842">
            <w:pPr>
              <w:spacing w:after="202"/>
              <w:ind w:firstLine="0"/>
              <w:contextualSpacing/>
              <w:jc w:val="center"/>
              <w:rPr>
                <w:del w:id="1848" w:author="Andy Kleinhesselink" w:date="2019-07-12T15:26:00Z"/>
              </w:rPr>
            </w:pPr>
          </w:p>
        </w:tc>
        <w:tc>
          <w:tcPr>
            <w:tcW w:w="7190" w:type="dxa"/>
            <w:vAlign w:val="center"/>
          </w:tcPr>
          <w:p w14:paraId="47856476" w14:textId="736D90A8" w:rsidR="00C92FC1" w:rsidRPr="006B2FC8" w:rsidDel="00C334AE" w:rsidRDefault="00DA3A33" w:rsidP="00EF2842">
            <w:pPr>
              <w:spacing w:after="202"/>
              <w:contextualSpacing/>
              <w:jc w:val="center"/>
              <w:rPr>
                <w:del w:id="1849" w:author="Andy Kleinhesselink" w:date="2019-07-12T15:26:00Z"/>
              </w:rPr>
            </w:pPr>
            <m:oMath>
              <m:f>
                <m:fPr>
                  <m:ctrlPr>
                    <w:del w:id="1850" w:author="Andy Kleinhesselink" w:date="2019-07-12T15:26:00Z">
                      <w:rPr>
                        <w:rFonts w:ascii="Cambria Math" w:hAnsi="Cambria Math"/>
                        <w:i/>
                      </w:rPr>
                    </w:del>
                  </m:ctrlPr>
                </m:fPr>
                <m:num>
                  <m:r>
                    <w:del w:id="1851" w:author="Andy Kleinhesselink" w:date="2019-07-12T15:26:00Z">
                      <w:rPr>
                        <w:rFonts w:ascii="Cambria Math" w:hAnsi="Cambria Math"/>
                      </w:rPr>
                      <m:t>1</m:t>
                    </w:del>
                  </m:r>
                </m:num>
                <m:den>
                  <m:sSub>
                    <m:sSubPr>
                      <m:ctrlPr>
                        <w:del w:id="1852" w:author="Andy Kleinhesselink" w:date="2019-07-12T15:26:00Z">
                          <w:rPr>
                            <w:rFonts w:ascii="Cambria Math" w:hAnsi="Cambria Math"/>
                            <w:i/>
                          </w:rPr>
                        </w:del>
                      </m:ctrlPr>
                    </m:sSubPr>
                    <m:e>
                      <m:r>
                        <w:del w:id="1853" w:author="Andy Kleinhesselink" w:date="2019-07-12T15:26:00Z">
                          <w:rPr>
                            <w:rFonts w:ascii="Cambria Math" w:hAnsi="Cambria Math"/>
                          </w:rPr>
                          <m:t>n</m:t>
                        </w:del>
                      </m:r>
                    </m:e>
                    <m:sub>
                      <m:r>
                        <w:del w:id="1854" w:author="Andy Kleinhesselink" w:date="2019-07-12T15:26:00Z">
                          <w:rPr>
                            <w:rFonts w:ascii="Cambria Math" w:hAnsi="Cambria Math"/>
                          </w:rPr>
                          <m:t>i</m:t>
                        </w:del>
                      </m:r>
                    </m:sub>
                  </m:sSub>
                </m:den>
              </m:f>
              <m:f>
                <m:fPr>
                  <m:ctrlPr>
                    <w:del w:id="1855" w:author="Andy Kleinhesselink" w:date="2019-07-12T15:26:00Z">
                      <w:rPr>
                        <w:rFonts w:ascii="Cambria Math" w:hAnsi="Cambria Math"/>
                        <w:i/>
                      </w:rPr>
                    </w:del>
                  </m:ctrlPr>
                </m:fPr>
                <m:num>
                  <m:r>
                    <w:del w:id="1856" w:author="Andy Kleinhesselink" w:date="2019-07-12T15:26:00Z">
                      <w:rPr>
                        <w:rFonts w:ascii="Cambria Math" w:hAnsi="Cambria Math"/>
                      </w:rPr>
                      <m:t>d</m:t>
                    </w:del>
                  </m:r>
                  <m:sSub>
                    <m:sSubPr>
                      <m:ctrlPr>
                        <w:del w:id="1857" w:author="Andy Kleinhesselink" w:date="2019-07-12T15:26:00Z">
                          <w:rPr>
                            <w:rFonts w:ascii="Cambria Math" w:hAnsi="Cambria Math"/>
                            <w:i/>
                          </w:rPr>
                        </w:del>
                      </m:ctrlPr>
                    </m:sSubPr>
                    <m:e>
                      <m:r>
                        <w:del w:id="1858" w:author="Andy Kleinhesselink" w:date="2019-07-12T15:26:00Z">
                          <w:rPr>
                            <w:rFonts w:ascii="Cambria Math" w:hAnsi="Cambria Math"/>
                          </w:rPr>
                          <m:t>n</m:t>
                        </w:del>
                      </m:r>
                    </m:e>
                    <m:sub>
                      <m:r>
                        <w:del w:id="1859" w:author="Andy Kleinhesselink" w:date="2019-07-12T15:26:00Z">
                          <w:rPr>
                            <w:rFonts w:ascii="Cambria Math" w:hAnsi="Cambria Math"/>
                          </w:rPr>
                          <m:t>i</m:t>
                        </w:del>
                      </m:r>
                    </m:sub>
                  </m:sSub>
                </m:num>
                <m:den>
                  <m:r>
                    <w:del w:id="1860" w:author="Andy Kleinhesselink" w:date="2019-07-12T15:26:00Z">
                      <w:rPr>
                        <w:rFonts w:ascii="Cambria Math" w:hAnsi="Cambria Math"/>
                      </w:rPr>
                      <m:t>dt</m:t>
                    </w:del>
                  </m:r>
                </m:den>
              </m:f>
              <m:r>
                <w:del w:id="1861" w:author="Andy Kleinhesselink" w:date="2019-07-12T15:26:00Z">
                  <w:rPr>
                    <w:rFonts w:ascii="Cambria Math" w:hAnsi="Cambria Math"/>
                  </w:rPr>
                  <m:t>=</m:t>
                </w:del>
              </m:r>
              <m:sSub>
                <m:sSubPr>
                  <m:ctrlPr>
                    <w:del w:id="1862" w:author="Andy Kleinhesselink" w:date="2019-07-12T15:26:00Z">
                      <w:rPr>
                        <w:rFonts w:ascii="Cambria Math" w:hAnsi="Cambria Math"/>
                        <w:i/>
                      </w:rPr>
                    </w:del>
                  </m:ctrlPr>
                </m:sSubPr>
                <m:e>
                  <m:sSub>
                    <m:sSubPr>
                      <m:ctrlPr>
                        <w:del w:id="1863" w:author="Andy Kleinhesselink" w:date="2019-07-12T15:26:00Z">
                          <w:rPr>
                            <w:rFonts w:ascii="Cambria Math" w:hAnsi="Cambria Math"/>
                            <w:i/>
                          </w:rPr>
                        </w:del>
                      </m:ctrlPr>
                    </m:sSubPr>
                    <m:e>
                      <m:r>
                        <w:del w:id="1864" w:author="Andy Kleinhesselink" w:date="2019-07-12T15:26:00Z">
                          <w:rPr>
                            <w:rFonts w:ascii="Cambria Math" w:hAnsi="Cambria Math"/>
                          </w:rPr>
                          <m:t>F</m:t>
                        </w:del>
                      </m:r>
                    </m:e>
                    <m:sub>
                      <m:r>
                        <w:del w:id="1865" w:author="Andy Kleinhesselink" w:date="2019-07-12T15:26:00Z">
                          <w:rPr>
                            <w:rFonts w:ascii="Cambria Math" w:hAnsi="Cambria Math"/>
                          </w:rPr>
                          <m:t>i</m:t>
                        </w:del>
                      </m:r>
                    </m:sub>
                  </m:sSub>
                  <m:r>
                    <w:del w:id="1866" w:author="Andy Kleinhesselink" w:date="2019-07-12T15:26:00Z">
                      <w:rPr>
                        <w:rFonts w:ascii="Cambria Math" w:hAnsi="Cambria Math"/>
                      </w:rPr>
                      <m:t>=r</m:t>
                    </w:del>
                  </m:r>
                </m:e>
                <m:sub>
                  <m:r>
                    <w:del w:id="1867" w:author="Andy Kleinhesselink" w:date="2019-07-12T15:26:00Z">
                      <w:rPr>
                        <w:rFonts w:ascii="Cambria Math" w:hAnsi="Cambria Math"/>
                      </w:rPr>
                      <m:t>i</m:t>
                    </w:del>
                  </m:r>
                </m:sub>
              </m:sSub>
              <m:r>
                <w:del w:id="1868" w:author="Andy Kleinhesselink" w:date="2019-07-12T15:26:00Z">
                  <w:rPr>
                    <w:rFonts w:ascii="Cambria Math" w:hAnsi="Cambria Math"/>
                  </w:rPr>
                  <m:t>(1-</m:t>
                </w:del>
              </m:r>
              <m:sSub>
                <m:sSubPr>
                  <m:ctrlPr>
                    <w:del w:id="1869" w:author="Andy Kleinhesselink" w:date="2019-07-12T15:26:00Z">
                      <w:rPr>
                        <w:rFonts w:ascii="Cambria Math" w:hAnsi="Cambria Math"/>
                        <w:i/>
                      </w:rPr>
                    </w:del>
                  </m:ctrlPr>
                </m:sSubPr>
                <m:e>
                  <m:r>
                    <w:del w:id="1870" w:author="Andy Kleinhesselink" w:date="2019-07-12T15:26:00Z">
                      <w:rPr>
                        <w:rFonts w:ascii="Cambria Math" w:hAnsi="Cambria Math"/>
                      </w:rPr>
                      <m:t>α</m:t>
                    </w:del>
                  </m:r>
                </m:e>
                <m:sub>
                  <m:r>
                    <w:del w:id="1871" w:author="Andy Kleinhesselink" w:date="2019-07-12T15:26:00Z">
                      <w:rPr>
                        <w:rFonts w:ascii="Cambria Math" w:hAnsi="Cambria Math"/>
                      </w:rPr>
                      <m:t>ii</m:t>
                    </w:del>
                  </m:r>
                </m:sub>
              </m:sSub>
              <m:sSub>
                <m:sSubPr>
                  <m:ctrlPr>
                    <w:del w:id="1872" w:author="Andy Kleinhesselink" w:date="2019-07-12T15:26:00Z">
                      <w:rPr>
                        <w:rFonts w:ascii="Cambria Math" w:hAnsi="Cambria Math"/>
                        <w:i/>
                      </w:rPr>
                    </w:del>
                  </m:ctrlPr>
                </m:sSubPr>
                <m:e>
                  <m:r>
                    <w:del w:id="1873" w:author="Andy Kleinhesselink" w:date="2019-07-12T15:26:00Z">
                      <w:rPr>
                        <w:rFonts w:ascii="Cambria Math" w:hAnsi="Cambria Math"/>
                      </w:rPr>
                      <m:t>n</m:t>
                    </w:del>
                  </m:r>
                </m:e>
                <m:sub>
                  <m:r>
                    <w:del w:id="1874" w:author="Andy Kleinhesselink" w:date="2019-07-12T15:26:00Z">
                      <w:rPr>
                        <w:rFonts w:ascii="Cambria Math" w:hAnsi="Cambria Math"/>
                      </w:rPr>
                      <m:t>i</m:t>
                    </w:del>
                  </m:r>
                </m:sub>
              </m:sSub>
              <m:r>
                <w:del w:id="1875" w:author="Andy Kleinhesselink" w:date="2019-07-12T15:26:00Z">
                  <w:rPr>
                    <w:rFonts w:ascii="Cambria Math" w:hAnsi="Cambria Math"/>
                  </w:rPr>
                  <m:t>-</m:t>
                </w:del>
              </m:r>
              <m:sSub>
                <m:sSubPr>
                  <m:ctrlPr>
                    <w:del w:id="1876" w:author="Andy Kleinhesselink" w:date="2019-07-12T15:26:00Z">
                      <w:rPr>
                        <w:rFonts w:ascii="Cambria Math" w:hAnsi="Cambria Math"/>
                        <w:i/>
                      </w:rPr>
                    </w:del>
                  </m:ctrlPr>
                </m:sSubPr>
                <m:e>
                  <m:r>
                    <w:del w:id="1877" w:author="Andy Kleinhesselink" w:date="2019-07-12T15:26:00Z">
                      <w:rPr>
                        <w:rFonts w:ascii="Cambria Math" w:hAnsi="Cambria Math"/>
                      </w:rPr>
                      <m:t>α</m:t>
                    </w:del>
                  </m:r>
                </m:e>
                <m:sub>
                  <m:r>
                    <w:del w:id="1878" w:author="Andy Kleinhesselink" w:date="2019-07-12T15:26:00Z">
                      <w:rPr>
                        <w:rFonts w:ascii="Cambria Math" w:hAnsi="Cambria Math"/>
                      </w:rPr>
                      <m:t>ij</m:t>
                    </w:del>
                  </m:r>
                </m:sub>
              </m:sSub>
              <m:sSub>
                <m:sSubPr>
                  <m:ctrlPr>
                    <w:del w:id="1879" w:author="Andy Kleinhesselink" w:date="2019-07-12T15:26:00Z">
                      <w:rPr>
                        <w:rFonts w:ascii="Cambria Math" w:hAnsi="Cambria Math"/>
                        <w:i/>
                      </w:rPr>
                    </w:del>
                  </m:ctrlPr>
                </m:sSubPr>
                <m:e>
                  <m:r>
                    <w:del w:id="1880" w:author="Andy Kleinhesselink" w:date="2019-07-12T15:26:00Z">
                      <w:rPr>
                        <w:rFonts w:ascii="Cambria Math" w:hAnsi="Cambria Math"/>
                      </w:rPr>
                      <m:t>n</m:t>
                    </w:del>
                  </m:r>
                </m:e>
                <m:sub>
                  <m:r>
                    <w:del w:id="1881" w:author="Andy Kleinhesselink" w:date="2019-07-12T15:26:00Z">
                      <w:rPr>
                        <w:rFonts w:ascii="Cambria Math" w:hAnsi="Cambria Math"/>
                      </w:rPr>
                      <m:t>j</m:t>
                    </w:del>
                  </m:r>
                </m:sub>
              </m:sSub>
              <m:r>
                <w:del w:id="1882" w:author="Andy Kleinhesselink" w:date="2019-07-12T15:26:00Z">
                  <w:rPr>
                    <w:rFonts w:ascii="Cambria Math" w:hAnsi="Cambria Math"/>
                  </w:rPr>
                  <m:t>-</m:t>
                </w:del>
              </m:r>
              <m:sSub>
                <m:sSubPr>
                  <m:ctrlPr>
                    <w:del w:id="1883" w:author="Andy Kleinhesselink" w:date="2019-07-12T15:26:00Z">
                      <w:rPr>
                        <w:rFonts w:ascii="Cambria Math" w:hAnsi="Cambria Math"/>
                        <w:i/>
                      </w:rPr>
                    </w:del>
                  </m:ctrlPr>
                </m:sSubPr>
                <m:e>
                  <m:r>
                    <w:del w:id="1884" w:author="Andy Kleinhesselink" w:date="2019-07-12T15:26:00Z">
                      <w:rPr>
                        <w:rFonts w:ascii="Cambria Math" w:hAnsi="Cambria Math"/>
                      </w:rPr>
                      <m:t>α</m:t>
                    </w:del>
                  </m:r>
                </m:e>
                <m:sub>
                  <m:r>
                    <w:del w:id="1885" w:author="Andy Kleinhesselink" w:date="2019-07-12T15:26:00Z">
                      <w:rPr>
                        <w:rFonts w:ascii="Cambria Math" w:hAnsi="Cambria Math"/>
                      </w:rPr>
                      <m:t>ik</m:t>
                    </w:del>
                  </m:r>
                </m:sub>
              </m:sSub>
              <m:sSub>
                <m:sSubPr>
                  <m:ctrlPr>
                    <w:del w:id="1886" w:author="Andy Kleinhesselink" w:date="2019-07-12T15:26:00Z">
                      <w:rPr>
                        <w:rFonts w:ascii="Cambria Math" w:hAnsi="Cambria Math"/>
                        <w:i/>
                      </w:rPr>
                    </w:del>
                  </m:ctrlPr>
                </m:sSubPr>
                <m:e>
                  <m:r>
                    <w:del w:id="1887" w:author="Andy Kleinhesselink" w:date="2019-07-12T15:26:00Z">
                      <w:rPr>
                        <w:rFonts w:ascii="Cambria Math" w:hAnsi="Cambria Math"/>
                      </w:rPr>
                      <m:t>n</m:t>
                    </w:del>
                  </m:r>
                </m:e>
                <m:sub>
                  <m:r>
                    <w:del w:id="1888" w:author="Andy Kleinhesselink" w:date="2019-07-12T15:26:00Z">
                      <w:rPr>
                        <w:rFonts w:ascii="Cambria Math" w:hAnsi="Cambria Math"/>
                      </w:rPr>
                      <m:t>k</m:t>
                    </w:del>
                  </m:r>
                </m:sub>
              </m:sSub>
              <m:r>
                <w:del w:id="1889" w:author="Andy Kleinhesselink" w:date="2019-07-12T15:26:00Z">
                  <w:rPr>
                    <w:rFonts w:ascii="Cambria Math" w:hAnsi="Cambria Math"/>
                  </w:rPr>
                  <m:t xml:space="preserve">- </m:t>
                </w:del>
              </m:r>
              <m:sSub>
                <m:sSubPr>
                  <m:ctrlPr>
                    <w:del w:id="1890" w:author="Andy Kleinhesselink" w:date="2019-07-12T15:26:00Z">
                      <w:rPr>
                        <w:rFonts w:ascii="Cambria Math" w:hAnsi="Cambria Math"/>
                        <w:i/>
                      </w:rPr>
                    </w:del>
                  </m:ctrlPr>
                </m:sSubPr>
                <m:e>
                  <m:r>
                    <w:del w:id="1891" w:author="Andy Kleinhesselink" w:date="2019-07-12T15:26:00Z">
                      <w:rPr>
                        <w:rFonts w:ascii="Cambria Math" w:hAnsi="Cambria Math"/>
                      </w:rPr>
                      <m:t>β</m:t>
                    </w:del>
                  </m:r>
                </m:e>
                <m:sub>
                  <m:r>
                    <w:del w:id="1892" w:author="Andy Kleinhesselink" w:date="2019-07-12T15:26:00Z">
                      <w:rPr>
                        <w:rFonts w:ascii="Cambria Math" w:hAnsi="Cambria Math"/>
                      </w:rPr>
                      <m:t>i[</m:t>
                    </w:del>
                  </m:r>
                  <m:sSup>
                    <m:sSupPr>
                      <m:ctrlPr>
                        <w:del w:id="1893" w:author="Andy Kleinhesselink" w:date="2019-07-12T15:26:00Z">
                          <w:rPr>
                            <w:rFonts w:ascii="Cambria Math" w:hAnsi="Cambria Math"/>
                            <w:i/>
                          </w:rPr>
                        </w:del>
                      </m:ctrlPr>
                    </m:sSupPr>
                    <m:e>
                      <m:r>
                        <w:del w:id="1894" w:author="Andy Kleinhesselink" w:date="2019-07-12T15:26:00Z">
                          <w:rPr>
                            <w:rFonts w:ascii="Cambria Math" w:hAnsi="Cambria Math"/>
                          </w:rPr>
                          <m:t>j</m:t>
                        </w:del>
                      </m:r>
                    </m:e>
                    <m:sup>
                      <m:r>
                        <w:del w:id="1895" w:author="Andy Kleinhesselink" w:date="2019-07-12T15:26:00Z">
                          <w:rPr>
                            <w:rFonts w:ascii="Cambria Math" w:hAnsi="Cambria Math"/>
                          </w:rPr>
                          <m:t>2</m:t>
                        </w:del>
                      </m:r>
                    </m:sup>
                  </m:sSup>
                  <m:r>
                    <w:del w:id="1896" w:author="Andy Kleinhesselink" w:date="2019-07-12T15:26:00Z">
                      <w:rPr>
                        <w:rFonts w:ascii="Cambria Math" w:hAnsi="Cambria Math"/>
                      </w:rPr>
                      <m:t>]</m:t>
                    </w:del>
                  </m:r>
                </m:sub>
              </m:sSub>
              <m:sSubSup>
                <m:sSubSupPr>
                  <m:ctrlPr>
                    <w:del w:id="1897" w:author="Andy Kleinhesselink" w:date="2019-07-12T15:26:00Z">
                      <w:rPr>
                        <w:rFonts w:ascii="Cambria Math" w:hAnsi="Cambria Math"/>
                        <w:i/>
                      </w:rPr>
                    </w:del>
                  </m:ctrlPr>
                </m:sSubSupPr>
                <m:e>
                  <m:r>
                    <w:del w:id="1898" w:author="Andy Kleinhesselink" w:date="2019-07-12T15:26:00Z">
                      <w:rPr>
                        <w:rFonts w:ascii="Cambria Math" w:hAnsi="Cambria Math"/>
                      </w:rPr>
                      <m:t>n</m:t>
                    </w:del>
                  </m:r>
                </m:e>
                <m:sub>
                  <m:r>
                    <w:del w:id="1899" w:author="Andy Kleinhesselink" w:date="2019-07-12T15:26:00Z">
                      <w:rPr>
                        <w:rFonts w:ascii="Cambria Math" w:hAnsi="Cambria Math"/>
                      </w:rPr>
                      <m:t>j</m:t>
                    </w:del>
                  </m:r>
                </m:sub>
                <m:sup>
                  <m:r>
                    <w:del w:id="1900" w:author="Andy Kleinhesselink" w:date="2019-07-12T15:26:00Z">
                      <w:rPr>
                        <w:rFonts w:ascii="Cambria Math" w:hAnsi="Cambria Math"/>
                      </w:rPr>
                      <m:t>2</m:t>
                    </w:del>
                  </m:r>
                </m:sup>
              </m:sSubSup>
            </m:oMath>
            <w:del w:id="1901" w:author="Andy Kleinhesselink" w:date="2019-07-12T15:26:00Z">
              <w:r w:rsidR="00C92FC1" w:rsidDel="00C334AE">
                <w:delText>)</w:delText>
              </w:r>
              <w:r w:rsidR="0046702B" w:rsidDel="00C334AE">
                <w:delText>,</w:delText>
              </w:r>
            </w:del>
          </w:p>
        </w:tc>
        <w:tc>
          <w:tcPr>
            <w:tcW w:w="730" w:type="dxa"/>
            <w:vAlign w:val="center"/>
          </w:tcPr>
          <w:p w14:paraId="636BCFAB" w14:textId="1BA1AC33" w:rsidR="00C92FC1" w:rsidRPr="006B2FC8" w:rsidDel="00C334AE" w:rsidRDefault="00C92FC1" w:rsidP="00EF2842">
            <w:pPr>
              <w:spacing w:after="202"/>
              <w:ind w:firstLine="0"/>
              <w:contextualSpacing/>
              <w:jc w:val="center"/>
              <w:rPr>
                <w:del w:id="1902" w:author="Andy Kleinhesselink" w:date="2019-07-12T15:26:00Z"/>
              </w:rPr>
            </w:pPr>
            <w:del w:id="1903" w:author="Andy Kleinhesselink" w:date="2019-07-12T15:26:00Z">
              <w:r w:rsidRPr="006B2FC8" w:rsidDel="00C334AE">
                <w:delText>(</w:delText>
              </w:r>
              <w:r w:rsidRPr="006B2FC8" w:rsidDel="00C334AE">
                <w:rPr>
                  <w:noProof/>
                </w:rPr>
                <w:fldChar w:fldCharType="begin"/>
              </w:r>
              <w:r w:rsidRPr="006B2FC8" w:rsidDel="00C334AE">
                <w:rPr>
                  <w:noProof/>
                </w:rPr>
                <w:delInstrText xml:space="preserve"> SEQ eq \* MERGEFORMAT </w:delInstrText>
              </w:r>
              <w:r w:rsidRPr="006B2FC8" w:rsidDel="00C334AE">
                <w:rPr>
                  <w:noProof/>
                </w:rPr>
                <w:fldChar w:fldCharType="separate"/>
              </w:r>
            </w:del>
            <w:del w:id="1904" w:author="Andy Kleinhesselink" w:date="2019-07-12T08:02:00Z">
              <w:r w:rsidR="00427DC4" w:rsidDel="00B91BF5">
                <w:rPr>
                  <w:noProof/>
                </w:rPr>
                <w:delText>4</w:delText>
              </w:r>
            </w:del>
            <w:del w:id="1905" w:author="Andy Kleinhesselink" w:date="2019-07-12T15:26:00Z">
              <w:r w:rsidRPr="006B2FC8" w:rsidDel="00C334AE">
                <w:rPr>
                  <w:noProof/>
                </w:rPr>
                <w:fldChar w:fldCharType="end"/>
              </w:r>
              <w:r w:rsidRPr="006B2FC8" w:rsidDel="00C334AE">
                <w:delText>)</w:delText>
              </w:r>
            </w:del>
          </w:p>
        </w:tc>
      </w:tr>
    </w:tbl>
    <w:p w14:paraId="3A298A88" w14:textId="23A72C99" w:rsidR="00EF2842" w:rsidDel="00C334AE" w:rsidRDefault="00695B8C" w:rsidP="009A13BD">
      <w:pPr>
        <w:spacing w:after="202"/>
        <w:ind w:firstLine="0"/>
        <w:contextualSpacing/>
        <w:rPr>
          <w:del w:id="1906" w:author="Andy Kleinhesselink" w:date="2019-07-12T15:26:00Z"/>
        </w:rPr>
      </w:pPr>
      <w:del w:id="1907" w:author="Andy Kleinhesselink" w:date="2019-07-12T15:26:00Z">
        <w:r w:rsidDel="00C334AE">
          <w:delText>and taking the partial derivative</w:delText>
        </w:r>
        <w:r w:rsidR="00240FC7" w:rsidDel="00C334AE">
          <w:delText xml:space="preserve">  </w:delTex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 xml:space="preserve"> = </m:t>
          </m:r>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=r</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ijj</m:t>
                  </m:r>
                </m:sub>
              </m:s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ij</m:t>
                  </m:r>
                </m:sub>
              </m:sSub>
            </m:e>
          </m:d>
        </m:oMath>
        <w:r w:rsidR="00240FC7" w:rsidDel="00C334AE">
          <w:delText xml:space="preserve"> </w:delText>
        </w:r>
        <w:r w:rsidR="00FE22F4" w:rsidDel="00C334AE">
          <w:delText>s</w:delText>
        </w:r>
        <w:r w:rsidDel="00C334AE">
          <w:delText>hows</w:delText>
        </w:r>
        <w:r w:rsidR="00FE22F4" w:rsidDel="00C334AE">
          <w:delText xml:space="preserve"> that the sensitivity of species </w:delText>
        </w:r>
        <w:r w:rsidR="00FE22F4" w:rsidRPr="00564AC0" w:rsidDel="00C334AE">
          <w:rPr>
            <w:i/>
          </w:rPr>
          <w:delText>i</w:delText>
        </w:r>
        <w:r w:rsidR="00FE22F4" w:rsidDel="00C334AE">
          <w:delText xml:space="preserve"> to </w:delText>
        </w:r>
        <w:r w:rsidR="00382D0E" w:rsidDel="00C334AE">
          <w:delText xml:space="preserve">competitor </w:delText>
        </w:r>
        <w:r w:rsidR="00FE22F4" w:rsidRPr="00564AC0" w:rsidDel="00C334AE">
          <w:rPr>
            <w:i/>
          </w:rPr>
          <w:delText>j</w:delText>
        </w:r>
        <w:r w:rsidR="00FE22F4" w:rsidDel="00C334AE">
          <w:delText xml:space="preserve"> now depends on the density of</w:delText>
        </w:r>
        <w:r w:rsidR="00382D0E" w:rsidDel="00C334AE">
          <w:delText xml:space="preserve"> competitor</w:delText>
        </w:r>
        <w:r w:rsidR="00FE22F4" w:rsidDel="00C334AE">
          <w:delText xml:space="preserve"> </w:delText>
        </w:r>
        <w:r w:rsidR="00FE22F4" w:rsidRPr="00564AC0" w:rsidDel="00C334AE">
          <w:rPr>
            <w:i/>
          </w:rPr>
          <w:delText>j</w:delText>
        </w:r>
        <w:r w:rsidR="00FE22F4" w:rsidDel="00C334AE">
          <w:delText xml:space="preserve">.  However, </w:delText>
        </w:r>
        <w:r w:rsidR="00101025" w:rsidDel="00C334AE">
          <w:delText xml:space="preserve">according to </w:delText>
        </w:r>
        <w:r w:rsidR="004407B3" w:rsidDel="00C334AE">
          <w:delText>our definition there is still no</w:delText>
        </w:r>
        <w:r w:rsidR="00515BFE" w:rsidDel="00C334AE">
          <w:delText xml:space="preserve"> </w:delText>
        </w:r>
        <w:r w:rsidR="00FE22F4" w:rsidDel="00C334AE">
          <w:delText>HOI because</w:delText>
        </w:r>
        <w:r w:rsidR="00D1698B" w:rsidDel="00C334AE">
          <w:delText xml:space="preserve"> no</w:delText>
        </w:r>
        <w:r w:rsidR="00FE22F4" w:rsidDel="00C334AE">
          <w:delText xml:space="preserve"> </w:delText>
        </w:r>
        <w:r w:rsidR="00FE22F4" w:rsidRPr="002834AC" w:rsidDel="00C334AE">
          <w:rPr>
            <w:i/>
          </w:rPr>
          <w:delText>additional</w:delText>
        </w:r>
        <w:r w:rsidR="00D1698B" w:rsidDel="00C334AE">
          <w:rPr>
            <w:i/>
          </w:rPr>
          <w:delText xml:space="preserve"> </w:delText>
        </w:r>
        <w:r w:rsidR="00D1698B" w:rsidDel="00C334AE">
          <w:delText>competitor s</w:delText>
        </w:r>
        <w:r w:rsidR="00FE22F4" w:rsidDel="00C334AE">
          <w:delText xml:space="preserve">pecies </w:delText>
        </w:r>
        <w:r w:rsidR="000C6857" w:rsidDel="00C334AE">
          <w:delText xml:space="preserve">are </w:delText>
        </w:r>
        <w:r w:rsidR="00FE22F4" w:rsidDel="00C334AE">
          <w:delText>involved.</w:delText>
        </w:r>
        <w:r w:rsidR="00C41DE4" w:rsidDel="00C334AE">
          <w:delText xml:space="preserve"> </w:delText>
        </w:r>
      </w:del>
    </w:p>
    <w:p w14:paraId="63ED691C" w14:textId="6F91FE7D" w:rsidR="00C41DE4" w:rsidDel="00C334AE" w:rsidRDefault="00C41DE4" w:rsidP="009A13BD">
      <w:pPr>
        <w:spacing w:after="202"/>
        <w:ind w:firstLine="0"/>
        <w:contextualSpacing/>
        <w:rPr>
          <w:del w:id="1908" w:author="Andy Kleinhesselink" w:date="2019-07-12T15:26:00Z"/>
        </w:rPr>
      </w:pPr>
      <w:del w:id="1909" w:author="Andy Kleinhesselink" w:date="2019-07-12T15:26:00Z">
        <w:r w:rsidDel="00C334AE">
          <w:tab/>
          <w:delText xml:space="preserve">In contrast, </w:delText>
        </w:r>
        <w:r w:rsidR="00D1698B" w:rsidDel="00C334AE">
          <w:delText xml:space="preserve">adding </w:delText>
        </w:r>
        <w:r w:rsidR="003C2A63" w:rsidDel="00C334AE">
          <w:delText xml:space="preserve">the </w:delText>
        </w:r>
        <w:r w:rsidR="006C13E2" w:rsidDel="00C334AE">
          <w:delText xml:space="preserve">product of </w:delText>
        </w:r>
        <m:oMath>
          <m:sSub>
            <m:sSubPr>
              <m:ctrlPr>
                <w:rPr>
                  <w:rFonts w:ascii="Cambria Math" w:hAnsi="Cambria Math"/>
                  <w:i/>
                </w:rPr>
              </m:ctrlPr>
            </m:sSubPr>
            <m:e>
              <m:r>
                <w:rPr>
                  <w:rFonts w:ascii="Cambria Math" w:hAnsi="Cambria Math"/>
                </w:rPr>
                <m:t>n</m:t>
              </m:r>
            </m:e>
            <m:sub>
              <m:r>
                <w:rPr>
                  <w:rFonts w:ascii="Cambria Math" w:hAnsi="Cambria Math"/>
                </w:rPr>
                <m:t>j</m:t>
              </m:r>
            </m:sub>
          </m:sSub>
        </m:oMath>
        <w:r w:rsidR="006C13E2" w:rsidDel="00C334AE">
          <w:delText xml:space="preserve"> and </w:delText>
        </w: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D1698B" w:rsidDel="00C334AE">
          <w:delText xml:space="preserve"> to eq. (3) results in, </w:delText>
        </w:r>
        <w:r w:rsidR="00396DBF" w:rsidDel="00C334AE">
          <w:delText xml:space="preserve"> </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184"/>
        <w:gridCol w:w="736"/>
      </w:tblGrid>
      <w:tr w:rsidR="00396DBF" w:rsidRPr="006B2FC8" w:rsidDel="00C334AE" w14:paraId="53476807" w14:textId="13613AA5" w:rsidTr="00C34E22">
        <w:trPr>
          <w:trHeight w:val="503"/>
          <w:del w:id="1910" w:author="Andy Kleinhesselink" w:date="2019-07-12T15:26:00Z"/>
        </w:trPr>
        <w:tc>
          <w:tcPr>
            <w:tcW w:w="720" w:type="dxa"/>
            <w:vAlign w:val="center"/>
          </w:tcPr>
          <w:p w14:paraId="6FBE9FB0" w14:textId="4EDCE477" w:rsidR="00396DBF" w:rsidRPr="006B2FC8" w:rsidDel="00C334AE" w:rsidRDefault="00396DBF" w:rsidP="00C34E22">
            <w:pPr>
              <w:spacing w:after="202"/>
              <w:ind w:firstLine="0"/>
              <w:contextualSpacing/>
              <w:jc w:val="center"/>
              <w:rPr>
                <w:del w:id="1911" w:author="Andy Kleinhesselink" w:date="2019-07-12T15:26:00Z"/>
              </w:rPr>
            </w:pPr>
          </w:p>
        </w:tc>
        <w:tc>
          <w:tcPr>
            <w:tcW w:w="7190" w:type="dxa"/>
            <w:vAlign w:val="center"/>
          </w:tcPr>
          <w:p w14:paraId="7F0103BE" w14:textId="0DD07DB7" w:rsidR="00396DBF" w:rsidRPr="006B2FC8" w:rsidDel="00C334AE" w:rsidRDefault="00DA3A33" w:rsidP="00C34E22">
            <w:pPr>
              <w:spacing w:after="202"/>
              <w:contextualSpacing/>
              <w:jc w:val="center"/>
              <w:rPr>
                <w:del w:id="1912" w:author="Andy Kleinhesselink" w:date="2019-07-12T15:26:00Z"/>
              </w:rPr>
            </w:pPr>
            <m:oMath>
              <m:f>
                <m:fPr>
                  <m:ctrlPr>
                    <w:del w:id="1913" w:author="Andy Kleinhesselink" w:date="2019-07-12T15:26:00Z">
                      <w:rPr>
                        <w:rFonts w:ascii="Cambria Math" w:hAnsi="Cambria Math"/>
                        <w:i/>
                      </w:rPr>
                    </w:del>
                  </m:ctrlPr>
                </m:fPr>
                <m:num>
                  <m:r>
                    <w:del w:id="1914" w:author="Andy Kleinhesselink" w:date="2019-07-12T15:26:00Z">
                      <w:rPr>
                        <w:rFonts w:ascii="Cambria Math" w:hAnsi="Cambria Math"/>
                      </w:rPr>
                      <m:t>1</m:t>
                    </w:del>
                  </m:r>
                </m:num>
                <m:den>
                  <m:sSub>
                    <m:sSubPr>
                      <m:ctrlPr>
                        <w:del w:id="1915" w:author="Andy Kleinhesselink" w:date="2019-07-12T15:26:00Z">
                          <w:rPr>
                            <w:rFonts w:ascii="Cambria Math" w:hAnsi="Cambria Math"/>
                            <w:i/>
                          </w:rPr>
                        </w:del>
                      </m:ctrlPr>
                    </m:sSubPr>
                    <m:e>
                      <m:r>
                        <w:del w:id="1916" w:author="Andy Kleinhesselink" w:date="2019-07-12T15:26:00Z">
                          <w:rPr>
                            <w:rFonts w:ascii="Cambria Math" w:hAnsi="Cambria Math"/>
                          </w:rPr>
                          <m:t>n</m:t>
                        </w:del>
                      </m:r>
                    </m:e>
                    <m:sub>
                      <m:r>
                        <w:del w:id="1917" w:author="Andy Kleinhesselink" w:date="2019-07-12T15:26:00Z">
                          <w:rPr>
                            <w:rFonts w:ascii="Cambria Math" w:hAnsi="Cambria Math"/>
                          </w:rPr>
                          <m:t>i</m:t>
                        </w:del>
                      </m:r>
                    </m:sub>
                  </m:sSub>
                </m:den>
              </m:f>
              <m:f>
                <m:fPr>
                  <m:ctrlPr>
                    <w:del w:id="1918" w:author="Andy Kleinhesselink" w:date="2019-07-12T15:26:00Z">
                      <w:rPr>
                        <w:rFonts w:ascii="Cambria Math" w:hAnsi="Cambria Math"/>
                        <w:i/>
                      </w:rPr>
                    </w:del>
                  </m:ctrlPr>
                </m:fPr>
                <m:num>
                  <m:r>
                    <w:del w:id="1919" w:author="Andy Kleinhesselink" w:date="2019-07-12T15:26:00Z">
                      <w:rPr>
                        <w:rFonts w:ascii="Cambria Math" w:hAnsi="Cambria Math"/>
                      </w:rPr>
                      <m:t>d</m:t>
                    </w:del>
                  </m:r>
                  <m:sSub>
                    <m:sSubPr>
                      <m:ctrlPr>
                        <w:del w:id="1920" w:author="Andy Kleinhesselink" w:date="2019-07-12T15:26:00Z">
                          <w:rPr>
                            <w:rFonts w:ascii="Cambria Math" w:hAnsi="Cambria Math"/>
                            <w:i/>
                          </w:rPr>
                        </w:del>
                      </m:ctrlPr>
                    </m:sSubPr>
                    <m:e>
                      <m:r>
                        <w:del w:id="1921" w:author="Andy Kleinhesselink" w:date="2019-07-12T15:26:00Z">
                          <w:rPr>
                            <w:rFonts w:ascii="Cambria Math" w:hAnsi="Cambria Math"/>
                          </w:rPr>
                          <m:t>n</m:t>
                        </w:del>
                      </m:r>
                    </m:e>
                    <m:sub>
                      <m:r>
                        <w:del w:id="1922" w:author="Andy Kleinhesselink" w:date="2019-07-12T15:26:00Z">
                          <w:rPr>
                            <w:rFonts w:ascii="Cambria Math" w:hAnsi="Cambria Math"/>
                          </w:rPr>
                          <m:t>i</m:t>
                        </w:del>
                      </m:r>
                    </m:sub>
                  </m:sSub>
                </m:num>
                <m:den>
                  <m:r>
                    <w:del w:id="1923" w:author="Andy Kleinhesselink" w:date="2019-07-12T15:26:00Z">
                      <w:rPr>
                        <w:rFonts w:ascii="Cambria Math" w:hAnsi="Cambria Math"/>
                      </w:rPr>
                      <m:t>dt</m:t>
                    </w:del>
                  </m:r>
                </m:den>
              </m:f>
              <m:r>
                <w:del w:id="1924" w:author="Andy Kleinhesselink" w:date="2019-07-12T15:26:00Z">
                  <w:rPr>
                    <w:rFonts w:ascii="Cambria Math" w:hAnsi="Cambria Math"/>
                  </w:rPr>
                  <m:t>=</m:t>
                </w:del>
              </m:r>
              <m:sSub>
                <m:sSubPr>
                  <m:ctrlPr>
                    <w:del w:id="1925" w:author="Andy Kleinhesselink" w:date="2019-07-12T15:26:00Z">
                      <w:rPr>
                        <w:rFonts w:ascii="Cambria Math" w:hAnsi="Cambria Math"/>
                        <w:i/>
                      </w:rPr>
                    </w:del>
                  </m:ctrlPr>
                </m:sSubPr>
                <m:e>
                  <m:sSub>
                    <m:sSubPr>
                      <m:ctrlPr>
                        <w:del w:id="1926" w:author="Andy Kleinhesselink" w:date="2019-07-12T15:26:00Z">
                          <w:rPr>
                            <w:rFonts w:ascii="Cambria Math" w:hAnsi="Cambria Math"/>
                            <w:i/>
                          </w:rPr>
                        </w:del>
                      </m:ctrlPr>
                    </m:sSubPr>
                    <m:e>
                      <m:r>
                        <w:del w:id="1927" w:author="Andy Kleinhesselink" w:date="2019-07-12T15:26:00Z">
                          <w:rPr>
                            <w:rFonts w:ascii="Cambria Math" w:hAnsi="Cambria Math"/>
                          </w:rPr>
                          <m:t>F</m:t>
                        </w:del>
                      </m:r>
                    </m:e>
                    <m:sub>
                      <m:r>
                        <w:del w:id="1928" w:author="Andy Kleinhesselink" w:date="2019-07-12T15:26:00Z">
                          <w:rPr>
                            <w:rFonts w:ascii="Cambria Math" w:hAnsi="Cambria Math"/>
                          </w:rPr>
                          <m:t>i</m:t>
                        </w:del>
                      </m:r>
                    </m:sub>
                  </m:sSub>
                  <m:r>
                    <w:del w:id="1929" w:author="Andy Kleinhesselink" w:date="2019-07-12T15:26:00Z">
                      <w:rPr>
                        <w:rFonts w:ascii="Cambria Math" w:hAnsi="Cambria Math"/>
                      </w:rPr>
                      <m:t>=r</m:t>
                    </w:del>
                  </m:r>
                </m:e>
                <m:sub>
                  <m:r>
                    <w:del w:id="1930" w:author="Andy Kleinhesselink" w:date="2019-07-12T15:26:00Z">
                      <w:rPr>
                        <w:rFonts w:ascii="Cambria Math" w:hAnsi="Cambria Math"/>
                      </w:rPr>
                      <m:t>i</m:t>
                    </w:del>
                  </m:r>
                </m:sub>
              </m:sSub>
              <m:r>
                <w:del w:id="1931" w:author="Andy Kleinhesselink" w:date="2019-07-12T15:26:00Z">
                  <w:rPr>
                    <w:rFonts w:ascii="Cambria Math" w:hAnsi="Cambria Math"/>
                  </w:rPr>
                  <m:t>(1-</m:t>
                </w:del>
              </m:r>
              <m:sSub>
                <m:sSubPr>
                  <m:ctrlPr>
                    <w:del w:id="1932" w:author="Andy Kleinhesselink" w:date="2019-07-12T15:26:00Z">
                      <w:rPr>
                        <w:rFonts w:ascii="Cambria Math" w:hAnsi="Cambria Math"/>
                        <w:i/>
                      </w:rPr>
                    </w:del>
                  </m:ctrlPr>
                </m:sSubPr>
                <m:e>
                  <m:r>
                    <w:del w:id="1933" w:author="Andy Kleinhesselink" w:date="2019-07-12T15:26:00Z">
                      <w:rPr>
                        <w:rFonts w:ascii="Cambria Math" w:hAnsi="Cambria Math"/>
                      </w:rPr>
                      <m:t>α</m:t>
                    </w:del>
                  </m:r>
                </m:e>
                <m:sub>
                  <m:r>
                    <w:del w:id="1934" w:author="Andy Kleinhesselink" w:date="2019-07-12T15:26:00Z">
                      <w:rPr>
                        <w:rFonts w:ascii="Cambria Math" w:hAnsi="Cambria Math"/>
                      </w:rPr>
                      <m:t>ii</m:t>
                    </w:del>
                  </m:r>
                </m:sub>
              </m:sSub>
              <m:sSub>
                <m:sSubPr>
                  <m:ctrlPr>
                    <w:del w:id="1935" w:author="Andy Kleinhesselink" w:date="2019-07-12T15:26:00Z">
                      <w:rPr>
                        <w:rFonts w:ascii="Cambria Math" w:hAnsi="Cambria Math"/>
                        <w:i/>
                      </w:rPr>
                    </w:del>
                  </m:ctrlPr>
                </m:sSubPr>
                <m:e>
                  <m:r>
                    <w:del w:id="1936" w:author="Andy Kleinhesselink" w:date="2019-07-12T15:26:00Z">
                      <w:rPr>
                        <w:rFonts w:ascii="Cambria Math" w:hAnsi="Cambria Math"/>
                      </w:rPr>
                      <m:t>n</m:t>
                    </w:del>
                  </m:r>
                </m:e>
                <m:sub>
                  <m:r>
                    <w:del w:id="1937" w:author="Andy Kleinhesselink" w:date="2019-07-12T15:26:00Z">
                      <w:rPr>
                        <w:rFonts w:ascii="Cambria Math" w:hAnsi="Cambria Math"/>
                      </w:rPr>
                      <m:t>i</m:t>
                    </w:del>
                  </m:r>
                </m:sub>
              </m:sSub>
              <m:r>
                <w:del w:id="1938" w:author="Andy Kleinhesselink" w:date="2019-07-12T15:26:00Z">
                  <w:rPr>
                    <w:rFonts w:ascii="Cambria Math" w:hAnsi="Cambria Math"/>
                  </w:rPr>
                  <m:t>-</m:t>
                </w:del>
              </m:r>
              <m:sSub>
                <m:sSubPr>
                  <m:ctrlPr>
                    <w:del w:id="1939" w:author="Andy Kleinhesselink" w:date="2019-07-12T15:26:00Z">
                      <w:rPr>
                        <w:rFonts w:ascii="Cambria Math" w:hAnsi="Cambria Math"/>
                        <w:i/>
                      </w:rPr>
                    </w:del>
                  </m:ctrlPr>
                </m:sSubPr>
                <m:e>
                  <m:r>
                    <w:del w:id="1940" w:author="Andy Kleinhesselink" w:date="2019-07-12T15:26:00Z">
                      <w:rPr>
                        <w:rFonts w:ascii="Cambria Math" w:hAnsi="Cambria Math"/>
                      </w:rPr>
                      <m:t>α</m:t>
                    </w:del>
                  </m:r>
                </m:e>
                <m:sub>
                  <m:r>
                    <w:del w:id="1941" w:author="Andy Kleinhesselink" w:date="2019-07-12T15:26:00Z">
                      <w:rPr>
                        <w:rFonts w:ascii="Cambria Math" w:hAnsi="Cambria Math"/>
                      </w:rPr>
                      <m:t>ij</m:t>
                    </w:del>
                  </m:r>
                </m:sub>
              </m:sSub>
              <m:sSub>
                <m:sSubPr>
                  <m:ctrlPr>
                    <w:del w:id="1942" w:author="Andy Kleinhesselink" w:date="2019-07-12T15:26:00Z">
                      <w:rPr>
                        <w:rFonts w:ascii="Cambria Math" w:hAnsi="Cambria Math"/>
                        <w:i/>
                      </w:rPr>
                    </w:del>
                  </m:ctrlPr>
                </m:sSubPr>
                <m:e>
                  <m:r>
                    <w:del w:id="1943" w:author="Andy Kleinhesselink" w:date="2019-07-12T15:26:00Z">
                      <w:rPr>
                        <w:rFonts w:ascii="Cambria Math" w:hAnsi="Cambria Math"/>
                      </w:rPr>
                      <m:t>n</m:t>
                    </w:del>
                  </m:r>
                </m:e>
                <m:sub>
                  <m:r>
                    <w:del w:id="1944" w:author="Andy Kleinhesselink" w:date="2019-07-12T15:26:00Z">
                      <w:rPr>
                        <w:rFonts w:ascii="Cambria Math" w:hAnsi="Cambria Math"/>
                      </w:rPr>
                      <m:t>j</m:t>
                    </w:del>
                  </m:r>
                </m:sub>
              </m:sSub>
              <m:r>
                <w:del w:id="1945" w:author="Andy Kleinhesselink" w:date="2019-07-12T15:26:00Z">
                  <w:rPr>
                    <w:rFonts w:ascii="Cambria Math" w:hAnsi="Cambria Math"/>
                  </w:rPr>
                  <m:t>-</m:t>
                </w:del>
              </m:r>
              <m:sSub>
                <m:sSubPr>
                  <m:ctrlPr>
                    <w:del w:id="1946" w:author="Andy Kleinhesselink" w:date="2019-07-12T15:26:00Z">
                      <w:rPr>
                        <w:rFonts w:ascii="Cambria Math" w:hAnsi="Cambria Math"/>
                        <w:i/>
                      </w:rPr>
                    </w:del>
                  </m:ctrlPr>
                </m:sSubPr>
                <m:e>
                  <m:r>
                    <w:del w:id="1947" w:author="Andy Kleinhesselink" w:date="2019-07-12T15:26:00Z">
                      <w:rPr>
                        <w:rFonts w:ascii="Cambria Math" w:hAnsi="Cambria Math"/>
                      </w:rPr>
                      <m:t>α</m:t>
                    </w:del>
                  </m:r>
                </m:e>
                <m:sub>
                  <m:r>
                    <w:del w:id="1948" w:author="Andy Kleinhesselink" w:date="2019-07-12T15:26:00Z">
                      <w:rPr>
                        <w:rFonts w:ascii="Cambria Math" w:hAnsi="Cambria Math"/>
                      </w:rPr>
                      <m:t>ik</m:t>
                    </w:del>
                  </m:r>
                </m:sub>
              </m:sSub>
              <m:sSub>
                <m:sSubPr>
                  <m:ctrlPr>
                    <w:del w:id="1949" w:author="Andy Kleinhesselink" w:date="2019-07-12T15:26:00Z">
                      <w:rPr>
                        <w:rFonts w:ascii="Cambria Math" w:hAnsi="Cambria Math"/>
                        <w:i/>
                      </w:rPr>
                    </w:del>
                  </m:ctrlPr>
                </m:sSubPr>
                <m:e>
                  <m:r>
                    <w:del w:id="1950" w:author="Andy Kleinhesselink" w:date="2019-07-12T15:26:00Z">
                      <w:rPr>
                        <w:rFonts w:ascii="Cambria Math" w:hAnsi="Cambria Math"/>
                      </w:rPr>
                      <m:t>n</m:t>
                    </w:del>
                  </m:r>
                </m:e>
                <m:sub>
                  <m:r>
                    <w:del w:id="1951" w:author="Andy Kleinhesselink" w:date="2019-07-12T15:26:00Z">
                      <w:rPr>
                        <w:rFonts w:ascii="Cambria Math" w:hAnsi="Cambria Math"/>
                      </w:rPr>
                      <m:t>k</m:t>
                    </w:del>
                  </m:r>
                </m:sub>
              </m:sSub>
              <m:r>
                <w:del w:id="1952" w:author="Andy Kleinhesselink" w:date="2019-07-12T15:26:00Z">
                  <w:rPr>
                    <w:rFonts w:ascii="Cambria Math" w:hAnsi="Cambria Math"/>
                  </w:rPr>
                  <m:t xml:space="preserve">- </m:t>
                </w:del>
              </m:r>
              <m:sSub>
                <m:sSubPr>
                  <m:ctrlPr>
                    <w:del w:id="1953" w:author="Andy Kleinhesselink" w:date="2019-07-12T15:26:00Z">
                      <w:rPr>
                        <w:rFonts w:ascii="Cambria Math" w:hAnsi="Cambria Math"/>
                        <w:i/>
                      </w:rPr>
                    </w:del>
                  </m:ctrlPr>
                </m:sSubPr>
                <m:e>
                  <m:r>
                    <w:del w:id="1954" w:author="Andy Kleinhesselink" w:date="2019-07-12T15:26:00Z">
                      <w:rPr>
                        <w:rFonts w:ascii="Cambria Math" w:hAnsi="Cambria Math"/>
                      </w:rPr>
                      <m:t>β</m:t>
                    </w:del>
                  </m:r>
                </m:e>
                <m:sub>
                  <m:r>
                    <w:del w:id="1955" w:author="Andy Kleinhesselink" w:date="2019-07-12T15:26:00Z">
                      <w:rPr>
                        <w:rFonts w:ascii="Cambria Math" w:hAnsi="Cambria Math"/>
                      </w:rPr>
                      <m:t>i[jk]</m:t>
                    </w:del>
                  </m:r>
                </m:sub>
              </m:sSub>
              <m:sSub>
                <m:sSubPr>
                  <m:ctrlPr>
                    <w:del w:id="1956" w:author="Andy Kleinhesselink" w:date="2019-07-12T15:26:00Z">
                      <w:rPr>
                        <w:rFonts w:ascii="Cambria Math" w:hAnsi="Cambria Math"/>
                        <w:i/>
                      </w:rPr>
                    </w:del>
                  </m:ctrlPr>
                </m:sSubPr>
                <m:e>
                  <m:r>
                    <w:del w:id="1957" w:author="Andy Kleinhesselink" w:date="2019-07-12T15:26:00Z">
                      <w:rPr>
                        <w:rFonts w:ascii="Cambria Math" w:hAnsi="Cambria Math"/>
                      </w:rPr>
                      <m:t>n</m:t>
                    </w:del>
                  </m:r>
                </m:e>
                <m:sub>
                  <m:r>
                    <w:del w:id="1958" w:author="Andy Kleinhesselink" w:date="2019-07-12T15:26:00Z">
                      <w:rPr>
                        <w:rFonts w:ascii="Cambria Math" w:hAnsi="Cambria Math"/>
                      </w:rPr>
                      <m:t>j</m:t>
                    </w:del>
                  </m:r>
                </m:sub>
              </m:sSub>
              <m:sSub>
                <m:sSubPr>
                  <m:ctrlPr>
                    <w:del w:id="1959" w:author="Andy Kleinhesselink" w:date="2019-07-12T15:26:00Z">
                      <w:rPr>
                        <w:rFonts w:ascii="Cambria Math" w:hAnsi="Cambria Math"/>
                        <w:i/>
                      </w:rPr>
                    </w:del>
                  </m:ctrlPr>
                </m:sSubPr>
                <m:e>
                  <m:r>
                    <w:del w:id="1960" w:author="Andy Kleinhesselink" w:date="2019-07-12T15:26:00Z">
                      <w:rPr>
                        <w:rFonts w:ascii="Cambria Math" w:hAnsi="Cambria Math"/>
                      </w:rPr>
                      <m:t>n</m:t>
                    </w:del>
                  </m:r>
                </m:e>
                <m:sub>
                  <m:r>
                    <w:del w:id="1961" w:author="Andy Kleinhesselink" w:date="2019-07-12T15:26:00Z">
                      <w:rPr>
                        <w:rFonts w:ascii="Cambria Math" w:hAnsi="Cambria Math"/>
                      </w:rPr>
                      <m:t>k</m:t>
                    </w:del>
                  </m:r>
                </m:sub>
              </m:sSub>
            </m:oMath>
            <w:del w:id="1962" w:author="Andy Kleinhesselink" w:date="2019-07-12T15:26:00Z">
              <w:r w:rsidR="00396DBF" w:rsidDel="00C334AE">
                <w:delText>)</w:delText>
              </w:r>
              <w:r w:rsidR="004407B3" w:rsidDel="00C334AE">
                <w:delText>.</w:delText>
              </w:r>
            </w:del>
          </w:p>
        </w:tc>
        <w:tc>
          <w:tcPr>
            <w:tcW w:w="730" w:type="dxa"/>
            <w:vAlign w:val="center"/>
          </w:tcPr>
          <w:p w14:paraId="64F983F0" w14:textId="705F4EDC" w:rsidR="00396DBF" w:rsidRPr="006B2FC8" w:rsidDel="00C334AE" w:rsidRDefault="00396DBF" w:rsidP="00C34E22">
            <w:pPr>
              <w:spacing w:after="202"/>
              <w:ind w:firstLine="0"/>
              <w:contextualSpacing/>
              <w:jc w:val="center"/>
              <w:rPr>
                <w:del w:id="1963" w:author="Andy Kleinhesselink" w:date="2019-07-12T15:26:00Z"/>
              </w:rPr>
            </w:pPr>
            <w:del w:id="1964" w:author="Andy Kleinhesselink" w:date="2019-07-12T15:26:00Z">
              <w:r w:rsidRPr="006B2FC8" w:rsidDel="00C334AE">
                <w:delText>(</w:delText>
              </w:r>
              <w:r w:rsidRPr="006B2FC8" w:rsidDel="00C334AE">
                <w:rPr>
                  <w:noProof/>
                </w:rPr>
                <w:fldChar w:fldCharType="begin"/>
              </w:r>
              <w:r w:rsidRPr="006B2FC8" w:rsidDel="00C334AE">
                <w:rPr>
                  <w:noProof/>
                </w:rPr>
                <w:delInstrText xml:space="preserve"> SEQ eq \* MERGEFORMAT </w:delInstrText>
              </w:r>
              <w:r w:rsidRPr="006B2FC8" w:rsidDel="00C334AE">
                <w:rPr>
                  <w:noProof/>
                </w:rPr>
                <w:fldChar w:fldCharType="separate"/>
              </w:r>
            </w:del>
            <w:del w:id="1965" w:author="Andy Kleinhesselink" w:date="2019-07-12T08:02:00Z">
              <w:r w:rsidDel="00B91BF5">
                <w:rPr>
                  <w:noProof/>
                </w:rPr>
                <w:delText>4</w:delText>
              </w:r>
            </w:del>
            <w:del w:id="1966" w:author="Andy Kleinhesselink" w:date="2019-07-12T15:26:00Z">
              <w:r w:rsidRPr="006B2FC8" w:rsidDel="00C334AE">
                <w:rPr>
                  <w:noProof/>
                </w:rPr>
                <w:fldChar w:fldCharType="end"/>
              </w:r>
              <w:r w:rsidRPr="006B2FC8" w:rsidDel="00C334AE">
                <w:delText>)</w:delText>
              </w:r>
            </w:del>
          </w:p>
        </w:tc>
      </w:tr>
    </w:tbl>
    <w:p w14:paraId="222FC501" w14:textId="327778FF" w:rsidR="00725439" w:rsidDel="00C334AE" w:rsidRDefault="004407B3">
      <w:pPr>
        <w:spacing w:after="202"/>
        <w:ind w:firstLine="0"/>
        <w:contextualSpacing/>
        <w:rPr>
          <w:del w:id="1967" w:author="Andy Kleinhesselink" w:date="2019-07-12T15:26:00Z"/>
        </w:rPr>
      </w:pPr>
      <w:del w:id="1968" w:author="Andy Kleinhesselink" w:date="2019-07-12T15:26:00Z">
        <w:r w:rsidDel="00C334AE">
          <w:delText>T</w:delText>
        </w:r>
        <w:r w:rsidR="00A5132A" w:rsidDel="00C334AE">
          <w:delText xml:space="preserve">he </w:delText>
        </w:r>
        <w:r w:rsidR="00D1698B" w:rsidDel="00C334AE">
          <w:delText xml:space="preserve">sensitivity of the focal species to the competitor j is now expressed by the </w:delText>
        </w:r>
        <w:r w:rsidR="006C13E2" w:rsidDel="00C334AE">
          <w:delText xml:space="preserve">partial derivative </w:delTex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i[jk]</m:t>
                  </m:r>
                </m:sub>
              </m:sSub>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e>
          </m:d>
        </m:oMath>
        <w:r w:rsidR="00D1698B" w:rsidDel="00C334AE">
          <w:delText xml:space="preserve">.  The partial derivative is </w:delText>
        </w:r>
        <w:r w:rsidR="003C2A63" w:rsidDel="00C334AE">
          <w:delText xml:space="preserve">now </w:delText>
        </w:r>
        <w:r w:rsidR="00D1698B" w:rsidDel="00C334AE">
          <w:delText xml:space="preserve">a function of </w:delText>
        </w:r>
        <w:r w:rsidR="00A5132A" w:rsidDel="00C334AE">
          <w:delText>an additional species</w:delText>
        </w:r>
        <w:r w:rsidR="00A83F6C" w:rsidDel="00C334AE">
          <w:delText>,</w:delText>
        </w:r>
        <w:r w:rsidDel="00C334AE">
          <w:rPr>
            <w:i/>
          </w:rPr>
          <w:delText xml:space="preserve"> k</w:delText>
        </w:r>
        <w:r w:rsidR="00A83F6C" w:rsidDel="00C334AE">
          <w:delText>,</w:delText>
        </w:r>
        <w:r w:rsidR="00635CBA" w:rsidDel="00C334AE">
          <w:delText xml:space="preserve"> </w:delText>
        </w:r>
        <w:r w:rsidR="000C6857" w:rsidDel="00C334AE">
          <w:delText xml:space="preserve">which </w:delText>
        </w:r>
        <w:r w:rsidDel="00C334AE">
          <w:delText xml:space="preserve">means that the model includes an HOI.  Specifically, the HOI is </w:delText>
        </w:r>
        <w:r w:rsidR="00D1698B" w:rsidDel="00C334AE">
          <w:delText xml:space="preserve">the modification of the effect of </w:delText>
        </w:r>
        <w:r w:rsidR="000C6857" w:rsidRPr="002834AC" w:rsidDel="00C334AE">
          <w:rPr>
            <w:i/>
          </w:rPr>
          <w:delText>j</w:delText>
        </w:r>
        <w:r w:rsidR="000C6857" w:rsidDel="00C334AE">
          <w:delText xml:space="preserve"> on </w:delText>
        </w:r>
        <w:r w:rsidR="00D1698B" w:rsidDel="00C334AE">
          <w:delText xml:space="preserve">the per capita growth rate of </w:delText>
        </w:r>
        <w:r w:rsidR="00D1698B" w:rsidDel="00C334AE">
          <w:rPr>
            <w:i/>
          </w:rPr>
          <w:delText>i</w:delText>
        </w:r>
        <w:r w:rsidR="00D1698B" w:rsidDel="00C334AE">
          <w:delText xml:space="preserve"> by the density of </w:delText>
        </w:r>
        <w:r w:rsidR="00D1698B" w:rsidRPr="002834AC" w:rsidDel="00C334AE">
          <w:rPr>
            <w:i/>
          </w:rPr>
          <w:delText>k</w:delText>
        </w:r>
        <w:r w:rsidR="00D1698B" w:rsidDel="00C334AE">
          <w:delText>.</w:delText>
        </w:r>
        <w:r w:rsidR="00725439" w:rsidDel="00C334AE">
          <w:delText xml:space="preserve"> </w:delText>
        </w:r>
      </w:del>
    </w:p>
    <w:p w14:paraId="729C8C7E" w14:textId="794047E9" w:rsidR="00B21FCF" w:rsidDel="00C334AE" w:rsidRDefault="00D1698B">
      <w:pPr>
        <w:spacing w:after="202"/>
        <w:contextualSpacing/>
        <w:rPr>
          <w:del w:id="1969" w:author="Andy Kleinhesselink" w:date="2019-07-12T15:26:00Z"/>
        </w:rPr>
      </w:pPr>
      <w:del w:id="1970" w:author="Andy Kleinhesselink" w:date="2019-07-12T15:26:00Z">
        <w:r w:rsidDel="00C334AE">
          <w:delText>To restate our criteria in one sentence</w:delText>
        </w:r>
        <w:r w:rsidR="00891C14" w:rsidDel="00C334AE">
          <w:delText xml:space="preserve">, </w:delText>
        </w:r>
        <w:r w:rsidR="00891C14" w:rsidRPr="002834AC" w:rsidDel="00C334AE">
          <w:rPr>
            <w:i/>
          </w:rPr>
          <w:delText>a model does</w:delText>
        </w:r>
        <w:r w:rsidR="00F92F4D" w:rsidRPr="002834AC" w:rsidDel="00C334AE">
          <w:rPr>
            <w:i/>
          </w:rPr>
          <w:delText xml:space="preserve"> not</w:delText>
        </w:r>
        <w:r w:rsidR="00891C14" w:rsidRPr="002834AC" w:rsidDel="00C334AE">
          <w:rPr>
            <w:i/>
          </w:rPr>
          <w:delText xml:space="preserve"> contain an HOI if </w:delText>
        </w:r>
        <w:r w:rsidR="00F92F4D" w:rsidRPr="002834AC" w:rsidDel="00C334AE">
          <w:rPr>
            <w:i/>
          </w:rPr>
          <w:delText xml:space="preserve">the </w:delText>
        </w:r>
        <w:r w:rsidR="00891C14" w:rsidRPr="002834AC" w:rsidDel="00C334AE">
          <w:rPr>
            <w:i/>
          </w:rPr>
          <w:delText xml:space="preserve">sensitivity of the focal species to a change in the density of a competitor </w:delText>
        </w:r>
        <w:r w:rsidR="00F92F4D" w:rsidRPr="002834AC" w:rsidDel="00C334AE">
          <w:rPr>
            <w:i/>
          </w:rPr>
          <w:delText>can be expressed as</w:delText>
        </w:r>
        <w:r w:rsidR="00891C14" w:rsidRPr="002834AC" w:rsidDel="00C334AE">
          <w:rPr>
            <w:i/>
          </w:rPr>
          <w:delText xml:space="preserve"> </w:delText>
        </w:r>
        <w:r w:rsidR="00F92F4D" w:rsidRPr="002834AC" w:rsidDel="00C334AE">
          <w:rPr>
            <w:i/>
          </w:rPr>
          <w:delText xml:space="preserve">a function of the </w:delText>
        </w:r>
        <w:r w:rsidR="00891C14" w:rsidRPr="002834AC" w:rsidDel="00C334AE">
          <w:rPr>
            <w:i/>
          </w:rPr>
          <w:delText>density of th</w:delText>
        </w:r>
        <w:r w:rsidR="009162AB" w:rsidDel="00C334AE">
          <w:rPr>
            <w:i/>
          </w:rPr>
          <w:delText>e</w:delText>
        </w:r>
        <w:r w:rsidR="00891C14" w:rsidRPr="002834AC" w:rsidDel="00C334AE">
          <w:rPr>
            <w:i/>
          </w:rPr>
          <w:delText xml:space="preserve"> competitor and the current population growth rate of the focal species, and does not involve the densities of any other competitor</w:delText>
        </w:r>
        <w:r w:rsidR="00281FB3" w:rsidRPr="002834AC" w:rsidDel="00C334AE">
          <w:rPr>
            <w:i/>
          </w:rPr>
          <w:delText xml:space="preserve"> species</w:delText>
        </w:r>
        <w:r w:rsidR="00891C14" w:rsidDel="00C334AE">
          <w:delText xml:space="preserve">.  </w:delText>
        </w:r>
        <w:r w:rsidDel="00C334AE">
          <w:delText>I</w:delText>
        </w:r>
        <w:r w:rsidR="00891C14" w:rsidDel="00C334AE">
          <w:delText xml:space="preserve">t may appear that our criteria are more complicated than </w:delText>
        </w:r>
        <w:r w:rsidR="00F92F4D" w:rsidDel="00C334AE">
          <w:delText>they</w:delText>
        </w:r>
        <w:r w:rsidR="00891C14" w:rsidDel="00C334AE">
          <w:delText xml:space="preserve"> need to be. Why is the current population growth rate, </w:delText>
        </w:r>
        <w:r w:rsidR="00891C14" w:rsidRPr="002834AC" w:rsidDel="00C334AE">
          <w:rPr>
            <w:i/>
          </w:rPr>
          <w:delText>F</w:delText>
        </w:r>
        <w:r w:rsidR="00891C14" w:rsidRPr="002834AC" w:rsidDel="00C334AE">
          <w:rPr>
            <w:i/>
            <w:vertAlign w:val="subscript"/>
          </w:rPr>
          <w:delText>i</w:delText>
        </w:r>
        <w:r w:rsidR="00891C14" w:rsidDel="00C334AE">
          <w:delText>, included in the definition? A simpler</w:delText>
        </w:r>
        <w:r w:rsidR="00B065CB" w:rsidDel="00C334AE">
          <w:delText xml:space="preserve"> criteria </w:delText>
        </w:r>
        <w:r w:rsidR="00A04340" w:rsidDel="00C334AE">
          <w:delText xml:space="preserve">for models without HOIs, </w:delText>
        </w:r>
        <w:r w:rsidR="00B065CB" w:rsidDel="00C334AE">
          <w:delText xml:space="preserve">would be requiring the </w:delText>
        </w:r>
        <w:r w:rsidR="009162AB" w:rsidDel="00C334AE">
          <w:delText>sensitivity of the focal species</w:delText>
        </w:r>
        <w:r w:rsidR="00E26220" w:rsidDel="00C334AE">
          <w:delText xml:space="preserve"> </w:delText>
        </w:r>
        <w:r w:rsidR="00B065CB" w:rsidDel="00C334AE">
          <w:delText>to be</w:delText>
        </w:r>
        <w:r w:rsidR="00E26220" w:rsidDel="00C334AE">
          <w:delText xml:space="preserve"> a function of competitor species </w:delText>
        </w:r>
        <w:r w:rsidR="00E26220" w:rsidRPr="002834AC" w:rsidDel="00C334AE">
          <w:rPr>
            <w:i/>
          </w:rPr>
          <w:delText>j</w:delText>
        </w:r>
        <w:r w:rsidR="00B065CB" w:rsidDel="00C334AE">
          <w:rPr>
            <w:i/>
          </w:rPr>
          <w:delText>’s</w:delText>
        </w:r>
        <w:r w:rsidR="00E26220" w:rsidDel="00C334AE">
          <w:delText xml:space="preserve"> </w:delText>
        </w:r>
        <w:r w:rsidR="009162AB" w:rsidDel="00C334AE">
          <w:delText xml:space="preserve">density </w:delText>
        </w:r>
        <w:r w:rsidR="00E26220" w:rsidDel="00C334AE">
          <w:delText>and nothing else</w:delText>
        </w:r>
        <w:r w:rsidR="00F92F4D" w:rsidDel="00C334AE">
          <w:delText xml:space="preserve">.  </w:delText>
        </w:r>
        <w:r w:rsidR="00E26220" w:rsidDel="00C334AE">
          <w:delText xml:space="preserve">However, allowing the </w:delText>
        </w:r>
        <w:r w:rsidR="00A04340" w:rsidDel="00C334AE">
          <w:delText xml:space="preserve">sensitivity to be function of the </w:delText>
        </w:r>
        <w:r w:rsidR="009162AB" w:rsidDel="00C334AE">
          <w:delText xml:space="preserve">current </w:delText>
        </w:r>
        <w:r w:rsidR="00A04340" w:rsidDel="00C334AE">
          <w:delText xml:space="preserve">per capita </w:delText>
        </w:r>
        <w:r w:rsidR="009162AB" w:rsidDel="00C334AE">
          <w:delText xml:space="preserve">population growth rate, </w:delText>
        </w:r>
        <w:r w:rsidR="009162AB" w:rsidRPr="002834AC" w:rsidDel="00C334AE">
          <w:rPr>
            <w:i/>
          </w:rPr>
          <w:delText>F</w:delText>
        </w:r>
        <w:r w:rsidR="009162AB" w:rsidRPr="002834AC" w:rsidDel="00C334AE">
          <w:rPr>
            <w:i/>
            <w:vertAlign w:val="subscript"/>
          </w:rPr>
          <w:delText>i</w:delText>
        </w:r>
        <w:r w:rsidR="009162AB" w:rsidDel="00C334AE">
          <w:delText xml:space="preserve">, </w:delText>
        </w:r>
        <w:r w:rsidR="00E26220" w:rsidDel="00C334AE">
          <w:delText xml:space="preserve">is a critical part of the definition.  As Adler and Morris explain, </w:delText>
        </w:r>
        <w:r w:rsidR="00E26220" w:rsidRPr="002834AC" w:rsidDel="00C334AE">
          <w:rPr>
            <w:i/>
          </w:rPr>
          <w:delText>F</w:delText>
        </w:r>
        <w:r w:rsidR="00E26220" w:rsidRPr="002834AC" w:rsidDel="00C334AE">
          <w:rPr>
            <w:i/>
            <w:vertAlign w:val="subscript"/>
          </w:rPr>
          <w:delText>i</w:delText>
        </w:r>
        <w:r w:rsidR="00E26220" w:rsidDel="00C334AE">
          <w:delText xml:space="preserve"> </w:delText>
        </w:r>
        <w:r w:rsidR="009162AB" w:rsidDel="00C334AE">
          <w:delText xml:space="preserve">can be thought of as a proxy for all </w:delText>
        </w:r>
        <w:r w:rsidR="00E26220" w:rsidDel="00C334AE">
          <w:delText>other limiting resources and interactions</w:delText>
        </w:r>
        <w:r w:rsidR="009162AB" w:rsidDel="00C334AE">
          <w:delText>.  Allowing the</w:delText>
        </w:r>
        <w:r w:rsidR="00E26220" w:rsidDel="00C334AE">
          <w:delText xml:space="preserve"> partial derivative </w:delText>
        </w:r>
        <w:r w:rsidR="009162AB" w:rsidDel="00C334AE">
          <w:delText xml:space="preserve">to be a function of </w:delText>
        </w:r>
        <w:r w:rsidR="009162AB" w:rsidRPr="002834AC" w:rsidDel="00C334AE">
          <w:rPr>
            <w:i/>
          </w:rPr>
          <w:delText>F</w:delText>
        </w:r>
        <w:r w:rsidR="009162AB" w:rsidRPr="002834AC" w:rsidDel="00C334AE">
          <w:rPr>
            <w:i/>
            <w:vertAlign w:val="subscript"/>
          </w:rPr>
          <w:delText>i</w:delText>
        </w:r>
        <w:r w:rsidR="009162AB" w:rsidDel="00C334AE">
          <w:delText xml:space="preserve"> means that we are isolating how one competitor species at a time</w:delText>
        </w:r>
        <w:r w:rsidR="00725439" w:rsidDel="00C334AE">
          <w:delText xml:space="preserve"> </w:delText>
        </w:r>
        <w:r w:rsidR="009162AB" w:rsidDel="00C334AE">
          <w:delText xml:space="preserve">affects the focal species while accounting for all other competitor densities </w:delText>
        </w:r>
        <w:r w:rsidR="00725439" w:rsidDel="00C334AE">
          <w:delText>(see Box 1 for a graphical interpretation)</w:delText>
        </w:r>
        <w:r w:rsidR="00E26220" w:rsidDel="00C334AE">
          <w:delText xml:space="preserve">.  A practical consequence of </w:delText>
        </w:r>
        <w:r w:rsidR="00281FB3" w:rsidDel="00C334AE">
          <w:delText xml:space="preserve">this </w:delText>
        </w:r>
        <w:r w:rsidR="00E26220" w:rsidDel="00C334AE">
          <w:delText xml:space="preserve">is </w:delText>
        </w:r>
        <w:r w:rsidR="00281FB3" w:rsidDel="00C334AE">
          <w:delText xml:space="preserve">that </w:delText>
        </w:r>
        <w:r w:rsidR="00725439" w:rsidDel="00C334AE">
          <w:delText xml:space="preserve">the standard version of </w:delText>
        </w:r>
        <w:r w:rsidR="009162AB" w:rsidDel="00C334AE">
          <w:delText xml:space="preserve">discrete time </w:delText>
        </w:r>
        <w:r w:rsidR="00E26220" w:rsidDel="00C334AE">
          <w:delText xml:space="preserve">competition models such as Beverton-Holt and Ricker </w:delText>
        </w:r>
        <w:r w:rsidR="00281FB3" w:rsidDel="00C334AE">
          <w:delText>do not test positive for HOIs</w:delText>
        </w:r>
        <w:r w:rsidR="008467DC" w:rsidDel="00C334AE">
          <w:delText xml:space="preserve">, despite being non-additive </w:delText>
        </w:r>
        <w:r w:rsidR="00284378" w:rsidDel="00C334AE">
          <w:fldChar w:fldCharType="begin"/>
        </w:r>
        <w:r w:rsidR="00284378" w:rsidDel="00C334AE">
          <w:delInstrText xml:space="preserve"> ADDIN ZOTERO_ITEM CSL_CITATION {"citationID":"kvd4jhw0","properties":{"formattedCitation":"(Adler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delInstrText>
        </w:r>
        <w:r w:rsidR="00284378" w:rsidDel="00C334AE">
          <w:fldChar w:fldCharType="separate"/>
        </w:r>
        <w:r w:rsidR="00284378" w:rsidDel="00C334AE">
          <w:rPr>
            <w:noProof/>
          </w:rPr>
          <w:delText>(Adler and Morris 1994)</w:delText>
        </w:r>
        <w:r w:rsidR="00284378" w:rsidDel="00C334AE">
          <w:fldChar w:fldCharType="end"/>
        </w:r>
        <w:r w:rsidR="00E26220" w:rsidDel="00C334AE">
          <w:delText xml:space="preserve">.  </w:delText>
        </w:r>
        <w:r w:rsidR="009162AB" w:rsidDel="00C334AE">
          <w:delText xml:space="preserve">In these models, </w:delText>
        </w:r>
        <w:r w:rsidR="00284378" w:rsidDel="00C334AE">
          <w:delText xml:space="preserve">the sensitivity of per capita growth rate to each </w:delText>
        </w:r>
        <w:r w:rsidR="00284378" w:rsidRPr="006B2FC8" w:rsidDel="00C334AE">
          <w:delText>additional competitor declines as more competitors are added</w:delText>
        </w:r>
        <w:r w:rsidR="008467DC" w:rsidDel="00C334AE">
          <w:delText xml:space="preserve"> </w:delText>
        </w:r>
        <w:r w:rsidR="008467DC" w:rsidRPr="006B2FC8" w:rsidDel="00C334AE">
          <w:fldChar w:fldCharType="begin"/>
        </w:r>
        <w:r w:rsidR="008467DC" w:rsidRPr="006B2FC8" w:rsidDel="00C334AE">
          <w:delInstrText xml:space="preserve"> ADDIN ZOTERO_ITEM CSL_CITATION {"citationID":"zfFRmjn2","properties":{"formattedCitation":"(Hassell and Comins 1976)","plainCitation":"(Hassell and Comins 1976)","noteIndex":0},"citationItems":[{"id":9,"uris":["http://zotero.org/users/688880/items/DW227A4V"],"uri":["http://zotero.org/users/688880/items/DW227A4V"],"itemData":{"id":9,"type":"article-journal","title":"Discrete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schema":"https://github.com/citation-style-language/schema/raw/master/csl-citation.json"} </w:delInstrText>
        </w:r>
        <w:r w:rsidR="008467DC" w:rsidRPr="006B2FC8" w:rsidDel="00C334AE">
          <w:fldChar w:fldCharType="separate"/>
        </w:r>
        <w:r w:rsidR="008467DC" w:rsidRPr="006B2FC8" w:rsidDel="00C334AE">
          <w:rPr>
            <w:noProof/>
          </w:rPr>
          <w:delText>(Hassell and Comins 1976)</w:delText>
        </w:r>
        <w:r w:rsidR="008467DC" w:rsidRPr="006B2FC8" w:rsidDel="00C334AE">
          <w:fldChar w:fldCharType="end"/>
        </w:r>
        <w:r w:rsidR="00284378" w:rsidRPr="006B2FC8" w:rsidDel="00C334AE">
          <w:delText>.  This could be interpreted as a kind of</w:delText>
        </w:r>
        <w:r w:rsidR="00284378" w:rsidDel="00C334AE">
          <w:delText xml:space="preserve"> HOI, an </w:delText>
        </w:r>
        <w:r w:rsidR="00284378" w:rsidRPr="006B2FC8" w:rsidDel="00C334AE">
          <w:delText xml:space="preserve">interaction modification among </w:delText>
        </w:r>
        <w:r w:rsidR="00284378" w:rsidRPr="006B2FC8" w:rsidDel="00C334AE">
          <w:rPr>
            <w:i/>
          </w:rPr>
          <w:delText>individuals within</w:delText>
        </w:r>
        <w:r w:rsidR="00284378" w:rsidRPr="006B2FC8" w:rsidDel="00C334AE">
          <w:delText xml:space="preserve"> species. </w:delText>
        </w:r>
        <w:r w:rsidR="00284378" w:rsidDel="00C334AE">
          <w:delText xml:space="preserve"> However, the standard versions of these models are widely understood not to contain HOIs</w:delText>
        </w:r>
        <w:r w:rsidR="008467DC" w:rsidDel="00C334AE">
          <w:delText xml:space="preserve"> </w:delText>
        </w:r>
        <w:r w:rsidR="008467DC" w:rsidDel="00C334AE">
          <w:fldChar w:fldCharType="begin"/>
        </w:r>
        <w:r w:rsidR="008467DC" w:rsidDel="00C334AE">
          <w:delInstrText xml:space="preserve"> ADDIN ZOTERO_ITEM CSL_CITATION {"citationID":"ILe5YFhF","properties":{"formattedCitation":"(Mayfield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delInstrText>
        </w:r>
        <w:r w:rsidR="008467DC" w:rsidDel="00C334AE">
          <w:fldChar w:fldCharType="separate"/>
        </w:r>
        <w:r w:rsidR="008467DC" w:rsidDel="00C334AE">
          <w:rPr>
            <w:noProof/>
          </w:rPr>
          <w:delText>(Mayfield and Stouffer 2017)</w:delText>
        </w:r>
        <w:r w:rsidR="008467DC" w:rsidDel="00C334AE">
          <w:fldChar w:fldCharType="end"/>
        </w:r>
        <w:r w:rsidR="008467DC" w:rsidDel="00C334AE">
          <w:delText xml:space="preserve"> </w:delText>
        </w:r>
        <w:r w:rsidR="00284378" w:rsidDel="00C334AE">
          <w:delText xml:space="preserve">and </w:delText>
        </w:r>
        <w:r w:rsidR="008467DC" w:rsidDel="00C334AE">
          <w:delText xml:space="preserve">our criteria are consistent with this </w:delText>
        </w:r>
        <w:r w:rsidR="008467DC" w:rsidDel="00C334AE">
          <w:fldChar w:fldCharType="begin"/>
        </w:r>
        <w:r w:rsidR="008467DC" w:rsidDel="00C334AE">
          <w:delInstrText xml:space="preserve"> ADDIN ZOTERO_ITEM CSL_CITATION {"citationID":"dLoryJ1L","properties":{"formattedCitation":"(Adler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delInstrText>
        </w:r>
        <w:r w:rsidR="008467DC" w:rsidDel="00C334AE">
          <w:fldChar w:fldCharType="separate"/>
        </w:r>
        <w:r w:rsidR="008467DC" w:rsidDel="00C334AE">
          <w:rPr>
            <w:noProof/>
          </w:rPr>
          <w:delText>(Adler and Morris 1994)</w:delText>
        </w:r>
        <w:r w:rsidR="008467DC" w:rsidDel="00C334AE">
          <w:fldChar w:fldCharType="end"/>
        </w:r>
        <w:r w:rsidR="00284378" w:rsidDel="00C334AE">
          <w:delText xml:space="preserve">.  </w:delText>
        </w:r>
      </w:del>
    </w:p>
    <w:p w14:paraId="77787883" w14:textId="3CB768A2" w:rsidR="00E9016C" w:rsidDel="00C334AE" w:rsidRDefault="004407B3" w:rsidP="002834AC">
      <w:pPr>
        <w:spacing w:after="202"/>
        <w:contextualSpacing/>
        <w:rPr>
          <w:del w:id="1971" w:author="Andy Kleinhesselink" w:date="2019-07-12T15:26:00Z"/>
        </w:rPr>
      </w:pPr>
      <w:del w:id="1972" w:author="Andy Kleinhesselink" w:date="2019-07-12T15:26:00Z">
        <w:r w:rsidDel="00C334AE">
          <w:delText xml:space="preserve">Our </w:delText>
        </w:r>
        <w:r w:rsidR="00A04340" w:rsidDel="00C334AE">
          <w:delText>test</w:delText>
        </w:r>
        <w:r w:rsidDel="00C334AE">
          <w:delText xml:space="preserve"> </w:delText>
        </w:r>
        <w:r w:rsidR="00A04340" w:rsidDel="00C334AE">
          <w:delText>is</w:delText>
        </w:r>
        <w:r w:rsidDel="00C334AE">
          <w:delText xml:space="preserve"> slightly </w:delText>
        </w:r>
        <w:r w:rsidR="00A04340" w:rsidDel="00C334AE">
          <w:delText>less</w:delText>
        </w:r>
        <w:r w:rsidDel="00C334AE">
          <w:delText xml:space="preserve"> restrictive </w:delText>
        </w:r>
        <w:r w:rsidR="00A04340" w:rsidDel="00C334AE">
          <w:delText xml:space="preserve">for the presence of HOIs </w:delText>
        </w:r>
        <w:r w:rsidDel="00C334AE">
          <w:delText>than th</w:delText>
        </w:r>
        <w:r w:rsidR="00A04340" w:rsidDel="00C334AE">
          <w:delText>at of</w:delText>
        </w:r>
        <w:r w:rsidDel="00C334AE">
          <w:delText xml:space="preserve"> Adler and Morris</w:delText>
        </w:r>
        <w:r w:rsidR="00B21FCF" w:rsidDel="00C334AE">
          <w:delText xml:space="preserve">. </w:delText>
        </w:r>
        <w:r w:rsidR="008467DC" w:rsidDel="00C334AE">
          <w:delText>We stipulate that</w:delText>
        </w:r>
        <w:r w:rsidR="00B21FCF" w:rsidDel="00C334AE">
          <w:delText xml:space="preserve"> the partial derivative</w:delText>
        </w:r>
        <w:r w:rsidR="00284378" w:rsidDel="00C334AE">
          <w:delText xml:space="preserve"> in </w:delText>
        </w:r>
        <w:r w:rsidR="00B21FCF" w:rsidDel="00C334AE">
          <w:delText xml:space="preserve">eq. (2) </w:delText>
        </w:r>
        <w:r w:rsidR="008467DC" w:rsidDel="00C334AE">
          <w:delText>must</w:delText>
        </w:r>
        <w:r w:rsidR="00284378" w:rsidDel="00C334AE">
          <w:delText xml:space="preserve"> </w:delText>
        </w:r>
        <w:r w:rsidR="008467DC" w:rsidDel="00C334AE">
          <w:delText>be</w:delText>
        </w:r>
        <w:r w:rsidR="00B21FCF" w:rsidDel="00C334AE">
          <w:delText xml:space="preserve"> </w:delText>
        </w:r>
        <w:r w:rsidR="008467DC" w:rsidDel="00C334AE">
          <w:delText xml:space="preserve">a </w:delText>
        </w:r>
        <w:r w:rsidR="00B21FCF" w:rsidDel="00C334AE">
          <w:delText xml:space="preserve">function of </w:delText>
        </w:r>
        <w:r w:rsidR="008467DC" w:rsidDel="00C334AE">
          <w:delText xml:space="preserve">another </w:delText>
        </w:r>
        <w:r w:rsidR="00284378" w:rsidDel="00C334AE">
          <w:delText xml:space="preserve">competitor other than </w:delText>
        </w:r>
        <w:r w:rsidR="00A04340" w:rsidRPr="002834AC" w:rsidDel="00C334AE">
          <w:rPr>
            <w:i/>
          </w:rPr>
          <w:delText>j</w:delText>
        </w:r>
        <w:r w:rsidR="00A04340" w:rsidDel="00C334AE">
          <w:delText xml:space="preserve"> </w:delText>
        </w:r>
        <w:r w:rsidR="008467DC" w:rsidDel="00C334AE">
          <w:delText>for</w:delText>
        </w:r>
        <w:r w:rsidR="00284378" w:rsidDel="00C334AE">
          <w:delText xml:space="preserve"> there </w:delText>
        </w:r>
        <w:r w:rsidR="008467DC" w:rsidDel="00C334AE">
          <w:delText>to be</w:delText>
        </w:r>
        <w:r w:rsidR="00284378" w:rsidDel="00C334AE">
          <w:delText xml:space="preserve"> an HOI.  This means that an HOI can involve the modification of intraspecific density dependence by interspecific density</w:delText>
        </w:r>
        <w:r w:rsidR="00E9016C" w:rsidDel="00C334AE">
          <w:delText xml:space="preserve">, or vice versa. Consider a variation on eq. (3) above,   </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184"/>
        <w:gridCol w:w="736"/>
      </w:tblGrid>
      <w:tr w:rsidR="00E9016C" w:rsidRPr="006B2FC8" w:rsidDel="00C334AE" w14:paraId="3FA5E827" w14:textId="4B15BDD2" w:rsidTr="00725439">
        <w:trPr>
          <w:trHeight w:val="503"/>
          <w:del w:id="1973" w:author="Andy Kleinhesselink" w:date="2019-07-12T15:26:00Z"/>
        </w:trPr>
        <w:tc>
          <w:tcPr>
            <w:tcW w:w="720" w:type="dxa"/>
            <w:vAlign w:val="center"/>
          </w:tcPr>
          <w:p w14:paraId="63B4318C" w14:textId="6335DCED" w:rsidR="00E9016C" w:rsidRPr="006B2FC8" w:rsidDel="00C334AE" w:rsidRDefault="00E9016C" w:rsidP="00725439">
            <w:pPr>
              <w:spacing w:after="202"/>
              <w:ind w:firstLine="0"/>
              <w:contextualSpacing/>
              <w:jc w:val="center"/>
              <w:rPr>
                <w:del w:id="1974" w:author="Andy Kleinhesselink" w:date="2019-07-12T15:26:00Z"/>
              </w:rPr>
            </w:pPr>
          </w:p>
        </w:tc>
        <w:tc>
          <w:tcPr>
            <w:tcW w:w="7190" w:type="dxa"/>
            <w:vAlign w:val="center"/>
          </w:tcPr>
          <w:p w14:paraId="12DDC0B9" w14:textId="63FCC790" w:rsidR="00E9016C" w:rsidRPr="006B2FC8" w:rsidDel="00C334AE" w:rsidRDefault="00DA3A33" w:rsidP="00725439">
            <w:pPr>
              <w:spacing w:after="202"/>
              <w:contextualSpacing/>
              <w:jc w:val="center"/>
              <w:rPr>
                <w:del w:id="1975" w:author="Andy Kleinhesselink" w:date="2019-07-12T15:26:00Z"/>
              </w:rPr>
            </w:pPr>
            <m:oMath>
              <m:f>
                <m:fPr>
                  <m:ctrlPr>
                    <w:del w:id="1976" w:author="Andy Kleinhesselink" w:date="2019-07-12T15:26:00Z">
                      <w:rPr>
                        <w:rFonts w:ascii="Cambria Math" w:hAnsi="Cambria Math"/>
                        <w:i/>
                      </w:rPr>
                    </w:del>
                  </m:ctrlPr>
                </m:fPr>
                <m:num>
                  <m:r>
                    <w:del w:id="1977" w:author="Andy Kleinhesselink" w:date="2019-07-12T15:26:00Z">
                      <w:rPr>
                        <w:rFonts w:ascii="Cambria Math" w:hAnsi="Cambria Math"/>
                      </w:rPr>
                      <m:t>1</m:t>
                    </w:del>
                  </m:r>
                </m:num>
                <m:den>
                  <m:sSub>
                    <m:sSubPr>
                      <m:ctrlPr>
                        <w:del w:id="1978" w:author="Andy Kleinhesselink" w:date="2019-07-12T15:26:00Z">
                          <w:rPr>
                            <w:rFonts w:ascii="Cambria Math" w:hAnsi="Cambria Math"/>
                            <w:i/>
                          </w:rPr>
                        </w:del>
                      </m:ctrlPr>
                    </m:sSubPr>
                    <m:e>
                      <m:r>
                        <w:del w:id="1979" w:author="Andy Kleinhesselink" w:date="2019-07-12T15:26:00Z">
                          <w:rPr>
                            <w:rFonts w:ascii="Cambria Math" w:hAnsi="Cambria Math"/>
                          </w:rPr>
                          <m:t>n</m:t>
                        </w:del>
                      </m:r>
                    </m:e>
                    <m:sub>
                      <m:r>
                        <w:del w:id="1980" w:author="Andy Kleinhesselink" w:date="2019-07-12T15:26:00Z">
                          <w:rPr>
                            <w:rFonts w:ascii="Cambria Math" w:hAnsi="Cambria Math"/>
                          </w:rPr>
                          <m:t>i</m:t>
                        </w:del>
                      </m:r>
                    </m:sub>
                  </m:sSub>
                </m:den>
              </m:f>
              <m:f>
                <m:fPr>
                  <m:ctrlPr>
                    <w:del w:id="1981" w:author="Andy Kleinhesselink" w:date="2019-07-12T15:26:00Z">
                      <w:rPr>
                        <w:rFonts w:ascii="Cambria Math" w:hAnsi="Cambria Math"/>
                        <w:i/>
                      </w:rPr>
                    </w:del>
                  </m:ctrlPr>
                </m:fPr>
                <m:num>
                  <m:r>
                    <w:del w:id="1982" w:author="Andy Kleinhesselink" w:date="2019-07-12T15:26:00Z">
                      <w:rPr>
                        <w:rFonts w:ascii="Cambria Math" w:hAnsi="Cambria Math"/>
                      </w:rPr>
                      <m:t>d</m:t>
                    </w:del>
                  </m:r>
                  <m:sSub>
                    <m:sSubPr>
                      <m:ctrlPr>
                        <w:del w:id="1983" w:author="Andy Kleinhesselink" w:date="2019-07-12T15:26:00Z">
                          <w:rPr>
                            <w:rFonts w:ascii="Cambria Math" w:hAnsi="Cambria Math"/>
                            <w:i/>
                          </w:rPr>
                        </w:del>
                      </m:ctrlPr>
                    </m:sSubPr>
                    <m:e>
                      <m:r>
                        <w:del w:id="1984" w:author="Andy Kleinhesselink" w:date="2019-07-12T15:26:00Z">
                          <w:rPr>
                            <w:rFonts w:ascii="Cambria Math" w:hAnsi="Cambria Math"/>
                          </w:rPr>
                          <m:t>n</m:t>
                        </w:del>
                      </m:r>
                    </m:e>
                    <m:sub>
                      <m:r>
                        <w:del w:id="1985" w:author="Andy Kleinhesselink" w:date="2019-07-12T15:26:00Z">
                          <w:rPr>
                            <w:rFonts w:ascii="Cambria Math" w:hAnsi="Cambria Math"/>
                          </w:rPr>
                          <m:t>i</m:t>
                        </w:del>
                      </m:r>
                    </m:sub>
                  </m:sSub>
                </m:num>
                <m:den>
                  <m:r>
                    <w:del w:id="1986" w:author="Andy Kleinhesselink" w:date="2019-07-12T15:26:00Z">
                      <w:rPr>
                        <w:rFonts w:ascii="Cambria Math" w:hAnsi="Cambria Math"/>
                      </w:rPr>
                      <m:t>dt</m:t>
                    </w:del>
                  </m:r>
                </m:den>
              </m:f>
              <m:r>
                <w:del w:id="1987" w:author="Andy Kleinhesselink" w:date="2019-07-12T15:26:00Z">
                  <w:rPr>
                    <w:rFonts w:ascii="Cambria Math" w:hAnsi="Cambria Math"/>
                  </w:rPr>
                  <m:t>=</m:t>
                </w:del>
              </m:r>
              <m:sSub>
                <m:sSubPr>
                  <m:ctrlPr>
                    <w:del w:id="1988" w:author="Andy Kleinhesselink" w:date="2019-07-12T15:26:00Z">
                      <w:rPr>
                        <w:rFonts w:ascii="Cambria Math" w:hAnsi="Cambria Math"/>
                        <w:i/>
                      </w:rPr>
                    </w:del>
                  </m:ctrlPr>
                </m:sSubPr>
                <m:e>
                  <m:sSub>
                    <m:sSubPr>
                      <m:ctrlPr>
                        <w:del w:id="1989" w:author="Andy Kleinhesselink" w:date="2019-07-12T15:26:00Z">
                          <w:rPr>
                            <w:rFonts w:ascii="Cambria Math" w:hAnsi="Cambria Math"/>
                            <w:i/>
                          </w:rPr>
                        </w:del>
                      </m:ctrlPr>
                    </m:sSubPr>
                    <m:e>
                      <m:r>
                        <w:del w:id="1990" w:author="Andy Kleinhesselink" w:date="2019-07-12T15:26:00Z">
                          <w:rPr>
                            <w:rFonts w:ascii="Cambria Math" w:hAnsi="Cambria Math"/>
                          </w:rPr>
                          <m:t>F</m:t>
                        </w:del>
                      </m:r>
                    </m:e>
                    <m:sub>
                      <m:r>
                        <w:del w:id="1991" w:author="Andy Kleinhesselink" w:date="2019-07-12T15:26:00Z">
                          <w:rPr>
                            <w:rFonts w:ascii="Cambria Math" w:hAnsi="Cambria Math"/>
                          </w:rPr>
                          <m:t>i</m:t>
                        </w:del>
                      </m:r>
                    </m:sub>
                  </m:sSub>
                  <m:r>
                    <w:del w:id="1992" w:author="Andy Kleinhesselink" w:date="2019-07-12T15:26:00Z">
                      <w:rPr>
                        <w:rFonts w:ascii="Cambria Math" w:hAnsi="Cambria Math"/>
                      </w:rPr>
                      <m:t>=r</m:t>
                    </w:del>
                  </m:r>
                </m:e>
                <m:sub>
                  <m:r>
                    <w:del w:id="1993" w:author="Andy Kleinhesselink" w:date="2019-07-12T15:26:00Z">
                      <w:rPr>
                        <w:rFonts w:ascii="Cambria Math" w:hAnsi="Cambria Math"/>
                      </w:rPr>
                      <m:t>i</m:t>
                    </w:del>
                  </m:r>
                </m:sub>
              </m:sSub>
              <m:r>
                <w:del w:id="1994" w:author="Andy Kleinhesselink" w:date="2019-07-12T15:26:00Z">
                  <w:rPr>
                    <w:rFonts w:ascii="Cambria Math" w:hAnsi="Cambria Math"/>
                  </w:rPr>
                  <m:t>(1-</m:t>
                </w:del>
              </m:r>
              <m:sSub>
                <m:sSubPr>
                  <m:ctrlPr>
                    <w:del w:id="1995" w:author="Andy Kleinhesselink" w:date="2019-07-12T15:26:00Z">
                      <w:rPr>
                        <w:rFonts w:ascii="Cambria Math" w:hAnsi="Cambria Math"/>
                        <w:i/>
                      </w:rPr>
                    </w:del>
                  </m:ctrlPr>
                </m:sSubPr>
                <m:e>
                  <m:r>
                    <w:del w:id="1996" w:author="Andy Kleinhesselink" w:date="2019-07-12T15:26:00Z">
                      <w:rPr>
                        <w:rFonts w:ascii="Cambria Math" w:hAnsi="Cambria Math"/>
                      </w:rPr>
                      <m:t>α</m:t>
                    </w:del>
                  </m:r>
                </m:e>
                <m:sub>
                  <m:r>
                    <w:del w:id="1997" w:author="Andy Kleinhesselink" w:date="2019-07-12T15:26:00Z">
                      <w:rPr>
                        <w:rFonts w:ascii="Cambria Math" w:hAnsi="Cambria Math"/>
                      </w:rPr>
                      <m:t>ii</m:t>
                    </w:del>
                  </m:r>
                </m:sub>
              </m:sSub>
              <m:sSub>
                <m:sSubPr>
                  <m:ctrlPr>
                    <w:del w:id="1998" w:author="Andy Kleinhesselink" w:date="2019-07-12T15:26:00Z">
                      <w:rPr>
                        <w:rFonts w:ascii="Cambria Math" w:hAnsi="Cambria Math"/>
                        <w:i/>
                      </w:rPr>
                    </w:del>
                  </m:ctrlPr>
                </m:sSubPr>
                <m:e>
                  <m:r>
                    <w:del w:id="1999" w:author="Andy Kleinhesselink" w:date="2019-07-12T15:26:00Z">
                      <w:rPr>
                        <w:rFonts w:ascii="Cambria Math" w:hAnsi="Cambria Math"/>
                      </w:rPr>
                      <m:t>n</m:t>
                    </w:del>
                  </m:r>
                </m:e>
                <m:sub>
                  <m:r>
                    <w:del w:id="2000" w:author="Andy Kleinhesselink" w:date="2019-07-12T15:26:00Z">
                      <w:rPr>
                        <w:rFonts w:ascii="Cambria Math" w:hAnsi="Cambria Math"/>
                      </w:rPr>
                      <m:t>i</m:t>
                    </w:del>
                  </m:r>
                </m:sub>
              </m:sSub>
              <m:r>
                <w:del w:id="2001" w:author="Andy Kleinhesselink" w:date="2019-07-12T15:26:00Z">
                  <w:rPr>
                    <w:rFonts w:ascii="Cambria Math" w:hAnsi="Cambria Math"/>
                  </w:rPr>
                  <m:t>-</m:t>
                </w:del>
              </m:r>
              <m:sSub>
                <m:sSubPr>
                  <m:ctrlPr>
                    <w:del w:id="2002" w:author="Andy Kleinhesselink" w:date="2019-07-12T15:26:00Z">
                      <w:rPr>
                        <w:rFonts w:ascii="Cambria Math" w:hAnsi="Cambria Math"/>
                        <w:i/>
                      </w:rPr>
                    </w:del>
                  </m:ctrlPr>
                </m:sSubPr>
                <m:e>
                  <m:r>
                    <w:del w:id="2003" w:author="Andy Kleinhesselink" w:date="2019-07-12T15:26:00Z">
                      <w:rPr>
                        <w:rFonts w:ascii="Cambria Math" w:hAnsi="Cambria Math"/>
                      </w:rPr>
                      <m:t>α</m:t>
                    </w:del>
                  </m:r>
                </m:e>
                <m:sub>
                  <m:r>
                    <w:del w:id="2004" w:author="Andy Kleinhesselink" w:date="2019-07-12T15:26:00Z">
                      <w:rPr>
                        <w:rFonts w:ascii="Cambria Math" w:hAnsi="Cambria Math"/>
                      </w:rPr>
                      <m:t>ij</m:t>
                    </w:del>
                  </m:r>
                </m:sub>
              </m:sSub>
              <m:sSub>
                <m:sSubPr>
                  <m:ctrlPr>
                    <w:del w:id="2005" w:author="Andy Kleinhesselink" w:date="2019-07-12T15:26:00Z">
                      <w:rPr>
                        <w:rFonts w:ascii="Cambria Math" w:hAnsi="Cambria Math"/>
                        <w:i/>
                      </w:rPr>
                    </w:del>
                  </m:ctrlPr>
                </m:sSubPr>
                <m:e>
                  <m:r>
                    <w:del w:id="2006" w:author="Andy Kleinhesselink" w:date="2019-07-12T15:26:00Z">
                      <w:rPr>
                        <w:rFonts w:ascii="Cambria Math" w:hAnsi="Cambria Math"/>
                      </w:rPr>
                      <m:t>n</m:t>
                    </w:del>
                  </m:r>
                </m:e>
                <m:sub>
                  <m:r>
                    <w:del w:id="2007" w:author="Andy Kleinhesselink" w:date="2019-07-12T15:26:00Z">
                      <w:rPr>
                        <w:rFonts w:ascii="Cambria Math" w:hAnsi="Cambria Math"/>
                      </w:rPr>
                      <m:t>j</m:t>
                    </w:del>
                  </m:r>
                </m:sub>
              </m:sSub>
              <m:r>
                <w:del w:id="2008" w:author="Andy Kleinhesselink" w:date="2019-07-12T15:26:00Z">
                  <w:rPr>
                    <w:rFonts w:ascii="Cambria Math" w:hAnsi="Cambria Math"/>
                  </w:rPr>
                  <m:t xml:space="preserve">- </m:t>
                </w:del>
              </m:r>
              <m:sSub>
                <m:sSubPr>
                  <m:ctrlPr>
                    <w:del w:id="2009" w:author="Andy Kleinhesselink" w:date="2019-07-12T15:26:00Z">
                      <w:rPr>
                        <w:rFonts w:ascii="Cambria Math" w:hAnsi="Cambria Math"/>
                        <w:i/>
                      </w:rPr>
                    </w:del>
                  </m:ctrlPr>
                </m:sSubPr>
                <m:e>
                  <m:r>
                    <w:del w:id="2010" w:author="Andy Kleinhesselink" w:date="2019-07-12T15:26:00Z">
                      <w:rPr>
                        <w:rFonts w:ascii="Cambria Math" w:hAnsi="Cambria Math"/>
                      </w:rPr>
                      <m:t>β</m:t>
                    </w:del>
                  </m:r>
                </m:e>
                <m:sub>
                  <m:r>
                    <w:del w:id="2011" w:author="Andy Kleinhesselink" w:date="2019-07-12T15:26:00Z">
                      <w:rPr>
                        <w:rFonts w:ascii="Cambria Math" w:hAnsi="Cambria Math"/>
                      </w:rPr>
                      <m:t>i[ji]</m:t>
                    </w:del>
                  </m:r>
                </m:sub>
              </m:sSub>
              <m:sSub>
                <m:sSubPr>
                  <m:ctrlPr>
                    <w:del w:id="2012" w:author="Andy Kleinhesselink" w:date="2019-07-12T15:26:00Z">
                      <w:rPr>
                        <w:rFonts w:ascii="Cambria Math" w:hAnsi="Cambria Math"/>
                        <w:i/>
                      </w:rPr>
                    </w:del>
                  </m:ctrlPr>
                </m:sSubPr>
                <m:e>
                  <m:r>
                    <w:del w:id="2013" w:author="Andy Kleinhesselink" w:date="2019-07-12T15:26:00Z">
                      <w:rPr>
                        <w:rFonts w:ascii="Cambria Math" w:hAnsi="Cambria Math"/>
                      </w:rPr>
                      <m:t>n</m:t>
                    </w:del>
                  </m:r>
                </m:e>
                <m:sub>
                  <m:r>
                    <w:del w:id="2014" w:author="Andy Kleinhesselink" w:date="2019-07-12T15:26:00Z">
                      <w:rPr>
                        <w:rFonts w:ascii="Cambria Math" w:hAnsi="Cambria Math"/>
                      </w:rPr>
                      <m:t>j</m:t>
                    </w:del>
                  </m:r>
                </m:sub>
              </m:sSub>
              <m:sSub>
                <m:sSubPr>
                  <m:ctrlPr>
                    <w:del w:id="2015" w:author="Andy Kleinhesselink" w:date="2019-07-12T15:26:00Z">
                      <w:rPr>
                        <w:rFonts w:ascii="Cambria Math" w:hAnsi="Cambria Math"/>
                        <w:i/>
                      </w:rPr>
                    </w:del>
                  </m:ctrlPr>
                </m:sSubPr>
                <m:e>
                  <m:r>
                    <w:del w:id="2016" w:author="Andy Kleinhesselink" w:date="2019-07-12T15:26:00Z">
                      <w:rPr>
                        <w:rFonts w:ascii="Cambria Math" w:hAnsi="Cambria Math"/>
                      </w:rPr>
                      <m:t>n</m:t>
                    </w:del>
                  </m:r>
                </m:e>
                <m:sub>
                  <m:r>
                    <w:del w:id="2017" w:author="Andy Kleinhesselink" w:date="2019-07-12T15:26:00Z">
                      <w:rPr>
                        <w:rFonts w:ascii="Cambria Math" w:hAnsi="Cambria Math"/>
                      </w:rPr>
                      <m:t>i</m:t>
                    </w:del>
                  </m:r>
                </m:sub>
              </m:sSub>
            </m:oMath>
            <w:del w:id="2018" w:author="Andy Kleinhesselink" w:date="2019-07-12T15:26:00Z">
              <w:r w:rsidR="00E9016C" w:rsidDel="00C334AE">
                <w:delText>),</w:delText>
              </w:r>
            </w:del>
          </w:p>
        </w:tc>
        <w:tc>
          <w:tcPr>
            <w:tcW w:w="730" w:type="dxa"/>
            <w:vAlign w:val="center"/>
          </w:tcPr>
          <w:p w14:paraId="60372C28" w14:textId="297365D1" w:rsidR="00E9016C" w:rsidRPr="006B2FC8" w:rsidDel="00C334AE" w:rsidRDefault="00E9016C" w:rsidP="00725439">
            <w:pPr>
              <w:spacing w:after="202"/>
              <w:ind w:firstLine="0"/>
              <w:contextualSpacing/>
              <w:jc w:val="center"/>
              <w:rPr>
                <w:del w:id="2019" w:author="Andy Kleinhesselink" w:date="2019-07-12T15:26:00Z"/>
              </w:rPr>
            </w:pPr>
            <w:del w:id="2020" w:author="Andy Kleinhesselink" w:date="2019-07-12T15:26:00Z">
              <w:r w:rsidRPr="006B2FC8" w:rsidDel="00C334AE">
                <w:delText>(</w:delText>
              </w:r>
              <w:r w:rsidRPr="006B2FC8" w:rsidDel="00C334AE">
                <w:rPr>
                  <w:noProof/>
                </w:rPr>
                <w:fldChar w:fldCharType="begin"/>
              </w:r>
              <w:r w:rsidRPr="006B2FC8" w:rsidDel="00C334AE">
                <w:rPr>
                  <w:noProof/>
                </w:rPr>
                <w:delInstrText xml:space="preserve"> SEQ eq \* MERGEFORMAT </w:delInstrText>
              </w:r>
              <w:r w:rsidRPr="006B2FC8" w:rsidDel="00C334AE">
                <w:rPr>
                  <w:noProof/>
                </w:rPr>
                <w:fldChar w:fldCharType="separate"/>
              </w:r>
            </w:del>
            <w:del w:id="2021" w:author="Andy Kleinhesselink" w:date="2019-07-12T08:02:00Z">
              <w:r w:rsidDel="00B91BF5">
                <w:rPr>
                  <w:noProof/>
                </w:rPr>
                <w:delText>4</w:delText>
              </w:r>
            </w:del>
            <w:del w:id="2022" w:author="Andy Kleinhesselink" w:date="2019-07-12T15:26:00Z">
              <w:r w:rsidRPr="006B2FC8" w:rsidDel="00C334AE">
                <w:rPr>
                  <w:noProof/>
                </w:rPr>
                <w:fldChar w:fldCharType="end"/>
              </w:r>
              <w:r w:rsidRPr="006B2FC8" w:rsidDel="00C334AE">
                <w:delText>)</w:delText>
              </w:r>
            </w:del>
          </w:p>
        </w:tc>
      </w:tr>
    </w:tbl>
    <w:p w14:paraId="1E02F051" w14:textId="0A378533" w:rsidR="00E9016C" w:rsidDel="00C334AE" w:rsidRDefault="00E9016C" w:rsidP="002834AC">
      <w:pPr>
        <w:spacing w:after="202"/>
        <w:ind w:firstLine="0"/>
        <w:contextualSpacing/>
        <w:rPr>
          <w:del w:id="2023" w:author="Andy Kleinhesselink" w:date="2019-07-12T15:26:00Z"/>
        </w:rPr>
      </w:pPr>
      <w:del w:id="2024" w:author="Andy Kleinhesselink" w:date="2019-07-12T15:26:00Z">
        <w:r w:rsidDel="00C334AE">
          <w:delText xml:space="preserve">Taking the partial derivative of the growth rate with respect to species </w:delText>
        </w:r>
        <w:r w:rsidRPr="00564AC0" w:rsidDel="00C334AE">
          <w:rPr>
            <w:i/>
          </w:rPr>
          <w:delText>j</w:delText>
        </w:r>
        <w:r w:rsidDel="00C334AE">
          <w:delText xml:space="preserve">, we find, </w:delTex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i[ji]</m:t>
                  </m:r>
                </m:sub>
              </m:s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e>
          </m:d>
        </m:oMath>
        <w:r w:rsidDel="00C334AE">
          <w:delText xml:space="preserve">, which shows that the sensitivity of species </w:delText>
        </w:r>
        <w:r w:rsidRPr="002834AC" w:rsidDel="00C334AE">
          <w:rPr>
            <w:i/>
          </w:rPr>
          <w:delText>i</w:delText>
        </w:r>
        <w:r w:rsidDel="00C334AE">
          <w:delText xml:space="preserve"> to the competitor </w:delText>
        </w:r>
        <w:r w:rsidRPr="002834AC" w:rsidDel="00C334AE">
          <w:rPr>
            <w:i/>
          </w:rPr>
          <w:delText>j</w:delText>
        </w:r>
        <w:r w:rsidDel="00C334AE">
          <w:delText xml:space="preserve"> depends on the density of species </w:delText>
        </w:r>
        <w:r w:rsidRPr="002834AC" w:rsidDel="00C334AE">
          <w:rPr>
            <w:i/>
          </w:rPr>
          <w:delText>i</w:delText>
        </w:r>
        <w:r w:rsidDel="00C334AE">
          <w:delText xml:space="preserve"> itself. Our definition says this is an HOI</w:delText>
        </w:r>
        <w:r w:rsidR="008467DC" w:rsidDel="00C334AE">
          <w:delText xml:space="preserve">, whereas </w:delText>
        </w:r>
        <w:r w:rsidDel="00C334AE">
          <w:delText xml:space="preserve">the original Adler and Morris criteria </w:delText>
        </w:r>
        <w:r w:rsidR="008467DC" w:rsidDel="00C334AE">
          <w:delText>required models</w:delText>
        </w:r>
        <w:r w:rsidDel="00C334AE">
          <w:delText xml:space="preserve"> </w:delText>
        </w:r>
        <w:r w:rsidR="008467DC" w:rsidDel="00C334AE">
          <w:delText xml:space="preserve">to be sensitive to the </w:delText>
        </w:r>
        <w:r w:rsidDel="00C334AE">
          <w:delText xml:space="preserve">density </w:delText>
        </w:r>
        <w:r w:rsidR="008467DC" w:rsidDel="00C334AE">
          <w:delText>of some competitor other than the focal species</w:delText>
        </w:r>
        <w:r w:rsidDel="00C334AE">
          <w:delText xml:space="preserve">.  </w:delText>
        </w:r>
        <w:r w:rsidR="00A04340" w:rsidDel="00C334AE">
          <w:delText>In essence, we treat intraspecific competition no differently than interspecific competition in our models.</w:delText>
        </w:r>
        <w:r w:rsidR="008467DC" w:rsidDel="00C334AE">
          <w:delText xml:space="preserve"> </w:delText>
        </w:r>
        <w:r w:rsidR="00A04340" w:rsidDel="00C334AE">
          <w:delText>T</w:delText>
        </w:r>
        <w:r w:rsidR="008467DC" w:rsidDel="00C334AE">
          <w:delText xml:space="preserve">his matches the definitions </w:delText>
        </w:r>
        <w:r w:rsidR="00A04340" w:rsidDel="00C334AE">
          <w:delText>for</w:delText>
        </w:r>
        <w:r w:rsidR="008467DC" w:rsidDel="00C334AE">
          <w:delText xml:space="preserve"> HOIs in earlier papers as well </w:delText>
        </w:r>
        <w:r w:rsidR="008467DC" w:rsidDel="00C334AE">
          <w:fldChar w:fldCharType="begin"/>
        </w:r>
        <w:r w:rsidR="008467DC" w:rsidDel="00C334AE">
          <w:delInstrText xml:space="preserve"> ADDIN ZOTERO_ITEM CSL_CITATION {"citationID":"z5QVlcwU","properties":{"formattedCitation":"(Billick and Case 1994, Mayfield and Stouffer 2017)","plainCitation":"(Billick and Case 1994, Mayfield and Stouffer 2017)","noteIndex":0},"citationItems":[{"id":2192,"uris":["http://zotero.org/users/688880/items/MGR8XNWN"],"uri":["http://zotero.org/users/688880/items/MGR8XNWN"],"itemData":{"id":2192,"type":"article-journal","title":"Higher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delInstrText>
        </w:r>
        <w:r w:rsidR="008467DC" w:rsidDel="00C334AE">
          <w:fldChar w:fldCharType="separate"/>
        </w:r>
        <w:r w:rsidR="008467DC" w:rsidDel="00C334AE">
          <w:rPr>
            <w:noProof/>
          </w:rPr>
          <w:delText>(Billick and Case 1994, Mayfield and Stouffer 2017)</w:delText>
        </w:r>
        <w:r w:rsidR="008467DC" w:rsidDel="00C334AE">
          <w:fldChar w:fldCharType="end"/>
        </w:r>
        <w:r w:rsidR="008467DC" w:rsidDel="00C334AE">
          <w:delText xml:space="preserve">. </w:delText>
        </w:r>
        <w:r w:rsidR="00A04340" w:rsidDel="00C334AE">
          <w:delText>This difference in interpretation may be due to the fact that</w:delText>
        </w:r>
        <w:r w:rsidR="008467DC" w:rsidDel="00C334AE">
          <w:delText xml:space="preserve"> </w:delText>
        </w:r>
        <w:r w:rsidDel="00C334AE">
          <w:delText xml:space="preserve">Adler and Morris </w:delText>
        </w:r>
        <w:r w:rsidR="008467DC" w:rsidDel="00C334AE">
          <w:delText xml:space="preserve">discussed a </w:delText>
        </w:r>
        <w:r w:rsidDel="00C334AE">
          <w:delText>larger set</w:delText>
        </w:r>
        <w:r w:rsidR="007F2A94" w:rsidDel="00C334AE">
          <w:delText xml:space="preserve"> of</w:delText>
        </w:r>
        <w:r w:rsidDel="00C334AE">
          <w:delText xml:space="preserve"> population models including both trophic and competitive dynamics</w:delText>
        </w:r>
        <w:r w:rsidR="00A04340" w:rsidDel="00C334AE">
          <w:delText>.  I</w:delText>
        </w:r>
        <w:r w:rsidR="007F2A94" w:rsidDel="00C334AE">
          <w:delText xml:space="preserve">t is only </w:delText>
        </w:r>
        <w:r w:rsidR="00A04340" w:rsidDel="00C334AE">
          <w:delText xml:space="preserve">among </w:delText>
        </w:r>
        <w:r w:rsidR="007F2A94" w:rsidDel="00C334AE">
          <w:delText xml:space="preserve">trophic models that the </w:delText>
        </w:r>
        <w:r w:rsidR="00A04340" w:rsidDel="00C334AE">
          <w:delText>sensitivity of the focal species was a function of its own density.</w:delText>
        </w:r>
      </w:del>
    </w:p>
    <w:p w14:paraId="31FD44AD" w14:textId="4AF376A8" w:rsidR="00C51F6E" w:rsidRDefault="00C51F6E" w:rsidP="00564AC0">
      <w:pPr>
        <w:pStyle w:val="Heading2"/>
      </w:pPr>
      <w:r>
        <w:t>The phenomenological nature of higher order interactions</w:t>
      </w:r>
    </w:p>
    <w:p w14:paraId="67CCE430" w14:textId="15461FAE" w:rsidR="00934706" w:rsidRDefault="00185041" w:rsidP="00934706">
      <w:pPr>
        <w:spacing w:after="202"/>
        <w:contextualSpacing/>
      </w:pPr>
      <w:ins w:id="2025" w:author="Andy Kleinhesselink" w:date="2019-07-12T16:05:00Z">
        <w:r>
          <w:t xml:space="preserve">Neither our definition, nor previous definitions can determine whether there are HOIs in raw data on species interactions.  </w:t>
        </w:r>
      </w:ins>
      <w:r w:rsidR="00FE22F4">
        <w:t xml:space="preserve">The </w:t>
      </w:r>
      <w:del w:id="2026" w:author="Andy Kleinhesselink" w:date="2019-07-12T15:30:00Z">
        <w:r w:rsidR="00A04340" w:rsidDel="00EB7697">
          <w:delText xml:space="preserve">modified </w:delText>
        </w:r>
      </w:del>
      <w:ins w:id="2027" w:author="Andy Kleinhesselink" w:date="2019-07-12T15:30:00Z">
        <w:r w:rsidR="00EB7697">
          <w:t>de</w:t>
        </w:r>
      </w:ins>
      <w:ins w:id="2028" w:author="Andy Kleinhesselink" w:date="2019-07-12T15:31:00Z">
        <w:r w:rsidR="00EB7697">
          <w:t xml:space="preserve">finition </w:t>
        </w:r>
      </w:ins>
      <w:del w:id="2029" w:author="Andy Kleinhesselink" w:date="2019-07-12T15:30:00Z">
        <w:r w:rsidR="00FE22F4" w:rsidDel="00EB7697">
          <w:delText>Adler and Morris</w:delText>
        </w:r>
        <w:r w:rsidR="00A04340" w:rsidDel="00EB7697">
          <w:delText xml:space="preserve"> </w:delText>
        </w:r>
      </w:del>
      <w:del w:id="2030" w:author="Andy Kleinhesselink" w:date="2019-07-12T15:31:00Z">
        <w:r w:rsidR="00A04340" w:rsidDel="00EB7697">
          <w:delText xml:space="preserve">test </w:delText>
        </w:r>
      </w:del>
      <w:r w:rsidR="00A04340">
        <w:t>we propose</w:t>
      </w:r>
      <w:r w:rsidR="00FE22F4">
        <w:t xml:space="preserve"> offers a way to </w:t>
      </w:r>
      <w:r w:rsidR="00A04340">
        <w:t>determine</w:t>
      </w:r>
      <w:r w:rsidR="008657C5">
        <w:t xml:space="preserve"> whether a model includes </w:t>
      </w:r>
      <w:del w:id="2031" w:author="Andy Kleinhesselink" w:date="2019-07-12T15:31:00Z">
        <w:r w:rsidR="008657C5" w:rsidDel="00EB7697">
          <w:delText>higher order interactions</w:delText>
        </w:r>
      </w:del>
      <w:ins w:id="2032" w:author="Andy Kleinhesselink" w:date="2019-07-12T15:31:00Z">
        <w:r w:rsidR="00EB7697">
          <w:t>HOIs</w:t>
        </w:r>
      </w:ins>
      <w:commentRangeStart w:id="2033"/>
      <w:r w:rsidR="009F4B4A">
        <w:t xml:space="preserve">, </w:t>
      </w:r>
      <w:commentRangeEnd w:id="2033"/>
      <w:r w:rsidR="00AE7712">
        <w:rPr>
          <w:rStyle w:val="CommentReference"/>
        </w:rPr>
        <w:commentReference w:id="2033"/>
      </w:r>
      <w:r w:rsidR="009F4B4A">
        <w:t xml:space="preserve">but </w:t>
      </w:r>
      <w:ins w:id="2034" w:author="Andy Kleinhesselink" w:date="2019-07-12T16:05:00Z">
        <w:r>
          <w:t>it</w:t>
        </w:r>
      </w:ins>
      <w:del w:id="2035" w:author="Andy Kleinhesselink" w:date="2019-07-12T16:05:00Z">
        <w:r w:rsidR="00A04340" w:rsidDel="00185041">
          <w:delText>we</w:delText>
        </w:r>
      </w:del>
      <w:r w:rsidR="00A04340">
        <w:t xml:space="preserve"> can </w:t>
      </w:r>
      <w:ins w:id="2036" w:author="Andy Kleinhesselink" w:date="2019-07-12T16:05:00Z">
        <w:r>
          <w:t xml:space="preserve">only be applied </w:t>
        </w:r>
      </w:ins>
      <w:del w:id="2037" w:author="Andy Kleinhesselink" w:date="2019-07-12T16:04:00Z">
        <w:r w:rsidR="00A04340" w:rsidDel="00185041">
          <w:delText xml:space="preserve">only </w:delText>
        </w:r>
      </w:del>
      <w:ins w:id="2038" w:author="Andy Kleinhesselink" w:date="2019-07-12T16:05:00Z">
        <w:r>
          <w:t xml:space="preserve">once </w:t>
        </w:r>
      </w:ins>
      <w:del w:id="2039" w:author="Andy Kleinhesselink" w:date="2019-07-12T16:05:00Z">
        <w:r w:rsidR="00A04340" w:rsidDel="00185041">
          <w:delText xml:space="preserve">apply it after </w:delText>
        </w:r>
      </w:del>
      <w:r w:rsidR="00A04340">
        <w:t xml:space="preserve">we have </w:t>
      </w:r>
      <w:del w:id="2040" w:author="Andy Kleinhesselink" w:date="2019-07-12T16:05:00Z">
        <w:r w:rsidR="00A04340" w:rsidDel="00185041">
          <w:delText xml:space="preserve">defined </w:delText>
        </w:r>
      </w:del>
      <w:ins w:id="2041" w:author="Andy Kleinhesselink" w:date="2019-07-12T16:05:00Z">
        <w:r>
          <w:t xml:space="preserve">decided on a </w:t>
        </w:r>
      </w:ins>
      <w:ins w:id="2042" w:author="Andy Kleinhesselink" w:date="2019-07-12T16:06:00Z">
        <w:r>
          <w:t>phenomenological</w:t>
        </w:r>
      </w:ins>
      <w:ins w:id="2043" w:author="Andy Kleinhesselink" w:date="2019-07-12T16:05:00Z">
        <w:r>
          <w:t xml:space="preserve"> model of </w:t>
        </w:r>
      </w:ins>
      <w:del w:id="2044" w:author="Andy Kleinhesselink" w:date="2019-07-12T16:05:00Z">
        <w:r w:rsidR="00A04340" w:rsidDel="00185041">
          <w:delText xml:space="preserve">some model of </w:delText>
        </w:r>
      </w:del>
      <w:r w:rsidR="00A04340">
        <w:t>species competition</w:t>
      </w:r>
      <w:ins w:id="2045" w:author="Andy Kleinhesselink" w:date="2019-07-12T16:06:00Z">
        <w:r>
          <w:t xml:space="preserve"> that fits the data</w:t>
        </w:r>
      </w:ins>
      <w:r w:rsidR="009F4B4A">
        <w:t xml:space="preserve">. </w:t>
      </w:r>
      <w:del w:id="2046" w:author="Andy Kleinhesselink" w:date="2019-07-12T15:31:00Z">
        <w:r w:rsidR="008657C5" w:rsidDel="00EB7697">
          <w:delText>However</w:delText>
        </w:r>
      </w:del>
      <w:del w:id="2047" w:author="Andy Kleinhesselink" w:date="2019-07-12T15:32:00Z">
        <w:r w:rsidR="008657C5" w:rsidDel="00EB7697">
          <w:delText>, Adler and Morris (1994) do not tell us how to test for</w:delText>
        </w:r>
      </w:del>
      <w:del w:id="2048" w:author="Andy Kleinhesselink" w:date="2019-07-12T16:05:00Z">
        <w:r w:rsidR="008657C5" w:rsidDel="00185041">
          <w:delText xml:space="preserve"> </w:delText>
        </w:r>
      </w:del>
      <w:del w:id="2049" w:author="Andy Kleinhesselink" w:date="2019-07-12T15:32:00Z">
        <w:r w:rsidR="008657C5" w:rsidDel="00EB7697">
          <w:delText xml:space="preserve">HOIs </w:delText>
        </w:r>
      </w:del>
      <w:del w:id="2050" w:author="Andy Kleinhesselink" w:date="2019-07-12T16:05:00Z">
        <w:r w:rsidR="008657C5" w:rsidDel="00185041">
          <w:delText xml:space="preserve">in raw data on species interactions.  </w:delText>
        </w:r>
      </w:del>
      <w:del w:id="2051" w:author="Andy Kleinhesselink" w:date="2019-07-12T16:04:00Z">
        <w:r w:rsidR="001756BB" w:rsidDel="00185041">
          <w:delText xml:space="preserve">Our test </w:delText>
        </w:r>
      </w:del>
      <w:del w:id="2052" w:author="Andy Kleinhesselink" w:date="2019-07-12T15:32:00Z">
        <w:r w:rsidR="001756BB" w:rsidDel="00EB7697">
          <w:delText>and that of Adler and Morris are</w:delText>
        </w:r>
      </w:del>
      <w:del w:id="2053" w:author="Andy Kleinhesselink" w:date="2019-07-12T16:04:00Z">
        <w:r w:rsidR="001756BB" w:rsidDel="00185041">
          <w:delText xml:space="preserve"> fundamentally a </w:delText>
        </w:r>
      </w:del>
      <w:del w:id="2054" w:author="Andy Kleinhesselink" w:date="2019-07-12T16:05:00Z">
        <w:r w:rsidR="001756BB" w:rsidDel="00185041">
          <w:delText xml:space="preserve">question </w:delText>
        </w:r>
      </w:del>
      <w:del w:id="2055" w:author="Andy Kleinhesselink" w:date="2019-07-12T16:06:00Z">
        <w:r w:rsidR="001756BB" w:rsidDel="00185041">
          <w:delText xml:space="preserve">about what kind of modeling assumptions do we need to make in order to fit a phenomenological model to data on species competition. </w:delText>
        </w:r>
      </w:del>
      <w:r w:rsidR="00934706">
        <w:t>Competition occurs when individuals consume the same limiting resource</w:t>
      </w:r>
      <w:r w:rsidR="00A04340">
        <w:t>, such that increases in population density</w:t>
      </w:r>
      <w:r w:rsidR="00934706">
        <w:t xml:space="preserve"> reduce</w:t>
      </w:r>
      <w:r w:rsidR="00A04340">
        <w:t>s</w:t>
      </w:r>
      <w:r w:rsidR="00934706">
        <w:t xml:space="preserve"> the availability of resources, which in turn changes the population growth rate of the consumers </w:t>
      </w:r>
      <w:r w:rsidR="00934706">
        <w:fldChar w:fldCharType="begin"/>
      </w:r>
      <w:r w:rsidR="00934706">
        <w:instrText xml:space="preserve"> ADDIN ZOTERO_ITEM CSL_CITATION {"citationID":"VJF0iVlp","properties":{"formattedCitation":"(Mesz\\uc0\\u233{}na et al. 2006)","plainCitation":"(Meszéna et al. 2006)","noteIndex":0},"citationItems":[{"id":2207,"uris":["http://zotero.org/users/688880/items/VZV8AUHU"],"uri":["http://zotero.org/users/688880/items/VZV8AUHU"],"itemData":{"id":2207,"type":"article-journal","title":"Competitive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unstable.","DOI":"10.1016/j.tpb.2005.07.001","ISSN":"0040-5809","title-short":"Competitive exclusion and limiting similarity","journalAbbreviation":"Theoretical Population Biology","author":[{"family":"Meszéna","given":"Géza"},{"family":"Gyllenberg","given":"Mats"},{"family":"Pásztor","given":"Liz"},{"family":"Metz","given":"Johan A. J."}],"issued":{"date-parts":[["2006",2]]}}}],"schema":"https://github.com/citation-style-language/schema/raw/master/csl-citation.json"} </w:instrText>
      </w:r>
      <w:r w:rsidR="00934706">
        <w:fldChar w:fldCharType="separate"/>
      </w:r>
      <w:r w:rsidR="00934706" w:rsidRPr="00155BFB">
        <w:rPr>
          <w:rFonts w:cs="Times New Roman"/>
        </w:rPr>
        <w:t>(Meszéna et al. 2006)</w:t>
      </w:r>
      <w:r w:rsidR="00934706">
        <w:fldChar w:fldCharType="end"/>
      </w:r>
      <w:r w:rsidR="00934706">
        <w:t xml:space="preserve">. </w:t>
      </w:r>
      <w:r w:rsidR="00154937">
        <w:t>A</w:t>
      </w:r>
      <w:r w:rsidR="00934706">
        <w:t xml:space="preserve"> phenomenological </w:t>
      </w:r>
      <w:r w:rsidR="00154937">
        <w:t xml:space="preserve">model of </w:t>
      </w:r>
      <w:r w:rsidR="00934706">
        <w:t>competition simplifies the representation of th</w:t>
      </w:r>
      <w:r w:rsidR="009F544C">
        <w:t>is</w:t>
      </w:r>
      <w:r w:rsidR="00934706">
        <w:t xml:space="preserve"> interaction </w:t>
      </w:r>
      <w:r w:rsidR="00934706">
        <w:lastRenderedPageBreak/>
        <w:t xml:space="preserve">by </w:t>
      </w:r>
      <w:r w:rsidR="009F544C">
        <w:t>tracking only the</w:t>
      </w:r>
      <w:r w:rsidR="001756BB">
        <w:t xml:space="preserve"> population</w:t>
      </w:r>
      <w:r w:rsidR="009F544C">
        <w:t xml:space="preserve"> </w:t>
      </w:r>
      <w:r w:rsidR="00744ABB">
        <w:t>density of</w:t>
      </w:r>
      <w:r w:rsidR="003C709A">
        <w:t xml:space="preserve"> </w:t>
      </w:r>
      <w:r w:rsidR="009F544C">
        <w:t xml:space="preserve">the </w:t>
      </w:r>
      <w:r w:rsidR="003C709A">
        <w:t>compet</w:t>
      </w:r>
      <w:r w:rsidR="001756BB">
        <w:t>itors</w:t>
      </w:r>
      <w:r w:rsidR="00934706">
        <w:t xml:space="preserve"> without tracking </w:t>
      </w:r>
      <w:r w:rsidR="009F544C">
        <w:t xml:space="preserve">fluctuations in the </w:t>
      </w:r>
      <w:r w:rsidR="00934706">
        <w:t>resources</w:t>
      </w:r>
      <w:r w:rsidR="001756BB">
        <w:t xml:space="preserve"> </w:t>
      </w:r>
      <w:r w:rsidR="00934706">
        <w:fldChar w:fldCharType="begin"/>
      </w:r>
      <w:r w:rsidR="00934706">
        <w:instrText xml:space="preserve"> ADDIN ZOTERO_ITEM CSL_CITATION {"citationID":"QfLVahsS","properties":{"formattedCitation":"(Chesson 2000)","plainCitation":"(Chesson 2000)","noteIndex":0},"citationItems":[{"id":2229,"uris":["http://zotero.org/users/688880/items/J9Q4ZXPN"],"uri":["http://zotero.org/users/688880/items/J9Q4ZXPN"],"itemData":{"id":2229,"type":"article-journal","title":"Mechanisms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Systematics","author":[{"family":"Chesson","given":"Peter"}],"issued":{"date-parts":[["2000"]]}}}],"schema":"https://github.com/citation-style-language/schema/raw/master/csl-citation.json"} </w:instrText>
      </w:r>
      <w:r w:rsidR="00934706">
        <w:fldChar w:fldCharType="separate"/>
      </w:r>
      <w:r w:rsidR="00934706">
        <w:rPr>
          <w:noProof/>
        </w:rPr>
        <w:t>(Chesson 2000)</w:t>
      </w:r>
      <w:r w:rsidR="00934706">
        <w:fldChar w:fldCharType="end"/>
      </w:r>
      <w:r w:rsidR="00934706">
        <w:t xml:space="preserve">. </w:t>
      </w:r>
    </w:p>
    <w:p w14:paraId="4474B5D9" w14:textId="100CCEBC" w:rsidR="008657C5" w:rsidRDefault="00934706" w:rsidP="00934706">
      <w:pPr>
        <w:spacing w:after="202"/>
        <w:contextualSpacing/>
      </w:pPr>
      <w:del w:id="2056" w:author="Andy Kleinhesselink" w:date="2019-07-14T08:36:00Z">
        <w:r w:rsidDel="000E6440">
          <w:delText xml:space="preserve">The benefit of modeling competition phenomenologically is that such models can be fitted to empirical data for any pair of species without making assumptions about which resources are limiting to their populations </w:delText>
        </w:r>
      </w:del>
      <w:del w:id="2057" w:author="Andy Kleinhesselink" w:date="2019-07-12T16:07:00Z">
        <w:r w:rsidDel="00185041">
          <w:delText>(</w:delText>
        </w:r>
      </w:del>
      <w:del w:id="2058" w:author="Andy Kleinhesselink" w:date="2019-07-14T08:36:00Z">
        <w:r w:rsidDel="000E6440">
          <w:delText xml:space="preserve">e.g. Kraft et al. </w:delText>
        </w:r>
        <w:r w:rsidDel="000E6440">
          <w:fldChar w:fldCharType="begin"/>
        </w:r>
        <w:r w:rsidDel="000E6440">
          <w:delInstrText xml:space="preserve"> ADDIN ZOTERO_ITEM CSL_CITATION {"citationID":"viM4iVeN","properties":{"formattedCitation":"(2015)","plainCitation":"(2015)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M"}],"issued":{"date-parts":[["2015",1]]}},"suppress-author":true}],"schema":"https://github.com/citation-style-language/schema/raw/master/csl-citation.json"} </w:delInstrText>
        </w:r>
        <w:r w:rsidDel="000E6440">
          <w:fldChar w:fldCharType="separate"/>
        </w:r>
        <w:r w:rsidDel="000E6440">
          <w:rPr>
            <w:noProof/>
          </w:rPr>
          <w:delText>(2015)</w:delText>
        </w:r>
        <w:r w:rsidDel="000E6440">
          <w:fldChar w:fldCharType="end"/>
        </w:r>
        <w:r w:rsidDel="000E6440">
          <w:delText xml:space="preserve">. </w:delText>
        </w:r>
      </w:del>
      <w:r>
        <w:t xml:space="preserve">Nevertheless, </w:t>
      </w:r>
      <w:r w:rsidR="003913CF">
        <w:t>HOIs</w:t>
      </w:r>
      <w:r w:rsidR="00661E05">
        <w:t xml:space="preserve"> </w:t>
      </w:r>
      <w:r w:rsidR="001756BB">
        <w:t xml:space="preserve">may </w:t>
      </w:r>
      <w:r w:rsidR="00661E05">
        <w:t xml:space="preserve">emerge </w:t>
      </w:r>
      <w:r>
        <w:t>in</w:t>
      </w:r>
      <w:r w:rsidR="00661E05">
        <w:t xml:space="preserve"> </w:t>
      </w:r>
      <w:r>
        <w:t xml:space="preserve">phenomenological models </w:t>
      </w:r>
      <w:r w:rsidR="003C709A">
        <w:t xml:space="preserve">precisely because they </w:t>
      </w:r>
      <w:r w:rsidR="001511DB">
        <w:t xml:space="preserve">leave out mechanistic details and </w:t>
      </w:r>
      <w:r w:rsidR="00AE7712">
        <w:t>do not explicitly model</w:t>
      </w:r>
      <w:r w:rsidR="003C709A">
        <w:t xml:space="preserve"> resource </w:t>
      </w:r>
      <w:r w:rsidR="00073A3E">
        <w:t xml:space="preserve">(or shared predator) </w:t>
      </w:r>
      <w:r w:rsidR="003C709A">
        <w:t xml:space="preserve">dynamics </w:t>
      </w:r>
      <w:r w:rsidR="00E22254">
        <w:fldChar w:fldCharType="begin"/>
      </w:r>
      <w:r>
        <w:instrText xml:space="preserve"> ADDIN ZOTERO_ITEM CSL_CITATION {"citationID":"UBLL1Pcm","properties":{"formattedCitation":"(Abrams 1983, O\\uc0\\u8217{}Dwyer 2018, Letten and Stouffer 2019)","plainCitation":"(Abrams 1983, O’Dwyer 2018, Letten and Stouffer 2019)","noteIndex":0},"citationItems":[{"id":2224,"uris":["http://zotero.org/users/688880/items/5M5C5Z5T"],"uri":["http://zotero.org/users/688880/items/5M5C5Z5T"],"itemData":{"id":2224,"type":"article-journal","title":"Arguments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P."}],"issued":{"date-parts":[["2018",4,24]]},"accessed":{"date-parts":[["2018",10,8]]}}},{"id":7620,"uris":["http://zotero.org/users/688880/items/LNFPQT3Z"],"uri":["http://zotero.org/users/688880/items/LNFPQT3Z"],"itemData":{"id":7620,"type":"article-journal","title":"The mechanistic basis for higher-order interactions and non-additivity in competitive communities","container-title":"Ecology Letters","volume":"In Press","author":[{"family":"Letten","given":"Andrew D."},{"family":"Stouffer","given":"Daniel B."}],"issued":{"date-parts":[["2019"]]}}}],"schema":"https://github.com/citation-style-language/schema/raw/master/csl-citation.json"} </w:instrText>
      </w:r>
      <w:r w:rsidR="00E22254">
        <w:fldChar w:fldCharType="separate"/>
      </w:r>
      <w:r w:rsidRPr="00934706">
        <w:rPr>
          <w:rFonts w:cs="Times New Roman"/>
        </w:rPr>
        <w:t>(Abrams 1983, O’Dwyer 2018, Letten and Stouffer 2019)</w:t>
      </w:r>
      <w:r w:rsidR="00E22254">
        <w:fldChar w:fldCharType="end"/>
      </w:r>
      <w:r w:rsidR="00E22254">
        <w:t xml:space="preserve">.  </w:t>
      </w:r>
      <w:r w:rsidR="001511DB">
        <w:t>Given this,</w:t>
      </w:r>
      <w:r w:rsidR="00661E05">
        <w:t xml:space="preserve"> one might argue that </w:t>
      </w:r>
      <w:r w:rsidR="00092171">
        <w:t>HOIs</w:t>
      </w:r>
      <w:r w:rsidR="00661E05">
        <w:t xml:space="preserve"> </w:t>
      </w:r>
      <w:r w:rsidR="003C709A">
        <w:t>are an</w:t>
      </w:r>
      <w:r w:rsidR="00661E05">
        <w:t xml:space="preserve"> artif</w:t>
      </w:r>
      <w:r w:rsidR="00092171">
        <w:t xml:space="preserve">act </w:t>
      </w:r>
      <w:r w:rsidR="00661E05">
        <w:t>of</w:t>
      </w:r>
      <w:r w:rsidR="003C709A">
        <w:t xml:space="preserve"> incomplete understanding in</w:t>
      </w:r>
      <w:r w:rsidR="00661E05">
        <w:t xml:space="preserve"> phenomenological models</w:t>
      </w:r>
      <w:ins w:id="2059" w:author="Andy Kleinhesselink" w:date="2019-07-12T15:37:00Z">
        <w:r w:rsidR="00EB7697">
          <w:t xml:space="preserve">.  </w:t>
        </w:r>
      </w:ins>
      <w:del w:id="2060" w:author="Andy Kleinhesselink" w:date="2019-07-12T15:37:00Z">
        <w:r w:rsidR="00661E05" w:rsidDel="00EB7697">
          <w:delText xml:space="preserve">.  </w:delText>
        </w:r>
      </w:del>
      <w:r w:rsidR="001756BB">
        <w:t>Our response</w:t>
      </w:r>
      <w:del w:id="2061" w:author="Andy Kleinhesselink" w:date="2019-07-12T15:37:00Z">
        <w:r w:rsidR="001756BB" w:rsidDel="00EB7697">
          <w:delText>,</w:delText>
        </w:r>
      </w:del>
      <w:r w:rsidR="001756BB">
        <w:t xml:space="preserve"> is that</w:t>
      </w:r>
      <w:r w:rsidR="008657C5">
        <w:t xml:space="preserve"> </w:t>
      </w:r>
      <w:del w:id="2062" w:author="Andy Kleinhesselink" w:date="2019-07-14T08:36:00Z">
        <w:r w:rsidR="008657C5" w:rsidDel="000E6440">
          <w:delText>any</w:delText>
        </w:r>
        <w:r w:rsidR="001511DB" w:rsidDel="000E6440">
          <w:delText xml:space="preserve"> </w:delText>
        </w:r>
      </w:del>
      <w:ins w:id="2063" w:author="Andy Kleinhesselink" w:date="2019-07-14T08:36:00Z">
        <w:r w:rsidR="000E6440">
          <w:t xml:space="preserve">the concept of </w:t>
        </w:r>
      </w:ins>
      <w:del w:id="2064" w:author="Andy Kleinhesselink" w:date="2019-07-12T15:35:00Z">
        <w:r w:rsidR="008657C5" w:rsidDel="00EB7697">
          <w:delText xml:space="preserve">theory of </w:delText>
        </w:r>
      </w:del>
      <w:del w:id="2065" w:author="Andy Kleinhesselink" w:date="2019-07-12T15:33:00Z">
        <w:r w:rsidR="001511DB" w:rsidDel="00EB7697">
          <w:delText xml:space="preserve">species </w:delText>
        </w:r>
      </w:del>
      <w:ins w:id="2066" w:author="Andy Kleinhesselink" w:date="2019-07-12T15:33:00Z">
        <w:r w:rsidR="00EB7697">
          <w:t xml:space="preserve">competitors </w:t>
        </w:r>
      </w:ins>
      <w:del w:id="2067" w:author="Andy Kleinhesselink" w:date="2019-07-12T15:33:00Z">
        <w:r w:rsidR="001511DB" w:rsidRPr="00EB7697" w:rsidDel="00EB7697">
          <w:rPr>
            <w:i/>
            <w:rPrChange w:id="2068" w:author="Andy Kleinhesselink" w:date="2019-07-12T15:33:00Z">
              <w:rPr/>
            </w:rPrChange>
          </w:rPr>
          <w:delText>interactions</w:delText>
        </w:r>
        <w:r w:rsidR="001511DB" w:rsidDel="00EB7697">
          <w:delText xml:space="preserve"> </w:delText>
        </w:r>
      </w:del>
      <w:ins w:id="2069" w:author="Andy Kleinhesselink" w:date="2019-07-12T15:33:00Z">
        <w:r w:rsidR="00EB7697">
          <w:rPr>
            <w:i/>
          </w:rPr>
          <w:t>interact</w:t>
        </w:r>
      </w:ins>
      <w:ins w:id="2070" w:author="Andy Kleinhesselink" w:date="2019-07-12T15:37:00Z">
        <w:r w:rsidR="00EB7697">
          <w:rPr>
            <w:i/>
          </w:rPr>
          <w:t>ing</w:t>
        </w:r>
      </w:ins>
      <w:ins w:id="2071" w:author="Andy Kleinhesselink" w:date="2019-07-12T15:33:00Z">
        <w:r w:rsidR="00EB7697">
          <w:t xml:space="preserve"> </w:t>
        </w:r>
      </w:ins>
      <w:ins w:id="2072" w:author="Andy Kleinhesselink" w:date="2019-07-12T15:35:00Z">
        <w:r w:rsidR="00EB7697">
          <w:t xml:space="preserve">at all </w:t>
        </w:r>
      </w:ins>
      <w:r w:rsidR="001511DB">
        <w:t>is inherently phenomenological</w:t>
      </w:r>
      <w:ins w:id="2073" w:author="Andy Kleinhesselink" w:date="2019-07-12T15:37:00Z">
        <w:r w:rsidR="00EB7697">
          <w:t xml:space="preserve">; </w:t>
        </w:r>
      </w:ins>
      <w:ins w:id="2074" w:author="Andy Kleinhesselink" w:date="2019-07-12T15:33:00Z">
        <w:r w:rsidR="00EB7697">
          <w:t xml:space="preserve">competitors do not </w:t>
        </w:r>
      </w:ins>
      <w:ins w:id="2075" w:author="Andy Kleinhesselink" w:date="2019-07-23T15:26:00Z">
        <w:r w:rsidR="008D7B99">
          <w:t>directly</w:t>
        </w:r>
      </w:ins>
      <w:ins w:id="2076" w:author="Andy Kleinhesselink" w:date="2019-07-12T15:34:00Z">
        <w:r w:rsidR="00EB7697">
          <w:t xml:space="preserve"> interact in most cases but </w:t>
        </w:r>
      </w:ins>
      <w:ins w:id="2077" w:author="Andy Kleinhesselink" w:date="2019-07-23T15:27:00Z">
        <w:r w:rsidR="008D7B99">
          <w:t>indirectly influence each other</w:t>
        </w:r>
      </w:ins>
      <w:ins w:id="2078" w:author="Andy Kleinhesselink" w:date="2019-07-12T15:34:00Z">
        <w:r w:rsidR="00EB7697">
          <w:t xml:space="preserve"> through </w:t>
        </w:r>
      </w:ins>
      <w:ins w:id="2079" w:author="Andy Kleinhesselink" w:date="2019-07-23T15:27:00Z">
        <w:r w:rsidR="008D7B99">
          <w:t>a</w:t>
        </w:r>
      </w:ins>
      <w:ins w:id="2080" w:author="Andy Kleinhesselink" w:date="2019-07-12T15:34:00Z">
        <w:r w:rsidR="00EB7697">
          <w:t xml:space="preserve"> shared environment.</w:t>
        </w:r>
      </w:ins>
      <w:ins w:id="2081" w:author="Andy Kleinhesselink" w:date="2019-07-12T15:36:00Z">
        <w:r w:rsidR="00EB7697">
          <w:t xml:space="preserve"> </w:t>
        </w:r>
      </w:ins>
      <w:ins w:id="2082" w:author="Andy Kleinhesselink" w:date="2019-07-12T15:38:00Z">
        <w:r w:rsidR="00EB7697">
          <w:t xml:space="preserve"> One could instead do away with the notion of interact</w:t>
        </w:r>
      </w:ins>
      <w:ins w:id="2083" w:author="Andy Kleinhesselink" w:date="2019-07-14T08:36:00Z">
        <w:r w:rsidR="000E6440">
          <w:t>ion</w:t>
        </w:r>
      </w:ins>
      <w:ins w:id="2084" w:author="Andy Kleinhesselink" w:date="2019-07-12T15:38:00Z">
        <w:r w:rsidR="00EB7697">
          <w:t xml:space="preserve"> entir</w:t>
        </w:r>
      </w:ins>
      <w:ins w:id="2085" w:author="Andy Kleinhesselink" w:date="2019-07-12T15:39:00Z">
        <w:r w:rsidR="00EB7697">
          <w:t xml:space="preserve">ely and just model populations and their influence on the environment. </w:t>
        </w:r>
      </w:ins>
      <w:ins w:id="2086" w:author="Andy Kleinhesselink" w:date="2019-07-14T08:37:00Z">
        <w:r w:rsidR="000E6440">
          <w:t>But</w:t>
        </w:r>
      </w:ins>
      <w:ins w:id="2087" w:author="Andy Kleinhesselink" w:date="2019-07-12T15:39:00Z">
        <w:r w:rsidR="00EB7697">
          <w:t xml:space="preserve"> m</w:t>
        </w:r>
      </w:ins>
      <w:ins w:id="2088" w:author="Andy Kleinhesselink" w:date="2019-07-12T15:38:00Z">
        <w:r w:rsidR="00EB7697">
          <w:t>odeling</w:t>
        </w:r>
      </w:ins>
      <w:ins w:id="2089" w:author="Andy Kleinhesselink" w:date="2019-07-12T15:36:00Z">
        <w:r w:rsidR="00EB7697">
          <w:t xml:space="preserve"> community</w:t>
        </w:r>
      </w:ins>
      <w:ins w:id="2090" w:author="Andy Kleinhesselink" w:date="2019-07-12T15:40:00Z">
        <w:r w:rsidR="00EB7697">
          <w:t xml:space="preserve"> </w:t>
        </w:r>
      </w:ins>
      <w:ins w:id="2091" w:author="Andy Kleinhesselink" w:date="2019-07-12T15:36:00Z">
        <w:r w:rsidR="00EB7697">
          <w:t xml:space="preserve">interactions requires confronting the issue of </w:t>
        </w:r>
      </w:ins>
      <w:del w:id="2092" w:author="Andy Kleinhesselink" w:date="2019-07-12T15:33:00Z">
        <w:r w:rsidR="001511DB" w:rsidDel="00EB7697">
          <w:delText xml:space="preserve">. </w:delText>
        </w:r>
        <w:r w:rsidR="008657C5" w:rsidDel="00EB7697">
          <w:delText>Th</w:delText>
        </w:r>
        <w:r w:rsidR="001756BB" w:rsidDel="00EB7697">
          <w:delText>us</w:delText>
        </w:r>
      </w:del>
      <w:del w:id="2093" w:author="Andy Kleinhesselink" w:date="2019-07-12T15:34:00Z">
        <w:r w:rsidR="001756BB" w:rsidDel="00EB7697">
          <w:delText>,</w:delText>
        </w:r>
        <w:r w:rsidR="008657C5" w:rsidDel="00EB7697">
          <w:delText xml:space="preserve"> a</w:delText>
        </w:r>
      </w:del>
      <w:del w:id="2094" w:author="Andy Kleinhesselink" w:date="2019-07-12T15:36:00Z">
        <w:r w:rsidR="008657C5" w:rsidDel="00EB7697">
          <w:delText>ny theory of ecolog</w:delText>
        </w:r>
        <w:r w:rsidR="001756BB" w:rsidDel="00EB7697">
          <w:delText>ical communities</w:delText>
        </w:r>
        <w:r w:rsidR="008657C5" w:rsidDel="00EB7697">
          <w:delText xml:space="preserve"> rooted in species interactions must confront the issue of </w:delText>
        </w:r>
      </w:del>
      <w:r w:rsidR="008657C5">
        <w:t>HOI</w:t>
      </w:r>
      <w:r w:rsidR="001756BB">
        <w:t>s</w:t>
      </w:r>
      <w:r w:rsidR="001511DB">
        <w:t xml:space="preserve">. </w:t>
      </w:r>
      <w:del w:id="2095" w:author="Andy Kleinhesselink" w:date="2019-07-12T15:40:00Z">
        <w:r w:rsidR="001756BB" w:rsidDel="00EB7697">
          <w:delText>Likewise</w:delText>
        </w:r>
        <w:r w:rsidR="001511DB" w:rsidDel="00EB7697">
          <w:delText xml:space="preserve">, </w:delText>
        </w:r>
        <w:r w:rsidR="008657C5" w:rsidDel="00EB7697">
          <w:delText xml:space="preserve">the question of </w:delText>
        </w:r>
        <w:r w:rsidR="001511DB" w:rsidDel="00EB7697">
          <w:delText xml:space="preserve">HOIs </w:delText>
        </w:r>
        <w:r w:rsidR="00661E05" w:rsidDel="00EB7697">
          <w:delText>can only be investigated in the context of phenomenological</w:delText>
        </w:r>
        <w:r w:rsidR="008657C5" w:rsidDel="00EB7697">
          <w:delText xml:space="preserve">, not mechanistic, </w:delText>
        </w:r>
        <w:r w:rsidR="001511DB" w:rsidDel="00EB7697">
          <w:delText>models</w:delText>
        </w:r>
        <w:r w:rsidR="008657C5" w:rsidDel="00EB7697">
          <w:delText xml:space="preserve"> of species interactions</w:delText>
        </w:r>
        <w:r w:rsidR="00661E05" w:rsidDel="00EB7697">
          <w:delText>.</w:delText>
        </w:r>
      </w:del>
    </w:p>
    <w:p w14:paraId="54009F6F" w14:textId="76B87B90" w:rsidR="00661E05" w:rsidRDefault="001756BB" w:rsidP="00934706">
      <w:pPr>
        <w:spacing w:after="202"/>
        <w:contextualSpacing/>
      </w:pPr>
      <w:r>
        <w:t>Moreover, i</w:t>
      </w:r>
      <w:r w:rsidR="00661E05">
        <w:t xml:space="preserve">f mechanistic models </w:t>
      </w:r>
      <w:r w:rsidR="008D4740">
        <w:t xml:space="preserve">of resource competition </w:t>
      </w:r>
      <w:r w:rsidR="00934706">
        <w:t>frequently generate</w:t>
      </w:r>
      <w:r w:rsidR="00661E05">
        <w:t xml:space="preserve"> HOIs</w:t>
      </w:r>
      <w:r w:rsidR="00E22254">
        <w:t xml:space="preserve"> </w:t>
      </w:r>
      <w:r w:rsidR="00661E05">
        <w:fldChar w:fldCharType="begin"/>
      </w:r>
      <w:r w:rsidR="008657C5">
        <w:instrText xml:space="preserve"> ADDIN ZOTERO_ITEM CSL_CITATION {"citationID":"9oUdKPYH","properties":{"formattedCitation":"(Abrams 1983, O\\uc0\\u8217{}Dwyer 2018)","plainCitation":"(Abrams 1983, O’Dwyer 2018)","noteIndex":0},"citationItems":[{"id":2224,"uris":["http://zotero.org/users/688880/items/5M5C5Z5T"],"uri":["http://zotero.org/users/688880/items/5M5C5Z5T"],"itemData":{"id":2224,"type":"article-journal","title":"Arguments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P."}],"issued":{"date-parts":[["2018",4,24]]},"accessed":{"date-parts":[["2018",10,8]]}}}],"schema":"https://github.com/citation-style-language/schema/raw/master/csl-citation.json"} </w:instrText>
      </w:r>
      <w:r w:rsidR="00661E05">
        <w:fldChar w:fldCharType="separate"/>
      </w:r>
      <w:r w:rsidR="008657C5" w:rsidRPr="008657C5">
        <w:rPr>
          <w:rFonts w:cs="Times New Roman"/>
        </w:rPr>
        <w:t>(Abrams 1983, O’Dwyer 2018)</w:t>
      </w:r>
      <w:r w:rsidR="00661E05">
        <w:fldChar w:fldCharType="end"/>
      </w:r>
      <w:r>
        <w:t xml:space="preserve"> this </w:t>
      </w:r>
      <w:ins w:id="2096" w:author="Andy Kleinhesselink" w:date="2019-07-23T15:27:00Z">
        <w:r w:rsidR="008D7B99">
          <w:t xml:space="preserve">also </w:t>
        </w:r>
      </w:ins>
      <w:r>
        <w:t>begs the question of why there have been few</w:t>
      </w:r>
      <w:r w:rsidR="00E22254">
        <w:t xml:space="preserve"> </w:t>
      </w:r>
      <w:r w:rsidR="00661E05">
        <w:t xml:space="preserve">rigorous demonstrations of HOIs </w:t>
      </w:r>
      <w:r>
        <w:t>among competitors in nature</w:t>
      </w:r>
      <w:r w:rsidR="00E22254">
        <w:t>—the logistical challenge of studying multispecies competition notwithstanding</w:t>
      </w:r>
      <w:r w:rsidR="00661E05">
        <w:t xml:space="preserve">.  </w:t>
      </w:r>
      <w:r>
        <w:t xml:space="preserve">We believe our definition above will help ecologists tackle this important gap in our knowledge.  While Adler and Morris, </w:t>
      </w:r>
      <w:ins w:id="2097" w:author="Andy Kleinhesselink" w:date="2019-07-12T15:40:00Z">
        <w:r w:rsidR="00EB7697">
          <w:t xml:space="preserve">applied their definition </w:t>
        </w:r>
      </w:ins>
      <w:ins w:id="2098" w:author="Andy Kleinhesselink" w:date="2019-07-12T15:42:00Z">
        <w:r w:rsidR="001F2821">
          <w:t xml:space="preserve">to a </w:t>
        </w:r>
      </w:ins>
      <w:ins w:id="2099" w:author="Andy Kleinhesselink" w:date="2019-07-12T15:43:00Z">
        <w:r w:rsidR="001F2821">
          <w:t>handful of</w:t>
        </w:r>
      </w:ins>
      <w:ins w:id="2100" w:author="Andy Kleinhesselink" w:date="2019-07-12T15:42:00Z">
        <w:r w:rsidR="001F2821">
          <w:t xml:space="preserve"> competition model</w:t>
        </w:r>
      </w:ins>
      <w:ins w:id="2101" w:author="Andy Kleinhesselink" w:date="2019-07-12T15:43:00Z">
        <w:r w:rsidR="001F2821">
          <w:t>s</w:t>
        </w:r>
      </w:ins>
      <w:ins w:id="2102" w:author="Andy Kleinhesselink" w:date="2019-07-12T15:42:00Z">
        <w:r w:rsidR="001F2821">
          <w:t xml:space="preserve">, we believe that our definition can more </w:t>
        </w:r>
      </w:ins>
      <w:ins w:id="2103" w:author="Andy Kleinhesselink" w:date="2019-07-12T15:43:00Z">
        <w:r w:rsidR="001F2821">
          <w:t>generally</w:t>
        </w:r>
      </w:ins>
      <w:ins w:id="2104" w:author="Andy Kleinhesselink" w:date="2019-07-12T15:42:00Z">
        <w:r w:rsidR="001F2821">
          <w:t xml:space="preserve"> be applied to a wide range of competition models.  This is</w:t>
        </w:r>
      </w:ins>
      <w:ins w:id="2105" w:author="Andy Kleinhesselink" w:date="2019-07-12T15:43:00Z">
        <w:r w:rsidR="001F2821">
          <w:t xml:space="preserve"> critical because </w:t>
        </w:r>
      </w:ins>
      <w:del w:id="2106" w:author="Andy Kleinhesselink" w:date="2019-07-12T15:40:00Z">
        <w:r w:rsidDel="00EB7697">
          <w:delText>show</w:delText>
        </w:r>
        <w:r w:rsidR="00AB43BF" w:rsidDel="00EB7697">
          <w:delText xml:space="preserve">ed </w:delText>
        </w:r>
        <w:r w:rsidDel="00EB7697">
          <w:delText xml:space="preserve">how to define </w:delText>
        </w:r>
      </w:del>
      <w:ins w:id="2107" w:author="Andy Kleinhesselink" w:date="2019-07-12T15:42:00Z">
        <w:r w:rsidR="001F2821">
          <w:t xml:space="preserve">new </w:t>
        </w:r>
      </w:ins>
      <w:del w:id="2108" w:author="Andy Kleinhesselink" w:date="2019-07-12T15:42:00Z">
        <w:r w:rsidDel="001F2821">
          <w:delText>HOIs</w:delText>
        </w:r>
      </w:del>
      <w:del w:id="2109" w:author="Andy Kleinhesselink" w:date="2019-07-12T15:40:00Z">
        <w:r w:rsidDel="00EB7697">
          <w:delText>,</w:delText>
        </w:r>
      </w:del>
      <w:del w:id="2110" w:author="Andy Kleinhesselink" w:date="2019-07-12T15:42:00Z">
        <w:r w:rsidDel="001F2821">
          <w:delText xml:space="preserve"> </w:delText>
        </w:r>
        <w:r w:rsidR="00AB43BF" w:rsidDel="001F2821">
          <w:delText xml:space="preserve">in their paper they only tested a handful of phenomenological competition models, each of which did not have HOIs. Advances in </w:delText>
        </w:r>
      </w:del>
      <w:r w:rsidR="00AB43BF">
        <w:t xml:space="preserve">statistical software </w:t>
      </w:r>
      <w:del w:id="2111" w:author="Andy Kleinhesselink" w:date="2019-07-12T15:42:00Z">
        <w:r w:rsidR="00AB43BF" w:rsidDel="001F2821">
          <w:delText xml:space="preserve">since their paper </w:delText>
        </w:r>
      </w:del>
      <w:r w:rsidR="00AB43BF">
        <w:t>make</w:t>
      </w:r>
      <w:ins w:id="2112" w:author="Andy Kleinhesselink" w:date="2019-07-12T15:43:00Z">
        <w:r w:rsidR="001F2821">
          <w:t>s</w:t>
        </w:r>
      </w:ins>
      <w:r w:rsidR="00AB43BF">
        <w:t xml:space="preserve"> it </w:t>
      </w:r>
      <w:ins w:id="2113" w:author="Andy Kleinhesselink" w:date="2019-07-12T15:42:00Z">
        <w:r w:rsidR="001F2821">
          <w:t xml:space="preserve">much </w:t>
        </w:r>
      </w:ins>
      <w:r w:rsidR="00AB43BF">
        <w:t>easier t</w:t>
      </w:r>
      <w:r w:rsidR="008C24F8">
        <w:t>oday</w:t>
      </w:r>
      <w:r w:rsidR="00AB43BF">
        <w:t xml:space="preserve"> </w:t>
      </w:r>
      <w:ins w:id="2114" w:author="Andy Kleinhesselink" w:date="2019-07-12T15:42:00Z">
        <w:r w:rsidR="001F2821">
          <w:t xml:space="preserve">to fit a </w:t>
        </w:r>
      </w:ins>
      <w:ins w:id="2115" w:author="Andy Kleinhesselink" w:date="2019-07-12T15:43:00Z">
        <w:r w:rsidR="001F2821">
          <w:t xml:space="preserve">wide array of </w:t>
        </w:r>
      </w:ins>
      <w:del w:id="2116" w:author="Andy Kleinhesselink" w:date="2019-07-12T15:43:00Z">
        <w:r w:rsidR="00AB43BF" w:rsidDel="001F2821">
          <w:delText xml:space="preserve">fit a wide array of </w:delText>
        </w:r>
      </w:del>
      <w:r w:rsidR="00AB43BF">
        <w:t xml:space="preserve">phenomenological models to data </w:t>
      </w:r>
      <w:r w:rsidR="00AB43BF">
        <w:fldChar w:fldCharType="begin"/>
      </w:r>
      <w:r w:rsidR="00AB43BF">
        <w:instrText xml:space="preserve"> ADDIN ZOTERO_ITEM CSL_CITATION {"citationID":"cfrEsZBm","properties":{"formattedCitation":"(Kraft et al. 2015, Mayfield and Stouffer 2017)","plainCitation":"(Kraft et al. 2015, Mayfield and Stouffer 2017)","noteIndex":0},"citationItems":[{"id":2808,"uris":["http://zotero.org/users/688880/items/S7NFX6Q5"],"uri":["http://zotero.org/users/688880/items/S7NFX6Q5"],"itemData":{"id":2808,"type":"article-journal","title":"Plant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AB43BF">
        <w:fldChar w:fldCharType="separate"/>
      </w:r>
      <w:r w:rsidR="00AB43BF">
        <w:rPr>
          <w:noProof/>
        </w:rPr>
        <w:t xml:space="preserve">(Kraft et al. 2015, Mayfield and Stouffer </w:t>
      </w:r>
      <w:r w:rsidR="00AB43BF">
        <w:rPr>
          <w:noProof/>
        </w:rPr>
        <w:lastRenderedPageBreak/>
        <w:t>2017)</w:t>
      </w:r>
      <w:r w:rsidR="00AB43BF">
        <w:fldChar w:fldCharType="end"/>
      </w:r>
      <w:del w:id="2117" w:author="Andy Kleinhesselink" w:date="2019-07-14T08:37:00Z">
        <w:r w:rsidR="008C24F8" w:rsidDel="000E6440">
          <w:delText xml:space="preserve">, some of which may </w:delText>
        </w:r>
      </w:del>
      <w:del w:id="2118" w:author="Andy Kleinhesselink" w:date="2019-07-12T15:44:00Z">
        <w:r w:rsidR="008C24F8" w:rsidDel="001F2821">
          <w:delText>contain HOIs</w:delText>
        </w:r>
      </w:del>
      <w:r w:rsidR="00AB43BF">
        <w:t xml:space="preserve">. </w:t>
      </w:r>
      <w:r w:rsidR="008C24F8">
        <w:t xml:space="preserve"> </w:t>
      </w:r>
      <w:r w:rsidR="00AB43BF">
        <w:t xml:space="preserve">In the next </w:t>
      </w:r>
      <w:r w:rsidR="008C24F8">
        <w:t xml:space="preserve">part of the </w:t>
      </w:r>
      <w:r w:rsidR="00AB43BF">
        <w:t xml:space="preserve">paper we </w:t>
      </w:r>
      <w:del w:id="2119" w:author="Andy Kleinhesselink" w:date="2019-07-12T15:44:00Z">
        <w:r w:rsidR="00AB43BF" w:rsidDel="001F2821">
          <w:delText xml:space="preserve">take off where Adler and Morris (1994) left off and hope to </w:delText>
        </w:r>
      </w:del>
      <w:r w:rsidR="00AB43BF">
        <w:t xml:space="preserve">show how an </w:t>
      </w:r>
      <w:r w:rsidR="008C24F8">
        <w:t xml:space="preserve">ecologist could </w:t>
      </w:r>
      <w:ins w:id="2120" w:author="Andy Kleinhesselink" w:date="2019-07-12T15:44:00Z">
        <w:r w:rsidR="001F2821">
          <w:t>appl</w:t>
        </w:r>
      </w:ins>
      <w:ins w:id="2121" w:author="Andy Kleinhesselink" w:date="2019-07-12T15:45:00Z">
        <w:r w:rsidR="001F2821">
          <w:t>y our definition to test for the presence of HOIs in empirical</w:t>
        </w:r>
      </w:ins>
      <w:del w:id="2122" w:author="Andy Kleinhesselink" w:date="2019-07-12T15:44:00Z">
        <w:r w:rsidR="008C24F8" w:rsidDel="001F2821">
          <w:delText>test for</w:delText>
        </w:r>
      </w:del>
      <w:ins w:id="2123" w:author="Andy Kleinhesselink" w:date="2019-07-12T15:45:00Z">
        <w:r w:rsidR="001F2821">
          <w:t xml:space="preserve"> data</w:t>
        </w:r>
      </w:ins>
      <w:del w:id="2124" w:author="Andy Kleinhesselink" w:date="2019-07-12T15:45:00Z">
        <w:r w:rsidR="008C24F8" w:rsidDel="001F2821">
          <w:delText xml:space="preserve"> HOIs in data without pre-supposing any particular functional form for the HOIs as we do in the examples above</w:delText>
        </w:r>
      </w:del>
      <w:r w:rsidR="008C24F8">
        <w:t xml:space="preserve">.  </w:t>
      </w:r>
    </w:p>
    <w:p w14:paraId="54DAEBDC" w14:textId="5DC2A52E" w:rsidR="00B93196" w:rsidRDefault="007254DA">
      <w:pPr>
        <w:pStyle w:val="Heading"/>
      </w:pPr>
      <w:bookmarkStart w:id="2125" w:name="defining-higher-order-interactions"/>
      <w:bookmarkStart w:id="2126" w:name="hois-arrising-from-cycles-of-pairwise-co"/>
      <w:bookmarkStart w:id="2127" w:name="hois-in-a-mechanistic-resource-competiti"/>
      <w:bookmarkEnd w:id="2125"/>
      <w:bookmarkEnd w:id="2126"/>
      <w:bookmarkEnd w:id="2127"/>
      <w:r>
        <w:t xml:space="preserve">HOIs </w:t>
      </w:r>
      <w:r w:rsidR="00390672">
        <w:t>in a mechanistic resource competition model</w:t>
      </w:r>
    </w:p>
    <w:p w14:paraId="60EC86AD" w14:textId="1E848B79" w:rsidR="00E74718" w:rsidRDefault="007F6090" w:rsidP="001C4C8E">
      <w:pPr>
        <w:spacing w:after="202"/>
        <w:contextualSpacing/>
      </w:pPr>
      <w:r>
        <w:t xml:space="preserve">To </w:t>
      </w:r>
      <w:r w:rsidR="00491490">
        <w:t xml:space="preserve">illustrate how </w:t>
      </w:r>
      <w:r w:rsidR="009E57BE">
        <w:t xml:space="preserve">we </w:t>
      </w:r>
      <w:r w:rsidR="00491490">
        <w:t xml:space="preserve">might detect </w:t>
      </w:r>
      <w:r w:rsidR="009E57BE">
        <w:t>HOIs</w:t>
      </w:r>
      <w:r w:rsidR="00491490">
        <w:t xml:space="preserve"> </w:t>
      </w:r>
      <w:r w:rsidR="009E57BE">
        <w:t>in empirical data on species interactions</w:t>
      </w:r>
      <w:r w:rsidR="00491490">
        <w:t>, we</w:t>
      </w:r>
      <w:r>
        <w:t xml:space="preserve"> simulate competition among annual plants for a single shared resource using a mechanistic resource competition model.  We then </w:t>
      </w:r>
      <w:ins w:id="2128" w:author="Andy Kleinhesselink" w:date="2019-07-14T08:38:00Z">
        <w:r w:rsidR="00205C5F">
          <w:t xml:space="preserve">attempt to </w:t>
        </w:r>
      </w:ins>
      <w:r w:rsidR="009E57BE">
        <w:t>fit species</w:t>
      </w:r>
      <w:r w:rsidR="00EB3314">
        <w:t xml:space="preserve">’ </w:t>
      </w:r>
      <w:r w:rsidR="009E57BE">
        <w:t>responses to interspecific competition</w:t>
      </w:r>
      <w:r>
        <w:t xml:space="preserve"> </w:t>
      </w:r>
      <w:r w:rsidR="009E57BE">
        <w:t xml:space="preserve">using </w:t>
      </w:r>
      <w:del w:id="2129" w:author="Andy Kleinhesselink" w:date="2019-07-14T08:38:00Z">
        <w:r w:rsidR="009E57BE" w:rsidDel="00205C5F">
          <w:delText xml:space="preserve">a </w:delText>
        </w:r>
        <w:r w:rsidR="00971067" w:rsidDel="00205C5F">
          <w:delText xml:space="preserve">range of </w:delText>
        </w:r>
      </w:del>
      <w:r>
        <w:t>phenomenological competition model</w:t>
      </w:r>
      <w:ins w:id="2130" w:author="Andy Kleinhesselink" w:date="2019-07-14T08:38:00Z">
        <w:r w:rsidR="00205C5F">
          <w:t>s</w:t>
        </w:r>
      </w:ins>
      <w:r>
        <w:t xml:space="preserve">. </w:t>
      </w:r>
      <w:ins w:id="2131" w:author="Andy Kleinhesselink" w:date="2019-07-14T08:39:00Z">
        <w:r w:rsidR="009C5BFF">
          <w:t>Using our definition of HOIs above, w</w:t>
        </w:r>
      </w:ins>
      <w:ins w:id="2132" w:author="Andy Kleinhesselink" w:date="2019-07-14T08:38:00Z">
        <w:r w:rsidR="00205C5F">
          <w:t xml:space="preserve">e evaluate </w:t>
        </w:r>
      </w:ins>
      <w:ins w:id="2133" w:author="Andy Kleinhesselink" w:date="2019-07-14T08:39:00Z">
        <w:r w:rsidR="009C5BFF">
          <w:t>which species</w:t>
        </w:r>
      </w:ins>
      <w:ins w:id="2134" w:author="Andy Kleinhesselink" w:date="2019-07-14T08:41:00Z">
        <w:r w:rsidR="009C5BFF">
          <w:t>’</w:t>
        </w:r>
      </w:ins>
      <w:ins w:id="2135" w:author="Andy Kleinhesselink" w:date="2019-07-14T08:39:00Z">
        <w:r w:rsidR="009C5BFF">
          <w:t xml:space="preserve"> responses </w:t>
        </w:r>
      </w:ins>
      <w:ins w:id="2136" w:author="Andy Kleinhesselink" w:date="2019-07-14T08:41:00Z">
        <w:r w:rsidR="009C5BFF">
          <w:t>require models with HOIs</w:t>
        </w:r>
      </w:ins>
      <w:ins w:id="2137" w:author="Andy Kleinhesselink" w:date="2019-07-14T08:40:00Z">
        <w:r w:rsidR="009C5BFF">
          <w:t>.</w:t>
        </w:r>
      </w:ins>
      <w:ins w:id="2138" w:author="Andy Kleinhesselink" w:date="2019-07-14T08:39:00Z">
        <w:r w:rsidR="009C5BFF">
          <w:t xml:space="preserve"> </w:t>
        </w:r>
      </w:ins>
      <w:del w:id="2139" w:author="Andy Kleinhesselink" w:date="2019-07-14T08:39:00Z">
        <w:r w:rsidDel="009C5BFF">
          <w:delText>B</w:delText>
        </w:r>
      </w:del>
      <w:ins w:id="2140" w:author="Andy Kleinhesselink" w:date="2019-07-14T08:40:00Z">
        <w:r w:rsidR="009C5BFF">
          <w:t xml:space="preserve"> By </w:t>
        </w:r>
      </w:ins>
      <w:del w:id="2141" w:author="Andy Kleinhesselink" w:date="2019-07-14T08:39:00Z">
        <w:r w:rsidDel="009C5BFF">
          <w:delText>y</w:delText>
        </w:r>
      </w:del>
      <w:del w:id="2142" w:author="Andy Kleinhesselink" w:date="2019-07-14T08:40:00Z">
        <w:r w:rsidDel="009C5BFF">
          <w:delText xml:space="preserve"> </w:delText>
        </w:r>
      </w:del>
      <w:r w:rsidR="004F3621">
        <w:t xml:space="preserve">considering </w:t>
      </w:r>
      <w:del w:id="2143" w:author="Andy Kleinhesselink" w:date="2019-07-14T08:40:00Z">
        <w:r w:rsidDel="009C5BFF">
          <w:delText xml:space="preserve">the cases </w:delText>
        </w:r>
      </w:del>
      <w:ins w:id="2144" w:author="Andy Kleinhesselink" w:date="2019-07-14T08:40:00Z">
        <w:r w:rsidR="009C5BFF">
          <w:t xml:space="preserve">when </w:t>
        </w:r>
      </w:ins>
      <w:del w:id="2145" w:author="Andy Kleinhesselink" w:date="2019-07-14T08:40:00Z">
        <w:r w:rsidDel="009C5BFF">
          <w:delText>in which higher order interactions</w:delText>
        </w:r>
      </w:del>
      <w:ins w:id="2146" w:author="Andy Kleinhesselink" w:date="2019-07-14T08:40:00Z">
        <w:r w:rsidR="009C5BFF">
          <w:t>HOIs</w:t>
        </w:r>
      </w:ins>
      <w:r>
        <w:t xml:space="preserve"> emerge</w:t>
      </w:r>
      <w:r w:rsidR="00971067">
        <w:t xml:space="preserve"> </w:t>
      </w:r>
      <w:del w:id="2147" w:author="Andy Kleinhesselink" w:date="2019-07-14T08:40:00Z">
        <w:r w:rsidDel="009C5BFF">
          <w:delText xml:space="preserve">we </w:delText>
        </w:r>
      </w:del>
      <w:ins w:id="2148" w:author="Andy Kleinhesselink" w:date="2019-07-14T08:40:00Z">
        <w:r w:rsidR="009C5BFF">
          <w:t xml:space="preserve">in this simple simulation we </w:t>
        </w:r>
      </w:ins>
      <w:del w:id="2149" w:author="Andy Kleinhesselink" w:date="2019-07-14T08:40:00Z">
        <w:r w:rsidDel="009C5BFF">
          <w:delText xml:space="preserve">can </w:delText>
        </w:r>
        <w:r w:rsidR="00971067" w:rsidDel="009C5BFF">
          <w:delText xml:space="preserve">also </w:delText>
        </w:r>
      </w:del>
      <w:r w:rsidR="00971067">
        <w:t xml:space="preserve">shed some light on </w:t>
      </w:r>
      <w:del w:id="2150" w:author="Andy Kleinhesselink" w:date="2019-07-23T15:28:00Z">
        <w:r w:rsidR="00971067" w:rsidDel="008D7B99">
          <w:delText xml:space="preserve">the </w:delText>
        </w:r>
      </w:del>
      <w:ins w:id="2151" w:author="Andy Kleinhesselink" w:date="2019-07-23T15:28:00Z">
        <w:r w:rsidR="008D7B99">
          <w:t xml:space="preserve">how HOIs can be detected in empirical data and the </w:t>
        </w:r>
      </w:ins>
      <w:r w:rsidR="000612C8">
        <w:t xml:space="preserve">processes </w:t>
      </w:r>
      <w:r w:rsidR="00971067">
        <w:t xml:space="preserve">that </w:t>
      </w:r>
      <w:del w:id="2152" w:author="Andy Kleinhesselink" w:date="2019-07-14T08:40:00Z">
        <w:r w:rsidR="00971067" w:rsidDel="009C5BFF">
          <w:delText xml:space="preserve">lead </w:delText>
        </w:r>
      </w:del>
      <w:ins w:id="2153" w:author="Andy Kleinhesselink" w:date="2019-07-14T08:40:00Z">
        <w:r w:rsidR="009C5BFF">
          <w:t xml:space="preserve">generate </w:t>
        </w:r>
      </w:ins>
      <w:del w:id="2154" w:author="Andy Kleinhesselink" w:date="2019-07-14T08:40:00Z">
        <w:r w:rsidR="00971067" w:rsidDel="009C5BFF">
          <w:delText>to these interactions</w:delText>
        </w:r>
      </w:del>
      <w:ins w:id="2155" w:author="Andy Kleinhesselink" w:date="2019-07-14T08:40:00Z">
        <w:r w:rsidR="009C5BFF">
          <w:t>HOIs</w:t>
        </w:r>
      </w:ins>
      <w:r>
        <w:t>.</w:t>
      </w:r>
      <w:bookmarkStart w:id="2156" w:name="resource-mechanistic-model"/>
      <w:bookmarkEnd w:id="2156"/>
    </w:p>
    <w:p w14:paraId="4A3CD663" w14:textId="3DCB949B" w:rsidR="00B93196" w:rsidRDefault="00390672" w:rsidP="00871ECE">
      <w:pPr>
        <w:spacing w:after="202"/>
        <w:contextualSpacing/>
      </w:pPr>
      <w:r>
        <w:t>Our mechanistic model is inspired by annual plant communities</w:t>
      </w:r>
      <w:r w:rsidR="002E165A">
        <w:t xml:space="preserve"> growin</w:t>
      </w:r>
      <w:r w:rsidR="004F6781">
        <w:t>g</w:t>
      </w:r>
      <w:r w:rsidR="002E165A">
        <w:t xml:space="preserve"> in a Mediterranean climate</w:t>
      </w:r>
      <w:r w:rsidR="00871ECE">
        <w:t>.</w:t>
      </w:r>
      <w:del w:id="2157" w:author="Andy Kleinhesselink" w:date="2019-07-14T08:41:00Z">
        <w:r w:rsidR="00871ECE" w:rsidDel="009C5BFF">
          <w:delText xml:space="preserve"> </w:delText>
        </w:r>
      </w:del>
      <w:r w:rsidR="00871ECE">
        <w:t xml:space="preserve"> I</w:t>
      </w:r>
      <w:r>
        <w:t xml:space="preserve">n this </w:t>
      </w:r>
      <w:r w:rsidR="002F1C5D">
        <w:t>system</w:t>
      </w:r>
      <w:r>
        <w:t xml:space="preserve">, rainfall starts in the </w:t>
      </w:r>
      <w:r w:rsidR="00282E26">
        <w:t xml:space="preserve">early </w:t>
      </w:r>
      <w:r>
        <w:t xml:space="preserve">winter and gradually declines through the spring while temperature and </w:t>
      </w:r>
      <w:r w:rsidR="00971067">
        <w:t>potential evapotranspiration increase</w:t>
      </w:r>
      <w:r>
        <w:t xml:space="preserve">. </w:t>
      </w:r>
      <w:ins w:id="2158" w:author="Andy Kleinhesselink" w:date="2019-07-23T15:28:00Z">
        <w:r w:rsidR="008D7B99">
          <w:t xml:space="preserve">Annual </w:t>
        </w:r>
      </w:ins>
      <w:ins w:id="2159" w:author="Andy Kleinhesselink" w:date="2019-07-23T15:29:00Z">
        <w:r w:rsidR="008D7B99">
          <w:t xml:space="preserve">plants </w:t>
        </w:r>
      </w:ins>
      <w:del w:id="2160" w:author="Andy Kleinhesselink" w:date="2019-07-23T15:28:00Z">
        <w:r w:rsidDel="008D7B99">
          <w:delText xml:space="preserve">Plants </w:delText>
        </w:r>
      </w:del>
      <w:r>
        <w:t>germinate in the winte</w:t>
      </w:r>
      <w:ins w:id="2161" w:author="Andy Kleinhesselink" w:date="2019-07-23T15:29:00Z">
        <w:r w:rsidR="008D7B99">
          <w:t>r or early spring</w:t>
        </w:r>
      </w:ins>
      <w:del w:id="2162" w:author="Andy Kleinhesselink" w:date="2019-07-23T15:29:00Z">
        <w:r w:rsidDel="008D7B99">
          <w:delText>r</w:delText>
        </w:r>
      </w:del>
      <w:r w:rsidR="00503D72">
        <w:t xml:space="preserve">, </w:t>
      </w:r>
      <w:r w:rsidR="00C2312B">
        <w:t>grow</w:t>
      </w:r>
      <w:ins w:id="2163" w:author="Andy Kleinhesselink" w:date="2019-07-23T15:29:00Z">
        <w:r w:rsidR="008D7B99">
          <w:t>,</w:t>
        </w:r>
      </w:ins>
      <w:r w:rsidR="00C2312B">
        <w:t xml:space="preserve"> </w:t>
      </w:r>
      <w:del w:id="2164" w:author="Andy Kleinhesselink" w:date="2019-07-23T15:29:00Z">
        <w:r w:rsidR="00503D72" w:rsidDel="008D7B99">
          <w:delText>through the</w:delText>
        </w:r>
        <w:r w:rsidDel="008D7B99">
          <w:delText xml:space="preserve"> spring</w:delText>
        </w:r>
        <w:r w:rsidR="00503D72" w:rsidDel="008D7B99">
          <w:delText xml:space="preserve">, and </w:delText>
        </w:r>
      </w:del>
      <w:r>
        <w:t>flower</w:t>
      </w:r>
      <w:r w:rsidR="00503D72">
        <w:t>,</w:t>
      </w:r>
      <w:r>
        <w:t xml:space="preserve"> produce seeds and die</w:t>
      </w:r>
      <w:r w:rsidR="00503D72">
        <w:t xml:space="preserve"> by the </w:t>
      </w:r>
      <w:ins w:id="2165" w:author="Andy Kleinhesselink" w:date="2019-07-23T15:29:00Z">
        <w:r w:rsidR="008D7B99">
          <w:t xml:space="preserve">early </w:t>
        </w:r>
      </w:ins>
      <w:r w:rsidR="00503D72">
        <w:t>summer</w:t>
      </w:r>
      <w:r w:rsidR="00971067">
        <w:t xml:space="preserve"> </w:t>
      </w:r>
      <w:r w:rsidR="00971067">
        <w:fldChar w:fldCharType="begin"/>
      </w:r>
      <w:r w:rsidR="00971067">
        <w:instrText xml:space="preserve"> ADDIN ZOTERO_ITEM CSL_CITATION {"citationID":"2rW4iJnA","properties":{"formattedCitation":"(Godoy and Levine 2013)","plainCitation":"(Godoy and Levine 2013)","noteIndex":0},"citationItems":[{"id":1750,"uris":["http://zotero.org/users/688880/items/MAEVP4H8"],"uri":["http://zotero.org/users/688880/items/MAEVP4H8"],"itemData":{"id":1750,"type":"article-journal","title":"Phenology effects on invasion success: insights from coupling field experiments to coexistence theory","container-title":"Ecology","page":"726-736","volume":"95","issue":"3","source":"esajournals.org (Atypon)","abstract":"Ecologists have identified a growing number of functional traits that promote invasion. However, whether trait differences between exotic and native species promote invasion success by enhancing niche differences or giving invaders competitive advantages is poorly understood. We explored the mechanisms by which phenology determines invasion success in a California annual plant community by quantifying how the seasonal timing of growth relates to niche differences that stabilize coexistence, and the competitive ability differences that drive dominance and exclusion. We parameterized models of community dynamics from experimentally assembled annual communities in which exotic plants displayed earlier, coincident, or later phenology than native residents. Using recent theoretical advances from the coexistence literature, we found that differences in phenology promote stabilizing niche differences between exotic and native species. However, phenology was more strongly related to competitive ability differences, allowing later invaders to outcompete earlier native competitors and native residents to outcompete earlier invaders in field experiments. Few of these insights could be inferred by comparing the competitive outcomes across invaders, highlighting the need to quantify niche and competitive ability differences when disentangling how species differences drive invasion success.","DOI":"10.1890/13-1157.1","ISSN":"0012-9658","title-short":"Phenology effects on invasion success","journalAbbreviation":"Ecology","author":[{"family":"Godoy","given":"Oscar"},{"family":"Levine","given":"Jonathan M."}],"issued":{"date-parts":[["2013",7,31]]}}}],"schema":"https://github.com/citation-style-language/schema/raw/master/csl-citation.json"} </w:instrText>
      </w:r>
      <w:r w:rsidR="00971067">
        <w:fldChar w:fldCharType="separate"/>
      </w:r>
      <w:r w:rsidR="00971067">
        <w:rPr>
          <w:noProof/>
        </w:rPr>
        <w:t>(Godoy and Levine 2013)</w:t>
      </w:r>
      <w:r w:rsidR="00971067">
        <w:fldChar w:fldCharType="end"/>
      </w:r>
      <w:r>
        <w:t xml:space="preserve">. </w:t>
      </w:r>
      <w:r w:rsidR="00871ECE">
        <w:t xml:space="preserve">In our model, </w:t>
      </w:r>
      <w:r>
        <w:t xml:space="preserve">we track a single pool of generic soil resources, </w:t>
      </w:r>
      <w:r w:rsidR="00C2312B">
        <w:t xml:space="preserve">most easily </w:t>
      </w:r>
      <w:r w:rsidR="00EB3314">
        <w:t xml:space="preserve">thought of </w:t>
      </w:r>
      <w:r w:rsidR="00C2312B">
        <w:t>as water given its timing of availability</w:t>
      </w:r>
      <w:r>
        <w:t xml:space="preserve">. </w:t>
      </w:r>
      <w:r w:rsidR="00E53D49">
        <w:t xml:space="preserve"> Importantly, this pool is not resupplied during the growing season</w:t>
      </w:r>
      <w:r w:rsidR="00503D72">
        <w:t xml:space="preserve"> and</w:t>
      </w:r>
      <w:r>
        <w:t xml:space="preserve"> plants </w:t>
      </w:r>
      <w:r w:rsidR="00503D72">
        <w:t xml:space="preserve">eventually </w:t>
      </w:r>
      <w:r w:rsidR="00E53D49">
        <w:t xml:space="preserve">use up </w:t>
      </w:r>
      <w:r w:rsidR="009514BB">
        <w:t>the pool of stored soil resources</w:t>
      </w:r>
      <w:r w:rsidR="00E53D49">
        <w:t xml:space="preserve">. </w:t>
      </w:r>
      <w:r w:rsidR="00FD0816">
        <w:t>As resources are depleted, p</w:t>
      </w:r>
      <w:r w:rsidR="00E53D49">
        <w:t>lant growth slow</w:t>
      </w:r>
      <w:r w:rsidR="00503D72">
        <w:t>s</w:t>
      </w:r>
      <w:r w:rsidR="00E53D49">
        <w:t xml:space="preserve"> and eventually </w:t>
      </w:r>
      <w:r w:rsidR="00FD0816">
        <w:t>stop</w:t>
      </w:r>
      <w:r w:rsidR="00503D72">
        <w:t>s</w:t>
      </w:r>
      <w:r w:rsidR="00E53D49">
        <w:t xml:space="preserve">. We make the assumption that when net plant growth stops, the plants </w:t>
      </w:r>
      <w:r w:rsidR="00D702AB">
        <w:t xml:space="preserve">stop producing </w:t>
      </w:r>
      <w:r>
        <w:t>vegetative bioma</w:t>
      </w:r>
      <w:r w:rsidR="00871ECE">
        <w:t>ss and start producing seeds</w:t>
      </w:r>
      <w:r w:rsidR="00E64622">
        <w:t xml:space="preserve"> </w:t>
      </w:r>
      <w:r w:rsidR="00E64622">
        <w:fldChar w:fldCharType="begin"/>
      </w:r>
      <w:r w:rsidR="00E64622">
        <w:instrText xml:space="preserve"> ADDIN ZOTERO_ITEM CSL_CITATION {"citationID":"N8wmZfWW","properties":{"formattedCitation":"(Cohen 1976)","plainCitation":"(Cohen 1976)","noteIndex":0},"citationItems":[{"id":2841,"uris":["http://zotero.org/users/688880/items/PHM659CT"],"uri":["http://zotero.org/users/688880/items/PHM659CT"],"itemData":{"id":2841,"type":"article-journal","title":"The Optimal Timing of Reproduction","container-title":"The American Naturalist","page":"801-807","volume":"110","issue":"975","source":"JSTOR","abstract":"The optimal timing of reproductive effort is determined in a model which takes into account (a) the physiological limits on the growth and biomass production of the individuals, (b) the survival function of the population, and (c) the reutilization of somatic biomass for reproduction at the end of the season. Total reproductive biomass is maximized by a step transition from somatic growth to reproductive production. Optimal transition is at a biomass which is much less than the maximally attainable biomass. Optimal transition time is an increasing function of the survival and of the reutilization conversion factor. Much higher optimal transition biomass is expected where reproductive success depends not only on the production of reproductive biomass but is an increasing function of somatic biomass as well.","ISSN":"0003-0147","author":[{"family":"Cohen","given":"Dan"}],"issued":{"date-parts":[["1976"]]}}}],"schema":"https://github.com/citation-style-language/schema/raw/master/csl-citation.json"} </w:instrText>
      </w:r>
      <w:r w:rsidR="00E64622">
        <w:fldChar w:fldCharType="separate"/>
      </w:r>
      <w:r w:rsidR="00E64622">
        <w:rPr>
          <w:noProof/>
        </w:rPr>
        <w:t>(Cohen 1976)</w:t>
      </w:r>
      <w:r w:rsidR="00E64622">
        <w:fldChar w:fldCharType="end"/>
      </w:r>
      <w:r w:rsidR="00871ECE">
        <w:t xml:space="preserve">. </w:t>
      </w:r>
    </w:p>
    <w:p w14:paraId="1AF97154" w14:textId="77777777" w:rsidR="00B93196" w:rsidRDefault="00390672">
      <w:pPr>
        <w:spacing w:after="202"/>
        <w:contextualSpacing/>
      </w:pPr>
      <w:r>
        <w:t>The model is expressed as a set of differential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7011"/>
        <w:gridCol w:w="738"/>
      </w:tblGrid>
      <w:tr w:rsidR="00455957" w14:paraId="296C6039" w14:textId="77777777" w:rsidTr="00762A58">
        <w:trPr>
          <w:trHeight w:val="503"/>
        </w:trPr>
        <w:tc>
          <w:tcPr>
            <w:tcW w:w="918" w:type="dxa"/>
            <w:vAlign w:val="center"/>
          </w:tcPr>
          <w:p w14:paraId="6E7D636D" w14:textId="77777777" w:rsidR="00455957" w:rsidRDefault="00455957" w:rsidP="00762A58">
            <w:pPr>
              <w:spacing w:after="202"/>
              <w:ind w:firstLine="0"/>
              <w:contextualSpacing/>
              <w:jc w:val="center"/>
            </w:pPr>
          </w:p>
        </w:tc>
        <w:tc>
          <w:tcPr>
            <w:tcW w:w="7200" w:type="dxa"/>
            <w:vAlign w:val="center"/>
          </w:tcPr>
          <w:p w14:paraId="5B5C4A7A" w14:textId="29EF6F63" w:rsidR="00455957" w:rsidRDefault="00DA3A33" w:rsidP="00762A58">
            <w:pPr>
              <w:spacing w:after="202"/>
              <w:contextualSpacing/>
              <w:jc w:val="center"/>
            </w:pPr>
            <m:oMathPara>
              <m:oMath>
                <m:f>
                  <m:fPr>
                    <m:ctrlPr>
                      <w:rPr>
                        <w:rFonts w:ascii="Cambria Math" w:hAnsi="Cambria Math"/>
                        <w:i/>
                      </w:rPr>
                    </m:ctrlPr>
                  </m:fPr>
                  <m:num>
                    <m:r>
                      <w:rPr>
                        <w:rFonts w:ascii="Cambria Math" w:hAnsi="Cambria Math"/>
                      </w:rPr>
                      <m:t>dR</m:t>
                    </m:r>
                  </m:num>
                  <m:den>
                    <m:r>
                      <w:rPr>
                        <w:rFonts w:ascii="Cambria Math" w:hAnsi="Cambria Math"/>
                      </w:rPr>
                      <m:t>du</m:t>
                    </m:r>
                  </m:den>
                </m:f>
                <m:r>
                  <w:rPr>
                    <w:rFonts w:ascii="Cambria Math" w:hAnsi="Cambria Math"/>
                  </w:rPr>
                  <m:t>=I-</m:t>
                </m:r>
                <m:nary>
                  <m:naryPr>
                    <m:chr m:val="∑"/>
                    <m:limLoc m:val="undOvr"/>
                    <m:ctrlPr>
                      <w:rPr>
                        <w:rFonts w:ascii="Cambria Math" w:hAnsi="Cambria Math"/>
                        <w:i/>
                      </w:rPr>
                    </m:ctrlPr>
                  </m:naryPr>
                  <m:sub>
                    <m:r>
                      <w:rPr>
                        <w:rFonts w:ascii="Cambria Math" w:hAnsi="Cambria Math"/>
                      </w:rPr>
                      <m:t>i=1</m:t>
                    </m:r>
                  </m:sub>
                  <m:sup>
                    <m:r>
                      <w:del w:id="2166" w:author="Andy Kleinhesselink" w:date="2019-07-23T15:30:00Z">
                        <w:rPr>
                          <w:rFonts w:ascii="Cambria Math" w:hAnsi="Cambria Math"/>
                        </w:rPr>
                        <m:t>S</m:t>
                      </w:del>
                    </m:r>
                    <m:r>
                      <w:ins w:id="2167" w:author="Andy Kleinhesselink" w:date="2019-07-23T15:30:00Z">
                        <w:rPr>
                          <w:rFonts w:ascii="Cambria Math" w:hAnsi="Cambria Math"/>
                        </w:rPr>
                        <m:t>m</m:t>
                      </w:ins>
                    </m:r>
                  </m:sup>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(u)</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R(u)</m:t>
                        </m:r>
                      </m:e>
                    </m:d>
                  </m:e>
                </m:nary>
                <m:r>
                  <w:rPr>
                    <w:rFonts w:ascii="Cambria Math" w:hAnsi="Cambria Math"/>
                  </w:rPr>
                  <m:t>,</m:t>
                </m:r>
              </m:oMath>
            </m:oMathPara>
          </w:p>
        </w:tc>
        <w:tc>
          <w:tcPr>
            <w:tcW w:w="738" w:type="dxa"/>
            <w:vAlign w:val="center"/>
          </w:tcPr>
          <w:p w14:paraId="7EA20A26" w14:textId="4531A2DC"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ins w:id="2168" w:author="Andy Kleinhesselink" w:date="2019-07-12T08:02:00Z">
              <w:r w:rsidR="00B91BF5">
                <w:rPr>
                  <w:noProof/>
                </w:rPr>
                <w:t>24</w:t>
              </w:r>
            </w:ins>
            <w:del w:id="2169" w:author="Andy Kleinhesselink" w:date="2019-07-12T08:02:00Z">
              <w:r w:rsidR="00427DC4" w:rsidDel="00B91BF5">
                <w:rPr>
                  <w:noProof/>
                </w:rPr>
                <w:delText>5</w:delText>
              </w:r>
            </w:del>
            <w:r w:rsidR="00AC7C1E">
              <w:rPr>
                <w:noProof/>
              </w:rPr>
              <w:fldChar w:fldCharType="end"/>
            </w:r>
            <w:r>
              <w:t>)</w:t>
            </w:r>
          </w:p>
        </w:tc>
      </w:tr>
    </w:tbl>
    <w:p w14:paraId="3DB42D78" w14:textId="09E38AD7" w:rsidR="00B93196" w:rsidRDefault="00390672" w:rsidP="00F82748">
      <w:pPr>
        <w:spacing w:after="202"/>
        <w:ind w:firstLine="0"/>
        <w:contextualSpacing/>
      </w:pPr>
      <w:r>
        <w:t xml:space="preserve">where </w:t>
      </w:r>
      <m:oMath>
        <m:r>
          <w:rPr>
            <w:rFonts w:ascii="Cambria Math" w:hAnsi="Cambria Math"/>
          </w:rPr>
          <m:t>R</m:t>
        </m:r>
        <m:d>
          <m:dPr>
            <m:ctrlPr>
              <w:rPr>
                <w:rFonts w:ascii="Cambria Math" w:hAnsi="Cambria Math"/>
              </w:rPr>
            </m:ctrlPr>
          </m:dPr>
          <m:e>
            <m:r>
              <w:rPr>
                <w:rFonts w:ascii="Cambria Math" w:hAnsi="Cambria Math"/>
              </w:rPr>
              <m:t>u</m:t>
            </m:r>
          </m:e>
        </m:d>
      </m:oMath>
      <w:r>
        <w:t xml:space="preserve"> gives the resource availability at time </w:t>
      </w:r>
      <m:oMath>
        <m:r>
          <w:rPr>
            <w:rFonts w:ascii="Cambria Math" w:hAnsi="Cambria Math"/>
          </w:rPr>
          <m:t>u</m:t>
        </m:r>
      </m:oMath>
      <w:r>
        <w:t xml:space="preserve">, and </w:t>
      </w:r>
      <m:oMath>
        <m:r>
          <w:rPr>
            <w:rFonts w:ascii="Cambria Math" w:hAnsi="Cambria Math"/>
          </w:rPr>
          <m:t>I</m:t>
        </m:r>
      </m:oMath>
      <w:r>
        <w:t xml:space="preserve"> gives the resource supply rat</w:t>
      </w:r>
      <w:r w:rsidR="00283422">
        <w:t>e</w:t>
      </w:r>
      <w:r>
        <w:t>. The final term express</w:t>
      </w:r>
      <w:r w:rsidR="00871ECE">
        <w:t xml:space="preserve">es the loss of resources due to </w:t>
      </w:r>
      <w:r>
        <w:t xml:space="preserve">uptake by plants. </w:t>
      </w:r>
      <w:r w:rsidR="00871ECE">
        <w:t>P</w:t>
      </w:r>
      <w:r>
        <w:t xml:space="preserve">lant biomass of species </w:t>
      </w:r>
      <m:oMath>
        <m:r>
          <w:rPr>
            <w:rFonts w:ascii="Cambria Math" w:hAnsi="Cambria Math"/>
          </w:rPr>
          <m:t>i</m:t>
        </m:r>
      </m:oMath>
      <w:r>
        <w:t xml:space="preserve"> at time </w:t>
      </w:r>
      <m:oMath>
        <m:r>
          <w:rPr>
            <w:rFonts w:ascii="Cambria Math" w:hAnsi="Cambria Math"/>
          </w:rPr>
          <m:t>u</m:t>
        </m:r>
      </m:oMath>
      <w:r>
        <w:t xml:space="preserve"> is given by </w:t>
      </w:r>
      <m:oMath>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u</m:t>
            </m:r>
          </m:e>
        </m:d>
      </m:oMath>
      <w:r w:rsidR="009C4676">
        <w:t xml:space="preserve">, </w:t>
      </w:r>
      <w:del w:id="2170" w:author="Andy Kleinhesselink" w:date="2019-07-23T15:30:00Z">
        <w:r w:rsidR="0078682F" w:rsidDel="008D7B99">
          <w:rPr>
            <w:i/>
          </w:rPr>
          <w:delText>S</w:delText>
        </w:r>
        <w:r w:rsidR="0078682F" w:rsidDel="008D7B99">
          <w:delText xml:space="preserve"> </w:delText>
        </w:r>
      </w:del>
      <w:ins w:id="2171" w:author="Andy Kleinhesselink" w:date="2019-07-23T15:30:00Z">
        <w:r w:rsidR="008D7B99">
          <w:rPr>
            <w:i/>
          </w:rPr>
          <w:t>m</w:t>
        </w:r>
        <w:r w:rsidR="008D7B99">
          <w:t xml:space="preserve"> </w:t>
        </w:r>
      </w:ins>
      <w:r w:rsidR="009C4676">
        <w:t xml:space="preserve">is the number of species in the community </w:t>
      </w:r>
      <w:r>
        <w:t xml:space="preserve">and </w:t>
      </w:r>
      <m:oMath>
        <m:sSub>
          <m:sSubPr>
            <m:ctrlPr>
              <w:rPr>
                <w:rFonts w:ascii="Cambria Math" w:hAnsi="Cambria Math"/>
              </w:rPr>
            </m:ctrlPr>
          </m:sSubPr>
          <m:e>
            <m:r>
              <w:rPr>
                <w:rFonts w:ascii="Cambria Math" w:hAnsi="Cambria Math"/>
              </w:rPr>
              <m:t>f</m:t>
            </m:r>
          </m:e>
          <m:sub>
            <m:r>
              <w:rPr>
                <w:rFonts w:ascii="Cambria Math" w:hAnsi="Cambria Math"/>
              </w:rPr>
              <m:t>i</m:t>
            </m:r>
          </m:sub>
        </m:sSub>
      </m:oMath>
      <w:r>
        <w:t xml:space="preserve"> </w:t>
      </w:r>
      <w:r w:rsidR="009C4676">
        <w:t xml:space="preserve">is the resource dependent uptake function for species </w:t>
      </w:r>
      <w:proofErr w:type="spellStart"/>
      <w:r w:rsidR="009C4676" w:rsidRPr="009C4676">
        <w:rPr>
          <w:i/>
        </w:rPr>
        <w:t>i</w:t>
      </w:r>
      <w:proofErr w:type="spellEnd"/>
      <w:r>
        <w:t xml:space="preserve">. We simulate a Mediterranean climate by setting initial resource availability </w:t>
      </w:r>
      <w:r w:rsidR="00F82748">
        <w:t xml:space="preserve">high, </w:t>
      </w:r>
      <m:oMath>
        <m:r>
          <w:rPr>
            <w:rFonts w:ascii="Cambria Math" w:hAnsi="Cambria Math"/>
          </w:rPr>
          <m:t>R</m:t>
        </m:r>
        <m:d>
          <m:dPr>
            <m:ctrlPr>
              <w:rPr>
                <w:rFonts w:ascii="Cambria Math" w:hAnsi="Cambria Math"/>
                <w:i/>
              </w:rPr>
            </m:ctrlPr>
          </m:dPr>
          <m:e>
            <m:r>
              <w:rPr>
                <w:rFonts w:ascii="Cambria Math" w:hAnsi="Cambria Math"/>
              </w:rPr>
              <m:t>u=0</m:t>
            </m:r>
          </m:e>
        </m:d>
        <m:r>
          <w:rPr>
            <w:rFonts w:ascii="Cambria Math" w:hAnsi="Cambria Math"/>
          </w:rPr>
          <m:t>≫0</m:t>
        </m:r>
      </m:oMath>
      <w:r w:rsidR="00F82748">
        <w:t xml:space="preserve">, and </w:t>
      </w:r>
      <w:r>
        <w:t xml:space="preserve">setting the resource supply rate </w:t>
      </w:r>
      <m:oMath>
        <m:r>
          <w:rPr>
            <w:rFonts w:ascii="Cambria Math" w:hAnsi="Cambria Math"/>
          </w:rPr>
          <m:t>I</m:t>
        </m:r>
      </m:oMath>
      <w:r>
        <w:t xml:space="preserve"> to zero</w:t>
      </w:r>
      <w:r w:rsidR="00B838FF">
        <w:t xml:space="preserve"> (</w:t>
      </w:r>
      <w:r w:rsidR="00B838FF">
        <w:fldChar w:fldCharType="begin"/>
      </w:r>
      <w:r w:rsidR="00B838FF">
        <w:instrText xml:space="preserve"> REF _Ref514237815 \h </w:instrText>
      </w:r>
      <w:r w:rsidR="00B838FF">
        <w:fldChar w:fldCharType="separate"/>
      </w:r>
      <w:ins w:id="2172" w:author="Andy Kleinhesselink" w:date="2019-07-12T08:02:00Z">
        <w:r w:rsidR="00B91BF5">
          <w:t xml:space="preserve">Figure </w:t>
        </w:r>
        <w:r w:rsidR="00B91BF5">
          <w:rPr>
            <w:noProof/>
          </w:rPr>
          <w:t>3</w:t>
        </w:r>
      </w:ins>
      <w:del w:id="2173" w:author="Andy Kleinhesselink" w:date="2019-07-12T08:02:00Z">
        <w:r w:rsidR="00427DC4" w:rsidDel="00B91BF5">
          <w:delText xml:space="preserve">Figure </w:delText>
        </w:r>
        <w:r w:rsidR="00427DC4" w:rsidDel="00B91BF5">
          <w:rPr>
            <w:noProof/>
          </w:rPr>
          <w:delText>2</w:delText>
        </w:r>
      </w:del>
      <w:r w:rsidR="00B838FF">
        <w:fldChar w:fldCharType="end"/>
      </w:r>
      <w:r w:rsidR="00B838FF">
        <w:t xml:space="preserve"> a). </w:t>
      </w:r>
    </w:p>
    <w:p w14:paraId="4441285D" w14:textId="4816C4E5" w:rsidR="00B93196" w:rsidRPr="00455957" w:rsidRDefault="00390672" w:rsidP="00455957">
      <w:pPr>
        <w:spacing w:after="202"/>
        <w:contextualSpacing/>
      </w:pPr>
      <w:r>
        <w:t xml:space="preserve">Growth of each species </w:t>
      </w:r>
      <w:r w:rsidR="00AE2E61">
        <w:t xml:space="preserve">is simulated with a piecewise differential equation dependent on </w:t>
      </w:r>
      <w:r>
        <w:t>resource availability,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
        <w:gridCol w:w="7031"/>
        <w:gridCol w:w="738"/>
      </w:tblGrid>
      <w:tr w:rsidR="00455957" w14:paraId="67B5BB81" w14:textId="77777777" w:rsidTr="00762A58">
        <w:trPr>
          <w:trHeight w:val="503"/>
        </w:trPr>
        <w:tc>
          <w:tcPr>
            <w:tcW w:w="918" w:type="dxa"/>
            <w:vAlign w:val="center"/>
          </w:tcPr>
          <w:p w14:paraId="12B65479" w14:textId="77777777" w:rsidR="00455957" w:rsidRDefault="00455957" w:rsidP="00762A58">
            <w:pPr>
              <w:spacing w:after="202"/>
              <w:ind w:firstLine="0"/>
              <w:contextualSpacing/>
              <w:jc w:val="center"/>
            </w:pPr>
          </w:p>
        </w:tc>
        <w:tc>
          <w:tcPr>
            <w:tcW w:w="7200" w:type="dxa"/>
            <w:vAlign w:val="center"/>
          </w:tcPr>
          <w:p w14:paraId="77D373E1" w14:textId="09934B07" w:rsidR="00455957" w:rsidRDefault="00DA3A33" w:rsidP="00571A8C">
            <w:pPr>
              <w:spacing w:after="202"/>
              <w:contextualSpacing/>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du</m:t>
                    </m:r>
                  </m:den>
                </m:f>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(R(u))</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r>
                          <w:del w:id="2174" w:author="Andy Kleinhesselink" w:date="2019-07-23T15:30:00Z">
                            <w:rPr>
                              <w:rFonts w:ascii="Cambria Math" w:hAnsi="Cambria Math"/>
                            </w:rPr>
                            <m:t>m</m:t>
                          </w:del>
                        </m:r>
                        <m:r>
                          <w:ins w:id="2175" w:author="Andy Kleinhesselink" w:date="2019-07-23T15:37:00Z">
                            <w:rPr>
                              <w:rFonts w:ascii="Cambria Math" w:hAnsi="Cambria Math"/>
                            </w:rPr>
                            <m:t>δ</m:t>
                          </w:ins>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&amp;</m:t>
                        </m:r>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R</m:t>
                            </m:r>
                          </m:e>
                        </m:d>
                        <m:r>
                          <w:rPr>
                            <w:rFonts w:ascii="Cambria Math" w:hAnsi="Cambria Math"/>
                          </w:rPr>
                          <m:t>&gt;</m:t>
                        </m:r>
                        <m:r>
                          <w:del w:id="2176" w:author="Andy Kleinhesselink" w:date="2019-07-23T15:31:00Z">
                            <w:rPr>
                              <w:rFonts w:ascii="Cambria Math" w:hAnsi="Cambria Math"/>
                            </w:rPr>
                            <m:t>m</m:t>
                          </w:del>
                        </m:r>
                        <m:r>
                          <w:ins w:id="2177" w:author="Andy Kleinhesselink" w:date="2019-07-23T15:37:00Z">
                            <w:rPr>
                              <w:rFonts w:ascii="Cambria Math" w:hAnsi="Cambria Math"/>
                            </w:rPr>
                            <m:t>δ</m:t>
                          </w:ins>
                        </m:r>
                      </m:e>
                      <m:e>
                        <m:r>
                          <w:rPr>
                            <w:rFonts w:ascii="Cambria Math" w:hAnsi="Cambria Math"/>
                          </w:rPr>
                          <m:t>0,  &amp;</m:t>
                        </m:r>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R</m:t>
                            </m:r>
                          </m:e>
                        </m:d>
                        <m:r>
                          <w:rPr>
                            <w:rFonts w:ascii="Cambria Math" w:hAnsi="Cambria Math"/>
                          </w:rPr>
                          <m:t>≤</m:t>
                        </m:r>
                        <m:r>
                          <w:del w:id="2178" w:author="Andy Kleinhesselink" w:date="2019-07-23T15:31:00Z">
                            <w:rPr>
                              <w:rFonts w:ascii="Cambria Math" w:hAnsi="Cambria Math"/>
                            </w:rPr>
                            <m:t>m</m:t>
                          </w:del>
                        </m:r>
                        <m:r>
                          <w:ins w:id="2179" w:author="Andy Kleinhesselink" w:date="2019-07-23T15:37:00Z">
                            <w:rPr>
                              <w:rFonts w:ascii="Cambria Math" w:hAnsi="Cambria Math"/>
                            </w:rPr>
                            <m:t>δ</m:t>
                          </w:ins>
                        </m:r>
                      </m:e>
                    </m:eqArr>
                  </m:e>
                </m:d>
                <m:r>
                  <w:ins w:id="2180" w:author="Andy Kleinhesselink" w:date="2019-07-23T15:32:00Z">
                    <w:rPr>
                      <w:rFonts w:ascii="Cambria Math" w:hAnsi="Cambria Math"/>
                    </w:rPr>
                    <m:t xml:space="preserve"> </m:t>
                  </w:ins>
                </m:r>
                <m:r>
                  <w:del w:id="2181" w:author="Andy Kleinhesselink" w:date="2019-07-23T15:32:00Z">
                    <w:rPr>
                      <w:rFonts w:ascii="Cambria Math" w:hAnsi="Cambria Math"/>
                    </w:rPr>
                    <m:t>,</m:t>
                  </w:del>
                </m:r>
              </m:oMath>
            </m:oMathPara>
          </w:p>
        </w:tc>
        <w:tc>
          <w:tcPr>
            <w:tcW w:w="738" w:type="dxa"/>
            <w:vAlign w:val="center"/>
          </w:tcPr>
          <w:p w14:paraId="06117B59" w14:textId="76048EEB"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ins w:id="2182" w:author="Andy Kleinhesselink" w:date="2019-07-12T08:02:00Z">
              <w:r w:rsidR="00B91BF5">
                <w:rPr>
                  <w:noProof/>
                </w:rPr>
                <w:t>25</w:t>
              </w:r>
            </w:ins>
            <w:del w:id="2183" w:author="Andy Kleinhesselink" w:date="2019-07-12T08:02:00Z">
              <w:r w:rsidR="00427DC4" w:rsidDel="00B91BF5">
                <w:rPr>
                  <w:noProof/>
                </w:rPr>
                <w:delText>6</w:delText>
              </w:r>
            </w:del>
            <w:r w:rsidR="00AC7C1E">
              <w:rPr>
                <w:noProof/>
              </w:rPr>
              <w:fldChar w:fldCharType="end"/>
            </w:r>
            <w:r>
              <w:t>)</w:t>
            </w:r>
          </w:p>
        </w:tc>
      </w:tr>
    </w:tbl>
    <w:p w14:paraId="5C4B5E77" w14:textId="099F791C" w:rsidR="00B93196" w:rsidRDefault="00F82748" w:rsidP="00E64622">
      <w:pPr>
        <w:spacing w:after="202"/>
        <w:ind w:firstLine="0"/>
        <w:contextualSpacing/>
      </w:pPr>
      <w:r>
        <w:t>w</w:t>
      </w:r>
      <w:r w:rsidR="00390672">
        <w:t xml:space="preserve">here,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00390672">
        <w:t xml:space="preserve"> is the total biomass of species </w:t>
      </w:r>
      <m:oMath>
        <m:r>
          <w:rPr>
            <w:rFonts w:ascii="Cambria Math" w:hAnsi="Cambria Math"/>
          </w:rPr>
          <m:t>i</m:t>
        </m:r>
      </m:oMath>
      <w:r w:rsidR="00390672">
        <w:t xml:space="preserve">, </w:t>
      </w:r>
      <m:oMath>
        <m:r>
          <w:rPr>
            <w:rFonts w:ascii="Cambria Math" w:hAnsi="Cambria Math"/>
          </w:rPr>
          <m:t>q</m:t>
        </m:r>
      </m:oMath>
      <w:r w:rsidR="00390672">
        <w:t xml:space="preserve"> is a resource </w:t>
      </w:r>
      <w:r w:rsidR="00D96BFE">
        <w:t xml:space="preserve">conversion </w:t>
      </w:r>
      <w:r w:rsidR="00390672">
        <w:t xml:space="preserve">factor, </w:t>
      </w:r>
      <m:oMath>
        <m:r>
          <w:del w:id="2184" w:author="Andy Kleinhesselink" w:date="2019-07-23T15:31:00Z">
            <w:rPr>
              <w:rFonts w:ascii="Cambria Math" w:hAnsi="Cambria Math"/>
            </w:rPr>
            <m:t>m</m:t>
          </w:del>
        </m:r>
        <m:r>
          <w:ins w:id="2185" w:author="Andy Kleinhesselink" w:date="2019-07-23T15:37:00Z">
            <w:rPr>
              <w:rFonts w:ascii="Cambria Math" w:hAnsi="Cambria Math"/>
            </w:rPr>
            <m:t>δ</m:t>
          </w:ins>
        </m:r>
      </m:oMath>
      <w:r w:rsidR="00390672">
        <w:t xml:space="preserve"> is</w:t>
      </w:r>
      <w:ins w:id="2186" w:author="Andy Kleinhesselink" w:date="2019-07-23T15:31:00Z">
        <w:r w:rsidR="008D7B99">
          <w:t xml:space="preserve"> the rate of</w:t>
        </w:r>
      </w:ins>
      <w:del w:id="2187" w:author="Andy Kleinhesselink" w:date="2019-07-23T15:31:00Z">
        <w:r w:rsidR="00390672" w:rsidDel="008D7B99">
          <w:delText xml:space="preserve"> a per</w:delText>
        </w:r>
      </w:del>
      <w:r w:rsidR="00390672">
        <w:t xml:space="preserve"> </w:t>
      </w:r>
      <w:del w:id="2188" w:author="Andy Kleinhesselink" w:date="2019-07-23T15:31:00Z">
        <w:r w:rsidR="00390672" w:rsidDel="008D7B99">
          <w:delText xml:space="preserve">biomass </w:delText>
        </w:r>
      </w:del>
      <w:r w:rsidR="00390672">
        <w:t xml:space="preserve">respiration and </w:t>
      </w:r>
      <w:del w:id="2189" w:author="Andy Kleinhesselink" w:date="2019-07-23T15:31:00Z">
        <w:r w:rsidR="00390672" w:rsidDel="008D7B99">
          <w:delText xml:space="preserve">tissue </w:delText>
        </w:r>
      </w:del>
      <w:ins w:id="2190" w:author="Andy Kleinhesselink" w:date="2019-07-23T15:31:00Z">
        <w:r w:rsidR="008D7B99">
          <w:t xml:space="preserve">biomass </w:t>
        </w:r>
      </w:ins>
      <w:r w:rsidR="00390672">
        <w:t>loss</w:t>
      </w:r>
      <w:del w:id="2191" w:author="Andy Kleinhesselink" w:date="2019-07-23T15:31:00Z">
        <w:r w:rsidR="00390672" w:rsidDel="008D7B99">
          <w:delText xml:space="preserve"> rate, and as in the first equation, </w:delText>
        </w:r>
        <w:r w:rsidR="00D96BFE" w:rsidDel="008D7B99">
          <w:delText xml:space="preserve">the function </w:delTex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00390672" w:rsidDel="008D7B99">
          <w:delText xml:space="preserve"> </w:delText>
        </w:r>
        <w:r w:rsidR="00E84F09" w:rsidDel="008D7B99">
          <w:delText>giv</w:delText>
        </w:r>
        <w:r w:rsidR="00D96BFE" w:rsidDel="008D7B99">
          <w:delText>es</w:delText>
        </w:r>
        <w:r w:rsidR="00390672" w:rsidDel="008D7B99">
          <w:delText xml:space="preserve"> </w:delText>
        </w:r>
        <w:r w:rsidR="00D96BFE" w:rsidDel="008D7B99">
          <w:delText xml:space="preserve">the </w:delText>
        </w:r>
        <w:r w:rsidR="00390672" w:rsidDel="008D7B99">
          <w:delText>resource uptake rate</w:delText>
        </w:r>
      </w:del>
      <w:r w:rsidR="00390672">
        <w:t>.</w:t>
      </w:r>
      <w:r w:rsidR="00E64622">
        <w:t xml:space="preserve">  T</w:t>
      </w:r>
      <w:r w:rsidR="00390672">
        <w:t xml:space="preserve">he growth of each species stops when </w:t>
      </w:r>
      <m:oMath>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(R(u))=</m:t>
        </m:r>
        <m:r>
          <w:del w:id="2192" w:author="Andy Kleinhesselink" w:date="2019-07-23T15:32:00Z">
            <w:rPr>
              <w:rFonts w:ascii="Cambria Math" w:hAnsi="Cambria Math"/>
            </w:rPr>
            <m:t>m</m:t>
          </w:del>
        </m:r>
        <m:r>
          <w:ins w:id="2193" w:author="Andy Kleinhesselink" w:date="2019-07-23T15:37:00Z">
            <w:rPr>
              <w:rFonts w:ascii="Cambria Math" w:hAnsi="Cambria Math"/>
            </w:rPr>
            <m:t>δ</m:t>
          </w:ins>
        </m:r>
      </m:oMath>
      <w:r w:rsidR="00390672">
        <w:t xml:space="preserve"> meaning that </w:t>
      </w:r>
      <w:r w:rsidR="00D96BFE">
        <w:t xml:space="preserve">the rate of </w:t>
      </w:r>
      <w:r w:rsidR="00390672">
        <w:t xml:space="preserve">biomass gain is equal to biomass </w:t>
      </w:r>
      <w:r w:rsidR="00D96BFE">
        <w:t>loss</w:t>
      </w:r>
      <w:r w:rsidR="00390672">
        <w:t xml:space="preserve">. </w:t>
      </w:r>
      <w:r w:rsidR="00D96BFE">
        <w:t>A</w:t>
      </w:r>
      <w:r w:rsidR="00390672">
        <w:t xml:space="preserve">t this </w:t>
      </w:r>
      <w:del w:id="2194" w:author="Andy Kleinhesselink" w:date="2019-07-23T15:32:00Z">
        <w:r w:rsidR="00390672" w:rsidDel="008D7B99">
          <w:delText xml:space="preserve">point </w:delText>
        </w:r>
      </w:del>
      <w:ins w:id="2195" w:author="Andy Kleinhesselink" w:date="2019-07-23T15:32:00Z">
        <w:r w:rsidR="008D7B99">
          <w:t xml:space="preserve">time in the season </w:t>
        </w:r>
      </w:ins>
      <w:r w:rsidR="00D96BFE">
        <w:t xml:space="preserve">the plant </w:t>
      </w:r>
      <w:r w:rsidR="00390672">
        <w:t>stop</w:t>
      </w:r>
      <w:r w:rsidR="00D96BFE">
        <w:t>s</w:t>
      </w:r>
      <w:r w:rsidR="00390672">
        <w:t xml:space="preserve"> growing </w:t>
      </w:r>
      <w:ins w:id="2196" w:author="Andy Kleinhesselink" w:date="2019-07-23T15:33:00Z">
        <w:r w:rsidR="008D7B99">
          <w:t xml:space="preserve">we set growth and resource uptake </w:t>
        </w:r>
      </w:ins>
      <w:ins w:id="2197" w:author="Andy Kleinhesselink" w:date="2019-07-23T15:34:00Z">
        <w:r w:rsidR="008D7B99">
          <w:t xml:space="preserve">rates to zero. </w:t>
        </w:r>
      </w:ins>
      <w:del w:id="2198" w:author="Andy Kleinhesselink" w:date="2019-07-23T15:34:00Z">
        <w:r w:rsidR="00390672" w:rsidDel="008D7B99">
          <w:delText>and convert</w:delText>
        </w:r>
        <w:r w:rsidR="00D96BFE" w:rsidDel="008D7B99">
          <w:delText>s</w:delText>
        </w:r>
        <w:r w:rsidR="00390672" w:rsidDel="008D7B99">
          <w:delText xml:space="preserve"> </w:delText>
        </w:r>
      </w:del>
      <w:del w:id="2199" w:author="Andy Kleinhesselink" w:date="2019-07-23T15:32:00Z">
        <w:r w:rsidR="009514BB" w:rsidDel="008D7B99">
          <w:delText xml:space="preserve">all </w:delText>
        </w:r>
      </w:del>
      <w:del w:id="2200" w:author="Andy Kleinhesselink" w:date="2019-07-23T15:34:00Z">
        <w:r w:rsidR="009514BB" w:rsidDel="008D7B99">
          <w:delText>bi</w:delText>
        </w:r>
        <w:r w:rsidR="0051421D" w:rsidDel="008D7B99">
          <w:delText>om</w:delText>
        </w:r>
        <w:r w:rsidR="009514BB" w:rsidDel="008D7B99">
          <w:delText>ass</w:delText>
        </w:r>
        <w:r w:rsidR="00390672" w:rsidDel="008D7B99">
          <w:delText xml:space="preserve"> to seed mass. We impose this behavior on the model by</w:delText>
        </w:r>
        <w:r w:rsidR="007F5B3C" w:rsidDel="008D7B99">
          <w:delText xml:space="preserve"> setting growth </w:delText>
        </w:r>
        <w:r w:rsidR="00503D72" w:rsidDel="008D7B99">
          <w:delText xml:space="preserve">and resource uptake to </w:delText>
        </w:r>
        <w:r w:rsidR="007F5B3C" w:rsidDel="008D7B99">
          <w:delText xml:space="preserve">zero when resources fall to this </w:delText>
        </w:r>
      </w:del>
      <w:del w:id="2201" w:author="Andy Kleinhesselink" w:date="2019-07-23T15:33:00Z">
        <w:r w:rsidR="007F5B3C" w:rsidDel="008D7B99">
          <w:delText>point</w:delText>
        </w:r>
      </w:del>
      <w:del w:id="2202" w:author="Andy Kleinhesselink" w:date="2019-07-23T15:34:00Z">
        <w:r w:rsidR="00390672" w:rsidDel="008D7B99">
          <w:delText>.</w:delText>
        </w:r>
      </w:del>
    </w:p>
    <w:p w14:paraId="5273D6F1" w14:textId="733F7A2C" w:rsidR="00B93196" w:rsidRDefault="00390672">
      <w:pPr>
        <w:spacing w:after="202"/>
        <w:contextualSpacing/>
      </w:pPr>
      <w:r>
        <w:t>Different species are likely to have different rates of resource uptake. In our simulation</w:t>
      </w:r>
      <w:r w:rsidR="009C4676">
        <w:t>,</w:t>
      </w:r>
      <w:r>
        <w:t xml:space="preserve"> we assume a trade-off between rates of resource uptake at high resource availability and rates of resource uptake at low resource availability</w:t>
      </w:r>
      <w:r w:rsidR="003F7DD7">
        <w:t xml:space="preserve"> (</w:t>
      </w:r>
      <w:r w:rsidR="00B838FF">
        <w:fldChar w:fldCharType="begin"/>
      </w:r>
      <w:r w:rsidR="00B838FF">
        <w:instrText xml:space="preserve"> REF _Ref514237815 \h </w:instrText>
      </w:r>
      <w:r w:rsidR="00B838FF">
        <w:fldChar w:fldCharType="separate"/>
      </w:r>
      <w:ins w:id="2203" w:author="Andy Kleinhesselink" w:date="2019-07-12T08:02:00Z">
        <w:r w:rsidR="00B91BF5">
          <w:t xml:space="preserve">Figure </w:t>
        </w:r>
        <w:r w:rsidR="00B91BF5">
          <w:rPr>
            <w:noProof/>
          </w:rPr>
          <w:t>3</w:t>
        </w:r>
      </w:ins>
      <w:del w:id="2204" w:author="Andy Kleinhesselink" w:date="2019-07-12T08:02:00Z">
        <w:r w:rsidR="00427DC4" w:rsidDel="00B91BF5">
          <w:delText xml:space="preserve">Figure </w:delText>
        </w:r>
        <w:r w:rsidR="00427DC4" w:rsidDel="00B91BF5">
          <w:rPr>
            <w:noProof/>
          </w:rPr>
          <w:delText>2</w:delText>
        </w:r>
      </w:del>
      <w:r w:rsidR="00B838FF">
        <w:fldChar w:fldCharType="end"/>
      </w:r>
      <w:r w:rsidR="00B838FF">
        <w:t>c</w:t>
      </w:r>
      <w:r w:rsidR="003F7DD7">
        <w:t>)</w:t>
      </w:r>
      <w:r>
        <w:t xml:space="preserve">. This means that species which </w:t>
      </w:r>
      <w:r w:rsidR="00E8164E">
        <w:t xml:space="preserve">grow rapidly </w:t>
      </w:r>
      <w:r>
        <w:t>early in the season when resource</w:t>
      </w:r>
      <w:ins w:id="2205" w:author="Andy Kleinhesselink" w:date="2019-07-23T15:34:00Z">
        <w:r w:rsidR="008D7B99">
          <w:t xml:space="preserve"> concentration </w:t>
        </w:r>
      </w:ins>
      <w:del w:id="2206" w:author="Andy Kleinhesselink" w:date="2019-07-23T15:34:00Z">
        <w:r w:rsidDel="008D7B99">
          <w:delText xml:space="preserve"> availability </w:delText>
        </w:r>
      </w:del>
      <w:r>
        <w:t xml:space="preserve">is high </w:t>
      </w:r>
      <w:r w:rsidR="00E8164E">
        <w:t>will stop growing and produce seed</w:t>
      </w:r>
      <w:ins w:id="2207" w:author="Andy Kleinhesselink" w:date="2019-07-23T15:34:00Z">
        <w:r w:rsidR="008D7B99">
          <w:t>s</w:t>
        </w:r>
      </w:ins>
      <w:r w:rsidR="00E8164E">
        <w:t xml:space="preserve"> earlier</w:t>
      </w:r>
      <w:r w:rsidR="00B838FF">
        <w:t xml:space="preserve"> (</w:t>
      </w:r>
      <w:r w:rsidR="00B838FF">
        <w:fldChar w:fldCharType="begin"/>
      </w:r>
      <w:r w:rsidR="00B838FF">
        <w:instrText xml:space="preserve"> REF _Ref514237815 \h </w:instrText>
      </w:r>
      <w:r w:rsidR="00B838FF">
        <w:fldChar w:fldCharType="separate"/>
      </w:r>
      <w:ins w:id="2208" w:author="Andy Kleinhesselink" w:date="2019-07-12T08:02:00Z">
        <w:r w:rsidR="00B91BF5">
          <w:t xml:space="preserve">Figure </w:t>
        </w:r>
        <w:r w:rsidR="00B91BF5">
          <w:rPr>
            <w:noProof/>
          </w:rPr>
          <w:t>3</w:t>
        </w:r>
      </w:ins>
      <w:del w:id="2209" w:author="Andy Kleinhesselink" w:date="2019-07-12T08:02:00Z">
        <w:r w:rsidR="00427DC4" w:rsidDel="00B91BF5">
          <w:delText xml:space="preserve">Figure </w:delText>
        </w:r>
        <w:r w:rsidR="00427DC4" w:rsidDel="00B91BF5">
          <w:rPr>
            <w:noProof/>
          </w:rPr>
          <w:delText>2</w:delText>
        </w:r>
      </w:del>
      <w:r w:rsidR="00B838FF">
        <w:fldChar w:fldCharType="end"/>
      </w:r>
      <w:r w:rsidR="00B838FF">
        <w:t>b)</w:t>
      </w:r>
      <w:r>
        <w:t xml:space="preserve">. In contrast, species that </w:t>
      </w:r>
      <w:r>
        <w:lastRenderedPageBreak/>
        <w:t xml:space="preserve">grow </w:t>
      </w:r>
      <w:r w:rsidR="00D96BFE">
        <w:t xml:space="preserve">slowly </w:t>
      </w:r>
      <w:r>
        <w:t xml:space="preserve">early in the growing season </w:t>
      </w:r>
      <w:r w:rsidR="00D96BFE">
        <w:t>will</w:t>
      </w:r>
      <w:r>
        <w:t xml:space="preserve"> </w:t>
      </w:r>
      <w:del w:id="2210" w:author="Andy Kleinhesselink" w:date="2019-07-14T08:43:00Z">
        <w:r w:rsidDel="009C5BFF">
          <w:delText xml:space="preserve">to </w:delText>
        </w:r>
      </w:del>
      <w:r>
        <w:t xml:space="preserve">persist later into the season when resource </w:t>
      </w:r>
      <w:del w:id="2211" w:author="Andy Kleinhesselink" w:date="2019-07-23T15:34:00Z">
        <w:r w:rsidDel="008D7B99">
          <w:delText xml:space="preserve">availability </w:delText>
        </w:r>
      </w:del>
      <w:ins w:id="2212" w:author="Andy Kleinhesselink" w:date="2019-07-23T15:34:00Z">
        <w:r w:rsidR="008D7B99">
          <w:t xml:space="preserve">concentration </w:t>
        </w:r>
      </w:ins>
      <w:r>
        <w:t>is low</w:t>
      </w:r>
      <w:r w:rsidR="00E8164E">
        <w:t xml:space="preserve">.  </w:t>
      </w:r>
    </w:p>
    <w:p w14:paraId="4109C1FA" w14:textId="3228986E" w:rsidR="00B93196" w:rsidRDefault="00E8164E">
      <w:pPr>
        <w:spacing w:after="202"/>
        <w:contextualSpacing/>
      </w:pPr>
      <w:del w:id="2213" w:author="Andy Kleinhesselink" w:date="2019-07-14T08:44:00Z">
        <w:r w:rsidDel="009C5BFF">
          <w:delText>T</w:delText>
        </w:r>
        <w:r w:rsidR="00390672" w:rsidDel="009C5BFF">
          <w:delText xml:space="preserve">his trade-off </w:delText>
        </w:r>
        <w:r w:rsidR="004F6781" w:rsidDel="009C5BFF">
          <w:delText xml:space="preserve">between </w:delText>
        </w:r>
      </w:del>
      <w:del w:id="2214" w:author="Andy Kleinhesselink" w:date="2019-07-14T08:43:00Z">
        <w:r w:rsidR="00390672" w:rsidDel="009C5BFF">
          <w:delText xml:space="preserve">species </w:delText>
        </w:r>
        <w:r w:rsidDel="009C5BFF">
          <w:delText xml:space="preserve">in </w:delText>
        </w:r>
      </w:del>
      <w:del w:id="2215" w:author="Andy Kleinhesselink" w:date="2019-07-14T08:44:00Z">
        <w:r w:rsidDel="009C5BFF">
          <w:delText xml:space="preserve">early </w:delText>
        </w:r>
        <w:r w:rsidR="00B838FF" w:rsidDel="009C5BFF">
          <w:delText xml:space="preserve">and </w:delText>
        </w:r>
        <w:r w:rsidDel="009C5BFF">
          <w:delText>late season growth rates is produced by giving</w:delText>
        </w:r>
      </w:del>
      <w:ins w:id="2216" w:author="Andy Kleinhesselink" w:date="2019-07-14T08:45:00Z">
        <w:r w:rsidR="009C5BFF">
          <w:t xml:space="preserve">The resource uptake rate of each species throughout the season is given by </w:t>
        </w:r>
      </w:ins>
      <w:del w:id="2217" w:author="Andy Kleinhesselink" w:date="2019-07-14T08:45:00Z">
        <w:r w:rsidDel="009C5BFF">
          <w:delText xml:space="preserve"> each</w:delText>
        </w:r>
      </w:del>
      <w:del w:id="2218" w:author="Andy Kleinhesselink" w:date="2019-07-14T08:46:00Z">
        <w:r w:rsidDel="009C5BFF">
          <w:delText xml:space="preserve"> species </w:delText>
        </w:r>
        <m:oMath>
          <m:r>
            <w:rPr>
              <w:rFonts w:ascii="Cambria Math" w:hAnsi="Cambria Math"/>
            </w:rPr>
            <m:t>i</m:t>
          </m:r>
        </m:oMath>
        <w:r w:rsidR="00390672" w:rsidDel="009C5BFF">
          <w:delText xml:space="preserve"> </w:delText>
        </w:r>
      </w:del>
      <w:r w:rsidR="00390672">
        <w:t xml:space="preserve">a </w:t>
      </w:r>
      <w:del w:id="2219" w:author="Andy Kleinhesselink" w:date="2019-07-14T08:46:00Z">
        <w:r w:rsidR="00EB3314" w:rsidDel="009C5BFF">
          <w:delText xml:space="preserve">saturating </w:delText>
        </w:r>
      </w:del>
      <w:r w:rsidR="00EB3314">
        <w:t xml:space="preserve">Monod </w:t>
      </w:r>
      <w:ins w:id="2220" w:author="Andy Kleinhesselink" w:date="2019-07-14T08:46:00Z">
        <w:r w:rsidR="009C5BFF">
          <w:t xml:space="preserve">model </w:t>
        </w:r>
      </w:ins>
      <w:del w:id="2221" w:author="Andy Kleinhesselink" w:date="2019-07-14T08:46:00Z">
        <w:r w:rsidR="00390672" w:rsidDel="009C5BFF">
          <w:delText>resource uptake function</w:delText>
        </w:r>
        <w:r w:rsidR="00EB3314" w:rsidDel="009C5BFF">
          <w:delText xml:space="preserve"> </w:delText>
        </w:r>
      </w:del>
      <w:r w:rsidR="00E84F09">
        <w:fldChar w:fldCharType="begin"/>
      </w:r>
      <w:r w:rsidR="00E84F09">
        <w:instrText xml:space="preserve"> ADDIN ZOTERO_ITEM CSL_CITATION {"citationID":"yTK7ebSo","properties":{"formattedCitation":"(Miller and Klausmeier 2017)","plainCitation":"(Miller and Klausmeier 2017)","noteIndex":0},"citationItems":[{"id":2817,"uris":["http://zotero.org/users/688880/items/BFAMA2JG"],"uri":["http://zotero.org/users/688880/items/BFAMA2JG"],"itemData":{"id":2817,"type":"article-journal","title":"Evolutionary stability of coexistence due to the storage effect in a two-season model","container-title":"Theoretical Ecology","page":"91-103","volume":"10","issue":"1","source":"CrossRef","DOI":"10.1007/s12080-016-0314-z","ISSN":"1874-1738, 1874-1746","language":"en","author":[{"family":"Miller","given":"Elizabeth T."},{"family":"Klausmeier","given":"Christopher A."}],"issued":{"date-parts":[["2017",3]]}}}],"schema":"https://github.com/citation-style-language/schema/raw/master/csl-citation.json"} </w:instrText>
      </w:r>
      <w:r w:rsidR="00E84F09">
        <w:fldChar w:fldCharType="separate"/>
      </w:r>
      <w:r w:rsidR="00BA2597">
        <w:rPr>
          <w:noProof/>
        </w:rPr>
        <w:t>(Miller and Klausmeier 2017)</w:t>
      </w:r>
      <w:r w:rsidR="00E84F09">
        <w:fldChar w:fldCharType="end"/>
      </w:r>
      <w:r w:rsidR="00E84F0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007"/>
        <w:gridCol w:w="738"/>
      </w:tblGrid>
      <w:tr w:rsidR="00455957" w14:paraId="3949F755" w14:textId="77777777" w:rsidTr="00762A58">
        <w:trPr>
          <w:trHeight w:val="503"/>
        </w:trPr>
        <w:tc>
          <w:tcPr>
            <w:tcW w:w="918" w:type="dxa"/>
            <w:vAlign w:val="center"/>
          </w:tcPr>
          <w:p w14:paraId="2E637946" w14:textId="77777777" w:rsidR="00455957" w:rsidRDefault="00455957" w:rsidP="00762A58">
            <w:pPr>
              <w:spacing w:after="202"/>
              <w:ind w:firstLine="0"/>
              <w:contextualSpacing/>
              <w:jc w:val="center"/>
            </w:pPr>
          </w:p>
        </w:tc>
        <w:tc>
          <w:tcPr>
            <w:tcW w:w="7200" w:type="dxa"/>
            <w:vAlign w:val="center"/>
          </w:tcPr>
          <w:p w14:paraId="39304A06" w14:textId="5FE1153F" w:rsidR="00455957" w:rsidRDefault="00DA3A33" w:rsidP="00762A58">
            <w:pPr>
              <w:spacing w:after="202"/>
              <w:contextualSpacing/>
              <w:jc w:val="cente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num>
                  <m:den>
                    <m:sSub>
                      <m:sSubPr>
                        <m:ctrlPr>
                          <w:rPr>
                            <w:rFonts w:ascii="Cambria Math" w:hAnsi="Cambria Math"/>
                            <w:i/>
                          </w:rPr>
                        </m:ctrlPr>
                      </m:sSubPr>
                      <m:e>
                        <m:r>
                          <w:del w:id="2222" w:author="Andy Kleinhesselink" w:date="2019-07-23T15:35:00Z">
                            <w:rPr>
                              <w:rFonts w:ascii="Cambria Math" w:hAnsi="Cambria Math"/>
                            </w:rPr>
                            <m:t>K</m:t>
                          </w:del>
                        </m:r>
                        <m:r>
                          <w:ins w:id="2223" w:author="Andy Kleinhesselink" w:date="2019-07-23T15:35:00Z">
                            <w:rPr>
                              <w:rFonts w:ascii="Cambria Math" w:hAnsi="Cambria Math"/>
                            </w:rPr>
                            <m:t>k</m:t>
                          </w:ins>
                        </m:r>
                      </m:e>
                      <m:sub>
                        <m:r>
                          <w:rPr>
                            <w:rFonts w:ascii="Cambria Math" w:hAnsi="Cambria Math"/>
                          </w:rPr>
                          <m:t>i</m:t>
                        </m:r>
                      </m:sub>
                    </m:sSub>
                    <m:r>
                      <w:rPr>
                        <w:rFonts w:ascii="Cambria Math" w:hAnsi="Cambria Math"/>
                      </w:rPr>
                      <m:t>+R</m:t>
                    </m:r>
                  </m:den>
                </m:f>
                <m:r>
                  <w:ins w:id="2224" w:author="Andy Kleinhesselink" w:date="2019-07-23T15:35:00Z">
                    <w:rPr>
                      <w:rFonts w:ascii="Cambria Math" w:hAnsi="Cambria Math"/>
                    </w:rPr>
                    <m:t xml:space="preserve">  </m:t>
                  </w:ins>
                </m:r>
                <m:r>
                  <w:rPr>
                    <w:rFonts w:ascii="Cambria Math" w:hAnsi="Cambria Math"/>
                  </w:rPr>
                  <m:t>,</m:t>
                </m:r>
              </m:oMath>
            </m:oMathPara>
          </w:p>
        </w:tc>
        <w:tc>
          <w:tcPr>
            <w:tcW w:w="738" w:type="dxa"/>
            <w:vAlign w:val="center"/>
          </w:tcPr>
          <w:p w14:paraId="0C94889F" w14:textId="13E45938"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ins w:id="2225" w:author="Andy Kleinhesselink" w:date="2019-07-12T08:02:00Z">
              <w:r w:rsidR="00B91BF5">
                <w:rPr>
                  <w:noProof/>
                </w:rPr>
                <w:t>26</w:t>
              </w:r>
            </w:ins>
            <w:del w:id="2226" w:author="Andy Kleinhesselink" w:date="2019-07-12T08:02:00Z">
              <w:r w:rsidR="00427DC4" w:rsidDel="00B91BF5">
                <w:rPr>
                  <w:noProof/>
                </w:rPr>
                <w:delText>7</w:delText>
              </w:r>
            </w:del>
            <w:r w:rsidR="00AC7C1E">
              <w:rPr>
                <w:noProof/>
              </w:rPr>
              <w:fldChar w:fldCharType="end"/>
            </w:r>
            <w:r>
              <w:t>)</w:t>
            </w:r>
          </w:p>
        </w:tc>
      </w:tr>
    </w:tbl>
    <w:p w14:paraId="2CFB29CA" w14:textId="16CBB5A1" w:rsidR="00635361" w:rsidRDefault="00E84F09" w:rsidP="00BC6731">
      <w:pPr>
        <w:spacing w:after="202"/>
        <w:ind w:firstLine="0"/>
        <w:contextualSpacing/>
      </w:pPr>
      <w:r>
        <w:t xml:space="preserve">where, </w:t>
      </w:r>
      <m:oMath>
        <m:sSub>
          <m:sSubPr>
            <m:ctrlPr>
              <w:rPr>
                <w:rFonts w:ascii="Cambria Math" w:hAnsi="Cambria Math"/>
              </w:rPr>
            </m:ctrlPr>
          </m:sSubPr>
          <m:e>
            <m:r>
              <w:rPr>
                <w:rFonts w:ascii="Cambria Math" w:hAnsi="Cambria Math"/>
              </w:rPr>
              <m:t>r</m:t>
            </m:r>
          </m:e>
          <m:sub>
            <m:r>
              <w:rPr>
                <w:rFonts w:ascii="Cambria Math" w:hAnsi="Cambria Math"/>
              </w:rPr>
              <m:t>i</m:t>
            </m:r>
          </m:sub>
        </m:sSub>
      </m:oMath>
      <w:r>
        <w:t xml:space="preserve"> is the maximum rate of resource capture and </w:t>
      </w:r>
      <m:oMath>
        <m:sSub>
          <m:sSubPr>
            <m:ctrlPr>
              <w:rPr>
                <w:rFonts w:ascii="Cambria Math" w:hAnsi="Cambria Math"/>
              </w:rPr>
            </m:ctrlPr>
          </m:sSubPr>
          <m:e>
            <m:r>
              <w:del w:id="2227" w:author="Andy Kleinhesselink" w:date="2019-07-23T15:35:00Z">
                <w:rPr>
                  <w:rFonts w:ascii="Cambria Math" w:hAnsi="Cambria Math"/>
                </w:rPr>
                <m:t>K</m:t>
              </w:del>
            </m:r>
            <m:r>
              <w:ins w:id="2228" w:author="Andy Kleinhesselink" w:date="2019-07-23T15:35:00Z">
                <w:rPr>
                  <w:rFonts w:ascii="Cambria Math" w:hAnsi="Cambria Math"/>
                </w:rPr>
                <m:t>k</m:t>
              </w:ins>
            </m:r>
          </m:e>
          <m:sub>
            <m:r>
              <w:rPr>
                <w:rFonts w:ascii="Cambria Math" w:hAnsi="Cambria Math"/>
              </w:rPr>
              <m:t>i</m:t>
            </m:r>
          </m:sub>
        </m:sSub>
      </m:oMath>
      <w:r>
        <w:t xml:space="preserve"> is the half-saturation constant of resource capture.  </w:t>
      </w:r>
      <w:del w:id="2229" w:author="Andy Kleinhesselink" w:date="2019-07-14T08:43:00Z">
        <w:r w:rsidR="00D96BFE" w:rsidDel="009C5BFF">
          <w:delText>Th</w:delText>
        </w:r>
      </w:del>
      <w:ins w:id="2230" w:author="Andy Kleinhesselink" w:date="2019-07-14T08:46:00Z">
        <w:r w:rsidR="009C5BFF">
          <w:t>We impose a</w:t>
        </w:r>
      </w:ins>
      <w:del w:id="2231" w:author="Andy Kleinhesselink" w:date="2019-07-14T08:43:00Z">
        <w:r w:rsidR="00D96BFE" w:rsidDel="009C5BFF">
          <w:delText xml:space="preserve">e </w:delText>
        </w:r>
      </w:del>
      <w:ins w:id="2232" w:author="Andy Kleinhesselink" w:date="2019-07-14T08:47:00Z">
        <w:r w:rsidR="009C5BFF">
          <w:t xml:space="preserve"> </w:t>
        </w:r>
      </w:ins>
      <w:r w:rsidR="00D96BFE">
        <w:t xml:space="preserve">trade-off </w:t>
      </w:r>
      <w:ins w:id="2233" w:author="Andy Kleinhesselink" w:date="2019-07-14T08:46:00Z">
        <w:r w:rsidR="009C5BFF">
          <w:t xml:space="preserve">among the three species </w:t>
        </w:r>
      </w:ins>
      <w:ins w:id="2234" w:author="Andy Kleinhesselink" w:date="2019-07-14T08:47:00Z">
        <w:r w:rsidR="009C5BFF">
          <w:t xml:space="preserve">between the </w:t>
        </w:r>
      </w:ins>
      <w:del w:id="2235" w:author="Andy Kleinhesselink" w:date="2019-07-14T08:43:00Z">
        <w:r w:rsidR="00D96BFE" w:rsidDel="009C5BFF">
          <w:delText xml:space="preserve">we impose means </w:delText>
        </w:r>
      </w:del>
      <w:del w:id="2236" w:author="Andy Kleinhesselink" w:date="2019-07-14T08:47:00Z">
        <w:r w:rsidR="00D96BFE" w:rsidDel="009C5BFF">
          <w:delText xml:space="preserve">requires that the </w:delText>
        </w:r>
        <w:r w:rsidR="00EB3314" w:rsidDel="009C5BFF">
          <w:delText xml:space="preserve">species with the highest </w:delText>
        </w:r>
      </w:del>
      <w:r w:rsidR="00EB3314">
        <w:t xml:space="preserve">maximum resource uptake rate </w:t>
      </w:r>
      <m:oMath>
        <m:r>
          <w:rPr>
            <w:rFonts w:ascii="Cambria Math" w:hAnsi="Cambria Math"/>
          </w:rPr>
          <m:t>r</m:t>
        </m:r>
      </m:oMath>
      <w:r w:rsidR="00EB3314">
        <w:t xml:space="preserve"> </w:t>
      </w:r>
      <w:ins w:id="2237" w:author="Andy Kleinhesselink" w:date="2019-07-14T08:47:00Z">
        <w:r w:rsidR="009C5BFF">
          <w:t xml:space="preserve">and the </w:t>
        </w:r>
      </w:ins>
      <w:del w:id="2238" w:author="Andy Kleinhesselink" w:date="2019-07-14T08:47:00Z">
        <w:r w:rsidR="00EB3314" w:rsidDel="009C5BFF">
          <w:delText xml:space="preserve">has the highest </w:delText>
        </w:r>
      </w:del>
      <w:r w:rsidR="00EB3314">
        <w:t xml:space="preserve">half-saturation constant </w:t>
      </w:r>
      <m:oMath>
        <m:r>
          <w:rPr>
            <w:rFonts w:ascii="Cambria Math" w:hAnsi="Cambria Math"/>
          </w:rPr>
          <m:t>k</m:t>
        </m:r>
      </m:oMath>
      <w:ins w:id="2239" w:author="Andy Kleinhesselink" w:date="2019-07-14T08:48:00Z">
        <w:r w:rsidR="009C5BFF">
          <w:t>.  Thus</w:t>
        </w:r>
      </w:ins>
      <w:ins w:id="2240" w:author="Andy Kleinhesselink" w:date="2019-07-14T08:49:00Z">
        <w:r w:rsidR="009C5BFF">
          <w:t>,</w:t>
        </w:r>
      </w:ins>
      <w:ins w:id="2241" w:author="Andy Kleinhesselink" w:date="2019-07-14T08:48:00Z">
        <w:r w:rsidR="009C5BFF">
          <w:t xml:space="preserve"> the species with the fastest max uptake rate has the highest half-saturation constant and the species with the slowest max uptake rate has</w:t>
        </w:r>
      </w:ins>
      <w:del w:id="2242" w:author="Andy Kleinhesselink" w:date="2019-07-14T08:48:00Z">
        <w:r w:rsidR="00EB3314" w:rsidDel="009C5BFF">
          <w:delText>,</w:delText>
        </w:r>
      </w:del>
      <w:del w:id="2243" w:author="Andy Kleinhesselink" w:date="2019-07-14T08:49:00Z">
        <w:r w:rsidR="00EB3314" w:rsidDel="009C5BFF">
          <w:delText xml:space="preserve"> and the species with slowest maximum resource uptake rate has the</w:delText>
        </w:r>
      </w:del>
      <w:r w:rsidR="00EB3314">
        <w:t xml:space="preserve"> lowest half-saturation constant</w:t>
      </w:r>
      <w:r w:rsidR="007C14B2">
        <w:t xml:space="preserve"> (Table S1)</w:t>
      </w:r>
      <w:r w:rsidR="00EB3314">
        <w:t xml:space="preserve">. </w:t>
      </w:r>
      <w:r w:rsidR="00390672">
        <w:t>Th</w:t>
      </w:r>
      <w:ins w:id="2244" w:author="Andy Kleinhesselink" w:date="2019-07-14T08:49:00Z">
        <w:r w:rsidR="009C5BFF">
          <w:t>is</w:t>
        </w:r>
      </w:ins>
      <w:del w:id="2245" w:author="Andy Kleinhesselink" w:date="2019-07-14T08:49:00Z">
        <w:r w:rsidR="00390672" w:rsidDel="009C5BFF">
          <w:delText>e</w:delText>
        </w:r>
      </w:del>
      <w:r w:rsidR="00390672">
        <w:t xml:space="preserve"> </w:t>
      </w:r>
      <w:del w:id="2246" w:author="Andy Kleinhesselink" w:date="2019-07-14T08:49:00Z">
        <w:r w:rsidR="00390672" w:rsidDel="009C5BFF">
          <w:delText xml:space="preserve">resource </w:delText>
        </w:r>
      </w:del>
      <w:ins w:id="2247" w:author="Andy Kleinhesselink" w:date="2019-07-14T08:49:00Z">
        <w:r w:rsidR="009C5BFF">
          <w:t xml:space="preserve">trade-off </w:t>
        </w:r>
      </w:ins>
      <w:del w:id="2248" w:author="Andy Kleinhesselink" w:date="2019-07-14T08:49:00Z">
        <w:r w:rsidR="00390672" w:rsidDel="009C5BFF">
          <w:delText>upta</w:delText>
        </w:r>
        <w:r w:rsidR="00696E1C" w:rsidDel="009C5BFF">
          <w:delText xml:space="preserve">ke curves </w:delText>
        </w:r>
      </w:del>
      <w:r w:rsidR="00696E1C">
        <w:t>result</w:t>
      </w:r>
      <w:ins w:id="2249" w:author="Andy Kleinhesselink" w:date="2019-07-14T08:49:00Z">
        <w:r w:rsidR="009C5BFF">
          <w:t>s</w:t>
        </w:r>
      </w:ins>
      <w:r w:rsidR="00696E1C">
        <w:t xml:space="preserve"> in </w:t>
      </w:r>
      <w:r w:rsidR="00EB3314">
        <w:t xml:space="preserve">species-specific </w:t>
      </w:r>
      <w:r w:rsidR="00696E1C">
        <w:t xml:space="preserve">phenology for </w:t>
      </w:r>
      <w:r w:rsidR="00FD5022">
        <w:t>the three species</w:t>
      </w:r>
      <w:r w:rsidR="00D96BFE">
        <w:t xml:space="preserve"> and so we refer to these as </w:t>
      </w:r>
      <w:r w:rsidR="00B838FF">
        <w:t>‘early’, ‘mid’ and ‘late’ (</w:t>
      </w:r>
      <w:r w:rsidR="00B838FF">
        <w:fldChar w:fldCharType="begin"/>
      </w:r>
      <w:r w:rsidR="00B838FF">
        <w:instrText xml:space="preserve"> REF _Ref514237815 \h </w:instrText>
      </w:r>
      <w:r w:rsidR="00B838FF">
        <w:fldChar w:fldCharType="separate"/>
      </w:r>
      <w:ins w:id="2250" w:author="Andy Kleinhesselink" w:date="2019-07-12T08:02:00Z">
        <w:r w:rsidR="00B91BF5">
          <w:t xml:space="preserve">Figure </w:t>
        </w:r>
        <w:r w:rsidR="00B91BF5">
          <w:rPr>
            <w:noProof/>
          </w:rPr>
          <w:t>3</w:t>
        </w:r>
      </w:ins>
      <w:del w:id="2251" w:author="Andy Kleinhesselink" w:date="2019-07-12T08:02:00Z">
        <w:r w:rsidR="00427DC4" w:rsidDel="00B91BF5">
          <w:delText xml:space="preserve">Figure </w:delText>
        </w:r>
        <w:r w:rsidR="00427DC4" w:rsidDel="00B91BF5">
          <w:rPr>
            <w:noProof/>
          </w:rPr>
          <w:delText>2</w:delText>
        </w:r>
      </w:del>
      <w:r w:rsidR="00B838FF">
        <w:fldChar w:fldCharType="end"/>
      </w:r>
      <w:r w:rsidR="00B838FF">
        <w:t>)</w:t>
      </w:r>
      <w:r w:rsidR="003F7DD7">
        <w:t xml:space="preserve">. </w:t>
      </w:r>
      <w:r w:rsidR="00635361">
        <w:t xml:space="preserve">The differences in the timing of growth recreates </w:t>
      </w:r>
      <w:del w:id="2252" w:author="Andy Kleinhesselink" w:date="2019-07-23T15:36:00Z">
        <w:r w:rsidR="00635361" w:rsidDel="008D7B99">
          <w:delText xml:space="preserve">important </w:delText>
        </w:r>
      </w:del>
      <w:ins w:id="2253" w:author="Andy Kleinhesselink" w:date="2019-07-23T15:38:00Z">
        <w:r w:rsidR="007A6FE5">
          <w:t xml:space="preserve">a patterns of phenology </w:t>
        </w:r>
      </w:ins>
      <w:del w:id="2254" w:author="Andy Kleinhesselink" w:date="2019-07-23T15:38:00Z">
        <w:r w:rsidR="00635361" w:rsidDel="007A6FE5">
          <w:delText xml:space="preserve">functional differences between species </w:delText>
        </w:r>
      </w:del>
      <w:ins w:id="2255" w:author="Andy Kleinhesselink" w:date="2019-07-23T15:36:00Z">
        <w:r w:rsidR="008D7B99">
          <w:t>similar to</w:t>
        </w:r>
      </w:ins>
      <w:ins w:id="2256" w:author="Andy Kleinhesselink" w:date="2019-07-23T15:38:00Z">
        <w:r w:rsidR="007A6FE5">
          <w:t xml:space="preserve"> patterns observed in</w:t>
        </w:r>
      </w:ins>
      <w:ins w:id="2257" w:author="Andy Kleinhesselink" w:date="2019-07-23T15:36:00Z">
        <w:r w:rsidR="008D7B99">
          <w:t xml:space="preserve"> </w:t>
        </w:r>
      </w:ins>
      <w:ins w:id="2258" w:author="Andy Kleinhesselink" w:date="2019-07-23T15:38:00Z">
        <w:r w:rsidR="007A6FE5">
          <w:t xml:space="preserve">natural </w:t>
        </w:r>
      </w:ins>
      <w:del w:id="2259" w:author="Andy Kleinhesselink" w:date="2019-07-23T15:38:00Z">
        <w:r w:rsidR="00635361" w:rsidDel="007A6FE5">
          <w:delText xml:space="preserve">observed </w:delText>
        </w:r>
      </w:del>
      <w:del w:id="2260" w:author="Andy Kleinhesselink" w:date="2019-07-23T15:36:00Z">
        <w:r w:rsidR="00635361" w:rsidDel="008D7B99">
          <w:delText xml:space="preserve">empirically </w:delText>
        </w:r>
      </w:del>
      <w:del w:id="2261" w:author="Andy Kleinhesselink" w:date="2019-07-23T15:38:00Z">
        <w:r w:rsidR="00635361" w:rsidDel="007A6FE5">
          <w:delText xml:space="preserve">in </w:delText>
        </w:r>
      </w:del>
      <w:r w:rsidR="00D96BFE">
        <w:t xml:space="preserve">annual plant communities </w:t>
      </w:r>
      <w:r w:rsidR="00635361">
        <w:fldChar w:fldCharType="begin"/>
      </w:r>
      <w:r w:rsidR="00632744">
        <w:instrText xml:space="preserve"> ADDIN ZOTERO_ITEM CSL_CITATION {"citationID":"wEEtEvqx","properties":{"formattedCitation":"(Godoy and Levine 2013)","plainCitation":"(Godoy and Levine 2013)","noteIndex":0},"citationItems":[{"id":1750,"uris":["http://zotero.org/users/688880/items/MAEVP4H8"],"uri":["http://zotero.org/users/688880/items/MAEVP4H8"],"itemData":{"id":1750,"type":"article-journal","title":"Phenology effects on invasion success: insights from coupling field experiments to coexistence theory","container-title":"Ecology","page":"726-736","volume":"95","issue":"3","source":"esajournals.org (Atypon)","abstract":"Ecologists have identified a growing number of functional traits that promote invasion. However, whether trait differences between exotic and native species promote invasion success by enhancing niche differences or giving invaders competitive advantages is poorly understood. We explored the mechanisms by which phenology determines invasion success in a California annual plant community by quantifying how the seasonal timing of growth relates to niche differences that stabilize coexistence, and the competitive ability differences that drive dominance and exclusion. We parameterized models of community dynamics from experimentally assembled annual communities in which exotic plants displayed earlier, coincident, or later phenology than native residents. Using recent theoretical advances from the coexistence literature, we found that differences in phenology promote stabilizing niche differences between exotic and native species. However, phenology was more strongly related to competitive ability differences, allowing later invaders to outcompete earlier native competitors and native residents to outcompete earlier invaders in field experiments. Few of these insights could be inferred by comparing the competitive outcomes across invaders, highlighting the need to quantify niche and competitive ability differences when disentangling how species differences drive invasion success.","DOI":"10.1890/13-1157.1","ISSN":"0012-9658","title-short":"Phenology effects on invasion success","journalAbbreviation":"Ecology","author":[{"family":"Godoy","given":"Oscar"},{"family":"Levine","given":"Jonathan M."}],"issued":{"date-parts":[["2013",7,31]]}}}],"schema":"https://github.com/citation-style-language/schema/raw/master/csl-citation.json"} </w:instrText>
      </w:r>
      <w:r w:rsidR="00635361">
        <w:fldChar w:fldCharType="separate"/>
      </w:r>
      <w:r w:rsidR="00635361">
        <w:rPr>
          <w:noProof/>
        </w:rPr>
        <w:t>(Godoy and Levine 2013)</w:t>
      </w:r>
      <w:r w:rsidR="00635361">
        <w:fldChar w:fldCharType="end"/>
      </w:r>
      <w:r w:rsidR="00635361">
        <w:t>.</w:t>
      </w:r>
    </w:p>
    <w:p w14:paraId="26FF65B1" w14:textId="0B03828A" w:rsidR="00696E1C" w:rsidRDefault="00390672" w:rsidP="002B617C">
      <w:pPr>
        <w:spacing w:after="202"/>
        <w:contextualSpacing/>
      </w:pPr>
      <w:r>
        <w:t xml:space="preserve">So </w:t>
      </w:r>
      <w:r w:rsidR="00163557">
        <w:t>far,</w:t>
      </w:r>
      <w:r>
        <w:t xml:space="preserve"> we have described a </w:t>
      </w:r>
      <w:del w:id="2262" w:author="Andy Kleinhesselink" w:date="2019-07-14T08:56:00Z">
        <w:r w:rsidDel="008E0BB5">
          <w:delText xml:space="preserve">model </w:delText>
        </w:r>
      </w:del>
      <w:r w:rsidR="00FE3A4F">
        <w:t xml:space="preserve">of growth dynamics </w:t>
      </w:r>
      <w:r>
        <w:t xml:space="preserve">in </w:t>
      </w:r>
      <w:ins w:id="2263" w:author="Andy Kleinhesselink" w:date="2019-07-14T08:56:00Z">
        <w:r w:rsidR="008E0BB5">
          <w:t xml:space="preserve">continuous time, </w:t>
        </w:r>
        <w:r w:rsidR="008E0BB5" w:rsidRPr="008E0BB5">
          <w:rPr>
            <w:i/>
            <w:rPrChange w:id="2264" w:author="Andy Kleinhesselink" w:date="2019-07-14T08:56:00Z">
              <w:rPr/>
            </w:rPrChange>
          </w:rPr>
          <w:t>u</w:t>
        </w:r>
        <w:r w:rsidR="008E0BB5">
          <w:t xml:space="preserve">, </w:t>
        </w:r>
      </w:ins>
      <w:ins w:id="2265" w:author="Andy Kleinhesselink" w:date="2019-07-14T08:50:00Z">
        <w:r w:rsidR="008E0BB5">
          <w:t xml:space="preserve">within a single season </w:t>
        </w:r>
      </w:ins>
      <w:del w:id="2266" w:author="Andy Kleinhesselink" w:date="2019-07-14T08:50:00Z">
        <w:r w:rsidDel="008E0BB5">
          <w:delText xml:space="preserve">continuous time </w:delText>
        </w:r>
        <w:r w:rsidR="00694199" w:rsidDel="008E0BB5">
          <w:rPr>
            <w:i/>
          </w:rPr>
          <w:delText>u</w:delText>
        </w:r>
        <w:r w:rsidR="00694199" w:rsidDel="008E0BB5">
          <w:delText xml:space="preserve"> </w:delText>
        </w:r>
        <w:r w:rsidDel="008E0BB5">
          <w:delText>within a single generation</w:delText>
        </w:r>
        <w:r w:rsidR="0038105E" w:rsidDel="008E0BB5">
          <w:delText xml:space="preserve"> </w:delText>
        </w:r>
      </w:del>
      <w:r w:rsidR="0038105E">
        <w:t>and with units of total biomass</w:t>
      </w:r>
      <w:ins w:id="2267" w:author="Andy Kleinhesselink" w:date="2019-07-14T08:56:00Z">
        <w:r w:rsidR="008E0BB5">
          <w:t xml:space="preserve">, </w:t>
        </w:r>
        <w:r w:rsidR="008E0BB5" w:rsidRPr="008E0BB5">
          <w:rPr>
            <w:i/>
            <w:rPrChange w:id="2268" w:author="Andy Kleinhesselink" w:date="2019-07-14T08:56:00Z">
              <w:rPr/>
            </w:rPrChange>
          </w:rPr>
          <w:t>B</w:t>
        </w:r>
        <w:r w:rsidR="008E0BB5">
          <w:t>(</w:t>
        </w:r>
        <w:r w:rsidR="008E0BB5" w:rsidRPr="008E0BB5">
          <w:rPr>
            <w:i/>
            <w:rPrChange w:id="2269" w:author="Andy Kleinhesselink" w:date="2019-07-14T08:57:00Z">
              <w:rPr/>
            </w:rPrChange>
          </w:rPr>
          <w:t>u</w:t>
        </w:r>
        <w:r w:rsidR="008E0BB5">
          <w:t>)</w:t>
        </w:r>
      </w:ins>
      <w:r>
        <w:t xml:space="preserve">. </w:t>
      </w:r>
      <w:r w:rsidR="00D96BFE">
        <w:t>In contrast,</w:t>
      </w:r>
      <w:r w:rsidR="004009F0">
        <w:t xml:space="preserve"> </w:t>
      </w:r>
      <w:r w:rsidR="00D96BFE">
        <w:t xml:space="preserve">a </w:t>
      </w:r>
      <w:r w:rsidR="004009F0">
        <w:t xml:space="preserve">phenomenological model of competition that might </w:t>
      </w:r>
      <w:r w:rsidR="00640706">
        <w:t xml:space="preserve">realistically </w:t>
      </w:r>
      <w:r w:rsidR="004009F0">
        <w:t>be</w:t>
      </w:r>
      <w:r w:rsidR="00D96BFE">
        <w:t xml:space="preserve"> parameterized from field data</w:t>
      </w:r>
      <w:r w:rsidR="004009F0">
        <w:t xml:space="preserve"> would track </w:t>
      </w:r>
      <w:del w:id="2270" w:author="Andy Kleinhesselink" w:date="2019-07-14T08:54:00Z">
        <w:r w:rsidR="004009F0" w:rsidDel="008E0BB5">
          <w:delText>the</w:delText>
        </w:r>
      </w:del>
      <w:del w:id="2271" w:author="Andy Kleinhesselink" w:date="2019-07-14T08:57:00Z">
        <w:r w:rsidR="004009F0" w:rsidDel="008E0BB5">
          <w:delText xml:space="preserve"> </w:delText>
        </w:r>
      </w:del>
      <w:ins w:id="2272" w:author="Andy Kleinhesselink" w:date="2019-07-14T08:54:00Z">
        <w:r w:rsidR="008E0BB5">
          <w:t xml:space="preserve">the </w:t>
        </w:r>
      </w:ins>
      <w:r w:rsidR="004009F0">
        <w:t>total population density</w:t>
      </w:r>
      <w:ins w:id="2273" w:author="Andy Kleinhesselink" w:date="2019-07-14T08:58:00Z">
        <w:r w:rsidR="008E0BB5">
          <w:t>,</w:t>
        </w:r>
      </w:ins>
      <w:ins w:id="2274" w:author="Andy Kleinhesselink" w:date="2019-07-14T08:57:00Z">
        <w:r w:rsidR="008E0BB5">
          <w:t xml:space="preserve"> </w:t>
        </w:r>
      </w:ins>
      <w:del w:id="2275" w:author="Andy Kleinhesselink" w:date="2019-07-14T08:55:00Z">
        <w:r w:rsidR="002B617C" w:rsidDel="008E0BB5">
          <w:delText xml:space="preserve">, </w:delText>
        </w:r>
      </w:del>
      <m:oMath>
        <m:sSub>
          <m:sSubPr>
            <m:ctrlPr>
              <w:rPr>
                <w:rFonts w:ascii="Cambria Math" w:hAnsi="Cambria Math"/>
                <w:i/>
              </w:rPr>
            </m:ctrlPr>
          </m:sSubPr>
          <m:e>
            <m:r>
              <w:rPr>
                <w:rFonts w:ascii="Cambria Math" w:hAnsi="Cambria Math"/>
              </w:rPr>
              <m:t>n</m:t>
            </m:r>
          </m:e>
          <m:sub>
            <m:r>
              <w:rPr>
                <w:rFonts w:ascii="Cambria Math" w:hAnsi="Cambria Math"/>
              </w:rPr>
              <m:t>i</m:t>
            </m:r>
            <m:r>
              <w:del w:id="2276" w:author="Andy Kleinhesselink" w:date="2019-07-14T08:51:00Z">
                <w:rPr>
                  <w:rFonts w:ascii="Cambria Math" w:hAnsi="Cambria Math"/>
                </w:rPr>
                <m:t>,t</m:t>
              </w:del>
            </m:r>
          </m:sub>
        </m:sSub>
        <m:r>
          <w:ins w:id="2277" w:author="Andy Kleinhesselink" w:date="2019-07-14T08:51:00Z">
            <w:rPr>
              <w:rFonts w:ascii="Cambria Math" w:hAnsi="Cambria Math"/>
            </w:rPr>
            <m:t>(t)</m:t>
          </w:ins>
        </m:r>
      </m:oMath>
      <w:ins w:id="2278" w:author="Andy Kleinhesselink" w:date="2019-07-14T08:57:00Z">
        <w:r w:rsidR="008E0BB5">
          <w:t xml:space="preserve">, </w:t>
        </w:r>
      </w:ins>
      <w:ins w:id="2279" w:author="Andy Kleinhesselink" w:date="2019-07-14T08:59:00Z">
        <w:r w:rsidR="008E0BB5">
          <w:t xml:space="preserve">over </w:t>
        </w:r>
      </w:ins>
      <w:ins w:id="2280" w:author="Andy Kleinhesselink" w:date="2019-07-14T09:00:00Z">
        <w:r w:rsidR="00AF0205">
          <w:t>annual</w:t>
        </w:r>
      </w:ins>
      <w:ins w:id="2281" w:author="Andy Kleinhesselink" w:date="2019-07-14T08:59:00Z">
        <w:r w:rsidR="008E0BB5">
          <w:t xml:space="preserve"> time steps, </w:t>
        </w:r>
        <m:oMath>
          <m:r>
            <w:rPr>
              <w:rFonts w:ascii="Cambria Math" w:hAnsi="Cambria Math"/>
            </w:rPr>
            <m:t>t</m:t>
          </m:r>
        </m:oMath>
      </w:ins>
      <w:del w:id="2282" w:author="Andy Kleinhesselink" w:date="2019-07-14T08:56:00Z">
        <w:r w:rsidR="002B617C" w:rsidDel="008E0BB5">
          <w:delText>,</w:delText>
        </w:r>
      </w:del>
      <w:del w:id="2283" w:author="Andy Kleinhesselink" w:date="2019-07-14T08:55:00Z">
        <w:r w:rsidR="002B617C" w:rsidDel="008E0BB5">
          <w:delText xml:space="preserve"> </w:delText>
        </w:r>
      </w:del>
      <w:del w:id="2284" w:author="Andy Kleinhesselink" w:date="2019-07-14T08:56:00Z">
        <w:r w:rsidR="002B617C" w:rsidDel="008E0BB5">
          <w:delText>as</w:delText>
        </w:r>
        <w:r w:rsidR="004009F0" w:rsidDel="008E0BB5">
          <w:delText xml:space="preserve"> number of individuals of species </w:delText>
        </w:r>
        <m:oMath>
          <m:r>
            <w:rPr>
              <w:rFonts w:ascii="Cambria Math" w:hAnsi="Cambria Math"/>
            </w:rPr>
            <m:t>i</m:t>
          </m:r>
        </m:oMath>
        <w:r w:rsidR="004009F0" w:rsidDel="008E0BB5">
          <w:delText xml:space="preserve"> at time</w:delText>
        </w:r>
        <w:r w:rsidR="004009F0" w:rsidRPr="000F436E" w:rsidDel="008E0BB5">
          <w:rPr>
            <w:i/>
          </w:rPr>
          <w:delText xml:space="preserve"> t</w:delText>
        </w:r>
      </w:del>
      <w:r w:rsidR="004009F0">
        <w:t xml:space="preserve">. </w:t>
      </w:r>
      <w:del w:id="2285" w:author="Andy Kleinhesselink" w:date="2019-07-14T08:53:00Z">
        <w:r w:rsidR="008B7445" w:rsidDel="008E0BB5">
          <w:delText>T</w:delText>
        </w:r>
        <w:r w:rsidR="00A666CB" w:rsidDel="008E0BB5">
          <w:delText>o convert between the units of the simulation and the units of the phenomenological model</w:delText>
        </w:r>
        <w:r w:rsidR="008B7445" w:rsidDel="008E0BB5">
          <w:delText>, w</w:delText>
        </w:r>
      </w:del>
      <w:del w:id="2286" w:author="Andy Kleinhesselink" w:date="2019-07-14T08:58:00Z">
        <w:r w:rsidR="008B7445" w:rsidDel="008E0BB5">
          <w:delText xml:space="preserve">e </w:delText>
        </w:r>
      </w:del>
      <w:del w:id="2287" w:author="Andy Kleinhesselink" w:date="2019-07-14T08:53:00Z">
        <w:r w:rsidR="008B7445" w:rsidDel="008E0BB5">
          <w:delText>first</w:delText>
        </w:r>
        <w:r w:rsidR="00A666CB" w:rsidDel="008E0BB5">
          <w:delText xml:space="preserve"> </w:delText>
        </w:r>
      </w:del>
      <w:del w:id="2288" w:author="Andy Kleinhesselink" w:date="2019-07-14T08:58:00Z">
        <w:r w:rsidR="00640706" w:rsidDel="008E0BB5">
          <w:delText xml:space="preserve">assume that </w:delText>
        </w:r>
      </w:del>
      <w:del w:id="2289" w:author="Andy Kleinhesselink" w:date="2019-07-14T08:53:00Z">
        <w:r w:rsidR="00640706" w:rsidDel="008E0BB5">
          <w:delText xml:space="preserve">all individuals </w:delText>
        </w:r>
      </w:del>
      <w:del w:id="2290" w:author="Andy Kleinhesselink" w:date="2019-07-14T08:58:00Z">
        <w:r w:rsidR="00640706" w:rsidDel="008E0BB5">
          <w:delText xml:space="preserve">start as seeds at the beginning of a simulation.  </w:delText>
        </w:r>
      </w:del>
      <w:ins w:id="2291" w:author="Andy Kleinhesselink" w:date="2019-07-14T09:00:00Z">
        <w:r w:rsidR="00AF0205">
          <w:t xml:space="preserve"> In order to convert between </w:t>
        </w:r>
      </w:ins>
      <w:ins w:id="2292" w:author="Andy Kleinhesselink" w:date="2019-07-14T09:01:00Z">
        <w:r w:rsidR="00AF0205">
          <w:t>population</w:t>
        </w:r>
      </w:ins>
      <w:ins w:id="2293" w:author="Andy Kleinhesselink" w:date="2019-07-14T09:00:00Z">
        <w:r w:rsidR="00AF0205">
          <w:t xml:space="preserve"> </w:t>
        </w:r>
      </w:ins>
      <w:ins w:id="2294" w:author="Andy Kleinhesselink" w:date="2019-07-14T09:01:00Z">
        <w:r w:rsidR="00AF0205">
          <w:t xml:space="preserve">density and biomass </w:t>
        </w:r>
      </w:ins>
      <w:ins w:id="2295" w:author="Andy Kleinhesselink" w:date="2019-07-14T09:00:00Z">
        <w:r w:rsidR="00AF0205">
          <w:t>we assume that individuals start the season as seeds</w:t>
        </w:r>
      </w:ins>
      <w:ins w:id="2296" w:author="Andy Kleinhesselink" w:date="2019-07-14T09:01:00Z">
        <w:r w:rsidR="00AF0205">
          <w:t>, such that the initial biomass is</w:t>
        </w:r>
      </w:ins>
      <w:del w:id="2297" w:author="Andy Kleinhesselink" w:date="2019-07-14T09:00:00Z">
        <w:r w:rsidR="00640706" w:rsidDel="00AF0205">
          <w:delText>Thus</w:delText>
        </w:r>
        <w:r w:rsidR="0078682F" w:rsidDel="00AF0205">
          <w:delText xml:space="preserve">, </w:delText>
        </w:r>
        <w:r w:rsidR="00640706" w:rsidDel="00AF0205">
          <w:delText xml:space="preserve">we </w:delText>
        </w:r>
        <w:r w:rsidR="004009F0" w:rsidDel="00AF0205">
          <w:delText>calculate the initial biomass</w:delText>
        </w:r>
      </w:del>
      <w:del w:id="2298" w:author="Andy Kleinhesselink" w:date="2019-07-14T09:01:00Z">
        <w:r w:rsidR="00640706" w:rsidDel="00AF0205">
          <w:delText xml:space="preserve">, </w:delText>
        </w:r>
        <m:oMath>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0</m:t>
              </m:r>
            </m:e>
          </m:d>
          <m:r>
            <m:rPr>
              <m:sty m:val="p"/>
            </m:rPr>
            <w:rPr>
              <w:rFonts w:ascii="Cambria Math" w:hAnsi="Cambria Math"/>
            </w:rPr>
            <m:t>, at the start of a simulation as</m:t>
          </m:r>
        </m:oMath>
      </w:del>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μn</m:t>
            </m:r>
          </m:e>
          <m:sub>
            <m:r>
              <w:rPr>
                <w:rFonts w:ascii="Cambria Math" w:hAnsi="Cambria Math"/>
              </w:rPr>
              <m:t>i</m:t>
            </m:r>
            <m:r>
              <w:del w:id="2299" w:author="Andy Kleinhesselink" w:date="2019-07-14T08:51:00Z">
                <w:rPr>
                  <w:rFonts w:ascii="Cambria Math" w:hAnsi="Cambria Math"/>
                </w:rPr>
                <m:t>,t</m:t>
              </w:del>
            </m:r>
          </m:sub>
        </m:sSub>
        <m:r>
          <w:ins w:id="2300" w:author="Andy Kleinhesselink" w:date="2019-07-14T08:51:00Z">
            <w:rPr>
              <w:rFonts w:ascii="Cambria Math" w:hAnsi="Cambria Math"/>
            </w:rPr>
            <m:t>(</m:t>
          </w:ins>
        </m:r>
        <m:r>
          <w:ins w:id="2301" w:author="Andy Kleinhesselink" w:date="2019-07-14T08:52:00Z">
            <w:rPr>
              <w:rFonts w:ascii="Cambria Math" w:hAnsi="Cambria Math"/>
            </w:rPr>
            <m:t>t</m:t>
          </w:ins>
        </m:r>
        <m:r>
          <w:ins w:id="2302" w:author="Andy Kleinhesselink" w:date="2019-07-14T08:51:00Z">
            <w:rPr>
              <w:rFonts w:ascii="Cambria Math" w:hAnsi="Cambria Math"/>
            </w:rPr>
            <m:t>)</m:t>
          </w:ins>
        </m:r>
      </m:oMath>
      <w:r w:rsidR="00640706">
        <w:t>,</w:t>
      </w:r>
      <w:r w:rsidR="002B617C">
        <w:t xml:space="preserve"> </w:t>
      </w:r>
      <w:r w:rsidR="00640706">
        <w:t xml:space="preserve">where </w:t>
      </w:r>
      <m:oMath>
        <m:r>
          <w:rPr>
            <w:rFonts w:ascii="Cambria Math" w:hAnsi="Cambria Math"/>
          </w:rPr>
          <m:t>μ</m:t>
        </m:r>
      </m:oMath>
      <w:r w:rsidR="002B617C">
        <w:t xml:space="preserve"> is the mass of an individual seed</w:t>
      </w:r>
      <w:r w:rsidR="00640706">
        <w:t xml:space="preserve"> and </w:t>
      </w:r>
      <m:oMath>
        <m:sSub>
          <m:sSubPr>
            <m:ctrlPr>
              <w:rPr>
                <w:rFonts w:ascii="Cambria Math" w:hAnsi="Cambria Math"/>
                <w:i/>
              </w:rPr>
            </m:ctrlPr>
          </m:sSubPr>
          <m:e>
            <m:r>
              <w:rPr>
                <w:rFonts w:ascii="Cambria Math" w:hAnsi="Cambria Math"/>
              </w:rPr>
              <m:t>n</m:t>
            </m:r>
          </m:e>
          <m:sub>
            <m:r>
              <w:rPr>
                <w:rFonts w:ascii="Cambria Math" w:hAnsi="Cambria Math"/>
              </w:rPr>
              <m:t>i</m:t>
            </m:r>
            <m:r>
              <w:del w:id="2303" w:author="Andy Kleinhesselink" w:date="2019-07-14T08:52:00Z">
                <w:rPr>
                  <w:rFonts w:ascii="Cambria Math" w:hAnsi="Cambria Math"/>
                </w:rPr>
                <m:t>,t</m:t>
              </w:del>
            </m:r>
          </m:sub>
        </m:sSub>
        <m:r>
          <w:ins w:id="2304" w:author="Andy Kleinhesselink" w:date="2019-07-14T08:52:00Z">
            <w:rPr>
              <w:rFonts w:ascii="Cambria Math" w:hAnsi="Cambria Math"/>
            </w:rPr>
            <m:t>(t)</m:t>
          </w:ins>
        </m:r>
      </m:oMath>
      <w:r w:rsidR="00640706">
        <w:t xml:space="preserve"> is </w:t>
      </w:r>
      <w:r w:rsidR="00D96BFE">
        <w:t xml:space="preserve">the </w:t>
      </w:r>
      <w:del w:id="2305" w:author="Andy Kleinhesselink" w:date="2019-07-14T09:02:00Z">
        <w:r w:rsidR="00D96BFE" w:rsidDel="00AF0205">
          <w:delText xml:space="preserve">number </w:delText>
        </w:r>
      </w:del>
      <w:ins w:id="2306" w:author="Andy Kleinhesselink" w:date="2019-07-14T09:02:00Z">
        <w:r w:rsidR="00AF0205">
          <w:t>population densit</w:t>
        </w:r>
      </w:ins>
      <w:ins w:id="2307" w:author="Andy Kleinhesselink" w:date="2019-07-23T15:39:00Z">
        <w:r w:rsidR="007A6FE5">
          <w:t xml:space="preserve">y </w:t>
        </w:r>
      </w:ins>
      <w:ins w:id="2308" w:author="Andy Kleinhesselink" w:date="2019-07-23T15:40:00Z">
        <w:r w:rsidR="007A6FE5">
          <w:t>in</w:t>
        </w:r>
      </w:ins>
      <w:ins w:id="2309" w:author="Andy Kleinhesselink" w:date="2019-07-23T15:39:00Z">
        <w:r w:rsidR="007A6FE5">
          <w:t xml:space="preserve"> number of</w:t>
        </w:r>
      </w:ins>
      <w:ins w:id="2310" w:author="Andy Kleinhesselink" w:date="2019-07-14T09:02:00Z">
        <w:r w:rsidR="00AF0205">
          <w:t xml:space="preserve"> seeds</w:t>
        </w:r>
      </w:ins>
      <w:del w:id="2311" w:author="Andy Kleinhesselink" w:date="2019-07-14T09:02:00Z">
        <w:r w:rsidR="00D96BFE" w:rsidDel="00AF0205">
          <w:delText>of seeds of</w:delText>
        </w:r>
      </w:del>
      <w:del w:id="2312" w:author="Andy Kleinhesselink" w:date="2019-07-23T15:39:00Z">
        <w:r w:rsidR="00D96BFE" w:rsidDel="007A6FE5">
          <w:delText xml:space="preserve"> </w:delText>
        </w:r>
        <w:r w:rsidR="00640706" w:rsidDel="007A6FE5">
          <w:delText xml:space="preserve">species </w:delText>
        </w:r>
      </w:del>
      <w:del w:id="2313" w:author="Andy Kleinhesselink" w:date="2019-07-14T09:02:00Z">
        <w:r w:rsidR="00640706" w:rsidRPr="002619E8" w:rsidDel="00AF0205">
          <w:rPr>
            <w:i/>
          </w:rPr>
          <w:delText>i</w:delText>
        </w:r>
      </w:del>
      <w:ins w:id="2314" w:author="Andy Kleinhesselink" w:date="2019-07-23T15:39:00Z">
        <w:r w:rsidR="007A6FE5">
          <w:t xml:space="preserve">. </w:t>
        </w:r>
      </w:ins>
      <w:del w:id="2315" w:author="Andy Kleinhesselink" w:date="2019-07-14T09:02:00Z">
        <w:r w:rsidR="002B617C" w:rsidDel="00AF0205">
          <w:delText>.</w:delText>
        </w:r>
      </w:del>
      <w:del w:id="2316" w:author="Andy Kleinhesselink" w:date="2019-07-23T15:39:00Z">
        <w:r w:rsidR="002B617C" w:rsidDel="007A6FE5">
          <w:delText xml:space="preserve"> </w:delText>
        </w:r>
      </w:del>
      <w:del w:id="2317" w:author="Andy Kleinhesselink" w:date="2019-07-14T09:03:00Z">
        <w:r w:rsidR="002B617C" w:rsidDel="00AF0205">
          <w:delText>Second, we assume that</w:delText>
        </w:r>
      </w:del>
      <w:ins w:id="2318" w:author="Andy Kleinhesselink" w:date="2019-07-14T09:03:00Z">
        <w:r w:rsidR="00AF0205">
          <w:t>The</w:t>
        </w:r>
      </w:ins>
      <w:r w:rsidR="002B617C">
        <w:t xml:space="preserve"> </w:t>
      </w:r>
      <w:r w:rsidR="00A666CB">
        <w:t xml:space="preserve">population </w:t>
      </w:r>
      <w:r w:rsidR="00185409">
        <w:lastRenderedPageBreak/>
        <w:t xml:space="preserve">density </w:t>
      </w:r>
      <w:ins w:id="2319" w:author="Andy Kleinhesselink" w:date="2019-07-14T09:03:00Z">
        <w:r w:rsidR="00AF0205">
          <w:t xml:space="preserve">in the following year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oMath>
        <w:r w:rsidR="00AF0205">
          <w:t xml:space="preserve"> </w:t>
        </w:r>
      </w:ins>
      <w:del w:id="2320" w:author="Andy Kleinhesselink" w:date="2019-07-14T09:03:00Z">
        <w:r w:rsidR="00185409" w:rsidDel="00AF0205">
          <w:delText xml:space="preserve">at year </w:delText>
        </w:r>
        <m:oMath>
          <m:r>
            <w:rPr>
              <w:rFonts w:ascii="Cambria Math" w:hAnsi="Cambria Math"/>
            </w:rPr>
            <m:t>t+1</m:t>
          </m:r>
        </m:oMath>
        <w:r w:rsidR="00A666CB" w:rsidDel="00AF0205">
          <w:delText xml:space="preserve"> </w:delText>
        </w:r>
      </w:del>
      <w:r w:rsidR="00A666CB">
        <w:t xml:space="preserve">is </w:t>
      </w:r>
      <w:r w:rsidR="002B617C">
        <w:t xml:space="preserve">equal to the number of seeds produced </w:t>
      </w:r>
      <w:r w:rsidR="00A666CB">
        <w:t>during the course of a simulation</w:t>
      </w:r>
      <w:del w:id="2321" w:author="Andy Kleinhesselink" w:date="2019-07-14T09:04:00Z">
        <w:r w:rsidR="00463A63" w:rsidDel="00AF0205">
          <w:delText>,</w:delText>
        </w:r>
      </w:del>
      <w:r w:rsidR="00463A63">
        <w:t xml:space="preserve"> and we assume this </w:t>
      </w:r>
      <w:r w:rsidR="002B617C">
        <w:t xml:space="preserve">is proportional to the </w:t>
      </w:r>
      <w:r w:rsidR="00463A63">
        <w:t>biomass at the time of flowering</w:t>
      </w:r>
      <w:del w:id="2322" w:author="Andy Kleinhesselink" w:date="2019-07-14T09:04:00Z">
        <w:r w:rsidR="002B617C" w:rsidDel="00AF0205">
          <w:delText xml:space="preserve">. </w:delText>
        </w:r>
        <w:r w:rsidDel="00AF0205">
          <w:delText>Thus</w:delText>
        </w:r>
      </w:del>
      <w:r>
        <w:t>,</w:t>
      </w:r>
      <w:r w:rsidR="00A666C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
        <w:gridCol w:w="7014"/>
        <w:gridCol w:w="738"/>
      </w:tblGrid>
      <w:tr w:rsidR="00455957" w14:paraId="6BF1941A" w14:textId="77777777" w:rsidTr="00762A58">
        <w:trPr>
          <w:trHeight w:val="503"/>
        </w:trPr>
        <w:tc>
          <w:tcPr>
            <w:tcW w:w="918" w:type="dxa"/>
            <w:vAlign w:val="center"/>
          </w:tcPr>
          <w:p w14:paraId="2EED065A" w14:textId="77777777" w:rsidR="00455957" w:rsidRDefault="00455957" w:rsidP="00762A58">
            <w:pPr>
              <w:spacing w:after="202"/>
              <w:ind w:firstLine="0"/>
              <w:contextualSpacing/>
              <w:jc w:val="center"/>
            </w:pPr>
          </w:p>
        </w:tc>
        <w:tc>
          <w:tcPr>
            <w:tcW w:w="7200" w:type="dxa"/>
            <w:vAlign w:val="center"/>
          </w:tcPr>
          <w:p w14:paraId="5619765F" w14:textId="025FC0D2" w:rsidR="00455957" w:rsidRDefault="00DA3A33" w:rsidP="00762A58">
            <w:pPr>
              <w:spacing w:after="202"/>
              <w:contextualSpacing/>
              <w:jc w:val="center"/>
            </w:pPr>
            <m:oMathPara>
              <m:oMath>
                <m:sSub>
                  <m:sSubPr>
                    <m:ctrlPr>
                      <w:del w:id="2323" w:author="Andy Kleinhesselink" w:date="2019-07-14T09:04:00Z">
                        <w:rPr>
                          <w:rFonts w:ascii="Cambria Math" w:hAnsi="Cambria Math"/>
                          <w:i/>
                        </w:rPr>
                      </w:del>
                    </m:ctrlPr>
                  </m:sSubPr>
                  <m:e>
                    <m:r>
                      <w:del w:id="2324" w:author="Andy Kleinhesselink" w:date="2019-07-14T09:04:00Z">
                        <w:rPr>
                          <w:rFonts w:ascii="Cambria Math" w:hAnsi="Cambria Math"/>
                        </w:rPr>
                        <m:t>n</m:t>
                      </w:del>
                    </m:r>
                  </m:e>
                  <m:sub>
                    <m:r>
                      <w:del w:id="2325" w:author="Andy Kleinhesselink" w:date="2019-07-14T09:04:00Z">
                        <w:rPr>
                          <w:rFonts w:ascii="Cambria Math" w:hAnsi="Cambria Math"/>
                        </w:rPr>
                        <m:t>i,t+1</m:t>
                      </w:del>
                    </m:r>
                  </m:sub>
                </m:sSub>
                <m:sSub>
                  <m:sSubPr>
                    <m:ctrlPr>
                      <w:ins w:id="2326" w:author="Andy Kleinhesselink" w:date="2019-07-14T09:04:00Z">
                        <w:rPr>
                          <w:rFonts w:ascii="Cambria Math" w:hAnsi="Cambria Math"/>
                          <w:i/>
                        </w:rPr>
                      </w:ins>
                    </m:ctrlPr>
                  </m:sSubPr>
                  <m:e>
                    <m:r>
                      <w:ins w:id="2327" w:author="Andy Kleinhesselink" w:date="2019-07-14T09:04:00Z">
                        <w:rPr>
                          <w:rFonts w:ascii="Cambria Math" w:hAnsi="Cambria Math"/>
                        </w:rPr>
                        <m:t>n</m:t>
                      </w:ins>
                    </m:r>
                  </m:e>
                  <m:sub>
                    <m:r>
                      <w:ins w:id="2328" w:author="Andy Kleinhesselink" w:date="2019-07-14T09:04:00Z">
                        <w:rPr>
                          <w:rFonts w:ascii="Cambria Math" w:hAnsi="Cambria Math"/>
                        </w:rPr>
                        <m:t>i</m:t>
                      </w:ins>
                    </m:r>
                  </m:sub>
                </m:sSub>
                <m:d>
                  <m:dPr>
                    <m:ctrlPr>
                      <w:ins w:id="2329" w:author="Andy Kleinhesselink" w:date="2019-07-14T09:04:00Z">
                        <w:rPr>
                          <w:rFonts w:ascii="Cambria Math" w:hAnsi="Cambria Math"/>
                          <w:i/>
                        </w:rPr>
                      </w:ins>
                    </m:ctrlPr>
                  </m:dPr>
                  <m:e>
                    <m:r>
                      <w:ins w:id="2330" w:author="Andy Kleinhesselink" w:date="2019-07-14T09:04:00Z">
                        <w:rPr>
                          <w:rFonts w:ascii="Cambria Math" w:hAnsi="Cambria Math"/>
                        </w:rPr>
                        <m:t>t+1</m:t>
                      </w:ins>
                    </m:r>
                  </m:e>
                </m:d>
                <m:r>
                  <w:rPr>
                    <w:rFonts w:ascii="Cambria Math" w:hAnsi="Cambria Math"/>
                  </w:rPr>
                  <m:t>=</m:t>
                </m:r>
                <m:f>
                  <m:fPr>
                    <m:ctrlPr>
                      <w:ins w:id="2331" w:author="Andy Kleinhesselink" w:date="2019-07-14T09:06:00Z">
                        <w:rPr>
                          <w:rFonts w:ascii="Cambria Math" w:hAnsi="Cambria Math"/>
                          <w:i/>
                        </w:rPr>
                      </w:ins>
                    </m:ctrlPr>
                  </m:fPr>
                  <m:num>
                    <m:r>
                      <w:ins w:id="2332" w:author="Andy Kleinhesselink" w:date="2019-07-14T09:06:00Z">
                        <w:rPr>
                          <w:rFonts w:ascii="Cambria Math" w:hAnsi="Cambria Math"/>
                        </w:rPr>
                        <m:t>c</m:t>
                      </w:ins>
                    </m:r>
                  </m:num>
                  <m:den>
                    <m:r>
                      <w:ins w:id="2333" w:author="Andy Kleinhesselink" w:date="2019-07-14T09:06:00Z">
                        <w:rPr>
                          <w:rFonts w:ascii="Cambria Math" w:hAnsi="Cambria Math"/>
                        </w:rPr>
                        <m:t>μ</m:t>
                      </w:ins>
                    </m:r>
                  </m:den>
                </m:f>
                <m:d>
                  <m:dPr>
                    <m:ctrlPr>
                      <w:ins w:id="2334" w:author="Andy Kleinhesselink" w:date="2019-07-14T09:06:00Z">
                        <w:rPr>
                          <w:rFonts w:ascii="Cambria Math" w:hAnsi="Cambria Math"/>
                          <w:i/>
                        </w:rPr>
                      </w:ins>
                    </m:ctrlPr>
                  </m:dPr>
                  <m:e>
                    <m:func>
                      <m:funcPr>
                        <m:ctrlPr>
                          <w:ins w:id="2335" w:author="Andy Kleinhesselink" w:date="2019-07-14T09:06:00Z">
                            <w:rPr>
                              <w:rFonts w:ascii="Cambria Math" w:hAnsi="Cambria Math"/>
                              <w:i/>
                            </w:rPr>
                          </w:ins>
                        </m:ctrlPr>
                      </m:funcPr>
                      <m:fName>
                        <m:r>
                          <w:ins w:id="2336" w:author="Andy Kleinhesselink" w:date="2019-07-14T09:06:00Z">
                            <m:rPr>
                              <m:sty m:val="p"/>
                            </m:rPr>
                            <w:rPr>
                              <w:rFonts w:ascii="Cambria Math" w:hAnsi="Cambria Math"/>
                            </w:rPr>
                            <m:t>max</m:t>
                          </w:ins>
                        </m:r>
                      </m:fName>
                      <m:e>
                        <m:sSub>
                          <m:sSubPr>
                            <m:ctrlPr>
                              <w:ins w:id="2337" w:author="Andy Kleinhesselink" w:date="2019-07-14T09:06:00Z">
                                <w:rPr>
                                  <w:rFonts w:ascii="Cambria Math" w:hAnsi="Cambria Math"/>
                                  <w:i/>
                                </w:rPr>
                              </w:ins>
                            </m:ctrlPr>
                          </m:sSubPr>
                          <m:e>
                            <m:r>
                              <w:ins w:id="2338" w:author="Andy Kleinhesselink" w:date="2019-07-14T09:06:00Z">
                                <w:rPr>
                                  <w:rFonts w:ascii="Cambria Math" w:hAnsi="Cambria Math"/>
                                </w:rPr>
                                <m:t>B</m:t>
                              </w:ins>
                            </m:r>
                          </m:e>
                          <m:sub>
                            <m:r>
                              <w:ins w:id="2339" w:author="Andy Kleinhesselink" w:date="2019-07-14T09:06:00Z">
                                <w:rPr>
                                  <w:rFonts w:ascii="Cambria Math" w:hAnsi="Cambria Math"/>
                                </w:rPr>
                                <m:t>i</m:t>
                              </w:ins>
                            </m:r>
                          </m:sub>
                        </m:sSub>
                      </m:e>
                    </m:func>
                  </m:e>
                </m:d>
                <m:f>
                  <m:fPr>
                    <m:ctrlPr>
                      <w:del w:id="2340" w:author="Andy Kleinhesselink" w:date="2019-07-14T09:06:00Z">
                        <w:rPr>
                          <w:rFonts w:ascii="Cambria Math" w:hAnsi="Cambria Math"/>
                          <w:i/>
                        </w:rPr>
                      </w:del>
                    </m:ctrlPr>
                  </m:fPr>
                  <m:num>
                    <m:r>
                      <w:del w:id="2341" w:author="Andy Kleinhesselink" w:date="2019-07-14T09:05:00Z">
                        <w:rPr>
                          <w:rFonts w:ascii="Cambria Math" w:hAnsi="Cambria Math"/>
                        </w:rPr>
                        <m:t>1</m:t>
                      </w:del>
                    </m:r>
                  </m:num>
                  <m:den>
                    <m:r>
                      <w:del w:id="2342" w:author="Andy Kleinhesselink" w:date="2019-07-14T09:06:00Z">
                        <w:rPr>
                          <w:rFonts w:ascii="Cambria Math" w:hAnsi="Cambria Math"/>
                        </w:rPr>
                        <m:t>μ</m:t>
                      </w:del>
                    </m:r>
                  </m:den>
                </m:f>
                <m:r>
                  <w:del w:id="2343" w:author="Andy Kleinhesselink" w:date="2019-07-14T09:05:00Z">
                    <w:rPr>
                      <w:rFonts w:ascii="Cambria Math" w:hAnsi="Cambria Math"/>
                    </w:rPr>
                    <m:t>c</m:t>
                  </w:del>
                </m:r>
                <m:sSub>
                  <m:sSubPr>
                    <m:ctrlPr>
                      <w:del w:id="2344" w:author="Andy Kleinhesselink" w:date="2019-07-14T09:06:00Z">
                        <w:rPr>
                          <w:rFonts w:ascii="Cambria Math" w:hAnsi="Cambria Math"/>
                          <w:i/>
                        </w:rPr>
                      </w:del>
                    </m:ctrlPr>
                  </m:sSubPr>
                  <m:e>
                    <m:d>
                      <m:dPr>
                        <m:ctrlPr>
                          <w:del w:id="2345" w:author="Andy Kleinhesselink" w:date="2019-07-14T09:06:00Z">
                            <w:rPr>
                              <w:rFonts w:ascii="Cambria Math" w:hAnsi="Cambria Math"/>
                              <w:i/>
                            </w:rPr>
                          </w:del>
                        </m:ctrlPr>
                      </m:dPr>
                      <m:e>
                        <m:func>
                          <m:funcPr>
                            <m:ctrlPr>
                              <w:del w:id="2346" w:author="Andy Kleinhesselink" w:date="2019-07-14T09:06:00Z">
                                <w:rPr>
                                  <w:rFonts w:ascii="Cambria Math" w:hAnsi="Cambria Math"/>
                                  <w:i/>
                                </w:rPr>
                              </w:del>
                            </m:ctrlPr>
                          </m:funcPr>
                          <m:fName>
                            <m:r>
                              <w:del w:id="2347" w:author="Andy Kleinhesselink" w:date="2019-07-14T09:06:00Z">
                                <m:rPr>
                                  <m:sty m:val="p"/>
                                </m:rPr>
                                <w:rPr>
                                  <w:rFonts w:ascii="Cambria Math" w:hAnsi="Cambria Math"/>
                                </w:rPr>
                                <m:t>max</m:t>
                              </w:del>
                            </m:r>
                          </m:fName>
                          <m:e>
                            <m:sSub>
                              <m:sSubPr>
                                <m:ctrlPr>
                                  <w:del w:id="2348" w:author="Andy Kleinhesselink" w:date="2019-07-14T09:06:00Z">
                                    <w:rPr>
                                      <w:rFonts w:ascii="Cambria Math" w:hAnsi="Cambria Math"/>
                                      <w:i/>
                                    </w:rPr>
                                  </w:del>
                                </m:ctrlPr>
                              </m:sSubPr>
                              <m:e>
                                <m:r>
                                  <w:del w:id="2349" w:author="Andy Kleinhesselink" w:date="2019-07-14T09:06:00Z">
                                    <w:rPr>
                                      <w:rFonts w:ascii="Cambria Math" w:hAnsi="Cambria Math"/>
                                    </w:rPr>
                                    <m:t>B</m:t>
                                  </w:del>
                                </m:r>
                              </m:e>
                              <m:sub>
                                <m:r>
                                  <w:del w:id="2350" w:author="Andy Kleinhesselink" w:date="2019-07-14T09:06:00Z">
                                    <w:rPr>
                                      <w:rFonts w:ascii="Cambria Math" w:hAnsi="Cambria Math"/>
                                    </w:rPr>
                                    <m:t>i</m:t>
                                  </w:del>
                                </m:r>
                              </m:sub>
                            </m:sSub>
                          </m:e>
                        </m:func>
                      </m:e>
                    </m:d>
                  </m:e>
                  <m:sub>
                    <m:r>
                      <w:del w:id="2351" w:author="Andy Kleinhesselink" w:date="2019-07-14T09:06:00Z">
                        <w:rPr>
                          <w:rFonts w:ascii="Cambria Math" w:hAnsi="Cambria Math"/>
                        </w:rPr>
                        <m:t>t</m:t>
                      </w:del>
                    </m:r>
                  </m:sub>
                </m:sSub>
                <m:r>
                  <w:rPr>
                    <w:rFonts w:ascii="Cambria Math" w:hAnsi="Cambria Math"/>
                  </w:rPr>
                  <m:t>,</m:t>
                </m:r>
              </m:oMath>
            </m:oMathPara>
          </w:p>
        </w:tc>
        <w:tc>
          <w:tcPr>
            <w:tcW w:w="738" w:type="dxa"/>
            <w:vAlign w:val="center"/>
          </w:tcPr>
          <w:p w14:paraId="29DF05E3" w14:textId="1C25362C"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ins w:id="2352" w:author="Andy Kleinhesselink" w:date="2019-07-12T08:02:00Z">
              <w:r w:rsidR="00B91BF5">
                <w:rPr>
                  <w:noProof/>
                </w:rPr>
                <w:t>27</w:t>
              </w:r>
            </w:ins>
            <w:del w:id="2353" w:author="Andy Kleinhesselink" w:date="2019-07-12T08:02:00Z">
              <w:r w:rsidR="00427DC4" w:rsidDel="00B91BF5">
                <w:rPr>
                  <w:noProof/>
                </w:rPr>
                <w:delText>8</w:delText>
              </w:r>
            </w:del>
            <w:r w:rsidR="00AC7C1E">
              <w:rPr>
                <w:noProof/>
              </w:rPr>
              <w:fldChar w:fldCharType="end"/>
            </w:r>
            <w:r>
              <w:t>)</w:t>
            </w:r>
          </w:p>
        </w:tc>
      </w:tr>
    </w:tbl>
    <w:p w14:paraId="3F5DF659" w14:textId="6D76DF8B" w:rsidR="00515D8D" w:rsidRDefault="00AF0205" w:rsidP="00973FCF">
      <w:pPr>
        <w:spacing w:after="202"/>
        <w:ind w:firstLine="0"/>
        <w:contextualSpacing/>
      </w:pPr>
      <w:del w:id="2354" w:author="Andy Kleinhesselink" w:date="2019-07-14T09:07:00Z">
        <w:r w:rsidDel="00AF0205">
          <w:delText>W</w:delText>
        </w:r>
        <w:r w:rsidR="00390672" w:rsidDel="00AF0205">
          <w:delText>her</w:delText>
        </w:r>
      </w:del>
      <w:ins w:id="2355" w:author="Andy Kleinhesselink" w:date="2019-07-14T09:07:00Z">
        <w:r>
          <w:t xml:space="preserve">where </w:t>
        </w:r>
      </w:ins>
      <w:del w:id="2356" w:author="Andy Kleinhesselink" w:date="2019-07-14T09:07:00Z">
        <w:r w:rsidR="00390672" w:rsidDel="00AF0205">
          <w:delText>e</w:delText>
        </w:r>
      </w:del>
      <w:del w:id="2357" w:author="Andy Kleinhesselink" w:date="2019-07-14T09:04:00Z">
        <w:r w:rsidR="00390672" w:rsidDel="00AF0205">
          <w:delText xml:space="preserve"> </w:delText>
        </w:r>
        <m:oMath>
          <m:sSub>
            <m:sSubPr>
              <m:ctrlPr>
                <w:rPr>
                  <w:rFonts w:ascii="Cambria Math" w:hAnsi="Cambria Math"/>
                </w:rPr>
              </m:ctrlPr>
            </m:sSubPr>
            <m:e>
              <m:r>
                <w:rPr>
                  <w:rFonts w:ascii="Cambria Math" w:hAnsi="Cambria Math"/>
                </w:rPr>
                <m:t>n</m:t>
              </m:r>
            </m:e>
            <m:sub>
              <m:r>
                <w:rPr>
                  <w:rFonts w:ascii="Cambria Math" w:hAnsi="Cambria Math"/>
                </w:rPr>
                <m:t>i,t+1</m:t>
              </m:r>
            </m:sub>
          </m:sSub>
        </m:oMath>
      </w:del>
      <m:oMath>
        <m:r>
          <w:del w:id="2358" w:author="Andy Kleinhesselink" w:date="2019-07-14T09:06:00Z">
            <m:rPr>
              <m:sty m:val="p"/>
            </m:rPr>
            <w:rPr>
              <w:rFonts w:ascii="Cambria Math" w:hAnsi="Cambria Math"/>
            </w:rPr>
            <m:t xml:space="preserve"> is the number of germinable seeds produced during the growing season, and therefore available to start population growth in year </m:t>
          </w:del>
        </m:r>
        <m:r>
          <w:del w:id="2359" w:author="Andy Kleinhesselink" w:date="2019-07-14T09:06:00Z">
            <w:rPr>
              <w:rFonts w:ascii="Cambria Math" w:hAnsi="Cambria Math"/>
            </w:rPr>
            <m:t>t+1</m:t>
          </w:del>
        </m:r>
        <m:r>
          <w:del w:id="2360" w:author="Andy Kleinhesselink" w:date="2019-07-14T09:06:00Z">
            <m:rPr>
              <m:sty m:val="p"/>
            </m:rPr>
            <w:rPr>
              <w:rFonts w:ascii="Cambria Math" w:hAnsi="Cambria Math"/>
            </w:rPr>
            <m:t>, and</m:t>
          </w:del>
        </m:r>
      </m:oMath>
      <w:del w:id="2361" w:author="Andy Kleinhesselink" w:date="2019-07-14T09:07:00Z">
        <w:r w:rsidR="002B617C" w:rsidDel="00AF0205">
          <w:delText xml:space="preserve"> </w:delText>
        </w:r>
      </w:del>
      <w:del w:id="2362" w:author="Andy Kleinhesselink" w:date="2019-07-14T09:08:00Z">
        <w:r w:rsidR="00A666CB" w:rsidRPr="00004C68" w:rsidDel="00AF0205">
          <w:rPr>
            <w:i/>
          </w:rPr>
          <w:delText>c</w:delText>
        </w:r>
        <w:r w:rsidR="00A666CB" w:rsidDel="00AF0205">
          <w:delText xml:space="preserve"> </w:delText>
        </w:r>
      </w:del>
      <w:del w:id="2363" w:author="Andy Kleinhesselink" w:date="2019-07-14T09:07:00Z">
        <w:r w:rsidR="00A666CB" w:rsidDel="00AF0205">
          <w:delText>is a conversion factor that represents the mass of seeds produced for each unit of total plant mass</w:delText>
        </w:r>
      </w:del>
      <w:del w:id="2364" w:author="Andy Kleinhesselink" w:date="2019-07-14T09:08:00Z">
        <w:r w:rsidR="00A666CB" w:rsidDel="00AF0205">
          <w:delText xml:space="preserve">. </w:delText>
        </w:r>
        <w:r w:rsidR="00503D72" w:rsidDel="00AF0205">
          <w:delText xml:space="preserve">The </w:delText>
        </w:r>
      </w:del>
      <w:del w:id="2365" w:author="Andy Kleinhesselink" w:date="2019-07-23T15:40:00Z">
        <w:r w:rsidR="00503D72" w:rsidDel="007A6FE5">
          <w:delText xml:space="preserve">maximum of </w:delText>
        </w:r>
      </w:del>
      <w:ins w:id="2366" w:author="Andy Kleinhesselink" w:date="2019-07-23T15:40:00Z">
        <w:r w:rsidR="007A6FE5">
          <w:t xml:space="preserve">max </w:t>
        </w:r>
      </w:ins>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503D72">
        <w:t xml:space="preserve"> </w:t>
      </w:r>
      <w:del w:id="2367" w:author="Andy Kleinhesselink" w:date="2019-07-14T09:08:00Z">
        <w:r w:rsidR="00503D72" w:rsidDel="00AF0205">
          <w:delText xml:space="preserve">over the course of the growing season </w:delText>
        </w:r>
      </w:del>
      <w:r w:rsidR="00503D72">
        <w:t xml:space="preserve">is equal to the </w:t>
      </w:r>
      <w:del w:id="2368" w:author="Andy Kleinhesselink" w:date="2019-07-23T15:41:00Z">
        <w:r w:rsidR="00503D72" w:rsidDel="007A6FE5">
          <w:delText xml:space="preserve">final </w:delText>
        </w:r>
      </w:del>
      <w:ins w:id="2369" w:author="Andy Kleinhesselink" w:date="2019-07-23T15:42:00Z">
        <w:r w:rsidR="007A6FE5">
          <w:t>total accumulated</w:t>
        </w:r>
      </w:ins>
      <w:ins w:id="2370" w:author="Andy Kleinhesselink" w:date="2019-07-23T15:41:00Z">
        <w:r w:rsidR="007A6FE5">
          <w:t xml:space="preserve"> </w:t>
        </w:r>
      </w:ins>
      <w:r w:rsidR="00503D72">
        <w:t xml:space="preserve">biomass of species </w:t>
      </w:r>
      <w:proofErr w:type="spellStart"/>
      <w:r w:rsidR="00503D72" w:rsidRPr="000F436E">
        <w:rPr>
          <w:i/>
        </w:rPr>
        <w:t>i</w:t>
      </w:r>
      <w:proofErr w:type="spellEnd"/>
      <w:del w:id="2371" w:author="Andy Kleinhesselink" w:date="2019-07-23T15:41:00Z">
        <w:r w:rsidR="00503D72" w:rsidDel="007A6FE5">
          <w:delText>,</w:delText>
        </w:r>
      </w:del>
      <w:r w:rsidR="00503D72">
        <w:t xml:space="preserve"> </w:t>
      </w:r>
      <w:del w:id="2372" w:author="Andy Kleinhesselink" w:date="2019-07-23T15:41:00Z">
        <w:r w:rsidR="00503D72" w:rsidDel="007A6FE5">
          <w:delText>or  equivalently the biomass at time of flowering</w:delText>
        </w:r>
      </w:del>
      <w:ins w:id="2373" w:author="Andy Kleinhesselink" w:date="2019-07-14T09:08:00Z">
        <w:r>
          <w:t xml:space="preserve">and </w:t>
        </w:r>
      </w:ins>
      <w:ins w:id="2374" w:author="Andy Kleinhesselink" w:date="2019-07-23T15:41:00Z">
        <w:r w:rsidR="007A6FE5" w:rsidRPr="00DF43A1">
          <w:rPr>
            <w:i/>
          </w:rPr>
          <w:t>c</w:t>
        </w:r>
        <w:r w:rsidR="007A6FE5">
          <w:t xml:space="preserve"> gives the</w:t>
        </w:r>
      </w:ins>
      <w:ins w:id="2375" w:author="Andy Kleinhesselink" w:date="2019-07-14T09:09:00Z">
        <w:r>
          <w:t xml:space="preserve"> </w:t>
        </w:r>
      </w:ins>
      <w:ins w:id="2376" w:author="Andy Kleinhesselink" w:date="2019-07-23T15:42:00Z">
        <w:r w:rsidR="007A6FE5">
          <w:t>proportion of total biomass that is converted to</w:t>
        </w:r>
      </w:ins>
      <w:ins w:id="2377" w:author="Andy Kleinhesselink" w:date="2019-07-14T09:09:00Z">
        <w:r>
          <w:t xml:space="preserve"> seed</w:t>
        </w:r>
      </w:ins>
      <w:ins w:id="2378" w:author="Andy Kleinhesselink" w:date="2019-07-23T15:42:00Z">
        <w:r w:rsidR="007A6FE5">
          <w:t>s</w:t>
        </w:r>
      </w:ins>
      <w:ins w:id="2379" w:author="Andy Kleinhesselink" w:date="2019-07-14T09:09:00Z">
        <w:r>
          <w:t xml:space="preserve">. </w:t>
        </w:r>
      </w:ins>
      <w:del w:id="2380" w:author="Andy Kleinhesselink" w:date="2019-07-14T09:08:00Z">
        <w:r w:rsidR="00503D72" w:rsidDel="00AF0205">
          <w:delText>.</w:delText>
        </w:r>
      </w:del>
      <w:r w:rsidR="00503D72">
        <w:t xml:space="preserve"> </w:t>
      </w:r>
      <w:r w:rsidR="007C14B2">
        <w:t xml:space="preserve">We assume that all species have the same values for </w:t>
      </w:r>
      <m:oMath>
        <m:r>
          <w:rPr>
            <w:rFonts w:ascii="Cambria Math" w:hAnsi="Cambria Math"/>
          </w:rPr>
          <m:t>μ</m:t>
        </m:r>
      </m:oMath>
      <w:r w:rsidR="007C14B2">
        <w:t xml:space="preserve"> and </w:t>
      </w:r>
      <w:r w:rsidR="007C14B2" w:rsidRPr="00004C68">
        <w:rPr>
          <w:i/>
        </w:rPr>
        <w:t>c</w:t>
      </w:r>
      <w:r w:rsidR="00640706">
        <w:t xml:space="preserve"> </w:t>
      </w:r>
      <w:r w:rsidR="00463A63">
        <w:t>(</w:t>
      </w:r>
      <w:r w:rsidR="00463A63">
        <w:fldChar w:fldCharType="begin"/>
      </w:r>
      <w:r w:rsidR="00463A63">
        <w:instrText xml:space="preserve"> REF _Ref532125852 \h </w:instrText>
      </w:r>
      <w:r w:rsidR="00463A63">
        <w:fldChar w:fldCharType="separate"/>
      </w:r>
      <w:r w:rsidR="00B91BF5">
        <w:t xml:space="preserve">Table S </w:t>
      </w:r>
      <w:r w:rsidR="00B91BF5">
        <w:rPr>
          <w:noProof/>
        </w:rPr>
        <w:t>1</w:t>
      </w:r>
      <w:r w:rsidR="00463A63">
        <w:fldChar w:fldCharType="end"/>
      </w:r>
      <w:r w:rsidR="00463A63">
        <w:t>)</w:t>
      </w:r>
      <w:r w:rsidR="00640706">
        <w:t>.</w:t>
      </w:r>
      <w:r w:rsidR="007C14B2">
        <w:t xml:space="preserve"> </w:t>
      </w:r>
      <w:r w:rsidR="00390672">
        <w:t xml:space="preserve">We simulate </w:t>
      </w:r>
      <w:del w:id="2381" w:author="Andy Kleinhesselink" w:date="2019-07-14T09:10:00Z">
        <w:r w:rsidR="00390672" w:rsidDel="00AF0205">
          <w:delText xml:space="preserve">these </w:delText>
        </w:r>
      </w:del>
      <w:ins w:id="2382" w:author="Andy Kleinhesselink" w:date="2019-07-14T09:10:00Z">
        <w:r>
          <w:t xml:space="preserve">the within season growth </w:t>
        </w:r>
      </w:ins>
      <w:r w:rsidR="00390672">
        <w:t>dynamics</w:t>
      </w:r>
      <w:ins w:id="2383" w:author="Andy Kleinhesselink" w:date="2019-07-14T09:10:00Z">
        <w:r>
          <w:t xml:space="preserve"> by solving (24) and (25)</w:t>
        </w:r>
      </w:ins>
      <w:r w:rsidR="00390672">
        <w:t xml:space="preserve"> using the differential equation solvers package </w:t>
      </w:r>
      <w:proofErr w:type="spellStart"/>
      <w:r w:rsidR="006E4B1F" w:rsidRPr="006E4B1F">
        <w:rPr>
          <w:rFonts w:ascii="Lucida Console" w:hAnsi="Lucida Console" w:cs="Arial"/>
        </w:rPr>
        <w:t>desolve</w:t>
      </w:r>
      <w:proofErr w:type="spellEnd"/>
      <w:r w:rsidR="00390672">
        <w:t xml:space="preserve"> in the statistical program </w:t>
      </w:r>
      <w:r w:rsidR="00390672" w:rsidRPr="006E4B1F">
        <w:rPr>
          <w:rFonts w:cs="Times New Roman"/>
        </w:rPr>
        <w:t>R</w:t>
      </w:r>
      <w:r w:rsidR="006E4B1F" w:rsidRPr="006E4B1F">
        <w:rPr>
          <w:rFonts w:cs="Times New Roman"/>
        </w:rPr>
        <w:t xml:space="preserve"> </w:t>
      </w:r>
      <w:r w:rsidR="006E4B1F" w:rsidRPr="006E4B1F">
        <w:rPr>
          <w:rFonts w:cs="Times New Roman"/>
        </w:rPr>
        <w:fldChar w:fldCharType="begin"/>
      </w:r>
      <w:r w:rsidR="006E4B1F" w:rsidRPr="006E4B1F">
        <w:rPr>
          <w:rFonts w:cs="Times New Roman"/>
        </w:rPr>
        <w:instrText xml:space="preserve"> ADDIN ZOTERO_ITEM CSL_CITATION {"citationID":"wGnLemQR","properties":{"formattedCitation":"(R Core Team 2015)","plainCitation":"(R Core Team 2015)","noteIndex":0},"citationItems":[{"id":106,"uris":["http://zotero.org/users/688880/items/T2P37MVD"],"uri":["http://zotero.org/users/688880/items/T2P37MVD"],"itemData":{"id":106,"type":"book","title":"R: A Language and Environment for Statistical Computing","publisher":"R Foundation for Statistical Computing","publisher-place":"Vienna, Austria","event-place":"Vienna, Austria","URL":"https://www.R-project.org/","author":[{"literal":"R Core Team"}],"issued":{"date-parts":[["2015"]]}}}],"schema":"https://github.com/citation-style-language/schema/raw/master/csl-citation.json"} </w:instrText>
      </w:r>
      <w:r w:rsidR="006E4B1F" w:rsidRPr="006E4B1F">
        <w:rPr>
          <w:rFonts w:cs="Times New Roman"/>
        </w:rPr>
        <w:fldChar w:fldCharType="separate"/>
      </w:r>
      <w:r w:rsidR="006E4B1F" w:rsidRPr="006E4B1F">
        <w:rPr>
          <w:rFonts w:cs="Times New Roman"/>
        </w:rPr>
        <w:t>(R Core Team 2015)</w:t>
      </w:r>
      <w:r w:rsidR="006E4B1F" w:rsidRPr="006E4B1F">
        <w:rPr>
          <w:rFonts w:cs="Times New Roman"/>
        </w:rPr>
        <w:fldChar w:fldCharType="end"/>
      </w:r>
      <w:r w:rsidR="00390672">
        <w:t xml:space="preserve">. </w:t>
      </w:r>
      <w:r w:rsidR="004C1933">
        <w:t>C</w:t>
      </w:r>
      <w:r w:rsidR="00390672">
        <w:t>ode to run the simulations are given in the supporting information.</w:t>
      </w:r>
      <w:r w:rsidR="00515D8D">
        <w:t xml:space="preserve">  </w:t>
      </w:r>
    </w:p>
    <w:p w14:paraId="6721D678" w14:textId="2F597AFA" w:rsidR="00B93196" w:rsidRDefault="00515D8D" w:rsidP="00CE658F">
      <w:pPr>
        <w:spacing w:after="202"/>
        <w:contextualSpacing/>
      </w:pPr>
      <w:bookmarkStart w:id="2384" w:name="response-surface-experiment"/>
      <w:bookmarkEnd w:id="2384"/>
      <w:del w:id="2385" w:author="Andy Kleinhesselink" w:date="2019-07-23T15:43:00Z">
        <w:r w:rsidDel="007A6FE5">
          <w:delText>Finally</w:delText>
        </w:r>
        <w:r w:rsidR="00CE658F" w:rsidDel="007A6FE5">
          <w:delText>,</w:delText>
        </w:r>
        <w:r w:rsidDel="007A6FE5">
          <w:delText xml:space="preserve"> </w:delText>
        </w:r>
        <w:r w:rsidR="00390672" w:rsidDel="007A6FE5">
          <w:delText>w</w:delText>
        </w:r>
      </w:del>
      <w:ins w:id="2386" w:author="Andy Kleinhesselink" w:date="2019-07-23T15:43:00Z">
        <w:r w:rsidR="007A6FE5">
          <w:t>W</w:t>
        </w:r>
      </w:ins>
      <w:r w:rsidR="00390672">
        <w:t>e</w:t>
      </w:r>
      <w:r w:rsidR="00CE658F">
        <w:t xml:space="preserve"> used </w:t>
      </w:r>
      <w:del w:id="2387" w:author="Andy Kleinhesselink" w:date="2019-07-23T15:43:00Z">
        <w:r w:rsidR="00B838FF" w:rsidDel="007A6FE5">
          <w:delText xml:space="preserve">this </w:delText>
        </w:r>
      </w:del>
      <w:ins w:id="2388" w:author="Andy Kleinhesselink" w:date="2019-07-23T15:43:00Z">
        <w:r w:rsidR="007A6FE5">
          <w:t xml:space="preserve">the </w:t>
        </w:r>
      </w:ins>
      <w:del w:id="2389" w:author="Andy Kleinhesselink" w:date="2019-07-23T15:43:00Z">
        <w:r w:rsidR="00CE658F" w:rsidDel="007A6FE5">
          <w:delText xml:space="preserve">mechanistic </w:delText>
        </w:r>
      </w:del>
      <w:r w:rsidR="00CE658F">
        <w:t>model to</w:t>
      </w:r>
      <w:r w:rsidR="00390672">
        <w:t xml:space="preserve"> simulate</w:t>
      </w:r>
      <w:r w:rsidR="00CE658F">
        <w:t xml:space="preserve"> plant growth </w:t>
      </w:r>
      <w:r w:rsidR="00463A63">
        <w:t xml:space="preserve">of each species </w:t>
      </w:r>
      <w:r w:rsidR="00F95D7B">
        <w:t xml:space="preserve">when faced with </w:t>
      </w:r>
      <w:r w:rsidR="00542765">
        <w:t>a range of densities</w:t>
      </w:r>
      <w:r w:rsidR="00F95D7B">
        <w:t xml:space="preserve"> of one or two other </w:t>
      </w:r>
      <w:r w:rsidR="00463A63">
        <w:t>interspecific competitors</w:t>
      </w:r>
      <w:r w:rsidR="007C13D7">
        <w:t xml:space="preserve">.  </w:t>
      </w:r>
      <w:ins w:id="2390" w:author="Andy Kleinhesselink" w:date="2019-07-23T15:47:00Z">
        <w:r w:rsidR="000F2310">
          <w:t xml:space="preserve">To characterize </w:t>
        </w:r>
      </w:ins>
      <w:ins w:id="2391" w:author="Andy Kleinhesselink" w:date="2019-07-23T15:52:00Z">
        <w:r w:rsidR="000F2310">
          <w:t xml:space="preserve">these interspecific interactions, each species was grown as a single “focal” individual </w:t>
        </w:r>
      </w:ins>
      <w:ins w:id="2392" w:author="Andy Kleinhesselink" w:date="2019-07-23T15:54:00Z">
        <w:r w:rsidR="000F2310">
          <w:t xml:space="preserve">in each simulation.  </w:t>
        </w:r>
      </w:ins>
      <w:ins w:id="2393" w:author="Andy Kleinhesselink" w:date="2019-07-23T15:55:00Z">
        <w:r w:rsidR="007E55B8">
          <w:t xml:space="preserve">In each replicate simulation, the focal individual faced either </w:t>
        </w:r>
      </w:ins>
      <w:ins w:id="2394" w:author="Andy Kleinhesselink" w:date="2019-07-23T15:56:00Z">
        <w:r w:rsidR="007E55B8">
          <w:t xml:space="preserve">or both of </w:t>
        </w:r>
      </w:ins>
      <w:ins w:id="2395" w:author="Andy Kleinhesselink" w:date="2019-07-24T10:45:00Z">
        <w:r w:rsidR="00BC5AE9">
          <w:t>its interspecific competitors</w:t>
        </w:r>
      </w:ins>
      <w:ins w:id="2396" w:author="Andy Kleinhesselink" w:date="2019-07-23T15:56:00Z">
        <w:r w:rsidR="007E55B8">
          <w:t xml:space="preserve"> at </w:t>
        </w:r>
      </w:ins>
      <w:ins w:id="2397" w:author="Andy Kleinhesselink" w:date="2019-07-23T15:53:00Z">
        <w:r w:rsidR="000F2310">
          <w:t>densities of 0, 1, 2, 3, 4, 5, 6, 7</w:t>
        </w:r>
      </w:ins>
      <w:ins w:id="2398" w:author="Andy Kleinhesselink" w:date="2019-07-24T13:40:00Z">
        <w:r w:rsidR="00A80D7C">
          <w:t>,</w:t>
        </w:r>
      </w:ins>
      <w:ins w:id="2399" w:author="Andy Kleinhesselink" w:date="2019-07-23T15:53:00Z">
        <w:r w:rsidR="000F2310">
          <w:t xml:space="preserve"> 8</w:t>
        </w:r>
      </w:ins>
      <w:ins w:id="2400" w:author="Andy Kleinhesselink" w:date="2019-07-24T13:40:00Z">
        <w:r w:rsidR="00A80D7C">
          <w:t xml:space="preserve"> or 16</w:t>
        </w:r>
      </w:ins>
      <w:ins w:id="2401" w:author="Andy Kleinhesselink" w:date="2019-07-23T15:53:00Z">
        <w:r w:rsidR="000F2310">
          <w:t xml:space="preserve"> </w:t>
        </w:r>
      </w:ins>
      <w:ins w:id="2402" w:author="Andy Kleinhesselink" w:date="2019-07-23T15:57:00Z">
        <w:r w:rsidR="007E55B8">
          <w:t xml:space="preserve">individuals.  This orthogonal design </w:t>
        </w:r>
      </w:ins>
      <w:ins w:id="2403" w:author="Andy Kleinhesselink" w:date="2019-07-23T15:58:00Z">
        <w:r w:rsidR="007E55B8">
          <w:t xml:space="preserve">allows </w:t>
        </w:r>
      </w:ins>
      <w:ins w:id="2404" w:author="Andy Kleinhesselink" w:date="2019-07-24T10:46:00Z">
        <w:r w:rsidR="00BC5AE9">
          <w:t xml:space="preserve">us </w:t>
        </w:r>
      </w:ins>
      <w:ins w:id="2405" w:author="Andy Kleinhesselink" w:date="2019-07-23T15:58:00Z">
        <w:r w:rsidR="007E55B8">
          <w:t>to assess the independent effect</w:t>
        </w:r>
      </w:ins>
      <w:ins w:id="2406" w:author="Andy Kleinhesselink" w:date="2019-07-24T10:46:00Z">
        <w:r w:rsidR="00BC5AE9">
          <w:t>s</w:t>
        </w:r>
      </w:ins>
      <w:ins w:id="2407" w:author="Andy Kleinhesselink" w:date="2019-07-23T15:58:00Z">
        <w:r w:rsidR="007E55B8">
          <w:t xml:space="preserve"> of each species on every other species.  </w:t>
        </w:r>
      </w:ins>
      <w:del w:id="2408" w:author="Andy Kleinhesselink" w:date="2019-07-23T15:45:00Z">
        <w:r w:rsidR="00A33854" w:rsidDel="007A6FE5">
          <w:delText xml:space="preserve">In the </w:delText>
        </w:r>
        <w:r w:rsidR="00542765" w:rsidDel="007A6FE5">
          <w:delText xml:space="preserve">simulated experiment </w:delText>
        </w:r>
        <w:r w:rsidR="00463A63" w:rsidDel="007A6FE5">
          <w:delText>a</w:delText>
        </w:r>
      </w:del>
      <w:del w:id="2409" w:author="Andy Kleinhesselink" w:date="2019-07-23T15:57:00Z">
        <w:r w:rsidR="00463A63" w:rsidDel="007E55B8">
          <w:delText xml:space="preserve"> single individual of </w:delText>
        </w:r>
      </w:del>
      <w:del w:id="2410" w:author="Andy Kleinhesselink" w:date="2019-07-23T15:45:00Z">
        <w:r w:rsidR="00463A63" w:rsidDel="007A6FE5">
          <w:delText xml:space="preserve">each </w:delText>
        </w:r>
      </w:del>
      <w:del w:id="2411" w:author="Andy Kleinhesselink" w:date="2019-07-23T15:43:00Z">
        <w:r w:rsidR="00463A63" w:rsidDel="007A6FE5">
          <w:delText>of the</w:delText>
        </w:r>
        <w:r w:rsidR="00390672" w:rsidDel="007A6FE5">
          <w:delText xml:space="preserve"> three </w:delText>
        </w:r>
      </w:del>
      <w:del w:id="2412" w:author="Andy Kleinhesselink" w:date="2019-07-23T15:45:00Z">
        <w:r w:rsidR="00390672" w:rsidDel="007A6FE5">
          <w:delText>species</w:delText>
        </w:r>
      </w:del>
      <w:del w:id="2413" w:author="Andy Kleinhesselink" w:date="2019-07-23T15:43:00Z">
        <w:r w:rsidR="00390672" w:rsidDel="007A6FE5">
          <w:delText xml:space="preserve"> </w:delText>
        </w:r>
        <w:r w:rsidR="00542765" w:rsidDel="007A6FE5">
          <w:delText>are</w:delText>
        </w:r>
      </w:del>
      <w:del w:id="2414" w:author="Andy Kleinhesselink" w:date="2019-07-23T15:57:00Z">
        <w:r w:rsidR="00542765" w:rsidDel="007E55B8">
          <w:delText xml:space="preserve"> </w:delText>
        </w:r>
        <w:r w:rsidR="00390672" w:rsidDel="007E55B8">
          <w:delText xml:space="preserve">grown </w:delText>
        </w:r>
      </w:del>
      <w:del w:id="2415" w:author="Andy Kleinhesselink" w:date="2019-07-23T15:43:00Z">
        <w:r w:rsidR="00457823" w:rsidDel="007A6FE5">
          <w:delText xml:space="preserve">in “plots” </w:delText>
        </w:r>
        <w:r w:rsidR="00463A63" w:rsidDel="007A6FE5">
          <w:delText xml:space="preserve">either </w:delText>
        </w:r>
      </w:del>
      <w:del w:id="2416" w:author="Andy Kleinhesselink" w:date="2019-07-23T15:57:00Z">
        <w:r w:rsidR="00457823" w:rsidDel="007E55B8">
          <w:delText xml:space="preserve">with </w:delText>
        </w:r>
        <w:r w:rsidR="00542765" w:rsidDel="007E55B8">
          <w:delText xml:space="preserve">increasing densities </w:delText>
        </w:r>
        <w:r w:rsidR="004477C0" w:rsidDel="007E55B8">
          <w:delText>(0</w:delText>
        </w:r>
      </w:del>
      <w:del w:id="2417" w:author="Andy Kleinhesselink" w:date="2019-07-23T15:44:00Z">
        <w:r w:rsidR="004477C0" w:rsidDel="007A6FE5">
          <w:delText>,</w:delText>
        </w:r>
        <w:r w:rsidR="00EF1582" w:rsidDel="007A6FE5">
          <w:delText xml:space="preserve"> </w:delText>
        </w:r>
        <w:r w:rsidR="004477C0" w:rsidDel="007A6FE5">
          <w:delText>1,</w:delText>
        </w:r>
        <w:r w:rsidR="00EF1582" w:rsidDel="007A6FE5">
          <w:delText xml:space="preserve"> </w:delText>
        </w:r>
        <w:r w:rsidR="004477C0" w:rsidDel="007A6FE5">
          <w:delText>2,</w:delText>
        </w:r>
        <w:r w:rsidR="00EF1582" w:rsidDel="007A6FE5">
          <w:delText xml:space="preserve"> …7, 8)</w:delText>
        </w:r>
      </w:del>
      <w:del w:id="2418" w:author="Andy Kleinhesselink" w:date="2019-07-23T15:57:00Z">
        <w:r w:rsidR="00EF1582" w:rsidDel="007E55B8">
          <w:delText xml:space="preserve"> </w:delText>
        </w:r>
        <w:r w:rsidR="00542765" w:rsidDel="007E55B8">
          <w:delText xml:space="preserve">of </w:delText>
        </w:r>
      </w:del>
      <w:del w:id="2419" w:author="Andy Kleinhesselink" w:date="2019-07-23T15:44:00Z">
        <w:r w:rsidR="00505C15" w:rsidDel="007A6FE5">
          <w:delText xml:space="preserve">a single </w:delText>
        </w:r>
        <w:r w:rsidR="00542765" w:rsidDel="007A6FE5">
          <w:delText xml:space="preserve">interspecific </w:delText>
        </w:r>
      </w:del>
      <w:del w:id="2420" w:author="Andy Kleinhesselink" w:date="2019-07-23T15:57:00Z">
        <w:r w:rsidR="00542765" w:rsidDel="007E55B8">
          <w:delText xml:space="preserve">competitor species or </w:delText>
        </w:r>
        <w:r w:rsidR="00463A63" w:rsidDel="007E55B8">
          <w:delText xml:space="preserve">in </w:delText>
        </w:r>
        <w:r w:rsidR="000C3A80" w:rsidDel="007E55B8">
          <w:delText xml:space="preserve">plots with </w:delText>
        </w:r>
        <w:r w:rsidR="00542765" w:rsidDel="007E55B8">
          <w:delText xml:space="preserve">two interspecific competitor species </w:delText>
        </w:r>
        <w:r w:rsidR="00EF1582" w:rsidDel="007E55B8">
          <w:delText xml:space="preserve">where each </w:delText>
        </w:r>
        <w:r w:rsidR="002A427A" w:rsidDel="007E55B8">
          <w:delText xml:space="preserve">competitor </w:delText>
        </w:r>
        <w:r w:rsidR="00505C15" w:rsidDel="007E55B8">
          <w:delText xml:space="preserve">species was at a </w:delText>
        </w:r>
        <w:r w:rsidR="002A427A" w:rsidDel="007E55B8">
          <w:delText>density ranging from 0 to 8</w:delText>
        </w:r>
        <w:r w:rsidR="00505C15" w:rsidDel="007E55B8">
          <w:delText xml:space="preserve"> (in an orthogonal design)</w:delText>
        </w:r>
        <w:r w:rsidR="00390672" w:rsidDel="007E55B8">
          <w:delText>.</w:delText>
        </w:r>
        <w:r w:rsidR="00366E5F" w:rsidDel="007E55B8">
          <w:delText xml:space="preserve"> </w:delText>
        </w:r>
      </w:del>
    </w:p>
    <w:p w14:paraId="182DB920" w14:textId="77777777" w:rsidR="00B93196" w:rsidRDefault="00390672">
      <w:pPr>
        <w:pStyle w:val="Heading2"/>
      </w:pPr>
      <w:bookmarkStart w:id="2421" w:name="phenomenological-annual-plant-model"/>
      <w:bookmarkEnd w:id="2421"/>
      <w:r>
        <w:t>Phenomenological annual plant model</w:t>
      </w:r>
    </w:p>
    <w:p w14:paraId="2D23B9F2" w14:textId="1248F73E" w:rsidR="00B93196" w:rsidRDefault="00364BC4">
      <w:pPr>
        <w:spacing w:after="202"/>
        <w:contextualSpacing/>
      </w:pPr>
      <w:ins w:id="2422" w:author="Andy Kleinhesselink" w:date="2019-07-14T09:11:00Z">
        <w:r>
          <w:t xml:space="preserve">In order to investigate whether this simulation entails HOIs, we fit phenomenological </w:t>
        </w:r>
      </w:ins>
      <w:del w:id="2423" w:author="Andy Kleinhesselink" w:date="2019-07-14T09:11:00Z">
        <w:r w:rsidR="00390672" w:rsidDel="00364BC4">
          <w:delText xml:space="preserve">We model annual plant </w:delText>
        </w:r>
      </w:del>
      <w:r w:rsidR="00390672">
        <w:t xml:space="preserve">competition </w:t>
      </w:r>
      <w:ins w:id="2424" w:author="Andy Kleinhesselink" w:date="2019-07-14T09:11:00Z">
        <w:r>
          <w:t>model</w:t>
        </w:r>
      </w:ins>
      <w:ins w:id="2425" w:author="Andy Kleinhesselink" w:date="2019-07-14T09:55:00Z">
        <w:r w:rsidR="00CE31C5">
          <w:t>s</w:t>
        </w:r>
      </w:ins>
      <w:ins w:id="2426" w:author="Andy Kleinhesselink" w:date="2019-07-14T09:11:00Z">
        <w:r>
          <w:t xml:space="preserve"> to the </w:t>
        </w:r>
      </w:ins>
      <w:ins w:id="2427" w:author="Andy Kleinhesselink" w:date="2019-07-14T09:12:00Z">
        <w:r>
          <w:t>annual population dynamics.</w:t>
        </w:r>
      </w:ins>
      <w:del w:id="2428" w:author="Andy Kleinhesselink" w:date="2019-07-14T09:11:00Z">
        <w:r w:rsidR="00390672" w:rsidDel="00364BC4">
          <w:delText xml:space="preserve">in terms of the decline in per capita </w:delText>
        </w:r>
      </w:del>
      <w:del w:id="2429" w:author="Andy Kleinhesselink" w:date="2019-07-14T09:12:00Z">
        <w:r w:rsidR="00390672" w:rsidDel="00364BC4">
          <w:delText>reproductive output</w:delText>
        </w:r>
        <w:r w:rsidR="00463A63" w:rsidDel="00364BC4">
          <w:delText xml:space="preserve"> </w:delText>
        </w:r>
        <w:r w:rsidR="00390672" w:rsidDel="00364BC4">
          <w:delText>with increasing density of competitors at the start of the growing season (</w:delText>
        </w:r>
        <m:oMath>
          <m:sSub>
            <m:sSubPr>
              <m:ctrlPr>
                <w:rPr>
                  <w:rFonts w:ascii="Cambria Math" w:hAnsi="Cambria Math"/>
                </w:rPr>
              </m:ctrlPr>
            </m:sSubPr>
            <m:e>
              <m:r>
                <w:rPr>
                  <w:rFonts w:ascii="Cambria Math" w:hAnsi="Cambria Math"/>
                </w:rPr>
                <m:t>n</m:t>
              </m:r>
            </m:e>
            <m:sub>
              <m:r>
                <w:rPr>
                  <w:rFonts w:ascii="Cambria Math" w:hAnsi="Cambria Math"/>
                </w:rPr>
                <m:t>j,t</m:t>
              </m:r>
            </m:sub>
          </m:sSub>
        </m:oMath>
        <w:r w:rsidR="00390672" w:rsidDel="00364BC4">
          <w:delText>)</w:delText>
        </w:r>
      </w:del>
      <w:ins w:id="2430" w:author="Andy Kleinhesselink" w:date="2019-07-14T09:12:00Z">
        <w:r>
          <w:t xml:space="preserve"> </w:t>
        </w:r>
      </w:ins>
      <w:del w:id="2431" w:author="Andy Kleinhesselink" w:date="2019-07-14T09:12:00Z">
        <w:r w:rsidR="00390672" w:rsidDel="00364BC4">
          <w:delText xml:space="preserve">. </w:delText>
        </w:r>
      </w:del>
      <w:r w:rsidR="00390672">
        <w:t xml:space="preserve">We </w:t>
      </w:r>
      <w:del w:id="2432" w:author="Andy Kleinhesselink" w:date="2019-07-14T10:04:00Z">
        <w:r w:rsidR="00F90404" w:rsidDel="006F3331">
          <w:delText>tested</w:delText>
        </w:r>
        <w:r w:rsidR="003840B0" w:rsidDel="006F3331">
          <w:delText xml:space="preserve"> </w:delText>
        </w:r>
      </w:del>
      <w:ins w:id="2433" w:author="Andy Kleinhesselink" w:date="2019-07-14T10:04:00Z">
        <w:r w:rsidR="006F3331">
          <w:t>fit a custom phenomenological model of the form</w:t>
        </w:r>
      </w:ins>
      <w:del w:id="2434" w:author="Andy Kleinhesselink" w:date="2019-07-14T10:04:00Z">
        <w:r w:rsidR="003840B0" w:rsidDel="006F3331">
          <w:delText>two different</w:delText>
        </w:r>
        <w:r w:rsidR="00390672" w:rsidDel="006F3331">
          <w:delText xml:space="preserve"> phenomenological competition </w:delText>
        </w:r>
        <w:r w:rsidR="003840B0" w:rsidDel="006F3331">
          <w:delText>model</w:delText>
        </w:r>
      </w:del>
      <w:ins w:id="2435" w:author="Andy Kleinhesselink" w:date="2019-07-14T09:49:00Z">
        <w:r w:rsidR="00CE31C5">
          <w:t xml:space="preserve">, </w:t>
        </w:r>
      </w:ins>
      <w:del w:id="2436" w:author="Andy Kleinhesselink" w:date="2019-07-14T09:49:00Z">
        <w:r w:rsidR="003840B0" w:rsidDel="00CE31C5">
          <w:delText>s</w:delText>
        </w:r>
      </w:del>
      <w:del w:id="2437" w:author="Andy Kleinhesselink" w:date="2019-07-14T09:59:00Z">
        <w:r w:rsidR="003840B0" w:rsidDel="006F3331">
          <w:delText>.</w:delText>
        </w:r>
      </w:del>
      <w:del w:id="2438" w:author="Andy Kleinhesselink" w:date="2019-07-14T09:51:00Z">
        <w:r w:rsidR="003840B0" w:rsidDel="00CE31C5">
          <w:delText xml:space="preserve">  </w:delText>
        </w:r>
      </w:del>
      <w:del w:id="2439" w:author="Andy Kleinhesselink" w:date="2019-07-14T09:56:00Z">
        <w:r w:rsidR="003840B0" w:rsidDel="006F3331">
          <w:delText xml:space="preserve">The first </w:delText>
        </w:r>
      </w:del>
      <w:del w:id="2440" w:author="Andy Kleinhesselink" w:date="2019-07-14T09:13:00Z">
        <w:r w:rsidR="00390672" w:rsidDel="00364BC4">
          <w:delText>has been used</w:delText>
        </w:r>
        <w:r w:rsidR="007A229F" w:rsidDel="00364BC4">
          <w:delText xml:space="preserve"> in</w:delText>
        </w:r>
        <w:r w:rsidR="00390672" w:rsidDel="00364BC4">
          <w:delText xml:space="preserve"> a number</w:delText>
        </w:r>
        <w:r w:rsidR="00EF4366" w:rsidDel="00364BC4">
          <w:delText xml:space="preserve"> of</w:delText>
        </w:r>
        <w:r w:rsidR="00390672" w:rsidDel="00364BC4">
          <w:delText xml:space="preserve"> </w:delText>
        </w:r>
      </w:del>
      <w:del w:id="2441" w:author="Andy Kleinhesselink" w:date="2019-07-14T09:56:00Z">
        <w:r w:rsidR="00390672" w:rsidDel="006F3331">
          <w:delText xml:space="preserve">empirical studies of annual plant </w:delText>
        </w:r>
        <w:r w:rsidR="009514BB" w:rsidDel="006F3331">
          <w:delText xml:space="preserve">competition </w:delText>
        </w:r>
        <w:r w:rsidR="004F6781" w:rsidDel="006F3331">
          <w:delText xml:space="preserve">(e.g. Kraft et al. </w:delText>
        </w:r>
        <w:r w:rsidR="009514BB" w:rsidDel="006F3331">
          <w:fldChar w:fldCharType="begin"/>
        </w:r>
        <w:r w:rsidR="00632744" w:rsidDel="006F3331">
          <w:delInstrText xml:space="preserve"> ADDIN ZOTERO_ITEM CSL_CITATION {"citationID":"SOATqPsI","properties":{"formattedCitation":"(2015)","plainCitation":"(2015)","dontUpdate":true,"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M"}],"issued":{"date-parts":[["2015",1]]}},"suppress-author":true}],"schema":"https://github.com/citation-style-language/schema/raw/master/csl-citation.json"} </w:delInstrText>
        </w:r>
        <w:r w:rsidR="009514BB" w:rsidDel="006F3331">
          <w:fldChar w:fldCharType="separate"/>
        </w:r>
        <w:r w:rsidR="004F6781" w:rsidDel="006F3331">
          <w:rPr>
            <w:noProof/>
          </w:rPr>
          <w:delText>2015)</w:delText>
        </w:r>
        <w:r w:rsidR="009514BB" w:rsidDel="006F3331">
          <w:fldChar w:fldCharType="end"/>
        </w:r>
      </w:del>
      <w:del w:id="2442" w:author="Andy Kleinhesselink" w:date="2019-07-14T09:59:00Z">
        <w:r w:rsidR="00390672" w:rsidDel="006F3331">
          <w:delText>,</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443" w:author="Andy Kleinhesselink" w:date="2019-07-14T10:06: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900"/>
        <w:gridCol w:w="7002"/>
        <w:gridCol w:w="738"/>
        <w:tblGridChange w:id="2444">
          <w:tblGrid>
            <w:gridCol w:w="911"/>
            <w:gridCol w:w="889"/>
            <w:gridCol w:w="6102"/>
            <w:gridCol w:w="738"/>
          </w:tblGrid>
        </w:tblGridChange>
      </w:tblGrid>
      <w:tr w:rsidR="006F3331" w:rsidDel="006F3331" w14:paraId="5D326CB4" w14:textId="5DE5FA54" w:rsidTr="006F3331">
        <w:trPr>
          <w:trHeight w:val="503"/>
          <w:del w:id="2445" w:author="Andy Kleinhesselink" w:date="2019-07-14T10:05:00Z"/>
          <w:trPrChange w:id="2446" w:author="Andy Kleinhesselink" w:date="2019-07-14T10:06:00Z">
            <w:trPr>
              <w:trHeight w:val="503"/>
            </w:trPr>
          </w:trPrChange>
        </w:trPr>
        <w:tc>
          <w:tcPr>
            <w:tcW w:w="900" w:type="dxa"/>
            <w:vAlign w:val="center"/>
            <w:tcPrChange w:id="2447" w:author="Andy Kleinhesselink" w:date="2019-07-14T10:06:00Z">
              <w:tcPr>
                <w:tcW w:w="918" w:type="dxa"/>
                <w:vAlign w:val="center"/>
              </w:tcPr>
            </w:tcPrChange>
          </w:tcPr>
          <w:p w14:paraId="4EA15107" w14:textId="7360D9C6" w:rsidR="00455957" w:rsidDel="006F3331" w:rsidRDefault="00455957" w:rsidP="00762A58">
            <w:pPr>
              <w:spacing w:after="202"/>
              <w:ind w:firstLine="0"/>
              <w:contextualSpacing/>
              <w:jc w:val="center"/>
              <w:rPr>
                <w:del w:id="2448" w:author="Andy Kleinhesselink" w:date="2019-07-14T10:05:00Z"/>
              </w:rPr>
            </w:pPr>
          </w:p>
        </w:tc>
        <w:tc>
          <w:tcPr>
            <w:tcW w:w="7002" w:type="dxa"/>
            <w:vAlign w:val="center"/>
            <w:tcPrChange w:id="2449" w:author="Andy Kleinhesselink" w:date="2019-07-14T10:06:00Z">
              <w:tcPr>
                <w:tcW w:w="7200" w:type="dxa"/>
                <w:gridSpan w:val="2"/>
                <w:vAlign w:val="center"/>
              </w:tcPr>
            </w:tcPrChange>
          </w:tcPr>
          <w:p w14:paraId="1DAE6AC3" w14:textId="4E1A7490" w:rsidR="00455957" w:rsidDel="006F3331" w:rsidRDefault="00DA3A33" w:rsidP="00762A58">
            <w:pPr>
              <w:spacing w:after="202"/>
              <w:contextualSpacing/>
              <w:jc w:val="center"/>
              <w:rPr>
                <w:del w:id="2450" w:author="Andy Kleinhesselink" w:date="2019-07-14T10:05:00Z"/>
              </w:rPr>
            </w:pPr>
            <m:oMathPara>
              <m:oMath>
                <m:f>
                  <m:fPr>
                    <m:ctrlPr>
                      <w:del w:id="2451" w:author="Andy Kleinhesselink" w:date="2019-07-14T10:05:00Z">
                        <w:rPr>
                          <w:rFonts w:ascii="Cambria Math" w:hAnsi="Cambria Math"/>
                          <w:i/>
                        </w:rPr>
                      </w:del>
                    </m:ctrlPr>
                  </m:fPr>
                  <m:num>
                    <m:sSub>
                      <m:sSubPr>
                        <m:ctrlPr>
                          <w:del w:id="2452" w:author="Andy Kleinhesselink" w:date="2019-07-14T10:05:00Z">
                            <w:rPr>
                              <w:rFonts w:ascii="Cambria Math" w:hAnsi="Cambria Math"/>
                              <w:i/>
                            </w:rPr>
                          </w:del>
                        </m:ctrlPr>
                      </m:sSubPr>
                      <m:e>
                        <m:r>
                          <w:del w:id="2453" w:author="Andy Kleinhesselink" w:date="2019-07-14T10:05:00Z">
                            <w:rPr>
                              <w:rFonts w:ascii="Cambria Math" w:hAnsi="Cambria Math"/>
                            </w:rPr>
                            <m:t>n</m:t>
                          </w:del>
                        </m:r>
                      </m:e>
                      <m:sub>
                        <m:r>
                          <w:del w:id="2454" w:author="Andy Kleinhesselink" w:date="2019-07-14T10:05:00Z">
                            <w:rPr>
                              <w:rFonts w:ascii="Cambria Math" w:hAnsi="Cambria Math"/>
                            </w:rPr>
                            <m:t>i</m:t>
                          </w:del>
                        </m:r>
                        <m:r>
                          <w:del w:id="2455" w:author="Andy Kleinhesselink" w:date="2019-07-14T09:56:00Z">
                            <w:rPr>
                              <w:rFonts w:ascii="Cambria Math" w:hAnsi="Cambria Math"/>
                            </w:rPr>
                            <m:t>,t+1</m:t>
                          </w:del>
                        </m:r>
                      </m:sub>
                    </m:sSub>
                  </m:num>
                  <m:den>
                    <m:sSub>
                      <m:sSubPr>
                        <m:ctrlPr>
                          <w:del w:id="2456" w:author="Andy Kleinhesselink" w:date="2019-07-14T10:05:00Z">
                            <w:rPr>
                              <w:rFonts w:ascii="Cambria Math" w:hAnsi="Cambria Math"/>
                              <w:i/>
                            </w:rPr>
                          </w:del>
                        </m:ctrlPr>
                      </m:sSubPr>
                      <m:e>
                        <m:r>
                          <w:del w:id="2457" w:author="Andy Kleinhesselink" w:date="2019-07-14T10:05:00Z">
                            <w:rPr>
                              <w:rFonts w:ascii="Cambria Math" w:hAnsi="Cambria Math"/>
                            </w:rPr>
                            <m:t>n</m:t>
                          </w:del>
                        </m:r>
                      </m:e>
                      <m:sub>
                        <m:r>
                          <w:del w:id="2458" w:author="Andy Kleinhesselink" w:date="2019-07-14T10:05:00Z">
                            <w:rPr>
                              <w:rFonts w:ascii="Cambria Math" w:hAnsi="Cambria Math"/>
                            </w:rPr>
                            <m:t>i</m:t>
                          </w:del>
                        </m:r>
                        <m:r>
                          <w:del w:id="2459" w:author="Andy Kleinhesselink" w:date="2019-07-14T09:56:00Z">
                            <w:rPr>
                              <w:rFonts w:ascii="Cambria Math" w:hAnsi="Cambria Math"/>
                            </w:rPr>
                            <m:t>,t</m:t>
                          </w:del>
                        </m:r>
                      </m:sub>
                    </m:sSub>
                  </m:den>
                </m:f>
                <m:r>
                  <w:del w:id="2460" w:author="Andy Kleinhesselink" w:date="2019-07-14T10:05:00Z">
                    <w:rPr>
                      <w:rFonts w:ascii="Cambria Math" w:hAnsi="Cambria Math"/>
                    </w:rPr>
                    <m:t>=</m:t>
                  </w:del>
                </m:r>
                <m:f>
                  <m:fPr>
                    <m:ctrlPr>
                      <w:del w:id="2461" w:author="Andy Kleinhesselink" w:date="2019-07-14T10:05:00Z">
                        <w:rPr>
                          <w:rFonts w:ascii="Cambria Math" w:hAnsi="Cambria Math"/>
                          <w:i/>
                        </w:rPr>
                      </w:del>
                    </m:ctrlPr>
                  </m:fPr>
                  <m:num>
                    <m:sSub>
                      <m:sSubPr>
                        <m:ctrlPr>
                          <w:del w:id="2462" w:author="Andy Kleinhesselink" w:date="2019-07-14T10:05:00Z">
                            <w:rPr>
                              <w:rFonts w:ascii="Cambria Math" w:hAnsi="Cambria Math"/>
                              <w:i/>
                            </w:rPr>
                          </w:del>
                        </m:ctrlPr>
                      </m:sSubPr>
                      <m:e>
                        <m:r>
                          <w:del w:id="2463" w:author="Andy Kleinhesselink" w:date="2019-07-14T10:05:00Z">
                            <w:rPr>
                              <w:rFonts w:ascii="Cambria Math" w:hAnsi="Cambria Math"/>
                            </w:rPr>
                            <m:t>λ</m:t>
                          </w:del>
                        </m:r>
                      </m:e>
                      <m:sub>
                        <m:r>
                          <w:del w:id="2464" w:author="Andy Kleinhesselink" w:date="2019-07-14T10:05:00Z">
                            <w:rPr>
                              <w:rFonts w:ascii="Cambria Math" w:hAnsi="Cambria Math"/>
                            </w:rPr>
                            <m:t>i</m:t>
                          </w:del>
                        </m:r>
                      </m:sub>
                    </m:sSub>
                  </m:num>
                  <m:den>
                    <m:sSup>
                      <m:sSupPr>
                        <m:ctrlPr>
                          <w:del w:id="2465" w:author="Andy Kleinhesselink" w:date="2019-07-14T10:05:00Z">
                            <w:rPr>
                              <w:rFonts w:ascii="Cambria Math" w:hAnsi="Cambria Math"/>
                              <w:i/>
                            </w:rPr>
                          </w:del>
                        </m:ctrlPr>
                      </m:sSupPr>
                      <m:e>
                        <m:d>
                          <m:dPr>
                            <m:ctrlPr>
                              <w:del w:id="2466" w:author="Andy Kleinhesselink" w:date="2019-07-14T10:05:00Z">
                                <w:rPr>
                                  <w:rFonts w:ascii="Cambria Math" w:hAnsi="Cambria Math"/>
                                  <w:i/>
                                </w:rPr>
                              </w:del>
                            </m:ctrlPr>
                          </m:dPr>
                          <m:e>
                            <m:r>
                              <w:del w:id="2467" w:author="Andy Kleinhesselink" w:date="2019-07-14T10:05:00Z">
                                <w:rPr>
                                  <w:rFonts w:ascii="Cambria Math" w:hAnsi="Cambria Math"/>
                                </w:rPr>
                                <m:t xml:space="preserve">1+ </m:t>
                              </w:del>
                            </m:r>
                            <m:nary>
                              <m:naryPr>
                                <m:chr m:val="∑"/>
                                <m:limLoc m:val="undOvr"/>
                                <m:ctrlPr>
                                  <w:del w:id="2468" w:author="Andy Kleinhesselink" w:date="2019-07-14T10:05:00Z">
                                    <w:rPr>
                                      <w:rFonts w:ascii="Cambria Math" w:hAnsi="Cambria Math"/>
                                      <w:i/>
                                    </w:rPr>
                                  </w:del>
                                </m:ctrlPr>
                              </m:naryPr>
                              <m:sub>
                                <m:r>
                                  <w:del w:id="2469" w:author="Andy Kleinhesselink" w:date="2019-07-14T10:05:00Z">
                                    <w:rPr>
                                      <w:rFonts w:ascii="Cambria Math" w:hAnsi="Cambria Math"/>
                                    </w:rPr>
                                    <m:t>j=1</m:t>
                                  </w:del>
                                </m:r>
                              </m:sub>
                              <m:sup>
                                <m:r>
                                  <w:del w:id="2470" w:author="Andy Kleinhesselink" w:date="2019-07-14T10:05:00Z">
                                    <w:rPr>
                                      <w:rFonts w:ascii="Cambria Math" w:hAnsi="Cambria Math"/>
                                    </w:rPr>
                                    <m:t>3</m:t>
                                  </w:del>
                                </m:r>
                              </m:sup>
                              <m:e>
                                <m:sSub>
                                  <m:sSubPr>
                                    <m:ctrlPr>
                                      <w:del w:id="2471" w:author="Andy Kleinhesselink" w:date="2019-07-14T10:05:00Z">
                                        <w:rPr>
                                          <w:rFonts w:ascii="Cambria Math" w:hAnsi="Cambria Math"/>
                                          <w:i/>
                                        </w:rPr>
                                      </w:del>
                                    </m:ctrlPr>
                                  </m:sSubPr>
                                  <m:e>
                                    <m:r>
                                      <w:del w:id="2472" w:author="Andy Kleinhesselink" w:date="2019-07-14T10:05:00Z">
                                        <w:rPr>
                                          <w:rFonts w:ascii="Cambria Math" w:hAnsi="Cambria Math"/>
                                        </w:rPr>
                                        <m:t>α</m:t>
                                      </w:del>
                                    </m:r>
                                  </m:e>
                                  <m:sub>
                                    <m:r>
                                      <w:del w:id="2473" w:author="Andy Kleinhesselink" w:date="2019-07-14T10:05:00Z">
                                        <w:rPr>
                                          <w:rFonts w:ascii="Cambria Math" w:hAnsi="Cambria Math"/>
                                        </w:rPr>
                                        <m:t>ij</m:t>
                                      </w:del>
                                    </m:r>
                                  </m:sub>
                                </m:sSub>
                                <m:sSub>
                                  <m:sSubPr>
                                    <m:ctrlPr>
                                      <w:del w:id="2474" w:author="Andy Kleinhesselink" w:date="2019-07-14T10:05:00Z">
                                        <w:rPr>
                                          <w:rFonts w:ascii="Cambria Math" w:hAnsi="Cambria Math"/>
                                          <w:i/>
                                        </w:rPr>
                                      </w:del>
                                    </m:ctrlPr>
                                  </m:sSubPr>
                                  <m:e>
                                    <m:r>
                                      <w:del w:id="2475" w:author="Andy Kleinhesselink" w:date="2019-07-14T10:05:00Z">
                                        <w:rPr>
                                          <w:rFonts w:ascii="Cambria Math" w:hAnsi="Cambria Math"/>
                                        </w:rPr>
                                        <m:t>n</m:t>
                                      </w:del>
                                    </m:r>
                                  </m:e>
                                  <m:sub>
                                    <m:r>
                                      <w:del w:id="2476" w:author="Andy Kleinhesselink" w:date="2019-07-14T10:05:00Z">
                                        <w:rPr>
                                          <w:rFonts w:ascii="Cambria Math" w:hAnsi="Cambria Math"/>
                                        </w:rPr>
                                        <m:t>j</m:t>
                                      </w:del>
                                    </m:r>
                                    <m:r>
                                      <w:del w:id="2477" w:author="Andy Kleinhesselink" w:date="2019-07-14T09:56:00Z">
                                        <w:rPr>
                                          <w:rFonts w:ascii="Cambria Math" w:hAnsi="Cambria Math"/>
                                        </w:rPr>
                                        <m:t>,t</m:t>
                                      </w:del>
                                    </m:r>
                                  </m:sub>
                                </m:sSub>
                              </m:e>
                            </m:nary>
                          </m:e>
                        </m:d>
                      </m:e>
                      <m:sup>
                        <m:sSub>
                          <m:sSubPr>
                            <m:ctrlPr>
                              <w:del w:id="2478" w:author="Andy Kleinhesselink" w:date="2019-07-14T10:05:00Z">
                                <w:rPr>
                                  <w:rFonts w:ascii="Cambria Math" w:hAnsi="Cambria Math"/>
                                  <w:i/>
                                </w:rPr>
                              </w:del>
                            </m:ctrlPr>
                          </m:sSubPr>
                          <m:e>
                            <m:r>
                              <w:del w:id="2479" w:author="Andy Kleinhesselink" w:date="2019-07-14T10:05:00Z">
                                <w:rPr>
                                  <w:rFonts w:ascii="Cambria Math" w:hAnsi="Cambria Math"/>
                                </w:rPr>
                                <m:t>τ</m:t>
                              </w:del>
                            </m:r>
                          </m:e>
                          <m:sub>
                            <m:r>
                              <w:del w:id="2480" w:author="Andy Kleinhesselink" w:date="2019-07-14T10:05:00Z">
                                <w:rPr>
                                  <w:rFonts w:ascii="Cambria Math" w:hAnsi="Cambria Math"/>
                                </w:rPr>
                                <m:t>i</m:t>
                              </w:del>
                            </m:r>
                          </m:sub>
                        </m:sSub>
                      </m:sup>
                    </m:sSup>
                  </m:den>
                </m:f>
                <m:r>
                  <w:del w:id="2481" w:author="Andy Kleinhesselink" w:date="2019-07-14T10:05:00Z">
                    <w:rPr>
                      <w:rFonts w:ascii="Cambria Math" w:hAnsi="Cambria Math"/>
                    </w:rPr>
                    <m:t xml:space="preserve"> ,</m:t>
                  </w:del>
                </m:r>
              </m:oMath>
            </m:oMathPara>
          </w:p>
        </w:tc>
        <w:tc>
          <w:tcPr>
            <w:tcW w:w="738" w:type="dxa"/>
            <w:vAlign w:val="center"/>
            <w:tcPrChange w:id="2482" w:author="Andy Kleinhesselink" w:date="2019-07-14T10:06:00Z">
              <w:tcPr>
                <w:tcW w:w="738" w:type="dxa"/>
                <w:vAlign w:val="center"/>
              </w:tcPr>
            </w:tcPrChange>
          </w:tcPr>
          <w:p w14:paraId="47427FEC" w14:textId="306CEDA7" w:rsidR="00455957" w:rsidDel="006F3331" w:rsidRDefault="00455957" w:rsidP="00762A58">
            <w:pPr>
              <w:spacing w:after="202"/>
              <w:ind w:firstLine="0"/>
              <w:contextualSpacing/>
              <w:jc w:val="center"/>
              <w:rPr>
                <w:del w:id="2483" w:author="Andy Kleinhesselink" w:date="2019-07-14T10:05:00Z"/>
              </w:rPr>
            </w:pPr>
            <w:del w:id="2484" w:author="Andy Kleinhesselink" w:date="2019-07-14T10:05:00Z">
              <w:r w:rsidDel="006F3331">
                <w:delText>(</w:delText>
              </w:r>
              <w:r w:rsidR="00AC7C1E" w:rsidDel="006F3331">
                <w:rPr>
                  <w:noProof/>
                </w:rPr>
                <w:fldChar w:fldCharType="begin"/>
              </w:r>
              <w:r w:rsidR="00AC7C1E" w:rsidDel="006F3331">
                <w:rPr>
                  <w:noProof/>
                </w:rPr>
                <w:delInstrText xml:space="preserve"> SEQ eq \* MERGEFORMAT </w:delInstrText>
              </w:r>
              <w:r w:rsidR="00AC7C1E" w:rsidDel="006F3331">
                <w:rPr>
                  <w:noProof/>
                </w:rPr>
                <w:fldChar w:fldCharType="separate"/>
              </w:r>
            </w:del>
            <w:del w:id="2485" w:author="Andy Kleinhesselink" w:date="2019-07-12T08:02:00Z">
              <w:r w:rsidR="00427DC4" w:rsidDel="00B91BF5">
                <w:rPr>
                  <w:noProof/>
                </w:rPr>
                <w:delText>9</w:delText>
              </w:r>
            </w:del>
            <w:del w:id="2486" w:author="Andy Kleinhesselink" w:date="2019-07-14T10:05:00Z">
              <w:r w:rsidR="00AC7C1E" w:rsidDel="006F3331">
                <w:rPr>
                  <w:noProof/>
                </w:rPr>
                <w:fldChar w:fldCharType="end"/>
              </w:r>
              <w:r w:rsidDel="006F3331">
                <w:delText>)</w:delText>
              </w:r>
            </w:del>
          </w:p>
        </w:tc>
      </w:tr>
      <w:tr w:rsidR="006F3331" w14:paraId="492C1B94" w14:textId="77777777" w:rsidTr="006F3331">
        <w:trPr>
          <w:trHeight w:val="503"/>
          <w:ins w:id="2487" w:author="Andy Kleinhesselink" w:date="2019-07-14T10:00:00Z"/>
          <w:trPrChange w:id="2488" w:author="Andy Kleinhesselink" w:date="2019-07-14T10:06:00Z">
            <w:trPr>
              <w:trHeight w:val="503"/>
            </w:trPr>
          </w:trPrChange>
        </w:trPr>
        <w:tc>
          <w:tcPr>
            <w:tcW w:w="900" w:type="dxa"/>
            <w:vAlign w:val="center"/>
            <w:tcPrChange w:id="2489" w:author="Andy Kleinhesselink" w:date="2019-07-14T10:06:00Z">
              <w:tcPr>
                <w:tcW w:w="1800" w:type="dxa"/>
                <w:gridSpan w:val="2"/>
                <w:vAlign w:val="center"/>
              </w:tcPr>
            </w:tcPrChange>
          </w:tcPr>
          <w:p w14:paraId="1939D072" w14:textId="3327A66D" w:rsidR="006F3331" w:rsidRDefault="006F3331">
            <w:pPr>
              <w:spacing w:after="202"/>
              <w:ind w:firstLine="0"/>
              <w:contextualSpacing/>
              <w:rPr>
                <w:ins w:id="2490" w:author="Andy Kleinhesselink" w:date="2019-07-14T10:00:00Z"/>
              </w:rPr>
              <w:pPrChange w:id="2491" w:author="Andy Kleinhesselink" w:date="2019-07-14T10:06:00Z">
                <w:pPr>
                  <w:spacing w:after="202"/>
                  <w:ind w:firstLine="0"/>
                  <w:contextualSpacing/>
                  <w:jc w:val="center"/>
                </w:pPr>
              </w:pPrChange>
            </w:pPr>
          </w:p>
        </w:tc>
        <w:tc>
          <w:tcPr>
            <w:tcW w:w="7002" w:type="dxa"/>
            <w:vAlign w:val="center"/>
            <w:tcPrChange w:id="2492" w:author="Andy Kleinhesselink" w:date="2019-07-14T10:06:00Z">
              <w:tcPr>
                <w:tcW w:w="6102" w:type="dxa"/>
                <w:vAlign w:val="center"/>
              </w:tcPr>
            </w:tcPrChange>
          </w:tcPr>
          <w:p w14:paraId="59FE5E95" w14:textId="6DD99BA7" w:rsidR="006F3331" w:rsidRDefault="00DA3A33" w:rsidP="006F3331">
            <w:pPr>
              <w:spacing w:after="202"/>
              <w:contextualSpacing/>
              <w:jc w:val="center"/>
              <w:rPr>
                <w:ins w:id="2493" w:author="Andy Kleinhesselink" w:date="2019-07-14T10:00:00Z"/>
                <w:rFonts w:eastAsia="Cambria" w:cs="Cambria"/>
              </w:rPr>
            </w:pPr>
            <m:oMathPara>
              <m:oMath>
                <m:f>
                  <m:fPr>
                    <m:ctrlPr>
                      <w:ins w:id="2494" w:author="Andy Kleinhesselink" w:date="2019-07-14T10:00:00Z">
                        <w:rPr>
                          <w:rFonts w:ascii="Cambria Math" w:hAnsi="Cambria Math"/>
                          <w:i/>
                        </w:rPr>
                      </w:ins>
                    </m:ctrlPr>
                  </m:fPr>
                  <m:num>
                    <m:sSub>
                      <m:sSubPr>
                        <m:ctrlPr>
                          <w:ins w:id="2495" w:author="Andy Kleinhesselink" w:date="2019-07-14T10:00:00Z">
                            <w:rPr>
                              <w:rFonts w:ascii="Cambria Math" w:hAnsi="Cambria Math"/>
                              <w:i/>
                            </w:rPr>
                          </w:ins>
                        </m:ctrlPr>
                      </m:sSubPr>
                      <m:e>
                        <m:r>
                          <w:ins w:id="2496" w:author="Andy Kleinhesselink" w:date="2019-07-14T10:00:00Z">
                            <w:rPr>
                              <w:rFonts w:ascii="Cambria Math" w:hAnsi="Cambria Math"/>
                            </w:rPr>
                            <m:t>n</m:t>
                          </w:ins>
                        </m:r>
                      </m:e>
                      <m:sub>
                        <m:r>
                          <w:ins w:id="2497" w:author="Andy Kleinhesselink" w:date="2019-07-14T10:00:00Z">
                            <w:rPr>
                              <w:rFonts w:ascii="Cambria Math" w:hAnsi="Cambria Math"/>
                            </w:rPr>
                            <m:t>i</m:t>
                          </w:ins>
                        </m:r>
                      </m:sub>
                    </m:sSub>
                    <m:r>
                      <w:ins w:id="2498" w:author="Andy Kleinhesselink" w:date="2019-07-14T10:00:00Z">
                        <w:rPr>
                          <w:rFonts w:ascii="Cambria Math" w:hAnsi="Cambria Math"/>
                        </w:rPr>
                        <m:t>(t+1)</m:t>
                      </w:ins>
                    </m:r>
                  </m:num>
                  <m:den>
                    <m:sSub>
                      <m:sSubPr>
                        <m:ctrlPr>
                          <w:ins w:id="2499" w:author="Andy Kleinhesselink" w:date="2019-07-14T10:00:00Z">
                            <w:rPr>
                              <w:rFonts w:ascii="Cambria Math" w:hAnsi="Cambria Math"/>
                              <w:i/>
                            </w:rPr>
                          </w:ins>
                        </m:ctrlPr>
                      </m:sSubPr>
                      <m:e>
                        <m:r>
                          <w:ins w:id="2500" w:author="Andy Kleinhesselink" w:date="2019-07-14T10:00:00Z">
                            <w:rPr>
                              <w:rFonts w:ascii="Cambria Math" w:hAnsi="Cambria Math"/>
                            </w:rPr>
                            <m:t>n</m:t>
                          </w:ins>
                        </m:r>
                      </m:e>
                      <m:sub>
                        <m:r>
                          <w:ins w:id="2501" w:author="Andy Kleinhesselink" w:date="2019-07-14T10:00:00Z">
                            <w:rPr>
                              <w:rFonts w:ascii="Cambria Math" w:hAnsi="Cambria Math"/>
                            </w:rPr>
                            <m:t>i</m:t>
                          </w:ins>
                        </m:r>
                      </m:sub>
                    </m:sSub>
                    <m:r>
                      <w:ins w:id="2502" w:author="Andy Kleinhesselink" w:date="2019-07-14T10:00:00Z">
                        <w:rPr>
                          <w:rFonts w:ascii="Cambria Math" w:hAnsi="Cambria Math"/>
                        </w:rPr>
                        <m:t>(t)</m:t>
                      </w:ins>
                    </m:r>
                  </m:den>
                </m:f>
                <m:r>
                  <w:ins w:id="2503" w:author="Andy Kleinhesselink" w:date="2019-07-14T10:00:00Z">
                    <w:rPr>
                      <w:rFonts w:ascii="Cambria Math" w:hAnsi="Cambria Math"/>
                    </w:rPr>
                    <m:t>=</m:t>
                  </w:ins>
                </m:r>
                <m:f>
                  <m:fPr>
                    <m:ctrlPr>
                      <w:ins w:id="2504" w:author="Andy Kleinhesselink" w:date="2019-07-14T10:00:00Z">
                        <w:rPr>
                          <w:rFonts w:ascii="Cambria Math" w:hAnsi="Cambria Math"/>
                          <w:i/>
                        </w:rPr>
                      </w:ins>
                    </m:ctrlPr>
                  </m:fPr>
                  <m:num>
                    <m:sSub>
                      <m:sSubPr>
                        <m:ctrlPr>
                          <w:ins w:id="2505" w:author="Andy Kleinhesselink" w:date="2019-07-14T10:00:00Z">
                            <w:rPr>
                              <w:rFonts w:ascii="Cambria Math" w:hAnsi="Cambria Math"/>
                              <w:i/>
                            </w:rPr>
                          </w:ins>
                        </m:ctrlPr>
                      </m:sSubPr>
                      <m:e>
                        <m:r>
                          <w:ins w:id="2506" w:author="Andy Kleinhesselink" w:date="2019-07-14T10:00:00Z">
                            <w:rPr>
                              <w:rFonts w:ascii="Cambria Math" w:hAnsi="Cambria Math"/>
                            </w:rPr>
                            <m:t>λ</m:t>
                          </w:ins>
                        </m:r>
                      </m:e>
                      <m:sub>
                        <m:r>
                          <w:ins w:id="2507" w:author="Andy Kleinhesselink" w:date="2019-07-14T10:00:00Z">
                            <w:rPr>
                              <w:rFonts w:ascii="Cambria Math" w:hAnsi="Cambria Math"/>
                            </w:rPr>
                            <m:t>i</m:t>
                          </w:ins>
                        </m:r>
                      </m:sub>
                    </m:sSub>
                  </m:num>
                  <m:den>
                    <m:r>
                      <w:ins w:id="2508" w:author="Andy Kleinhesselink" w:date="2019-07-14T10:00:00Z">
                        <w:rPr>
                          <w:rFonts w:ascii="Cambria Math" w:hAnsi="Cambria Math"/>
                        </w:rPr>
                        <m:t xml:space="preserve">1+ </m:t>
                      </w:ins>
                    </m:r>
                    <m:nary>
                      <m:naryPr>
                        <m:chr m:val="∑"/>
                        <m:ctrlPr>
                          <w:ins w:id="2509" w:author="Andy Kleinhesselink" w:date="2019-07-14T10:26:00Z">
                            <w:rPr>
                              <w:rFonts w:ascii="Cambria Math" w:hAnsi="Cambria Math"/>
                              <w:i/>
                            </w:rPr>
                          </w:ins>
                        </m:ctrlPr>
                      </m:naryPr>
                      <m:sub>
                        <m:r>
                          <w:ins w:id="2510" w:author="Andy Kleinhesselink" w:date="2019-07-14T10:26:00Z">
                            <w:rPr>
                              <w:rFonts w:ascii="Cambria Math" w:hAnsi="Cambria Math"/>
                            </w:rPr>
                            <m:t>j</m:t>
                          </w:ins>
                        </m:r>
                      </m:sub>
                      <m:sup>
                        <m:r>
                          <w:ins w:id="2511" w:author="Andy Kleinhesselink" w:date="2019-07-14T10:26:00Z">
                            <w:rPr>
                              <w:rFonts w:ascii="Cambria Math" w:hAnsi="Cambria Math"/>
                            </w:rPr>
                            <m:t>3</m:t>
                          </w:ins>
                        </m:r>
                      </m:sup>
                      <m:e>
                        <m:sSup>
                          <m:sSupPr>
                            <m:ctrlPr>
                              <w:ins w:id="2512" w:author="Andy Kleinhesselink" w:date="2019-07-14T10:26:00Z">
                                <w:rPr>
                                  <w:rFonts w:ascii="Cambria Math" w:hAnsi="Cambria Math"/>
                                  <w:i/>
                                </w:rPr>
                              </w:ins>
                            </m:ctrlPr>
                          </m:sSupPr>
                          <m:e>
                            <m:d>
                              <m:dPr>
                                <m:ctrlPr>
                                  <w:ins w:id="2513" w:author="Andy Kleinhesselink" w:date="2019-07-14T10:26:00Z">
                                    <w:rPr>
                                      <w:rFonts w:ascii="Cambria Math" w:hAnsi="Cambria Math"/>
                                      <w:i/>
                                    </w:rPr>
                                  </w:ins>
                                </m:ctrlPr>
                              </m:dPr>
                              <m:e>
                                <m:sSub>
                                  <m:sSubPr>
                                    <m:ctrlPr>
                                      <w:ins w:id="2514" w:author="Andy Kleinhesselink" w:date="2019-07-14T10:26:00Z">
                                        <w:rPr>
                                          <w:rFonts w:ascii="Cambria Math" w:hAnsi="Cambria Math"/>
                                          <w:i/>
                                        </w:rPr>
                                      </w:ins>
                                    </m:ctrlPr>
                                  </m:sSubPr>
                                  <m:e>
                                    <m:r>
                                      <w:ins w:id="2515" w:author="Andy Kleinhesselink" w:date="2019-07-14T10:26:00Z">
                                        <w:rPr>
                                          <w:rFonts w:ascii="Cambria Math" w:hAnsi="Cambria Math"/>
                                        </w:rPr>
                                        <m:t>α</m:t>
                                      </w:ins>
                                    </m:r>
                                  </m:e>
                                  <m:sub>
                                    <m:r>
                                      <w:ins w:id="2516" w:author="Andy Kleinhesselink" w:date="2019-07-14T10:26:00Z">
                                        <w:rPr>
                                          <w:rFonts w:ascii="Cambria Math" w:hAnsi="Cambria Math"/>
                                        </w:rPr>
                                        <m:t>ij</m:t>
                                      </w:ins>
                                    </m:r>
                                  </m:sub>
                                </m:sSub>
                                <m:sSub>
                                  <m:sSubPr>
                                    <m:ctrlPr>
                                      <w:ins w:id="2517" w:author="Andy Kleinhesselink" w:date="2019-07-14T10:26:00Z">
                                        <w:rPr>
                                          <w:rFonts w:ascii="Cambria Math" w:hAnsi="Cambria Math"/>
                                          <w:i/>
                                        </w:rPr>
                                      </w:ins>
                                    </m:ctrlPr>
                                  </m:sSubPr>
                                  <m:e>
                                    <m:r>
                                      <w:ins w:id="2518" w:author="Andy Kleinhesselink" w:date="2019-07-14T10:26:00Z">
                                        <w:rPr>
                                          <w:rFonts w:ascii="Cambria Math" w:hAnsi="Cambria Math"/>
                                        </w:rPr>
                                        <m:t>n</m:t>
                                      </w:ins>
                                    </m:r>
                                  </m:e>
                                  <m:sub>
                                    <m:r>
                                      <w:ins w:id="2519" w:author="Andy Kleinhesselink" w:date="2019-07-14T10:26:00Z">
                                        <w:rPr>
                                          <w:rFonts w:ascii="Cambria Math" w:hAnsi="Cambria Math"/>
                                        </w:rPr>
                                        <m:t>j</m:t>
                                      </w:ins>
                                    </m:r>
                                  </m:sub>
                                </m:sSub>
                              </m:e>
                            </m:d>
                          </m:e>
                          <m:sup>
                            <m:sSub>
                              <m:sSubPr>
                                <m:ctrlPr>
                                  <w:ins w:id="2520" w:author="Andy Kleinhesselink" w:date="2019-07-14T10:27:00Z">
                                    <w:rPr>
                                      <w:rFonts w:ascii="Cambria Math" w:hAnsi="Cambria Math"/>
                                      <w:i/>
                                    </w:rPr>
                                  </w:ins>
                                </m:ctrlPr>
                              </m:sSubPr>
                              <m:e>
                                <m:r>
                                  <w:ins w:id="2521" w:author="Andy Kleinhesselink" w:date="2019-07-14T10:26:00Z">
                                    <w:rPr>
                                      <w:rFonts w:ascii="Cambria Math" w:hAnsi="Cambria Math"/>
                                    </w:rPr>
                                    <m:t>τ</m:t>
                                  </w:ins>
                                </m:r>
                              </m:e>
                              <m:sub>
                                <m:r>
                                  <w:ins w:id="2522" w:author="Andy Kleinhesselink" w:date="2019-07-14T10:27:00Z">
                                    <w:rPr>
                                      <w:rFonts w:ascii="Cambria Math" w:hAnsi="Cambria Math"/>
                                    </w:rPr>
                                    <m:t>ij</m:t>
                                  </w:ins>
                                </m:r>
                              </m:sub>
                            </m:sSub>
                          </m:sup>
                        </m:sSup>
                        <m:r>
                          <w:ins w:id="2523" w:author="Andy Kleinhesselink" w:date="2019-07-14T10:26:00Z">
                            <w:rPr>
                              <w:rFonts w:ascii="Cambria Math" w:hAnsi="Cambria Math"/>
                            </w:rPr>
                            <m:t xml:space="preserve"> </m:t>
                          </w:ins>
                        </m:r>
                      </m:e>
                    </m:nary>
                  </m:den>
                </m:f>
                <m:r>
                  <w:ins w:id="2524" w:author="Andy Kleinhesselink" w:date="2019-07-14T10:00:00Z">
                    <w:rPr>
                      <w:rFonts w:ascii="Cambria Math" w:hAnsi="Cambria Math"/>
                    </w:rPr>
                    <m:t xml:space="preserve"> </m:t>
                  </w:ins>
                </m:r>
              </m:oMath>
            </m:oMathPara>
          </w:p>
        </w:tc>
        <w:tc>
          <w:tcPr>
            <w:tcW w:w="738" w:type="dxa"/>
            <w:vAlign w:val="center"/>
            <w:tcPrChange w:id="2525" w:author="Andy Kleinhesselink" w:date="2019-07-14T10:06:00Z">
              <w:tcPr>
                <w:tcW w:w="738" w:type="dxa"/>
                <w:vAlign w:val="center"/>
              </w:tcPr>
            </w:tcPrChange>
          </w:tcPr>
          <w:p w14:paraId="0E7F6AAD" w14:textId="7A33FB67" w:rsidR="006F3331" w:rsidRDefault="006F3331" w:rsidP="006F3331">
            <w:pPr>
              <w:spacing w:after="202"/>
              <w:ind w:firstLine="0"/>
              <w:contextualSpacing/>
              <w:jc w:val="center"/>
              <w:rPr>
                <w:ins w:id="2526" w:author="Andy Kleinhesselink" w:date="2019-07-14T10:00:00Z"/>
              </w:rPr>
            </w:pPr>
            <w:ins w:id="2527" w:author="Andy Kleinhesselink" w:date="2019-07-14T10:00:00Z">
              <w:r>
                <w:t>(</w:t>
              </w:r>
              <w:r>
                <w:rPr>
                  <w:noProof/>
                </w:rPr>
                <w:fldChar w:fldCharType="begin"/>
              </w:r>
              <w:r>
                <w:rPr>
                  <w:noProof/>
                </w:rPr>
                <w:instrText xml:space="preserve"> SEQ eq \* MERGEFORMAT </w:instrText>
              </w:r>
              <w:r>
                <w:rPr>
                  <w:noProof/>
                </w:rPr>
                <w:fldChar w:fldCharType="separate"/>
              </w:r>
            </w:ins>
            <w:ins w:id="2528" w:author="Andy Kleinhesselink" w:date="2019-07-14T10:43:00Z">
              <w:r w:rsidR="0082769A">
                <w:rPr>
                  <w:noProof/>
                </w:rPr>
                <w:t>15</w:t>
              </w:r>
            </w:ins>
            <w:ins w:id="2529" w:author="Andy Kleinhesselink" w:date="2019-07-14T10:00:00Z">
              <w:r>
                <w:rPr>
                  <w:noProof/>
                </w:rPr>
                <w:fldChar w:fldCharType="end"/>
              </w:r>
              <w:r>
                <w:t>)</w:t>
              </w:r>
            </w:ins>
          </w:p>
        </w:tc>
      </w:tr>
    </w:tbl>
    <w:p w14:paraId="503BAEE0" w14:textId="3575B67D" w:rsidR="00CE31C5" w:rsidDel="006F3331" w:rsidRDefault="00A6374E">
      <w:pPr>
        <w:spacing w:after="202"/>
        <w:ind w:firstLine="0"/>
        <w:contextualSpacing/>
        <w:rPr>
          <w:del w:id="2530" w:author="Andy Kleinhesselink" w:date="2019-07-14T10:01:00Z"/>
        </w:rPr>
      </w:pPr>
      <w:r>
        <w:t xml:space="preserve">where </w:t>
      </w:r>
      <m:oMath>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&gt;0</m:t>
        </m:r>
      </m:oMath>
      <w:r>
        <w:t xml:space="preserve"> </w:t>
      </w:r>
      <w:r w:rsidR="00390672">
        <w:t xml:space="preserve">denotes maximum per capita reproductive output, </w:t>
      </w:r>
      <m:oMath>
        <m:sSub>
          <m:sSubPr>
            <m:ctrlPr>
              <w:rPr>
                <w:rFonts w:ascii="Cambria Math" w:hAnsi="Cambria Math"/>
              </w:rPr>
            </m:ctrlPr>
          </m:sSubPr>
          <m:e>
            <m:r>
              <w:rPr>
                <w:rFonts w:ascii="Cambria Math" w:hAnsi="Cambria Math"/>
              </w:rPr>
              <m:t>α</m:t>
            </m:r>
          </m:e>
          <m:sub>
            <m:r>
              <w:rPr>
                <w:rFonts w:ascii="Cambria Math" w:hAnsi="Cambria Math"/>
              </w:rPr>
              <m:t>ij</m:t>
            </m:r>
          </m:sub>
        </m:sSub>
      </m:oMath>
      <w:r w:rsidR="00390672">
        <w:t xml:space="preserve"> is the per capita competitive effect of species </w:t>
      </w:r>
      <m:oMath>
        <m:r>
          <w:rPr>
            <w:rFonts w:ascii="Cambria Math" w:hAnsi="Cambria Math"/>
          </w:rPr>
          <m:t>j</m:t>
        </m:r>
      </m:oMath>
      <w:r w:rsidR="00390672">
        <w:t xml:space="preserve"> on </w:t>
      </w:r>
      <m:oMath>
        <m:r>
          <w:rPr>
            <w:rFonts w:ascii="Cambria Math" w:hAnsi="Cambria Math"/>
          </w:rPr>
          <m:t>i</m:t>
        </m:r>
      </m:oMath>
      <w:r w:rsidR="00390672">
        <w:t xml:space="preserve"> and </w:t>
      </w:r>
      <w:ins w:id="2531" w:author="Andy Kleinhesselink" w:date="2019-07-14T10:05:00Z">
        <w:r w:rsidR="006F3331">
          <w:t>each competitor term is raised to a separate</w:t>
        </w:r>
      </w:ins>
      <w:del w:id="2532" w:author="Andy Kleinhesselink" w:date="2019-07-14T10:05:00Z">
        <w:r w:rsidDel="006F3331">
          <w:delText xml:space="preserve"> </w:delText>
        </w:r>
      </w:del>
      <w:ins w:id="2533" w:author="Andy Kleinhesselink" w:date="2019-07-14T10:05:00Z">
        <w:r w:rsidR="006F3331">
          <w:t xml:space="preserve"> </w:t>
        </w:r>
        <m:oMath>
          <m:sSub>
            <m:sSubPr>
              <m:ctrlPr>
                <w:rPr>
                  <w:rFonts w:ascii="Cambria Math" w:hAnsi="Cambria Math"/>
                  <w:i/>
                </w:rPr>
              </m:ctrlPr>
            </m:sSubPr>
            <m:e>
              <m:r>
                <w:rPr>
                  <w:rFonts w:ascii="Cambria Math" w:hAnsi="Cambria Math"/>
                </w:rPr>
                <m:t>τ</m:t>
              </m:r>
            </m:e>
            <m:sub>
              <m:r>
                <w:rPr>
                  <w:rFonts w:ascii="Cambria Math" w:hAnsi="Cambria Math"/>
                </w:rPr>
                <m:t>ij</m:t>
              </m:r>
            </m:sub>
          </m:sSub>
          <m:r>
            <w:rPr>
              <w:rFonts w:ascii="Cambria Math" w:hAnsi="Cambria Math"/>
            </w:rPr>
            <m:t>,</m:t>
          </m:r>
        </m:oMath>
        <w:r w:rsidR="006F3331">
          <w:t xml:space="preserve"> where </w:t>
        </w:r>
        <m:oMath>
          <m:sSub>
            <m:sSubPr>
              <m:ctrlPr>
                <w:rPr>
                  <w:rFonts w:ascii="Cambria Math" w:hAnsi="Cambria Math"/>
                  <w:i/>
                </w:rPr>
              </m:ctrlPr>
            </m:sSubPr>
            <m:e>
              <m:r>
                <w:rPr>
                  <w:rFonts w:ascii="Cambria Math" w:hAnsi="Cambria Math"/>
                </w:rPr>
                <m:t>τ</m:t>
              </m:r>
            </m:e>
            <m:sub>
              <m:r>
                <w:rPr>
                  <w:rFonts w:ascii="Cambria Math" w:hAnsi="Cambria Math"/>
                </w:rPr>
                <m:t>ij</m:t>
              </m:r>
            </m:sub>
          </m:sSub>
          <m:r>
            <w:rPr>
              <w:rFonts w:ascii="Cambria Math" w:hAnsi="Cambria Math"/>
            </w:rPr>
            <m:t xml:space="preserve">&gt;0. </m:t>
          </m:r>
        </m:oMath>
        <w:r w:rsidR="006F3331">
          <w:t xml:space="preserve"> </w:t>
        </w:r>
      </w:ins>
      <w:ins w:id="2534" w:author="Andy Kleinhesselink" w:date="2019-07-23T16:04:00Z">
        <w:r w:rsidR="007E55B8">
          <w:t>When</w:t>
        </w:r>
      </w:ins>
      <m:oMath>
        <m:sSub>
          <m:sSubPr>
            <m:ctrlPr>
              <w:del w:id="2535" w:author="Andy Kleinhesselink" w:date="2019-07-14T10:06:00Z">
                <w:rPr>
                  <w:rFonts w:ascii="Cambria Math" w:hAnsi="Cambria Math"/>
                  <w:i/>
                </w:rPr>
              </w:del>
            </m:ctrlPr>
          </m:sSubPr>
          <m:e>
            <m:r>
              <w:del w:id="2536" w:author="Andy Kleinhesselink" w:date="2019-07-14T10:06:00Z">
                <w:rPr>
                  <w:rFonts w:ascii="Cambria Math" w:hAnsi="Cambria Math"/>
                </w:rPr>
                <m:t>τ</m:t>
              </w:del>
            </m:r>
          </m:e>
          <m:sub>
            <m:r>
              <w:del w:id="2537" w:author="Andy Kleinhesselink" w:date="2019-07-14T10:06:00Z">
                <w:rPr>
                  <w:rFonts w:ascii="Cambria Math" w:hAnsi="Cambria Math"/>
                </w:rPr>
                <m:t>i</m:t>
              </w:del>
            </m:r>
          </m:sub>
        </m:sSub>
        <m:r>
          <w:del w:id="2538" w:author="Andy Kleinhesselink" w:date="2019-07-14T10:06:00Z">
            <w:rPr>
              <w:rFonts w:ascii="Cambria Math" w:hAnsi="Cambria Math"/>
            </w:rPr>
            <m:t>&gt;0</m:t>
          </w:del>
        </m:r>
      </m:oMath>
      <w:del w:id="2539" w:author="Andy Kleinhesselink" w:date="2019-07-14T10:06:00Z">
        <w:r w:rsidDel="006F3331">
          <w:delText xml:space="preserve"> is a</w:delText>
        </w:r>
      </w:del>
      <w:ins w:id="2540" w:author="Andy Kleinhesselink" w:date="2019-07-14T10:16:00Z">
        <w:r w:rsidR="005904D6">
          <w:t xml:space="preserve"> all </w:t>
        </w:r>
        <m:oMath>
          <m:sSub>
            <m:sSubPr>
              <m:ctrlPr>
                <w:rPr>
                  <w:rFonts w:ascii="Cambria Math" w:hAnsi="Cambria Math"/>
                  <w:i/>
                </w:rPr>
              </m:ctrlPr>
            </m:sSubPr>
            <m:e>
              <m:r>
                <w:rPr>
                  <w:rFonts w:ascii="Cambria Math" w:hAnsi="Cambria Math"/>
                </w:rPr>
                <m:t>τ</m:t>
              </m:r>
            </m:e>
            <m:sub>
              <m:r>
                <w:rPr>
                  <w:rFonts w:ascii="Cambria Math" w:hAnsi="Cambria Math"/>
                </w:rPr>
                <m:t>ij</m:t>
              </m:r>
            </m:sub>
          </m:sSub>
        </m:oMath>
        <w:r w:rsidR="005904D6">
          <w:t xml:space="preserve"> = 1, our model be</w:t>
        </w:r>
      </w:ins>
      <w:ins w:id="2541" w:author="Andy Kleinhesselink" w:date="2019-07-14T10:17:00Z">
        <w:r w:rsidR="005904D6">
          <w:t xml:space="preserve">comes identical to the more widely used </w:t>
        </w:r>
        <w:proofErr w:type="spellStart"/>
        <w:r w:rsidR="005904D6">
          <w:t>Beverton</w:t>
        </w:r>
        <w:proofErr w:type="spellEnd"/>
        <w:r w:rsidR="005904D6">
          <w:t>-Holt form</w:t>
        </w:r>
      </w:ins>
      <w:ins w:id="2542" w:author="Andy Kleinhesselink" w:date="2019-07-14T10:20:00Z">
        <w:r w:rsidR="002C750B">
          <w:t xml:space="preserve"> </w:t>
        </w:r>
        <w:r w:rsidR="002C750B">
          <w:fldChar w:fldCharType="begin"/>
        </w:r>
        <w:r w:rsidR="002C750B">
          <w:instrText xml:space="preserve"> ADDIN ZOTERO_ITEM CSL_CITATION {"citationID":"nmaIK7by","properties":{"formattedCitation":"(Kraft et al. 2015)","plainCitation":"(Kraft et al. 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M"}],"issued":{"date-parts":[["2015",1]]}}}],"schema":"https://github.com/citation-style-language/schema/raw/master/csl-citation.json"} </w:instrText>
        </w:r>
      </w:ins>
      <w:r w:rsidR="002C750B">
        <w:fldChar w:fldCharType="separate"/>
      </w:r>
      <w:ins w:id="2543" w:author="Andy Kleinhesselink" w:date="2019-07-14T10:20:00Z">
        <w:r w:rsidR="002C750B">
          <w:rPr>
            <w:noProof/>
          </w:rPr>
          <w:t>(Kraft et al. 2015)</w:t>
        </w:r>
        <w:r w:rsidR="002C750B">
          <w:fldChar w:fldCharType="end"/>
        </w:r>
      </w:ins>
      <w:ins w:id="2544" w:author="Andy Kleinhesselink" w:date="2019-07-23T16:03:00Z">
        <w:r w:rsidR="007E55B8">
          <w:t>.</w:t>
        </w:r>
      </w:ins>
      <w:ins w:id="2545" w:author="Andy Kleinhesselink" w:date="2019-07-14T10:19:00Z">
        <w:r w:rsidR="002C750B">
          <w:t xml:space="preserve"> </w:t>
        </w:r>
      </w:ins>
      <w:ins w:id="2546" w:author="Andy Kleinhesselink" w:date="2019-07-23T16:05:00Z">
        <w:r w:rsidR="00BF1A1C">
          <w:t>The</w:t>
        </w:r>
      </w:ins>
      <w:ins w:id="2547" w:author="Andy Kleinhesselink" w:date="2019-07-14T10:18:00Z">
        <w:r w:rsidR="005904D6">
          <w:t xml:space="preserve"> competitor</w:t>
        </w:r>
      </w:ins>
      <w:ins w:id="2548" w:author="Andy Kleinhesselink" w:date="2019-07-23T16:04:00Z">
        <w:r w:rsidR="007E55B8">
          <w:t xml:space="preserve">-specific </w:t>
        </w:r>
      </w:ins>
      <w:ins w:id="2549" w:author="Andy Kleinhesselink" w:date="2019-07-14T10:18:00Z">
        <w:r w:rsidR="005904D6">
          <w:t>exponent</w:t>
        </w:r>
      </w:ins>
      <w:ins w:id="2550" w:author="Andy Kleinhesselink" w:date="2019-07-23T16:04:00Z">
        <w:r w:rsidR="007E55B8">
          <w:t>s</w:t>
        </w:r>
      </w:ins>
      <w:ins w:id="2551" w:author="Andy Kleinhesselink" w:date="2019-07-14T10:21:00Z">
        <w:r w:rsidR="002C750B">
          <w:t>,</w:t>
        </w:r>
      </w:ins>
      <w:ins w:id="2552" w:author="Andy Kleinhesselink" w:date="2019-07-14T10:18:00Z">
        <w:r w:rsidR="005904D6">
          <w:t xml:space="preserve"> </w:t>
        </w:r>
        <m:oMath>
          <m:sSub>
            <m:sSubPr>
              <m:ctrlPr>
                <w:rPr>
                  <w:rFonts w:ascii="Cambria Math" w:hAnsi="Cambria Math"/>
                  <w:i/>
                </w:rPr>
              </m:ctrlPr>
            </m:sSubPr>
            <m:e>
              <m:r>
                <w:rPr>
                  <w:rFonts w:ascii="Cambria Math" w:hAnsi="Cambria Math"/>
                </w:rPr>
                <m:t>τ</m:t>
              </m:r>
            </m:e>
            <m:sub>
              <m:r>
                <w:rPr>
                  <w:rFonts w:ascii="Cambria Math" w:hAnsi="Cambria Math"/>
                </w:rPr>
                <m:t>ij</m:t>
              </m:r>
            </m:sub>
          </m:sSub>
        </m:oMath>
      </w:ins>
      <w:ins w:id="2553" w:author="Andy Kleinhesselink" w:date="2019-07-14T10:21:00Z">
        <w:r w:rsidR="002C750B">
          <w:t>,</w:t>
        </w:r>
      </w:ins>
      <w:ins w:id="2554" w:author="Andy Kleinhesselink" w:date="2019-07-14T10:18:00Z">
        <w:r w:rsidR="005904D6">
          <w:t xml:space="preserve"> </w:t>
        </w:r>
      </w:ins>
      <w:ins w:id="2555" w:author="Andy Kleinhesselink" w:date="2019-07-14T10:11:00Z">
        <w:r w:rsidR="00744F8A">
          <w:t>increase</w:t>
        </w:r>
      </w:ins>
      <w:ins w:id="2556" w:author="Andy Kleinhesselink" w:date="2019-07-23T16:03:00Z">
        <w:r w:rsidR="007E55B8">
          <w:t>s</w:t>
        </w:r>
      </w:ins>
      <w:ins w:id="2557" w:author="Andy Kleinhesselink" w:date="2019-07-14T10:11:00Z">
        <w:r w:rsidR="00744F8A">
          <w:t xml:space="preserve"> the flexibility of the model and </w:t>
        </w:r>
      </w:ins>
      <w:ins w:id="2558" w:author="Andy Kleinhesselink" w:date="2019-07-14T10:12:00Z">
        <w:r w:rsidR="00744F8A">
          <w:t xml:space="preserve">allows the shape of </w:t>
        </w:r>
      </w:ins>
      <w:del w:id="2559" w:author="Andy Kleinhesselink" w:date="2019-07-14T10:09:00Z">
        <w:r w:rsidDel="00744F8A">
          <w:delText xml:space="preserve"> </w:delText>
        </w:r>
      </w:del>
      <w:del w:id="2560" w:author="Andy Kleinhesselink" w:date="2019-07-14T10:06:00Z">
        <w:r w:rsidDel="006F3331">
          <w:delText>species</w:delText>
        </w:r>
      </w:del>
      <w:del w:id="2561" w:author="Andy Kleinhesselink" w:date="2019-07-14T10:09:00Z">
        <w:r w:rsidR="00CC0BA7" w:rsidDel="00744F8A">
          <w:delText>-</w:delText>
        </w:r>
        <w:r w:rsidDel="00744F8A">
          <w:delText>specific parameter controlling</w:delText>
        </w:r>
        <w:r w:rsidR="00390672" w:rsidDel="00744F8A">
          <w:delText xml:space="preserve"> how steep fecundity declines with competition in general</w:delText>
        </w:r>
      </w:del>
      <w:del w:id="2562" w:author="Andy Kleinhesselink" w:date="2019-07-14T10:07:00Z">
        <w:r w:rsidR="00390672" w:rsidDel="006F3331">
          <w:delText>.</w:delText>
        </w:r>
      </w:del>
      <w:del w:id="2563" w:author="Andy Kleinhesselink" w:date="2019-07-14T09:48:00Z">
        <w:r w:rsidR="00390672" w:rsidDel="00CE31C5">
          <w:delText xml:space="preserve"> </w:delText>
        </w:r>
      </w:del>
    </w:p>
    <w:p w14:paraId="0E62807F" w14:textId="51224458" w:rsidR="003840B0" w:rsidDel="00744F8A" w:rsidRDefault="003840B0">
      <w:pPr>
        <w:spacing w:after="202"/>
        <w:ind w:firstLine="0"/>
        <w:contextualSpacing/>
        <w:rPr>
          <w:del w:id="2564" w:author="Andy Kleinhesselink" w:date="2019-07-14T10:12:00Z"/>
        </w:rPr>
      </w:pPr>
      <w:del w:id="2565" w:author="Andy Kleinhesselink" w:date="2019-07-14T10:00:00Z">
        <w:r w:rsidDel="006F3331">
          <w:tab/>
        </w:r>
      </w:del>
      <w:del w:id="2566" w:author="Andy Kleinhesselink" w:date="2019-07-14T10:01:00Z">
        <w:r w:rsidDel="006F3331">
          <w:delText xml:space="preserve">We </w:delText>
        </w:r>
      </w:del>
      <w:del w:id="2567" w:author="Andy Kleinhesselink" w:date="2019-07-14T09:15:00Z">
        <w:r w:rsidDel="001C1724">
          <w:delText xml:space="preserve">also </w:delText>
        </w:r>
      </w:del>
      <w:del w:id="2568" w:author="Andy Kleinhesselink" w:date="2019-07-14T10:01:00Z">
        <w:r w:rsidDel="006F3331">
          <w:delText xml:space="preserve">fit </w:delText>
        </w:r>
        <w:r w:rsidR="007543E5" w:rsidDel="006F3331">
          <w:delText xml:space="preserve">a second </w:delText>
        </w:r>
        <w:r w:rsidDel="006F3331">
          <w:delText xml:space="preserve">model </w:delText>
        </w:r>
        <w:r w:rsidR="002B6912" w:rsidDel="006F3331">
          <w:delText>in which the effects of each species are modified with a</w:delText>
        </w:r>
        <w:r w:rsidR="00FA4B01" w:rsidDel="006F3331">
          <w:delText xml:space="preserve"> separate </w:delText>
        </w:r>
        <w:r w:rsidR="002B6912" w:rsidDel="006F3331">
          <w:delText>exponent</w:delText>
        </w:r>
      </w:del>
      <w:del w:id="2569" w:author="Andy Kleinhesselink" w:date="2019-07-14T10:05:00Z">
        <w:r w:rsidR="002B6912" w:rsidDel="006F3331">
          <w:delText xml:space="preserve"> </w:delText>
        </w:r>
        <m:oMath>
          <m:sSub>
            <m:sSubPr>
              <m:ctrlPr>
                <w:rPr>
                  <w:rFonts w:ascii="Cambria Math" w:hAnsi="Cambria Math"/>
                  <w:i/>
                </w:rPr>
              </m:ctrlPr>
            </m:sSubPr>
            <m:e>
              <m:r>
                <w:rPr>
                  <w:rFonts w:ascii="Cambria Math" w:hAnsi="Cambria Math"/>
                </w:rPr>
                <m:t>τ</m:t>
              </m:r>
            </m:e>
            <m:sub>
              <m:r>
                <w:rPr>
                  <w:rFonts w:ascii="Cambria Math" w:hAnsi="Cambria Math"/>
                </w:rPr>
                <m:t>ij</m:t>
              </m:r>
            </m:sub>
          </m:sSub>
          <m:r>
            <w:rPr>
              <w:rFonts w:ascii="Cambria Math" w:hAnsi="Cambria Math"/>
            </w:rPr>
            <m:t>,</m:t>
          </m:r>
        </m:oMath>
        <w:r w:rsidR="002B6912" w:rsidDel="006F3331">
          <w:delText xml:space="preserve"> where </w:delText>
        </w:r>
        <m:oMath>
          <m:sSub>
            <m:sSubPr>
              <m:ctrlPr>
                <w:rPr>
                  <w:rFonts w:ascii="Cambria Math" w:hAnsi="Cambria Math"/>
                  <w:i/>
                </w:rPr>
              </m:ctrlPr>
            </m:sSubPr>
            <m:e>
              <m:r>
                <w:rPr>
                  <w:rFonts w:ascii="Cambria Math" w:hAnsi="Cambria Math"/>
                </w:rPr>
                <m:t>τ</m:t>
              </m:r>
            </m:e>
            <m:sub>
              <m:r>
                <w:rPr>
                  <w:rFonts w:ascii="Cambria Math" w:hAnsi="Cambria Math"/>
                </w:rPr>
                <m:t>ij</m:t>
              </m:r>
            </m:sub>
          </m:sSub>
          <m:r>
            <w:rPr>
              <w:rFonts w:ascii="Cambria Math" w:hAnsi="Cambria Math"/>
            </w:rPr>
            <m:t>&gt;0</m:t>
          </m:r>
        </m:oMath>
      </w:del>
      <m:oMath>
        <m:r>
          <w:del w:id="2570" w:author="Andy Kleinhesselink" w:date="2019-07-14T10:03:00Z">
            <w:rPr>
              <w:rFonts w:ascii="Cambria Math" w:hAnsi="Cambria Math"/>
            </w:rPr>
            <m:t>,</m:t>
          </w:del>
        </m:r>
        <m:r>
          <w:del w:id="2571" w:author="Andy Kleinhesselink" w:date="2019-07-14T10:05:00Z">
            <w:rPr>
              <w:rFonts w:ascii="Cambria Math" w:hAnsi="Cambria Math"/>
            </w:rPr>
            <m:t xml:space="preserve"> </m:t>
          </w:del>
        </m:r>
      </m:oMath>
      <w:ins w:id="2572" w:author="Andy Kleinhesselink" w:date="2019-07-14T10:03:00Z">
        <w:r w:rsidR="006F3331">
          <w:t>density dependence to change depending on the competitor species.</w:t>
        </w:r>
      </w:ins>
      <w:ins w:id="2573" w:author="Andy Kleinhesselink" w:date="2019-07-14T10:12:00Z">
        <w:r w:rsidR="005904D6">
          <w:t xml:space="preserve"> This flexibility is warr</w:t>
        </w:r>
      </w:ins>
      <w:ins w:id="2574" w:author="Andy Kleinhesselink" w:date="2019-07-14T10:13:00Z">
        <w:r w:rsidR="005904D6">
          <w:t>a</w:t>
        </w:r>
      </w:ins>
      <w:ins w:id="2575" w:author="Andy Kleinhesselink" w:date="2019-07-14T10:12:00Z">
        <w:r w:rsidR="005904D6">
          <w:t xml:space="preserve">nted </w:t>
        </w:r>
      </w:ins>
      <w:ins w:id="2576" w:author="Andy Kleinhesselink" w:date="2019-07-14T10:13:00Z">
        <w:r w:rsidR="005904D6">
          <w:t xml:space="preserve">as we </w:t>
        </w:r>
      </w:ins>
      <w:ins w:id="2577" w:author="Andy Kleinhesselink" w:date="2019-07-14T10:22:00Z">
        <w:r w:rsidR="002C750B">
          <w:t>seek</w:t>
        </w:r>
      </w:ins>
      <w:ins w:id="2578" w:author="Andy Kleinhesselink" w:date="2019-07-14T10:13:00Z">
        <w:r w:rsidR="005904D6">
          <w:t xml:space="preserve"> </w:t>
        </w:r>
      </w:ins>
      <w:ins w:id="2579" w:author="Andy Kleinhesselink" w:date="2019-07-14T10:22:00Z">
        <w:r w:rsidR="002C750B">
          <w:t xml:space="preserve">to </w:t>
        </w:r>
      </w:ins>
      <w:ins w:id="2580" w:author="Andy Kleinhesselink" w:date="2019-07-14T10:13:00Z">
        <w:r w:rsidR="005904D6">
          <w:t>isolate HOI</w:t>
        </w:r>
      </w:ins>
      <w:ins w:id="2581" w:author="Andy Kleinhesselink" w:date="2019-07-14T10:22:00Z">
        <w:r w:rsidR="002C750B">
          <w:t>s</w:t>
        </w:r>
      </w:ins>
      <w:ins w:id="2582" w:author="Andy Kleinhesselink" w:date="2019-07-14T10:13:00Z">
        <w:r w:rsidR="005904D6">
          <w:t xml:space="preserve"> once the </w:t>
        </w:r>
      </w:ins>
      <w:ins w:id="2583" w:author="Andy Kleinhesselink" w:date="2019-07-14T10:22:00Z">
        <w:r w:rsidR="002C750B">
          <w:t xml:space="preserve">effect of each specific </w:t>
        </w:r>
      </w:ins>
      <w:ins w:id="2584" w:author="Andy Kleinhesselink" w:date="2019-07-14T10:14:00Z">
        <w:r w:rsidR="005904D6">
          <w:t xml:space="preserve">competitor </w:t>
        </w:r>
      </w:ins>
      <w:ins w:id="2585" w:author="Andy Kleinhesselink" w:date="2019-07-14T10:22:00Z">
        <w:r w:rsidR="002C750B">
          <w:t>is</w:t>
        </w:r>
      </w:ins>
      <w:ins w:id="2586" w:author="Andy Kleinhesselink" w:date="2019-07-14T10:13:00Z">
        <w:r w:rsidR="005904D6">
          <w:t xml:space="preserve"> modeled </w:t>
        </w:r>
      </w:ins>
      <w:ins w:id="2587" w:author="Andy Kleinhesselink" w:date="2019-07-14T10:14:00Z">
        <w:r w:rsidR="005904D6">
          <w:t>accurately.</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
        <w:gridCol w:w="6919"/>
        <w:gridCol w:w="856"/>
      </w:tblGrid>
      <w:tr w:rsidR="003840B0" w:rsidDel="00744F8A" w14:paraId="3BCF2245" w14:textId="575BB13B" w:rsidTr="002B6912">
        <w:trPr>
          <w:trHeight w:val="503"/>
          <w:del w:id="2588" w:author="Andy Kleinhesselink" w:date="2019-07-14T10:12:00Z"/>
        </w:trPr>
        <w:tc>
          <w:tcPr>
            <w:tcW w:w="891" w:type="dxa"/>
            <w:vAlign w:val="center"/>
          </w:tcPr>
          <w:p w14:paraId="7225F48F" w14:textId="4304D83A" w:rsidR="003840B0" w:rsidDel="00744F8A" w:rsidRDefault="003840B0">
            <w:pPr>
              <w:spacing w:after="202"/>
              <w:ind w:firstLine="0"/>
              <w:contextualSpacing/>
              <w:rPr>
                <w:del w:id="2589" w:author="Andy Kleinhesselink" w:date="2019-07-14T10:12:00Z"/>
              </w:rPr>
              <w:pPrChange w:id="2590" w:author="Andy Kleinhesselink" w:date="2019-07-14T10:12:00Z">
                <w:pPr>
                  <w:spacing w:after="202"/>
                  <w:ind w:firstLine="0"/>
                  <w:contextualSpacing/>
                  <w:jc w:val="center"/>
                </w:pPr>
              </w:pPrChange>
            </w:pPr>
          </w:p>
        </w:tc>
        <w:tc>
          <w:tcPr>
            <w:tcW w:w="7020" w:type="dxa"/>
            <w:vAlign w:val="center"/>
          </w:tcPr>
          <w:p w14:paraId="35240E1B" w14:textId="6C80DE67" w:rsidR="003840B0" w:rsidDel="00744F8A" w:rsidRDefault="00DA3A33">
            <w:pPr>
              <w:spacing w:after="202"/>
              <w:ind w:firstLine="0"/>
              <w:contextualSpacing/>
              <w:rPr>
                <w:del w:id="2591" w:author="Andy Kleinhesselink" w:date="2019-07-14T10:12:00Z"/>
              </w:rPr>
              <w:pPrChange w:id="2592" w:author="Andy Kleinhesselink" w:date="2019-07-14T10:12:00Z">
                <w:pPr>
                  <w:spacing w:after="202"/>
                  <w:contextualSpacing/>
                  <w:jc w:val="center"/>
                </w:pPr>
              </w:pPrChange>
            </w:pPr>
            <m:oMathPara>
              <m:oMath>
                <m:f>
                  <m:fPr>
                    <m:ctrlPr>
                      <w:del w:id="2593" w:author="Andy Kleinhesselink" w:date="2019-07-14T09:57:00Z">
                        <w:rPr>
                          <w:rFonts w:ascii="Cambria Math" w:hAnsi="Cambria Math"/>
                          <w:i/>
                        </w:rPr>
                      </w:del>
                    </m:ctrlPr>
                  </m:fPr>
                  <m:num>
                    <m:sSub>
                      <m:sSubPr>
                        <m:ctrlPr>
                          <w:del w:id="2594" w:author="Andy Kleinhesselink" w:date="2019-07-14T09:57:00Z">
                            <w:rPr>
                              <w:rFonts w:ascii="Cambria Math" w:hAnsi="Cambria Math"/>
                              <w:i/>
                            </w:rPr>
                          </w:del>
                        </m:ctrlPr>
                      </m:sSubPr>
                      <m:e>
                        <m:r>
                          <w:del w:id="2595" w:author="Andy Kleinhesselink" w:date="2019-07-14T09:57:00Z">
                            <w:rPr>
                              <w:rFonts w:ascii="Cambria Math" w:hAnsi="Cambria Math"/>
                            </w:rPr>
                            <m:t>n</m:t>
                          </w:del>
                        </m:r>
                      </m:e>
                      <m:sub>
                        <m:r>
                          <w:del w:id="2596" w:author="Andy Kleinhesselink" w:date="2019-07-14T09:57:00Z">
                            <w:rPr>
                              <w:rFonts w:ascii="Cambria Math" w:hAnsi="Cambria Math"/>
                            </w:rPr>
                            <m:t>i,t+1</m:t>
                          </w:del>
                        </m:r>
                      </m:sub>
                    </m:sSub>
                  </m:num>
                  <m:den>
                    <m:sSub>
                      <m:sSubPr>
                        <m:ctrlPr>
                          <w:del w:id="2597" w:author="Andy Kleinhesselink" w:date="2019-07-14T09:57:00Z">
                            <w:rPr>
                              <w:rFonts w:ascii="Cambria Math" w:hAnsi="Cambria Math"/>
                              <w:i/>
                            </w:rPr>
                          </w:del>
                        </m:ctrlPr>
                      </m:sSubPr>
                      <m:e>
                        <m:r>
                          <w:del w:id="2598" w:author="Andy Kleinhesselink" w:date="2019-07-14T09:57:00Z">
                            <w:rPr>
                              <w:rFonts w:ascii="Cambria Math" w:hAnsi="Cambria Math"/>
                            </w:rPr>
                            <m:t>n</m:t>
                          </w:del>
                        </m:r>
                      </m:e>
                      <m:sub>
                        <m:r>
                          <w:del w:id="2599" w:author="Andy Kleinhesselink" w:date="2019-07-14T09:57:00Z">
                            <w:rPr>
                              <w:rFonts w:ascii="Cambria Math" w:hAnsi="Cambria Math"/>
                            </w:rPr>
                            <m:t>i,t</m:t>
                          </w:del>
                        </m:r>
                      </m:sub>
                    </m:sSub>
                  </m:den>
                </m:f>
                <m:r>
                  <w:del w:id="2600" w:author="Andy Kleinhesselink" w:date="2019-07-14T10:12:00Z">
                    <w:rPr>
                      <w:rFonts w:ascii="Cambria Math" w:hAnsi="Cambria Math"/>
                    </w:rPr>
                    <m:t>=</m:t>
                  </w:del>
                </m:r>
                <m:f>
                  <m:fPr>
                    <m:ctrlPr>
                      <w:del w:id="2601" w:author="Andy Kleinhesselink" w:date="2019-07-14T10:12:00Z">
                        <w:rPr>
                          <w:rFonts w:ascii="Cambria Math" w:hAnsi="Cambria Math"/>
                          <w:i/>
                        </w:rPr>
                      </w:del>
                    </m:ctrlPr>
                  </m:fPr>
                  <m:num>
                    <m:sSub>
                      <m:sSubPr>
                        <m:ctrlPr>
                          <w:del w:id="2602" w:author="Andy Kleinhesselink" w:date="2019-07-14T10:12:00Z">
                            <w:rPr>
                              <w:rFonts w:ascii="Cambria Math" w:hAnsi="Cambria Math"/>
                              <w:i/>
                            </w:rPr>
                          </w:del>
                        </m:ctrlPr>
                      </m:sSubPr>
                      <m:e>
                        <m:r>
                          <w:del w:id="2603" w:author="Andy Kleinhesselink" w:date="2019-07-14T10:12:00Z">
                            <w:rPr>
                              <w:rFonts w:ascii="Cambria Math" w:hAnsi="Cambria Math"/>
                            </w:rPr>
                            <m:t>λ</m:t>
                          </w:del>
                        </m:r>
                      </m:e>
                      <m:sub>
                        <m:r>
                          <w:del w:id="2604" w:author="Andy Kleinhesselink" w:date="2019-07-14T10:12:00Z">
                            <w:rPr>
                              <w:rFonts w:ascii="Cambria Math" w:hAnsi="Cambria Math"/>
                            </w:rPr>
                            <m:t>i</m:t>
                          </w:del>
                        </m:r>
                      </m:sub>
                    </m:sSub>
                  </m:num>
                  <m:den>
                    <m:r>
                      <w:del w:id="2605" w:author="Andy Kleinhesselink" w:date="2019-07-14T10:12:00Z">
                        <w:rPr>
                          <w:rFonts w:ascii="Cambria Math" w:hAnsi="Cambria Math"/>
                        </w:rPr>
                        <m:t xml:space="preserve">1+ </m:t>
                      </w:del>
                    </m:r>
                    <m:nary>
                      <m:naryPr>
                        <m:chr m:val="∑"/>
                        <m:limLoc m:val="undOvr"/>
                        <m:ctrlPr>
                          <w:del w:id="2606" w:author="Andy Kleinhesselink" w:date="2019-07-14T10:12:00Z">
                            <w:rPr>
                              <w:rFonts w:ascii="Cambria Math" w:hAnsi="Cambria Math"/>
                              <w:i/>
                            </w:rPr>
                          </w:del>
                        </m:ctrlPr>
                      </m:naryPr>
                      <m:sub>
                        <m:r>
                          <w:del w:id="2607" w:author="Andy Kleinhesselink" w:date="2019-07-14T10:12:00Z">
                            <w:rPr>
                              <w:rFonts w:ascii="Cambria Math" w:hAnsi="Cambria Math"/>
                            </w:rPr>
                            <m:t>j=1</m:t>
                          </w:del>
                        </m:r>
                      </m:sub>
                      <m:sup>
                        <m:r>
                          <w:del w:id="2608" w:author="Andy Kleinhesselink" w:date="2019-07-14T10:12:00Z">
                            <w:rPr>
                              <w:rFonts w:ascii="Cambria Math" w:hAnsi="Cambria Math"/>
                            </w:rPr>
                            <m:t>3</m:t>
                          </w:del>
                        </m:r>
                      </m:sup>
                      <m:e>
                        <m:sSubSup>
                          <m:sSubSupPr>
                            <m:ctrlPr>
                              <w:del w:id="2609" w:author="Andy Kleinhesselink" w:date="2019-07-14T10:12:00Z">
                                <w:rPr>
                                  <w:rFonts w:ascii="Cambria Math" w:hAnsi="Cambria Math"/>
                                  <w:i/>
                                </w:rPr>
                              </w:del>
                            </m:ctrlPr>
                          </m:sSubSupPr>
                          <m:e>
                            <m:d>
                              <m:dPr>
                                <m:ctrlPr>
                                  <w:del w:id="2610" w:author="Andy Kleinhesselink" w:date="2019-07-14T10:12:00Z">
                                    <w:rPr>
                                      <w:rFonts w:ascii="Cambria Math" w:hAnsi="Cambria Math"/>
                                      <w:i/>
                                    </w:rPr>
                                  </w:del>
                                </m:ctrlPr>
                              </m:dPr>
                              <m:e>
                                <m:sSub>
                                  <m:sSubPr>
                                    <m:ctrlPr>
                                      <w:del w:id="2611" w:author="Andy Kleinhesselink" w:date="2019-07-14T10:12:00Z">
                                        <w:rPr>
                                          <w:rFonts w:ascii="Cambria Math" w:hAnsi="Cambria Math"/>
                                          <w:i/>
                                        </w:rPr>
                                      </w:del>
                                    </m:ctrlPr>
                                  </m:sSubPr>
                                  <m:e>
                                    <m:r>
                                      <w:del w:id="2612" w:author="Andy Kleinhesselink" w:date="2019-07-14T10:12:00Z">
                                        <w:rPr>
                                          <w:rFonts w:ascii="Cambria Math" w:hAnsi="Cambria Math"/>
                                        </w:rPr>
                                        <m:t>α</m:t>
                                      </w:del>
                                    </m:r>
                                  </m:e>
                                  <m:sub>
                                    <m:r>
                                      <w:del w:id="2613" w:author="Andy Kleinhesselink" w:date="2019-07-14T10:12:00Z">
                                        <w:rPr>
                                          <w:rFonts w:ascii="Cambria Math" w:hAnsi="Cambria Math"/>
                                        </w:rPr>
                                        <m:t>ij</m:t>
                                      </w:del>
                                    </m:r>
                                  </m:sub>
                                </m:sSub>
                                <m:sSub>
                                  <m:sSubPr>
                                    <m:ctrlPr>
                                      <w:del w:id="2614" w:author="Andy Kleinhesselink" w:date="2019-07-14T10:12:00Z">
                                        <w:rPr>
                                          <w:rFonts w:ascii="Cambria Math" w:hAnsi="Cambria Math"/>
                                          <w:i/>
                                        </w:rPr>
                                      </w:del>
                                    </m:ctrlPr>
                                  </m:sSubPr>
                                  <m:e>
                                    <m:r>
                                      <w:del w:id="2615" w:author="Andy Kleinhesselink" w:date="2019-07-14T10:12:00Z">
                                        <w:rPr>
                                          <w:rFonts w:ascii="Cambria Math" w:hAnsi="Cambria Math"/>
                                        </w:rPr>
                                        <m:t>n</m:t>
                                      </w:del>
                                    </m:r>
                                  </m:e>
                                  <m:sub>
                                    <m:r>
                                      <w:del w:id="2616" w:author="Andy Kleinhesselink" w:date="2019-07-14T10:12:00Z">
                                        <w:rPr>
                                          <w:rFonts w:ascii="Cambria Math" w:hAnsi="Cambria Math"/>
                                        </w:rPr>
                                        <m:t>j</m:t>
                                      </w:del>
                                    </m:r>
                                    <m:r>
                                      <w:del w:id="2617" w:author="Andy Kleinhesselink" w:date="2019-07-14T09:57:00Z">
                                        <w:rPr>
                                          <w:rFonts w:ascii="Cambria Math" w:hAnsi="Cambria Math"/>
                                        </w:rPr>
                                        <m:t>,t</m:t>
                                      </w:del>
                                    </m:r>
                                  </m:sub>
                                </m:sSub>
                              </m:e>
                            </m:d>
                          </m:e>
                          <m:sub>
                            <m:r>
                              <w:del w:id="2618" w:author="Andy Kleinhesselink" w:date="2019-07-14T10:12:00Z">
                                <w:rPr>
                                  <w:rFonts w:ascii="Cambria Math" w:hAnsi="Cambria Math"/>
                                </w:rPr>
                                <m:t>i</m:t>
                              </w:del>
                            </m:r>
                          </m:sub>
                          <m:sup>
                            <m:sSub>
                              <m:sSubPr>
                                <m:ctrlPr>
                                  <w:del w:id="2619" w:author="Andy Kleinhesselink" w:date="2019-07-14T10:12:00Z">
                                    <w:rPr>
                                      <w:rFonts w:ascii="Cambria Math" w:hAnsi="Cambria Math"/>
                                      <w:i/>
                                    </w:rPr>
                                  </w:del>
                                </m:ctrlPr>
                              </m:sSubPr>
                              <m:e>
                                <m:r>
                                  <w:del w:id="2620" w:author="Andy Kleinhesselink" w:date="2019-07-14T10:12:00Z">
                                    <w:rPr>
                                      <w:rFonts w:ascii="Cambria Math" w:hAnsi="Cambria Math"/>
                                    </w:rPr>
                                    <m:t>τ</m:t>
                                  </w:del>
                                </m:r>
                              </m:e>
                              <m:sub>
                                <m:r>
                                  <w:del w:id="2621" w:author="Andy Kleinhesselink" w:date="2019-07-14T10:12:00Z">
                                    <w:rPr>
                                      <w:rFonts w:ascii="Cambria Math" w:hAnsi="Cambria Math"/>
                                    </w:rPr>
                                    <m:t>ij</m:t>
                                  </w:del>
                                </m:r>
                              </m:sub>
                            </m:sSub>
                          </m:sup>
                        </m:sSubSup>
                      </m:e>
                    </m:nary>
                  </m:den>
                </m:f>
                <m:r>
                  <w:del w:id="2622" w:author="Andy Kleinhesselink" w:date="2019-07-14T10:12:00Z">
                    <w:rPr>
                      <w:rFonts w:ascii="Cambria Math" w:hAnsi="Cambria Math"/>
                    </w:rPr>
                    <m:t xml:space="preserve">. </m:t>
                  </w:del>
                </m:r>
              </m:oMath>
            </m:oMathPara>
          </w:p>
        </w:tc>
        <w:tc>
          <w:tcPr>
            <w:tcW w:w="729" w:type="dxa"/>
            <w:vAlign w:val="center"/>
          </w:tcPr>
          <w:p w14:paraId="433DFAE6" w14:textId="428DDCC8" w:rsidR="003840B0" w:rsidDel="00744F8A" w:rsidRDefault="003840B0">
            <w:pPr>
              <w:spacing w:after="202"/>
              <w:ind w:firstLine="0"/>
              <w:contextualSpacing/>
              <w:rPr>
                <w:del w:id="2623" w:author="Andy Kleinhesselink" w:date="2019-07-14T10:12:00Z"/>
              </w:rPr>
              <w:pPrChange w:id="2624" w:author="Andy Kleinhesselink" w:date="2019-07-14T10:12:00Z">
                <w:pPr>
                  <w:spacing w:after="202"/>
                  <w:ind w:firstLine="0"/>
                  <w:contextualSpacing/>
                  <w:jc w:val="center"/>
                </w:pPr>
              </w:pPrChange>
            </w:pPr>
            <w:del w:id="2625" w:author="Andy Kleinhesselink" w:date="2019-07-14T10:12:00Z">
              <w:r w:rsidDel="00744F8A">
                <w:delText>(</w:delText>
              </w:r>
              <w:r w:rsidDel="00744F8A">
                <w:rPr>
                  <w:noProof/>
                </w:rPr>
                <w:fldChar w:fldCharType="begin"/>
              </w:r>
              <w:r w:rsidDel="00744F8A">
                <w:rPr>
                  <w:noProof/>
                </w:rPr>
                <w:delInstrText xml:space="preserve"> SEQ eq \* MERGEFORMAT </w:delInstrText>
              </w:r>
              <w:r w:rsidDel="00744F8A">
                <w:rPr>
                  <w:noProof/>
                </w:rPr>
                <w:fldChar w:fldCharType="separate"/>
              </w:r>
            </w:del>
            <w:del w:id="2626" w:author="Andy Kleinhesselink" w:date="2019-07-12T08:02:00Z">
              <w:r w:rsidR="00427DC4" w:rsidDel="00B91BF5">
                <w:rPr>
                  <w:noProof/>
                </w:rPr>
                <w:delText>10</w:delText>
              </w:r>
            </w:del>
            <w:del w:id="2627" w:author="Andy Kleinhesselink" w:date="2019-07-14T10:12:00Z">
              <w:r w:rsidDel="00744F8A">
                <w:rPr>
                  <w:noProof/>
                </w:rPr>
                <w:fldChar w:fldCharType="end"/>
              </w:r>
              <w:r w:rsidDel="00744F8A">
                <w:delText>)</w:delText>
              </w:r>
            </w:del>
          </w:p>
        </w:tc>
      </w:tr>
    </w:tbl>
    <w:p w14:paraId="141D2419" w14:textId="4C3B9258" w:rsidR="00A2534F" w:rsidRDefault="002B6912" w:rsidP="00CC0BA7">
      <w:pPr>
        <w:spacing w:after="202"/>
        <w:ind w:firstLine="0"/>
        <w:contextualSpacing/>
        <w:rPr>
          <w:ins w:id="2628" w:author="Andy Kleinhesselink" w:date="2019-07-14T09:45:00Z"/>
        </w:rPr>
      </w:pPr>
      <w:del w:id="2629" w:author="Andy Kleinhesselink" w:date="2019-07-14T10:12:00Z">
        <w:r w:rsidDel="00744F8A">
          <w:delText xml:space="preserve">This allows species to have per capita effects that </w:delText>
        </w:r>
        <w:r w:rsidR="0017612D" w:rsidDel="00744F8A">
          <w:delText>are themselves density dependent</w:delText>
        </w:r>
        <w:r w:rsidDel="00744F8A">
          <w:delText xml:space="preserve"> but the competitive effects of each species are still </w:delText>
        </w:r>
        <w:r w:rsidR="001D29E2" w:rsidDel="00744F8A">
          <w:delText xml:space="preserve">assumed to be </w:delText>
        </w:r>
        <w:r w:rsidDel="00744F8A">
          <w:delText xml:space="preserve">additive. </w:delText>
        </w:r>
      </w:del>
      <w:ins w:id="2630" w:author="Andy Kleinhesselink" w:date="2019-07-14T09:45:00Z">
        <w:r w:rsidR="00A2534F">
          <w:tab/>
        </w:r>
      </w:ins>
      <w:ins w:id="2631" w:author="Andy Kleinhesselink" w:date="2019-07-23T16:10:00Z">
        <w:r w:rsidR="00BF1A1C">
          <w:t xml:space="preserve">We </w:t>
        </w:r>
      </w:ins>
      <w:ins w:id="2632" w:author="Andy Kleinhesselink" w:date="2019-07-23T16:14:00Z">
        <w:r w:rsidR="00BF1A1C">
          <w:t>created</w:t>
        </w:r>
      </w:ins>
      <w:ins w:id="2633" w:author="Andy Kleinhesselink" w:date="2019-07-23T16:10:00Z">
        <w:r w:rsidR="00BF1A1C">
          <w:t xml:space="preserve"> an HOI version of the model by adding a two-species</w:t>
        </w:r>
      </w:ins>
      <w:ins w:id="2634" w:author="Andy Kleinhesselink" w:date="2019-07-14T10:24:00Z">
        <w:r w:rsidR="00D40D4B">
          <w:t xml:space="preserve"> </w:t>
        </w:r>
      </w:ins>
      <w:ins w:id="2635" w:author="Andy Kleinhesselink" w:date="2019-07-14T10:23:00Z">
        <w:r w:rsidR="00D40D4B">
          <w:t>HOI term to the denominator</w:t>
        </w:r>
      </w:ins>
      <w:ins w:id="2636" w:author="Andy Kleinhesselink" w:date="2019-07-14T09:45:00Z">
        <w:r w:rsidR="00CE31C5">
          <w:t xml:space="preserve">, </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7002"/>
        <w:gridCol w:w="738"/>
      </w:tblGrid>
      <w:tr w:rsidR="00D40D4B" w14:paraId="26EC156B" w14:textId="77777777" w:rsidTr="00001713">
        <w:trPr>
          <w:trHeight w:val="503"/>
          <w:ins w:id="2637" w:author="Andy Kleinhesselink" w:date="2019-07-14T10:25:00Z"/>
        </w:trPr>
        <w:tc>
          <w:tcPr>
            <w:tcW w:w="900" w:type="dxa"/>
            <w:vAlign w:val="center"/>
          </w:tcPr>
          <w:p w14:paraId="186549B5" w14:textId="77777777" w:rsidR="00D40D4B" w:rsidRDefault="00D40D4B" w:rsidP="00001713">
            <w:pPr>
              <w:spacing w:after="202"/>
              <w:ind w:firstLine="0"/>
              <w:contextualSpacing/>
              <w:rPr>
                <w:ins w:id="2638" w:author="Andy Kleinhesselink" w:date="2019-07-14T10:25:00Z"/>
              </w:rPr>
            </w:pPr>
          </w:p>
        </w:tc>
        <w:tc>
          <w:tcPr>
            <w:tcW w:w="7002" w:type="dxa"/>
            <w:vAlign w:val="center"/>
          </w:tcPr>
          <w:p w14:paraId="00C9534A" w14:textId="248B1648" w:rsidR="00D40D4B" w:rsidRPr="00BF1A1C" w:rsidRDefault="00DA3A33" w:rsidP="00001713">
            <w:pPr>
              <w:spacing w:after="202"/>
              <w:contextualSpacing/>
              <w:jc w:val="center"/>
              <w:rPr>
                <w:ins w:id="2639" w:author="Andy Kleinhesselink" w:date="2019-07-14T10:25:00Z"/>
                <w:rFonts w:ascii="Cambria Math" w:eastAsia="Cambria" w:hAnsi="Cambria Math" w:cs="Cambria"/>
                <w:i/>
                <w:rPrChange w:id="2640" w:author="Andy Kleinhesselink" w:date="2019-07-23T16:11:00Z">
                  <w:rPr>
                    <w:ins w:id="2641" w:author="Andy Kleinhesselink" w:date="2019-07-14T10:25:00Z"/>
                    <w:rFonts w:eastAsia="Cambria" w:cs="Cambria"/>
                  </w:rPr>
                </w:rPrChange>
              </w:rPr>
            </w:pPr>
            <m:oMathPara>
              <m:oMath>
                <m:f>
                  <m:fPr>
                    <m:ctrlPr>
                      <w:ins w:id="2642" w:author="Andy Kleinhesselink" w:date="2019-07-14T10:25:00Z">
                        <w:rPr>
                          <w:rFonts w:ascii="Cambria Math" w:hAnsi="Cambria Math"/>
                          <w:i/>
                        </w:rPr>
                      </w:ins>
                    </m:ctrlPr>
                  </m:fPr>
                  <m:num>
                    <m:sSub>
                      <m:sSubPr>
                        <m:ctrlPr>
                          <w:ins w:id="2643" w:author="Andy Kleinhesselink" w:date="2019-07-14T10:25:00Z">
                            <w:rPr>
                              <w:rFonts w:ascii="Cambria Math" w:hAnsi="Cambria Math"/>
                              <w:i/>
                            </w:rPr>
                          </w:ins>
                        </m:ctrlPr>
                      </m:sSubPr>
                      <m:e>
                        <m:r>
                          <w:ins w:id="2644" w:author="Andy Kleinhesselink" w:date="2019-07-14T10:25:00Z">
                            <w:rPr>
                              <w:rFonts w:ascii="Cambria Math" w:hAnsi="Cambria Math"/>
                            </w:rPr>
                            <m:t>n</m:t>
                          </w:ins>
                        </m:r>
                      </m:e>
                      <m:sub>
                        <m:r>
                          <w:ins w:id="2645" w:author="Andy Kleinhesselink" w:date="2019-07-14T10:25:00Z">
                            <w:rPr>
                              <w:rFonts w:ascii="Cambria Math" w:hAnsi="Cambria Math"/>
                            </w:rPr>
                            <m:t>i</m:t>
                          </w:ins>
                        </m:r>
                      </m:sub>
                    </m:sSub>
                    <m:r>
                      <w:ins w:id="2646" w:author="Andy Kleinhesselink" w:date="2019-07-14T10:25:00Z">
                        <w:rPr>
                          <w:rFonts w:ascii="Cambria Math" w:hAnsi="Cambria Math"/>
                        </w:rPr>
                        <m:t>(t+1)</m:t>
                      </w:ins>
                    </m:r>
                  </m:num>
                  <m:den>
                    <m:sSub>
                      <m:sSubPr>
                        <m:ctrlPr>
                          <w:ins w:id="2647" w:author="Andy Kleinhesselink" w:date="2019-07-14T10:25:00Z">
                            <w:rPr>
                              <w:rFonts w:ascii="Cambria Math" w:hAnsi="Cambria Math"/>
                              <w:i/>
                            </w:rPr>
                          </w:ins>
                        </m:ctrlPr>
                      </m:sSubPr>
                      <m:e>
                        <m:r>
                          <w:ins w:id="2648" w:author="Andy Kleinhesselink" w:date="2019-07-14T10:25:00Z">
                            <w:rPr>
                              <w:rFonts w:ascii="Cambria Math" w:hAnsi="Cambria Math"/>
                            </w:rPr>
                            <m:t>n</m:t>
                          </w:ins>
                        </m:r>
                      </m:e>
                      <m:sub>
                        <m:r>
                          <w:ins w:id="2649" w:author="Andy Kleinhesselink" w:date="2019-07-14T10:25:00Z">
                            <w:rPr>
                              <w:rFonts w:ascii="Cambria Math" w:hAnsi="Cambria Math"/>
                            </w:rPr>
                            <m:t>i</m:t>
                          </w:ins>
                        </m:r>
                      </m:sub>
                    </m:sSub>
                    <m:r>
                      <w:ins w:id="2650" w:author="Andy Kleinhesselink" w:date="2019-07-14T10:25:00Z">
                        <w:rPr>
                          <w:rFonts w:ascii="Cambria Math" w:hAnsi="Cambria Math"/>
                        </w:rPr>
                        <m:t>(t)</m:t>
                      </w:ins>
                    </m:r>
                  </m:den>
                </m:f>
                <m:r>
                  <w:ins w:id="2651" w:author="Andy Kleinhesselink" w:date="2019-07-14T10:25:00Z">
                    <w:rPr>
                      <w:rFonts w:ascii="Cambria Math" w:hAnsi="Cambria Math"/>
                    </w:rPr>
                    <m:t>=</m:t>
                  </w:ins>
                </m:r>
                <m:f>
                  <m:fPr>
                    <m:ctrlPr>
                      <w:ins w:id="2652" w:author="Andy Kleinhesselink" w:date="2019-07-14T10:25:00Z">
                        <w:rPr>
                          <w:rFonts w:ascii="Cambria Math" w:hAnsi="Cambria Math"/>
                          <w:i/>
                        </w:rPr>
                      </w:ins>
                    </m:ctrlPr>
                  </m:fPr>
                  <m:num>
                    <m:sSub>
                      <m:sSubPr>
                        <m:ctrlPr>
                          <w:ins w:id="2653" w:author="Andy Kleinhesselink" w:date="2019-07-14T10:25:00Z">
                            <w:rPr>
                              <w:rFonts w:ascii="Cambria Math" w:hAnsi="Cambria Math"/>
                              <w:i/>
                            </w:rPr>
                          </w:ins>
                        </m:ctrlPr>
                      </m:sSubPr>
                      <m:e>
                        <m:r>
                          <w:ins w:id="2654" w:author="Andy Kleinhesselink" w:date="2019-07-14T10:25:00Z">
                            <w:rPr>
                              <w:rFonts w:ascii="Cambria Math" w:hAnsi="Cambria Math"/>
                            </w:rPr>
                            <m:t>λ</m:t>
                          </w:ins>
                        </m:r>
                      </m:e>
                      <m:sub>
                        <m:r>
                          <w:ins w:id="2655" w:author="Andy Kleinhesselink" w:date="2019-07-14T10:25:00Z">
                            <w:rPr>
                              <w:rFonts w:ascii="Cambria Math" w:hAnsi="Cambria Math"/>
                            </w:rPr>
                            <m:t>i</m:t>
                          </w:ins>
                        </m:r>
                      </m:sub>
                    </m:sSub>
                  </m:num>
                  <m:den>
                    <m:r>
                      <w:ins w:id="2656" w:author="Andy Kleinhesselink" w:date="2019-07-14T10:25:00Z">
                        <w:rPr>
                          <w:rFonts w:ascii="Cambria Math" w:hAnsi="Cambria Math"/>
                        </w:rPr>
                        <m:t xml:space="preserve">1+ </m:t>
                      </w:ins>
                    </m:r>
                    <m:nary>
                      <m:naryPr>
                        <m:chr m:val="∑"/>
                        <m:ctrlPr>
                          <w:ins w:id="2657" w:author="Andy Kleinhesselink" w:date="2019-07-14T10:27:00Z">
                            <w:rPr>
                              <w:rFonts w:ascii="Cambria Math" w:hAnsi="Cambria Math"/>
                              <w:i/>
                            </w:rPr>
                          </w:ins>
                        </m:ctrlPr>
                      </m:naryPr>
                      <m:sub>
                        <m:r>
                          <w:ins w:id="2658" w:author="Andy Kleinhesselink" w:date="2019-07-14T10:27:00Z">
                            <w:rPr>
                              <w:rFonts w:ascii="Cambria Math" w:hAnsi="Cambria Math"/>
                            </w:rPr>
                            <m:t>j</m:t>
                          </w:ins>
                        </m:r>
                      </m:sub>
                      <m:sup>
                        <m:r>
                          <w:ins w:id="2659" w:author="Andy Kleinhesselink" w:date="2019-07-14T10:27:00Z">
                            <w:rPr>
                              <w:rFonts w:ascii="Cambria Math" w:hAnsi="Cambria Math"/>
                            </w:rPr>
                            <m:t>3</m:t>
                          </w:ins>
                        </m:r>
                      </m:sup>
                      <m:e>
                        <m:sSup>
                          <m:sSupPr>
                            <m:ctrlPr>
                              <w:ins w:id="2660" w:author="Andy Kleinhesselink" w:date="2019-07-14T10:27:00Z">
                                <w:rPr>
                                  <w:rFonts w:ascii="Cambria Math" w:hAnsi="Cambria Math"/>
                                  <w:i/>
                                </w:rPr>
                              </w:ins>
                            </m:ctrlPr>
                          </m:sSupPr>
                          <m:e>
                            <m:d>
                              <m:dPr>
                                <m:ctrlPr>
                                  <w:ins w:id="2661" w:author="Andy Kleinhesselink" w:date="2019-07-14T10:27:00Z">
                                    <w:rPr>
                                      <w:rFonts w:ascii="Cambria Math" w:hAnsi="Cambria Math"/>
                                      <w:i/>
                                    </w:rPr>
                                  </w:ins>
                                </m:ctrlPr>
                              </m:dPr>
                              <m:e>
                                <m:sSub>
                                  <m:sSubPr>
                                    <m:ctrlPr>
                                      <w:ins w:id="2662" w:author="Andy Kleinhesselink" w:date="2019-07-14T10:27:00Z">
                                        <w:rPr>
                                          <w:rFonts w:ascii="Cambria Math" w:hAnsi="Cambria Math"/>
                                          <w:i/>
                                        </w:rPr>
                                      </w:ins>
                                    </m:ctrlPr>
                                  </m:sSubPr>
                                  <m:e>
                                    <m:r>
                                      <w:ins w:id="2663" w:author="Andy Kleinhesselink" w:date="2019-07-14T10:27:00Z">
                                        <w:rPr>
                                          <w:rFonts w:ascii="Cambria Math" w:hAnsi="Cambria Math"/>
                                        </w:rPr>
                                        <m:t>α</m:t>
                                      </w:ins>
                                    </m:r>
                                  </m:e>
                                  <m:sub>
                                    <m:r>
                                      <w:ins w:id="2664" w:author="Andy Kleinhesselink" w:date="2019-07-14T10:27:00Z">
                                        <w:rPr>
                                          <w:rFonts w:ascii="Cambria Math" w:hAnsi="Cambria Math"/>
                                        </w:rPr>
                                        <m:t>ij</m:t>
                                      </w:ins>
                                    </m:r>
                                  </m:sub>
                                </m:sSub>
                                <m:sSub>
                                  <m:sSubPr>
                                    <m:ctrlPr>
                                      <w:ins w:id="2665" w:author="Andy Kleinhesselink" w:date="2019-07-14T10:27:00Z">
                                        <w:rPr>
                                          <w:rFonts w:ascii="Cambria Math" w:hAnsi="Cambria Math"/>
                                          <w:i/>
                                        </w:rPr>
                                      </w:ins>
                                    </m:ctrlPr>
                                  </m:sSubPr>
                                  <m:e>
                                    <m:r>
                                      <w:ins w:id="2666" w:author="Andy Kleinhesselink" w:date="2019-07-14T10:27:00Z">
                                        <w:rPr>
                                          <w:rFonts w:ascii="Cambria Math" w:hAnsi="Cambria Math"/>
                                        </w:rPr>
                                        <m:t>n</m:t>
                                      </w:ins>
                                    </m:r>
                                  </m:e>
                                  <m:sub>
                                    <m:r>
                                      <w:ins w:id="2667" w:author="Andy Kleinhesselink" w:date="2019-07-14T10:27:00Z">
                                        <w:rPr>
                                          <w:rFonts w:ascii="Cambria Math" w:hAnsi="Cambria Math"/>
                                        </w:rPr>
                                        <m:t>j</m:t>
                                      </w:ins>
                                    </m:r>
                                  </m:sub>
                                </m:sSub>
                              </m:e>
                            </m:d>
                          </m:e>
                          <m:sup>
                            <m:sSub>
                              <m:sSubPr>
                                <m:ctrlPr>
                                  <w:ins w:id="2668" w:author="Andy Kleinhesselink" w:date="2019-07-14T10:27:00Z">
                                    <w:rPr>
                                      <w:rFonts w:ascii="Cambria Math" w:hAnsi="Cambria Math"/>
                                      <w:i/>
                                    </w:rPr>
                                  </w:ins>
                                </m:ctrlPr>
                              </m:sSubPr>
                              <m:e>
                                <m:r>
                                  <w:ins w:id="2669" w:author="Andy Kleinhesselink" w:date="2019-07-14T10:27:00Z">
                                    <w:rPr>
                                      <w:rFonts w:ascii="Cambria Math" w:hAnsi="Cambria Math"/>
                                    </w:rPr>
                                    <m:t>τ</m:t>
                                  </w:ins>
                                </m:r>
                              </m:e>
                              <m:sub>
                                <m:r>
                                  <w:ins w:id="2670" w:author="Andy Kleinhesselink" w:date="2019-07-14T10:27:00Z">
                                    <w:rPr>
                                      <w:rFonts w:ascii="Cambria Math" w:hAnsi="Cambria Math"/>
                                    </w:rPr>
                                    <m:t>ij</m:t>
                                  </w:ins>
                                </m:r>
                              </m:sub>
                            </m:sSub>
                          </m:sup>
                        </m:sSup>
                      </m:e>
                    </m:nary>
                    <m:r>
                      <w:ins w:id="2671" w:author="Andy Kleinhesselink" w:date="2019-07-14T10:27:00Z">
                        <w:rPr>
                          <w:rFonts w:ascii="Cambria Math" w:hAnsi="Cambria Math"/>
                        </w:rPr>
                        <m:t xml:space="preserve">+ </m:t>
                      </w:ins>
                    </m:r>
                    <m:nary>
                      <m:naryPr>
                        <m:chr m:val="∑"/>
                        <m:ctrlPr>
                          <w:ins w:id="2672" w:author="Andy Kleinhesselink" w:date="2019-07-14T10:27:00Z">
                            <w:rPr>
                              <w:rFonts w:ascii="Cambria Math" w:hAnsi="Cambria Math"/>
                              <w:i/>
                            </w:rPr>
                          </w:ins>
                        </m:ctrlPr>
                      </m:naryPr>
                      <m:sub>
                        <m:r>
                          <w:ins w:id="2673" w:author="Andy Kleinhesselink" w:date="2019-07-14T10:27:00Z">
                            <w:rPr>
                              <w:rFonts w:ascii="Cambria Math" w:hAnsi="Cambria Math"/>
                            </w:rPr>
                            <m:t>j</m:t>
                          </w:ins>
                        </m:r>
                      </m:sub>
                      <m:sup>
                        <m:r>
                          <w:ins w:id="2674" w:author="Andy Kleinhesselink" w:date="2019-07-14T10:27:00Z">
                            <w:rPr>
                              <w:rFonts w:ascii="Cambria Math" w:hAnsi="Cambria Math"/>
                            </w:rPr>
                            <m:t>3</m:t>
                          </w:ins>
                        </m:r>
                      </m:sup>
                      <m:e>
                        <m:sSub>
                          <m:sSubPr>
                            <m:ctrlPr>
                              <w:ins w:id="2675" w:author="Andy Kleinhesselink" w:date="2019-07-23T16:11:00Z">
                                <w:rPr>
                                  <w:rFonts w:ascii="Cambria Math" w:hAnsi="Cambria Math"/>
                                  <w:i/>
                                </w:rPr>
                              </w:ins>
                            </m:ctrlPr>
                          </m:sSubPr>
                          <m:e>
                            <m:r>
                              <w:ins w:id="2676" w:author="Andy Kleinhesselink" w:date="2019-07-23T16:11:00Z">
                                <w:rPr>
                                  <w:rFonts w:ascii="Cambria Math" w:hAnsi="Cambria Math"/>
                                </w:rPr>
                                <m:t>β</m:t>
                              </w:ins>
                            </m:r>
                          </m:e>
                          <m:sub>
                            <m:r>
                              <w:ins w:id="2677" w:author="Andy Kleinhesselink" w:date="2019-07-23T16:11:00Z">
                                <w:rPr>
                                  <w:rFonts w:ascii="Cambria Math" w:hAnsi="Cambria Math"/>
                                </w:rPr>
                                <m:t>i</m:t>
                              </w:ins>
                            </m:r>
                            <m:d>
                              <m:dPr>
                                <m:ctrlPr>
                                  <w:ins w:id="2678" w:author="Andy Kleinhesselink" w:date="2019-07-23T16:11:00Z">
                                    <w:rPr>
                                      <w:rFonts w:ascii="Cambria Math" w:hAnsi="Cambria Math"/>
                                      <w:i/>
                                    </w:rPr>
                                  </w:ins>
                                </m:ctrlPr>
                              </m:dPr>
                              <m:e>
                                <m:r>
                                  <w:ins w:id="2679" w:author="Andy Kleinhesselink" w:date="2019-07-23T16:11:00Z">
                                    <w:rPr>
                                      <w:rFonts w:ascii="Cambria Math" w:hAnsi="Cambria Math"/>
                                    </w:rPr>
                                    <m:t>jk</m:t>
                                  </w:ins>
                                </m:r>
                              </m:e>
                            </m:d>
                          </m:sub>
                        </m:sSub>
                        <m:sSub>
                          <m:sSubPr>
                            <m:ctrlPr>
                              <w:ins w:id="2680" w:author="Andy Kleinhesselink" w:date="2019-07-23T16:11:00Z">
                                <w:rPr>
                                  <w:rFonts w:ascii="Cambria Math" w:hAnsi="Cambria Math"/>
                                  <w:i/>
                                </w:rPr>
                              </w:ins>
                            </m:ctrlPr>
                          </m:sSubPr>
                          <m:e>
                            <m:r>
                              <w:ins w:id="2681" w:author="Andy Kleinhesselink" w:date="2019-07-23T16:11:00Z">
                                <w:rPr>
                                  <w:rFonts w:ascii="Cambria Math" w:hAnsi="Cambria Math"/>
                                </w:rPr>
                                <m:t>n</m:t>
                              </w:ins>
                            </m:r>
                          </m:e>
                          <m:sub>
                            <m:r>
                              <w:ins w:id="2682" w:author="Andy Kleinhesselink" w:date="2019-07-23T16:11:00Z">
                                <w:rPr>
                                  <w:rFonts w:ascii="Cambria Math" w:hAnsi="Cambria Math"/>
                                </w:rPr>
                                <m:t>j</m:t>
                              </w:ins>
                            </m:r>
                          </m:sub>
                        </m:sSub>
                        <m:sSub>
                          <m:sSubPr>
                            <m:ctrlPr>
                              <w:ins w:id="2683" w:author="Andy Kleinhesselink" w:date="2019-07-23T16:11:00Z">
                                <w:rPr>
                                  <w:rFonts w:ascii="Cambria Math" w:hAnsi="Cambria Math"/>
                                  <w:i/>
                                </w:rPr>
                              </w:ins>
                            </m:ctrlPr>
                          </m:sSubPr>
                          <m:e>
                            <m:r>
                              <w:ins w:id="2684" w:author="Andy Kleinhesselink" w:date="2019-07-23T16:11:00Z">
                                <w:rPr>
                                  <w:rFonts w:ascii="Cambria Math" w:hAnsi="Cambria Math"/>
                                </w:rPr>
                                <m:t>n</m:t>
                              </w:ins>
                            </m:r>
                          </m:e>
                          <m:sub>
                            <m:r>
                              <w:ins w:id="2685" w:author="Andy Kleinhesselink" w:date="2019-07-23T16:11:00Z">
                                <w:rPr>
                                  <w:rFonts w:ascii="Cambria Math" w:hAnsi="Cambria Math"/>
                                </w:rPr>
                                <m:t>k</m:t>
                              </w:ins>
                            </m:r>
                          </m:sub>
                        </m:sSub>
                      </m:e>
                    </m:nary>
                  </m:den>
                </m:f>
                <m:r>
                  <w:ins w:id="2686" w:author="Andy Kleinhesselink" w:date="2019-07-23T16:12:00Z">
                    <w:rPr>
                      <w:rFonts w:ascii="Cambria Math" w:hAnsi="Cambria Math"/>
                    </w:rPr>
                    <m:t xml:space="preserve"> .</m:t>
                  </w:ins>
                </m:r>
              </m:oMath>
            </m:oMathPara>
          </w:p>
        </w:tc>
        <w:tc>
          <w:tcPr>
            <w:tcW w:w="738" w:type="dxa"/>
            <w:vAlign w:val="center"/>
          </w:tcPr>
          <w:p w14:paraId="468CE9A4" w14:textId="38310414" w:rsidR="00D40D4B" w:rsidRDefault="00D40D4B" w:rsidP="00001713">
            <w:pPr>
              <w:spacing w:after="202"/>
              <w:ind w:firstLine="0"/>
              <w:contextualSpacing/>
              <w:jc w:val="center"/>
              <w:rPr>
                <w:ins w:id="2687" w:author="Andy Kleinhesselink" w:date="2019-07-14T10:25:00Z"/>
              </w:rPr>
            </w:pPr>
            <w:ins w:id="2688" w:author="Andy Kleinhesselink" w:date="2019-07-14T10:25:00Z">
              <w:r>
                <w:t>(</w:t>
              </w:r>
              <w:r>
                <w:rPr>
                  <w:noProof/>
                </w:rPr>
                <w:fldChar w:fldCharType="begin"/>
              </w:r>
              <w:r>
                <w:rPr>
                  <w:noProof/>
                </w:rPr>
                <w:instrText xml:space="preserve"> SEQ eq \* MERGEFORMAT </w:instrText>
              </w:r>
              <w:r>
                <w:rPr>
                  <w:noProof/>
                </w:rPr>
                <w:fldChar w:fldCharType="separate"/>
              </w:r>
              <w:r>
                <w:rPr>
                  <w:noProof/>
                </w:rPr>
                <w:t>16</w:t>
              </w:r>
              <w:r>
                <w:rPr>
                  <w:noProof/>
                </w:rPr>
                <w:fldChar w:fldCharType="end"/>
              </w:r>
              <w:r>
                <w:t>)</w:t>
              </w:r>
            </w:ins>
          </w:p>
        </w:tc>
      </w:tr>
    </w:tbl>
    <w:p w14:paraId="79C899D6" w14:textId="620BA367" w:rsidR="0082769A" w:rsidRDefault="00390672" w:rsidP="00CC0BA7">
      <w:pPr>
        <w:spacing w:after="202"/>
        <w:ind w:firstLine="0"/>
        <w:contextualSpacing/>
        <w:rPr>
          <w:ins w:id="2689" w:author="Andy Kleinhesselink" w:date="2019-07-14T10:42:00Z"/>
        </w:rPr>
      </w:pPr>
      <w:del w:id="2690" w:author="Andy Kleinhesselink" w:date="2019-07-14T10:30:00Z">
        <w:r w:rsidDel="00616CF9">
          <w:delText xml:space="preserve">We </w:delText>
        </w:r>
      </w:del>
      <w:ins w:id="2691" w:author="Andy Kleinhesselink" w:date="2019-07-14T10:37:00Z">
        <w:r w:rsidR="00616CF9">
          <w:t xml:space="preserve">Each </w:t>
        </w:r>
        <w:r w:rsidR="00FB7CAC">
          <w:t>HOI term include</w:t>
        </w:r>
      </w:ins>
      <w:ins w:id="2692" w:author="Andy Kleinhesselink" w:date="2019-07-14T10:38:00Z">
        <w:r w:rsidR="00FB7CAC">
          <w:t xml:space="preserve">s the densities of two species and </w:t>
        </w:r>
      </w:ins>
      <w:ins w:id="2693" w:author="Andy Kleinhesselink" w:date="2019-07-23T16:09:00Z">
        <w:r w:rsidR="00BF1A1C">
          <w:t>one</w:t>
        </w:r>
      </w:ins>
      <w:ins w:id="2694" w:author="Andy Kleinhesselink" w:date="2019-07-14T10:38:00Z">
        <w:r w:rsidR="00FB7CAC">
          <w:t xml:space="preserve"> new parameter</w:t>
        </w:r>
      </w:ins>
      <w:ins w:id="2695" w:author="Andy Kleinhesselink" w:date="2019-07-23T16:12:00Z">
        <w:r w:rsidR="00BF1A1C">
          <w:t xml:space="preserve">, </w:t>
        </w:r>
      </w:ins>
      <m:oMath>
        <m:sSub>
          <m:sSubPr>
            <m:ctrlPr>
              <w:ins w:id="2696" w:author="Andy Kleinhesselink" w:date="2019-07-23T16:13:00Z">
                <w:rPr>
                  <w:rFonts w:ascii="Cambria Math" w:hAnsi="Cambria Math"/>
                  <w:i/>
                </w:rPr>
              </w:ins>
            </m:ctrlPr>
          </m:sSubPr>
          <m:e>
            <m:r>
              <w:ins w:id="2697" w:author="Andy Kleinhesselink" w:date="2019-07-23T16:13:00Z">
                <w:rPr>
                  <w:rFonts w:ascii="Cambria Math" w:hAnsi="Cambria Math"/>
                </w:rPr>
                <m:t>β</m:t>
              </w:ins>
            </m:r>
          </m:e>
          <m:sub>
            <m:r>
              <w:ins w:id="2698" w:author="Andy Kleinhesselink" w:date="2019-07-23T16:13:00Z">
                <w:rPr>
                  <w:rFonts w:ascii="Cambria Math" w:hAnsi="Cambria Math"/>
                </w:rPr>
                <m:t>i</m:t>
              </w:ins>
            </m:r>
            <m:d>
              <m:dPr>
                <m:ctrlPr>
                  <w:ins w:id="2699" w:author="Andy Kleinhesselink" w:date="2019-07-23T16:13:00Z">
                    <w:rPr>
                      <w:rFonts w:ascii="Cambria Math" w:hAnsi="Cambria Math"/>
                      <w:i/>
                    </w:rPr>
                  </w:ins>
                </m:ctrlPr>
              </m:dPr>
              <m:e>
                <m:r>
                  <w:ins w:id="2700" w:author="Andy Kleinhesselink" w:date="2019-07-23T16:13:00Z">
                    <w:rPr>
                      <w:rFonts w:ascii="Cambria Math" w:hAnsi="Cambria Math"/>
                    </w:rPr>
                    <m:t>jk</m:t>
                  </w:ins>
                </m:r>
              </m:e>
            </m:d>
          </m:sub>
        </m:sSub>
      </m:oMath>
      <w:ins w:id="2701" w:author="Andy Kleinhesselink" w:date="2019-07-14T10:38:00Z">
        <w:r w:rsidR="00FB7CAC">
          <w:t>.</w:t>
        </w:r>
      </w:ins>
      <w:ins w:id="2702" w:author="Andy Kleinhesselink" w:date="2019-07-14T10:37:00Z">
        <w:r w:rsidR="00616CF9">
          <w:t xml:space="preserve"> </w:t>
        </w:r>
      </w:ins>
      <w:ins w:id="2703" w:author="Andy Kleinhesselink" w:date="2019-07-23T16:13:00Z">
        <w:r w:rsidR="00BF1A1C">
          <w:t xml:space="preserve"> </w:t>
        </w:r>
      </w:ins>
    </w:p>
    <w:p w14:paraId="58F74739" w14:textId="2DDDF5F9" w:rsidR="00B93196" w:rsidDel="00C0261A" w:rsidRDefault="00390672">
      <w:pPr>
        <w:spacing w:after="202"/>
        <w:contextualSpacing/>
        <w:rPr>
          <w:del w:id="2704" w:author="Andy Kleinhesselink" w:date="2019-07-14T10:53:00Z"/>
        </w:rPr>
        <w:pPrChange w:id="2705" w:author="Andy Kleinhesselink" w:date="2019-07-14T10:42:00Z">
          <w:pPr>
            <w:spacing w:after="202"/>
            <w:ind w:firstLine="0"/>
            <w:contextualSpacing/>
          </w:pPr>
        </w:pPrChange>
      </w:pPr>
      <w:del w:id="2706" w:author="Andy Kleinhesselink" w:date="2019-07-14T10:47:00Z">
        <w:r w:rsidDel="0082769A">
          <w:delText xml:space="preserve">fit </w:delText>
        </w:r>
        <w:r w:rsidR="00CC0BA7" w:rsidDel="0082769A">
          <w:delText>separate competition models for each of three species</w:delText>
        </w:r>
        <w:r w:rsidDel="0082769A">
          <w:delText xml:space="preserve"> </w:delText>
        </w:r>
        <w:r w:rsidR="00CC0BA7" w:rsidDel="0082769A">
          <w:delText xml:space="preserve">using the </w:delText>
        </w:r>
        <w:r w:rsidR="00CC0BA7" w:rsidRPr="00CC0BA7" w:rsidDel="0082769A">
          <w:rPr>
            <w:rFonts w:ascii="Lucida Console" w:hAnsi="Lucida Console"/>
          </w:rPr>
          <w:delText>nls</w:delText>
        </w:r>
        <w:r w:rsidDel="0082769A">
          <w:delText xml:space="preserve"> </w:delText>
        </w:r>
        <w:r w:rsidR="00CC0BA7" w:rsidDel="0082769A">
          <w:delText>package</w:delText>
        </w:r>
        <w:r w:rsidDel="0082769A">
          <w:delText xml:space="preserve"> in R. </w:delText>
        </w:r>
        <w:r w:rsidR="00CC0BA7" w:rsidDel="0082769A">
          <w:delText>We</w:delText>
        </w:r>
        <w:r w:rsidDel="0082769A">
          <w:delText xml:space="preserve"> </w:delText>
        </w:r>
        <w:r w:rsidR="00A4780A" w:rsidDel="0082769A">
          <w:delText xml:space="preserve">defined </w:delText>
        </w:r>
        <m:oMath>
          <m:sSub>
            <m:sSubPr>
              <m:ctrlPr>
                <w:rPr>
                  <w:rFonts w:ascii="Cambria Math" w:hAnsi="Cambria Math"/>
                </w:rPr>
              </m:ctrlPr>
            </m:sSubPr>
            <m:e>
              <m:r>
                <w:rPr>
                  <w:rFonts w:ascii="Cambria Math" w:hAnsi="Cambria Math"/>
                </w:rPr>
                <m:t>λ</m:t>
              </m:r>
            </m:e>
            <m:sub>
              <m:r>
                <w:rPr>
                  <w:rFonts w:ascii="Cambria Math" w:hAnsi="Cambria Math"/>
                </w:rPr>
                <m:t>i</m:t>
              </m:r>
            </m:sub>
          </m:sSub>
        </m:oMath>
        <w:r w:rsidDel="0082769A">
          <w:delText xml:space="preserve"> for each species as the per capita fecundity in </w:delText>
        </w:r>
        <w:r w:rsidR="00CC0BA7" w:rsidDel="0082769A">
          <w:delText xml:space="preserve">the absence of any competitors </w:delText>
        </w:r>
        <w:r w:rsidDel="0082769A">
          <w:delText xml:space="preserve">and </w:delText>
        </w:r>
        <w:r w:rsidR="00463A63" w:rsidDel="0082769A">
          <w:delText xml:space="preserve">set </w:delText>
        </w:r>
        <w:r w:rsidDel="0082769A">
          <w:delText xml:space="preserve">this as a </w:delText>
        </w:r>
        <w:r w:rsidR="00A4780A" w:rsidDel="0082769A">
          <w:delText>constant</w:delText>
        </w:r>
        <w:r w:rsidR="00CC0BA7" w:rsidDel="0082769A">
          <w:delText xml:space="preserve"> when fitting the models</w:delText>
        </w:r>
        <w:r w:rsidDel="0082769A">
          <w:delText>.</w:delText>
        </w:r>
        <w:r w:rsidR="002A42D8" w:rsidDel="0082769A">
          <w:delText xml:space="preserve"> </w:delText>
        </w:r>
      </w:del>
    </w:p>
    <w:p w14:paraId="1C0D5464" w14:textId="1BD8CAAA" w:rsidR="00F77140" w:rsidRDefault="00F77140" w:rsidP="000034F1">
      <w:pPr>
        <w:spacing w:after="202"/>
        <w:contextualSpacing/>
        <w:rPr>
          <w:ins w:id="2707" w:author="Andy Kleinhesselink" w:date="2019-07-14T10:53:00Z"/>
        </w:rPr>
      </w:pPr>
      <w:r>
        <w:t xml:space="preserve">In order to </w:t>
      </w:r>
      <w:del w:id="2708" w:author="Andy Kleinhesselink" w:date="2019-07-14T10:53:00Z">
        <w:r w:rsidDel="00C0261A">
          <w:delText xml:space="preserve">detect </w:delText>
        </w:r>
      </w:del>
      <w:ins w:id="2709" w:author="Andy Kleinhesselink" w:date="2019-07-14T10:53:00Z">
        <w:r w:rsidR="00C0261A">
          <w:t xml:space="preserve">evaluate the presence of </w:t>
        </w:r>
      </w:ins>
      <w:r>
        <w:t>HOI</w:t>
      </w:r>
      <w:r w:rsidR="00F90404">
        <w:t>s</w:t>
      </w:r>
      <w:r>
        <w:t xml:space="preserve"> and measure their strength we fit the </w:t>
      </w:r>
      <w:ins w:id="2710" w:author="Andy Kleinhesselink" w:date="2019-07-14T10:53:00Z">
        <w:r w:rsidR="00C0261A">
          <w:t xml:space="preserve">simpler </w:t>
        </w:r>
      </w:ins>
      <w:ins w:id="2711" w:author="Andy Kleinhesselink" w:date="2019-07-23T16:14:00Z">
        <w:r w:rsidR="00BF1A1C">
          <w:t xml:space="preserve">non-HOI </w:t>
        </w:r>
      </w:ins>
      <w:del w:id="2712" w:author="Andy Kleinhesselink" w:date="2019-07-23T16:14:00Z">
        <w:r w:rsidDel="00BF1A1C">
          <w:delText xml:space="preserve">phenomenological </w:delText>
        </w:r>
      </w:del>
      <w:r>
        <w:t xml:space="preserve">model </w:t>
      </w:r>
      <w:del w:id="2713" w:author="Andy Kleinhesselink" w:date="2019-07-14T10:53:00Z">
        <w:r w:rsidDel="00C0261A">
          <w:delText xml:space="preserve">to </w:delText>
        </w:r>
      </w:del>
      <w:ins w:id="2714" w:author="Andy Kleinhesselink" w:date="2019-07-14T10:53:00Z">
        <w:r w:rsidR="00C0261A">
          <w:t xml:space="preserve">first to </w:t>
        </w:r>
      </w:ins>
      <w:ins w:id="2715" w:author="Andy Kleinhesselink" w:date="2019-07-23T16:16:00Z">
        <w:r w:rsidR="006E2C31">
          <w:t xml:space="preserve">scenarios where </w:t>
        </w:r>
      </w:ins>
      <w:ins w:id="2716" w:author="Andy Kleinhesselink" w:date="2019-07-14T10:53:00Z">
        <w:r w:rsidR="00C0261A">
          <w:t xml:space="preserve">each </w:t>
        </w:r>
      </w:ins>
      <w:ins w:id="2717" w:author="Andy Kleinhesselink" w:date="2019-07-23T16:16:00Z">
        <w:r w:rsidR="006E2C31">
          <w:t xml:space="preserve">focal </w:t>
        </w:r>
      </w:ins>
      <w:ins w:id="2718" w:author="Andy Kleinhesselink" w:date="2019-07-14T10:53:00Z">
        <w:r w:rsidR="00C0261A">
          <w:t xml:space="preserve">species </w:t>
        </w:r>
      </w:ins>
      <w:del w:id="2719" w:author="Andy Kleinhesselink" w:date="2019-07-23T16:15:00Z">
        <w:r w:rsidDel="006E2C31">
          <w:delText xml:space="preserve">cases where </w:delText>
        </w:r>
        <w:r w:rsidR="00F90404" w:rsidDel="006E2C31">
          <w:delText xml:space="preserve">each focal </w:delText>
        </w:r>
        <w:r w:rsidDel="006E2C31">
          <w:delText xml:space="preserve">species faced increasing densities of </w:delText>
        </w:r>
        <w:r w:rsidR="00A4780A" w:rsidDel="006E2C31">
          <w:delText xml:space="preserve">only </w:delText>
        </w:r>
        <w:r w:rsidDel="006E2C31">
          <w:delText xml:space="preserve">one </w:delText>
        </w:r>
        <w:r w:rsidR="00DC6F10" w:rsidDel="006E2C31">
          <w:delText xml:space="preserve">other </w:delText>
        </w:r>
        <w:r w:rsidDel="006E2C31">
          <w:delText xml:space="preserve">competitor </w:delText>
        </w:r>
        <w:r w:rsidR="006108D0" w:rsidDel="006E2C31">
          <w:delText xml:space="preserve">species </w:delText>
        </w:r>
        <w:r w:rsidDel="006E2C31">
          <w:delText>at a time</w:delText>
        </w:r>
        <w:r w:rsidR="00DE2761" w:rsidDel="006E2C31">
          <w:delText xml:space="preserve"> </w:delText>
        </w:r>
      </w:del>
      <w:ins w:id="2720" w:author="Andy Kleinhesselink" w:date="2019-07-23T16:16:00Z">
        <w:r w:rsidR="006E2C31">
          <w:t xml:space="preserve">was grown with only one competitor species </w:t>
        </w:r>
      </w:ins>
      <w:r w:rsidR="00DE2761">
        <w:t>(details in the preceding section)</w:t>
      </w:r>
      <w:r>
        <w:t xml:space="preserve">.  Once we </w:t>
      </w:r>
      <w:r w:rsidR="00FA7251">
        <w:t>were satisfied</w:t>
      </w:r>
      <w:r>
        <w:t xml:space="preserve"> that phenomenological model</w:t>
      </w:r>
      <w:ins w:id="2721" w:author="Andy Kleinhesselink" w:date="2019-07-23T16:21:00Z">
        <w:r w:rsidR="006E2C31">
          <w:t xml:space="preserve"> could fit the single competitor cases, we</w:t>
        </w:r>
      </w:ins>
      <w:del w:id="2722" w:author="Andy Kleinhesselink" w:date="2019-07-23T16:16:00Z">
        <w:r w:rsidDel="006E2C31">
          <w:delText>s</w:delText>
        </w:r>
      </w:del>
      <w:r>
        <w:t xml:space="preserve"> fit </w:t>
      </w:r>
      <w:del w:id="2723" w:author="Andy Kleinhesselink" w:date="2019-07-23T16:15:00Z">
        <w:r w:rsidDel="006E2C31">
          <w:delText xml:space="preserve">these </w:delText>
        </w:r>
      </w:del>
      <w:del w:id="2724" w:author="Andy Kleinhesselink" w:date="2019-07-23T16:21:00Z">
        <w:r w:rsidR="00DC6F10" w:rsidDel="006E2C31">
          <w:delText>pairwise dynamics</w:delText>
        </w:r>
        <w:r w:rsidR="00BE0FC8" w:rsidDel="006E2C31">
          <w:delText xml:space="preserve"> </w:delText>
        </w:r>
        <w:r w:rsidDel="006E2C31">
          <w:delText>adequately</w:delText>
        </w:r>
        <w:r w:rsidR="00DE2761" w:rsidDel="006E2C31">
          <w:delText>,</w:delText>
        </w:r>
        <w:r w:rsidDel="006E2C31">
          <w:delText xml:space="preserve"> we </w:delText>
        </w:r>
      </w:del>
      <w:ins w:id="2725" w:author="Andy Kleinhesselink" w:date="2019-07-23T16:19:00Z">
        <w:r w:rsidR="006E2C31">
          <w:t>the HOI model to the entire range of</w:t>
        </w:r>
      </w:ins>
      <w:ins w:id="2726" w:author="Andy Kleinhesselink" w:date="2019-07-23T16:20:00Z">
        <w:r w:rsidR="006E2C31">
          <w:t xml:space="preserve"> species densities, including cases</w:t>
        </w:r>
      </w:ins>
      <w:ins w:id="2727" w:author="Andy Kleinhesselink" w:date="2019-07-23T16:21:00Z">
        <w:r w:rsidR="006E2C31">
          <w:t xml:space="preserve"> </w:t>
        </w:r>
      </w:ins>
      <w:ins w:id="2728" w:author="Andy Kleinhesselink" w:date="2019-07-23T16:20:00Z">
        <w:r w:rsidR="006E2C31">
          <w:t xml:space="preserve"> </w:t>
        </w:r>
      </w:ins>
      <w:ins w:id="2729" w:author="Andy Kleinhesselink" w:date="2019-07-23T16:21:00Z">
        <w:r w:rsidR="006E2C31">
          <w:t>where there were two competitor species</w:t>
        </w:r>
      </w:ins>
      <w:ins w:id="2730" w:author="Andy Kleinhesselink" w:date="2019-07-23T16:17:00Z">
        <w:r w:rsidR="006E2C31">
          <w:t xml:space="preserve">. </w:t>
        </w:r>
      </w:ins>
      <w:del w:id="2731" w:author="Andy Kleinhesselink" w:date="2019-07-23T16:17:00Z">
        <w:r w:rsidDel="006E2C31">
          <w:delText>used the</w:delText>
        </w:r>
        <w:r w:rsidR="00DB194D" w:rsidDel="006E2C31">
          <w:delText xml:space="preserve"> </w:delText>
        </w:r>
        <w:r w:rsidR="00C729F4" w:rsidDel="006E2C31">
          <w:delText>models</w:delText>
        </w:r>
        <w:r w:rsidDel="006E2C31">
          <w:delText xml:space="preserve"> to predict species</w:delText>
        </w:r>
        <w:r w:rsidR="00FA7251" w:rsidDel="006E2C31">
          <w:delText>’</w:delText>
        </w:r>
        <w:r w:rsidDel="006E2C31">
          <w:delText xml:space="preserve"> </w:delText>
        </w:r>
        <w:r w:rsidR="00FA7251" w:rsidDel="006E2C31">
          <w:delText xml:space="preserve">per capita </w:delText>
        </w:r>
        <w:r w:rsidDel="006E2C31">
          <w:delText>fecundity in case</w:delText>
        </w:r>
        <w:r w:rsidR="00E04413" w:rsidDel="006E2C31">
          <w:delText>s</w:delText>
        </w:r>
        <w:r w:rsidDel="006E2C31">
          <w:delText xml:space="preserve"> where the focal species </w:delText>
        </w:r>
        <w:r w:rsidR="00AE1B29" w:rsidDel="006E2C31">
          <w:delText xml:space="preserve">simultaneously </w:delText>
        </w:r>
        <w:r w:rsidDel="006E2C31">
          <w:delText xml:space="preserve">faces two </w:delText>
        </w:r>
        <w:r w:rsidR="006108D0" w:rsidDel="006E2C31">
          <w:delText xml:space="preserve">interspecific </w:delText>
        </w:r>
        <w:r w:rsidR="00BE0FC8" w:rsidDel="006E2C31">
          <w:delText xml:space="preserve">competitor </w:delText>
        </w:r>
        <w:r w:rsidDel="006E2C31">
          <w:delText xml:space="preserve">species. </w:delText>
        </w:r>
      </w:del>
      <w:del w:id="2732" w:author="Andy Kleinhesselink" w:date="2019-07-23T16:23:00Z">
        <w:r w:rsidDel="006E2C31">
          <w:delText>If</w:delText>
        </w:r>
      </w:del>
      <w:ins w:id="2733" w:author="Andy Kleinhesselink" w:date="2019-07-23T16:23:00Z">
        <w:r w:rsidR="006E2C31">
          <w:t xml:space="preserve">When there are not HOIs, the HOI term </w:t>
        </w:r>
      </w:ins>
      <m:oMath>
        <m:sSub>
          <m:sSubPr>
            <m:ctrlPr>
              <w:ins w:id="2734" w:author="Andy Kleinhesselink" w:date="2019-07-23T16:24:00Z">
                <w:rPr>
                  <w:rFonts w:ascii="Cambria Math" w:hAnsi="Cambria Math"/>
                  <w:i/>
                </w:rPr>
              </w:ins>
            </m:ctrlPr>
          </m:sSubPr>
          <m:e>
            <m:r>
              <w:ins w:id="2735" w:author="Andy Kleinhesselink" w:date="2019-07-23T16:24:00Z">
                <w:rPr>
                  <w:rFonts w:ascii="Cambria Math" w:hAnsi="Cambria Math"/>
                </w:rPr>
                <m:t>β</m:t>
              </w:ins>
            </m:r>
          </m:e>
          <m:sub>
            <m:r>
              <w:ins w:id="2736" w:author="Andy Kleinhesselink" w:date="2019-07-23T16:24:00Z">
                <w:rPr>
                  <w:rFonts w:ascii="Cambria Math" w:hAnsi="Cambria Math"/>
                </w:rPr>
                <m:t>i</m:t>
              </w:ins>
            </m:r>
            <m:d>
              <m:dPr>
                <m:ctrlPr>
                  <w:ins w:id="2737" w:author="Andy Kleinhesselink" w:date="2019-07-23T16:24:00Z">
                    <w:rPr>
                      <w:rFonts w:ascii="Cambria Math" w:hAnsi="Cambria Math"/>
                      <w:i/>
                    </w:rPr>
                  </w:ins>
                </m:ctrlPr>
              </m:dPr>
              <m:e>
                <m:r>
                  <w:ins w:id="2738" w:author="Andy Kleinhesselink" w:date="2019-07-23T16:24:00Z">
                    <w:rPr>
                      <w:rFonts w:ascii="Cambria Math" w:hAnsi="Cambria Math"/>
                    </w:rPr>
                    <m:t>jk</m:t>
                  </w:ins>
                </m:r>
              </m:e>
            </m:d>
          </m:sub>
        </m:sSub>
        <m:r>
          <w:ins w:id="2739" w:author="Andy Kleinhesselink" w:date="2019-07-23T16:24:00Z">
            <w:rPr>
              <w:rFonts w:ascii="Cambria Math" w:hAnsi="Cambria Math"/>
            </w:rPr>
            <m:t>≈0</m:t>
          </w:ins>
        </m:r>
      </m:oMath>
      <w:ins w:id="2740" w:author="Andy Kleinhesselink" w:date="2019-07-23T16:24:00Z">
        <w:r w:rsidR="006E2C31">
          <w:t xml:space="preserve">.  </w:t>
        </w:r>
      </w:ins>
      <w:ins w:id="2741" w:author="Andy Kleinhesselink" w:date="2019-07-23T16:23:00Z">
        <w:r w:rsidR="006E2C31">
          <w:t xml:space="preserve"> </w:t>
        </w:r>
      </w:ins>
      <w:del w:id="2742" w:author="Andy Kleinhesselink" w:date="2019-07-23T16:23:00Z">
        <w:r w:rsidDel="006E2C31">
          <w:delText xml:space="preserve"> </w:delText>
        </w:r>
      </w:del>
      <w:del w:id="2743" w:author="Andy Kleinhesselink" w:date="2019-07-23T16:18:00Z">
        <w:r w:rsidDel="006E2C31">
          <w:delText xml:space="preserve">species effects are additive, then </w:delText>
        </w:r>
        <w:r w:rsidR="00DB194D" w:rsidDel="006E2C31">
          <w:delText xml:space="preserve">our model fit to </w:delText>
        </w:r>
        <w:r w:rsidR="002F170D" w:rsidDel="006E2C31">
          <w:delText>density gradients of a single competitor species should be able to predict the joint effect of competition from two competitor species together</w:delText>
        </w:r>
        <w:r w:rsidDel="006E2C31">
          <w:delText xml:space="preserve">. </w:delText>
        </w:r>
        <w:r w:rsidR="00A4780A" w:rsidDel="006E2C31">
          <w:delText xml:space="preserve">However, if </w:delText>
        </w:r>
      </w:del>
      <w:del w:id="2744" w:author="Andy Kleinhesselink" w:date="2019-07-23T16:23:00Z">
        <w:r w:rsidR="00A4780A" w:rsidDel="006E2C31">
          <w:delText xml:space="preserve">there are HOIs then </w:delText>
        </w:r>
      </w:del>
      <w:del w:id="2745" w:author="Andy Kleinhesselink" w:date="2019-07-23T16:22:00Z">
        <w:r w:rsidR="00A4780A" w:rsidDel="006E2C31">
          <w:delText xml:space="preserve">the sum of species effects will not be equal to the observed effect of multiple species. We use the </w:delText>
        </w:r>
        <w:r w:rsidR="002F170D" w:rsidDel="006E2C31">
          <w:delText xml:space="preserve">deviation between the </w:delText>
        </w:r>
        <w:r w:rsidR="005304A0" w:rsidDel="006E2C31">
          <w:delText xml:space="preserve">per capita </w:delText>
        </w:r>
        <w:r w:rsidR="002F170D" w:rsidDel="006E2C31">
          <w:delText xml:space="preserve">fecundity of each species predicted by the additive phenomenological model and the </w:delText>
        </w:r>
        <w:r w:rsidR="005304A0" w:rsidDel="006E2C31">
          <w:delText xml:space="preserve">per capita </w:delText>
        </w:r>
        <w:r w:rsidR="002F170D" w:rsidDel="006E2C31">
          <w:delText xml:space="preserve">fecundity observed in the simulations </w:delText>
        </w:r>
        <w:r w:rsidR="005304A0" w:rsidDel="006E2C31">
          <w:delText xml:space="preserve">as </w:delText>
        </w:r>
        <w:r w:rsidR="002F170D" w:rsidDel="006E2C31">
          <w:delText>a measure of the effect of</w:delText>
        </w:r>
        <w:r w:rsidR="005304A0" w:rsidDel="006E2C31">
          <w:delText xml:space="preserve"> </w:delText>
        </w:r>
        <w:r w:rsidR="002F170D" w:rsidDel="006E2C31">
          <w:delText>HOIs</w:delText>
        </w:r>
        <w:r w:rsidDel="006E2C31">
          <w:delText xml:space="preserve">. </w:delText>
        </w:r>
        <w:r w:rsidR="004F6781" w:rsidDel="006E2C31">
          <w:delText>HOI</w:delText>
        </w:r>
        <w:r w:rsidR="00FA7251" w:rsidDel="006E2C31">
          <w:delText>s</w:delText>
        </w:r>
        <w:r w:rsidR="004F6781" w:rsidDel="006E2C31">
          <w:delText xml:space="preserve"> are </w:delText>
        </w:r>
        <w:r w:rsidR="00813B7D" w:rsidDel="006E2C31">
          <w:delText xml:space="preserve">supported </w:delText>
        </w:r>
        <w:r w:rsidR="004F6781" w:rsidDel="006E2C31">
          <w:delText xml:space="preserve">when the average deviation in the multispecies case is greater than the deviation in the single species cases.  We can quantify this </w:delText>
        </w:r>
        <w:r w:rsidR="000034F1" w:rsidDel="006E2C31">
          <w:delText xml:space="preserve">by comparing the root-mean-squared error from two competitor simulations to the root-mean-squared error in single competitor simulations.  We can also look at the average deviation to get a sense of the direction of the HOIs. </w:delText>
        </w:r>
        <w:r w:rsidR="007B3A2B" w:rsidDel="006E2C31">
          <w:delText xml:space="preserve">Importantly, this approach does not require that we specify the </w:delText>
        </w:r>
        <w:r w:rsidR="00CB5754" w:rsidDel="006E2C31">
          <w:delText>functional form</w:delText>
        </w:r>
        <w:r w:rsidR="007B3A2B" w:rsidDel="006E2C31">
          <w:delText xml:space="preserve"> of the higher order </w:delText>
        </w:r>
        <w:r w:rsidR="00C26E59" w:rsidDel="006E2C31">
          <w:delText xml:space="preserve">interaction </w:delText>
        </w:r>
        <w:r w:rsidR="007B3A2B" w:rsidDel="006E2C31">
          <w:delText>term</w:delText>
        </w:r>
        <w:r w:rsidR="003A7C5E" w:rsidDel="006E2C31">
          <w:delText>.</w:delText>
        </w:r>
      </w:del>
    </w:p>
    <w:p w14:paraId="4A0107D3" w14:textId="305AF03B" w:rsidR="00C0261A" w:rsidRDefault="00C0261A">
      <w:pPr>
        <w:spacing w:after="202"/>
        <w:contextualSpacing/>
      </w:pPr>
      <w:ins w:id="2746" w:author="Andy Kleinhesselink" w:date="2019-07-14T10:53:00Z">
        <w:r>
          <w:lastRenderedPageBreak/>
          <w:t xml:space="preserve">In order to fit the models we first added a small amount of noise to the simulated population densities and then fit the non-HOI phenomenological competition model (15) using the Bayesian software Stan in R  </w:t>
        </w:r>
        <w:r>
          <w:fldChar w:fldCharType="begin"/>
        </w:r>
        <w:r>
          <w:instrText xml:space="preserve"> ADDIN ZOTERO_ITEM CSL_CITATION {"citationID":"f3rtR4TT","properties":{"formattedCitation":"(Stan Development Team 2018)","plainCitation":"(Stan Development Team 2018)","noteIndex":0},"citationItems":[{"id":7838,"uris":["http://zotero.org/users/688880/items/WJJKFQ7M"],"uri":["http://zotero.org/users/688880/items/WJJKFQ7M"],"itemData":{"id":7838,"type":"book","title":"RStan: the R interface to Stan","version":"R package version 2.18.2","URL":"http://mc-stan.org/","author":[{"literal":"Stan Development Team"}],"issued":{"date-parts":[["2018"]]}}}],"schema":"https://github.com/citation-style-language/schema/raw/master/csl-citation.json"} </w:instrText>
        </w:r>
        <w:r>
          <w:fldChar w:fldCharType="separate"/>
        </w:r>
        <w:r>
          <w:rPr>
            <w:noProof/>
          </w:rPr>
          <w:t>(Stan Development Team 2018)</w:t>
        </w:r>
        <w:r>
          <w:fldChar w:fldCharType="end"/>
        </w:r>
        <w:r>
          <w:t xml:space="preserve">.  </w:t>
        </w:r>
      </w:ins>
    </w:p>
    <w:p w14:paraId="217440DB" w14:textId="0706840D" w:rsidR="00B93196" w:rsidRDefault="00E97CEA" w:rsidP="00057A7A">
      <w:pPr>
        <w:pStyle w:val="Heading"/>
      </w:pPr>
      <w:bookmarkStart w:id="2747" w:name="model-fits"/>
      <w:bookmarkEnd w:id="2747"/>
      <w:r>
        <w:t>Evidence for HOIs</w:t>
      </w:r>
    </w:p>
    <w:p w14:paraId="4A4722B6" w14:textId="1844DC4F" w:rsidR="00DA3D20" w:rsidRDefault="00E97CEA">
      <w:pPr>
        <w:spacing w:after="202"/>
        <w:contextualSpacing/>
      </w:pPr>
      <w:r>
        <w:t xml:space="preserve">For all three species we found that the modified phenomenological competition model with varying exponents </w:t>
      </w:r>
      <w:r w:rsidR="005304A0">
        <w:t xml:space="preserve">(equation </w:t>
      </w:r>
      <w:r w:rsidR="00172674">
        <w:t>7</w:t>
      </w:r>
      <w:r w:rsidR="005304A0">
        <w:t xml:space="preserve">) </w:t>
      </w:r>
      <w:r>
        <w:t xml:space="preserve">fit the </w:t>
      </w:r>
      <w:r w:rsidR="00021DB6">
        <w:t>simulated data accurately</w:t>
      </w:r>
      <w:r w:rsidR="002F170D">
        <w:t xml:space="preserve"> </w:t>
      </w:r>
      <w:r w:rsidR="00CB76E3">
        <w:t>(</w:t>
      </w:r>
      <w:r w:rsidR="00CB76E3">
        <w:fldChar w:fldCharType="begin"/>
      </w:r>
      <w:r w:rsidR="00CB76E3">
        <w:instrText xml:space="preserve"> REF _Ref514237754 \h </w:instrText>
      </w:r>
      <w:r w:rsidR="00CB76E3">
        <w:fldChar w:fldCharType="separate"/>
      </w:r>
      <w:ins w:id="2748" w:author="Andy Kleinhesselink" w:date="2019-07-12T08:02:00Z">
        <w:r w:rsidR="00B91BF5">
          <w:t xml:space="preserve">Figure </w:t>
        </w:r>
        <w:r w:rsidR="00B91BF5">
          <w:rPr>
            <w:noProof/>
          </w:rPr>
          <w:t>4</w:t>
        </w:r>
      </w:ins>
      <w:del w:id="2749" w:author="Andy Kleinhesselink" w:date="2019-07-12T08:02:00Z">
        <w:r w:rsidR="00427DC4" w:rsidDel="00B91BF5">
          <w:delText xml:space="preserve">Figure </w:delText>
        </w:r>
        <w:r w:rsidR="00427DC4" w:rsidDel="00B91BF5">
          <w:rPr>
            <w:noProof/>
          </w:rPr>
          <w:delText>3</w:delText>
        </w:r>
      </w:del>
      <w:r w:rsidR="00CB76E3">
        <w:fldChar w:fldCharType="end"/>
      </w:r>
      <w:r w:rsidR="00CB76E3">
        <w:t xml:space="preserve">), </w:t>
      </w:r>
      <w:r w:rsidR="00021DB6">
        <w:t xml:space="preserve">whereas the standard model </w:t>
      </w:r>
      <w:r w:rsidR="00C729F4">
        <w:t xml:space="preserve">(equation </w:t>
      </w:r>
      <w:r w:rsidR="00172674">
        <w:t>6</w:t>
      </w:r>
      <w:r w:rsidR="00C729F4">
        <w:t xml:space="preserve">) </w:t>
      </w:r>
      <w:r w:rsidR="005304A0">
        <w:t xml:space="preserve">only fit the </w:t>
      </w:r>
      <w:r w:rsidR="00C729F4">
        <w:t xml:space="preserve">data for the early species </w:t>
      </w:r>
      <w:r>
        <w:t>(</w:t>
      </w:r>
      <w:r w:rsidR="003576FC">
        <w:fldChar w:fldCharType="begin"/>
      </w:r>
      <w:r w:rsidR="003576FC">
        <w:instrText xml:space="preserve"> REF _Ref529380736 \h </w:instrText>
      </w:r>
      <w:r w:rsidR="003576FC">
        <w:fldChar w:fldCharType="separate"/>
      </w:r>
      <w:r w:rsidR="00B91BF5">
        <w:t xml:space="preserve">Figure S </w:t>
      </w:r>
      <w:r w:rsidR="00B91BF5">
        <w:rPr>
          <w:noProof/>
        </w:rPr>
        <w:t>1</w:t>
      </w:r>
      <w:r w:rsidR="003576FC">
        <w:fldChar w:fldCharType="end"/>
      </w:r>
      <w:r>
        <w:t xml:space="preserve">).  </w:t>
      </w:r>
      <w:r w:rsidR="00D27415">
        <w:t>W</w:t>
      </w:r>
      <w:r w:rsidR="00183126">
        <w:t>hen w</w:t>
      </w:r>
      <w:r w:rsidR="00D27415">
        <w:t xml:space="preserve">e tested </w:t>
      </w:r>
      <w:r w:rsidR="00AF4FB3">
        <w:t>how well</w:t>
      </w:r>
      <w:r w:rsidR="00D27415">
        <w:t xml:space="preserve"> </w:t>
      </w:r>
      <w:r w:rsidR="00C729F4">
        <w:t xml:space="preserve">models fit to </w:t>
      </w:r>
      <w:r w:rsidR="000034F1">
        <w:t xml:space="preserve">single species competition </w:t>
      </w:r>
      <w:r w:rsidR="00D27415">
        <w:t>predict</w:t>
      </w:r>
      <w:r w:rsidR="00C729F4">
        <w:t>ed</w:t>
      </w:r>
      <w:r w:rsidR="00D27415">
        <w:t xml:space="preserve"> </w:t>
      </w:r>
      <w:r w:rsidR="00C729F4">
        <w:t xml:space="preserve">the simultaneous effects of two </w:t>
      </w:r>
      <w:r w:rsidR="00AF4FB3">
        <w:t>species</w:t>
      </w:r>
      <w:r w:rsidR="009B7DE8">
        <w:t>’</w:t>
      </w:r>
      <w:r w:rsidR="00AF4FB3">
        <w:t>, we found</w:t>
      </w:r>
      <w:r w:rsidR="00C729F4">
        <w:t xml:space="preserve"> weak HOIs for the early season species and strong</w:t>
      </w:r>
      <w:r w:rsidR="001E65C5">
        <w:t>er</w:t>
      </w:r>
      <w:r w:rsidR="00C729F4">
        <w:t xml:space="preserve"> </w:t>
      </w:r>
      <w:r w:rsidR="00AF4FB3">
        <w:t xml:space="preserve">HOIs </w:t>
      </w:r>
      <w:r w:rsidR="00C729F4">
        <w:t>for the mid and late</w:t>
      </w:r>
      <w:r w:rsidR="00E04413">
        <w:t xml:space="preserve"> </w:t>
      </w:r>
      <w:r w:rsidR="00C729F4">
        <w:t>season species</w:t>
      </w:r>
      <w:r w:rsidR="00AF4FB3">
        <w:t xml:space="preserve"> </w:t>
      </w:r>
      <w:r w:rsidR="002F170D">
        <w:t>(</w:t>
      </w:r>
      <w:r w:rsidR="002F170D">
        <w:fldChar w:fldCharType="begin"/>
      </w:r>
      <w:r w:rsidR="002F170D">
        <w:instrText xml:space="preserve"> REF _Ref524701722 \h </w:instrText>
      </w:r>
      <w:r w:rsidR="002F170D">
        <w:fldChar w:fldCharType="separate"/>
      </w:r>
      <w:ins w:id="2750" w:author="Andy Kleinhesselink" w:date="2019-07-12T08:02:00Z">
        <w:r w:rsidR="00B91BF5">
          <w:t xml:space="preserve">Figure </w:t>
        </w:r>
        <w:r w:rsidR="00B91BF5">
          <w:rPr>
            <w:noProof/>
          </w:rPr>
          <w:t>5</w:t>
        </w:r>
      </w:ins>
      <w:del w:id="2751" w:author="Andy Kleinhesselink" w:date="2019-07-12T08:02:00Z">
        <w:r w:rsidR="00427DC4" w:rsidDel="00B91BF5">
          <w:delText xml:space="preserve">Figure </w:delText>
        </w:r>
        <w:r w:rsidR="00427DC4" w:rsidDel="00B91BF5">
          <w:rPr>
            <w:noProof/>
          </w:rPr>
          <w:delText>4</w:delText>
        </w:r>
      </w:del>
      <w:r w:rsidR="002F170D">
        <w:fldChar w:fldCharType="end"/>
      </w:r>
      <w:r w:rsidR="002F170D">
        <w:t>)</w:t>
      </w:r>
      <w:r w:rsidR="00D27415">
        <w:t>.</w:t>
      </w:r>
      <w:r w:rsidR="00B251E4">
        <w:t xml:space="preserve"> </w:t>
      </w:r>
      <w:r w:rsidR="00172674">
        <w:t xml:space="preserve"> </w:t>
      </w:r>
      <w:r w:rsidR="00E04413">
        <w:t xml:space="preserve">In other words, for </w:t>
      </w:r>
      <w:r w:rsidR="002F170D">
        <w:t>the early species</w:t>
      </w:r>
      <w:r w:rsidR="00B72E69">
        <w:t>,</w:t>
      </w:r>
      <w:r w:rsidR="00B251E4">
        <w:t xml:space="preserve"> the </w:t>
      </w:r>
      <w:r w:rsidR="009B7DE8">
        <w:t xml:space="preserve">observed </w:t>
      </w:r>
      <w:r w:rsidR="00E04413">
        <w:t xml:space="preserve">effect of </w:t>
      </w:r>
      <w:r w:rsidR="00C729F4">
        <w:t>two species together was close to the sum of the two species’ individual effects</w:t>
      </w:r>
      <w:r w:rsidR="009B7DE8">
        <w:t xml:space="preserve"> </w:t>
      </w:r>
      <w:r w:rsidR="00B251E4">
        <w:t>(</w:t>
      </w:r>
      <w:r w:rsidR="002F170D">
        <w:fldChar w:fldCharType="begin"/>
      </w:r>
      <w:r w:rsidR="002F170D">
        <w:instrText xml:space="preserve"> REF _Ref524702022 \h </w:instrText>
      </w:r>
      <w:r w:rsidR="002F170D">
        <w:fldChar w:fldCharType="separate"/>
      </w:r>
      <w:ins w:id="2752" w:author="Andy Kleinhesselink" w:date="2019-07-12T08:02:00Z">
        <w:r w:rsidR="00B91BF5">
          <w:t xml:space="preserve">Figure </w:t>
        </w:r>
        <w:r w:rsidR="00B91BF5">
          <w:rPr>
            <w:noProof/>
          </w:rPr>
          <w:t>6</w:t>
        </w:r>
      </w:ins>
      <w:del w:id="2753" w:author="Andy Kleinhesselink" w:date="2019-07-12T08:02:00Z">
        <w:r w:rsidR="00427DC4" w:rsidDel="00B91BF5">
          <w:delText xml:space="preserve">Figure </w:delText>
        </w:r>
        <w:r w:rsidR="00427DC4" w:rsidDel="00B91BF5">
          <w:rPr>
            <w:noProof/>
          </w:rPr>
          <w:delText>5</w:delText>
        </w:r>
      </w:del>
      <w:r w:rsidR="002F170D">
        <w:fldChar w:fldCharType="end"/>
      </w:r>
      <w:r w:rsidR="00605492">
        <w:t xml:space="preserve">).  </w:t>
      </w:r>
      <w:r w:rsidR="00E04413">
        <w:t xml:space="preserve">However, assuming additive competitor effects </w:t>
      </w:r>
      <w:r w:rsidR="002F170D">
        <w:t>underpredict</w:t>
      </w:r>
      <w:r w:rsidR="000034F1">
        <w:t>ed</w:t>
      </w:r>
      <w:r w:rsidR="002F170D">
        <w:t xml:space="preserve"> the </w:t>
      </w:r>
      <w:r w:rsidR="00172674">
        <w:t xml:space="preserve">total </w:t>
      </w:r>
      <w:r w:rsidR="002F170D">
        <w:t xml:space="preserve">strength of competition </w:t>
      </w:r>
      <w:r w:rsidR="0044559B">
        <w:t xml:space="preserve">on the </w:t>
      </w:r>
      <w:r w:rsidR="00175B82">
        <w:t>mid-season</w:t>
      </w:r>
      <w:r w:rsidR="002F170D">
        <w:t xml:space="preserve"> species (</w:t>
      </w:r>
      <w:r w:rsidR="002F170D">
        <w:fldChar w:fldCharType="begin"/>
      </w:r>
      <w:r w:rsidR="002F170D">
        <w:instrText xml:space="preserve"> REF _Ref524702022 \h </w:instrText>
      </w:r>
      <w:r w:rsidR="002F170D">
        <w:fldChar w:fldCharType="separate"/>
      </w:r>
      <w:ins w:id="2754" w:author="Andy Kleinhesselink" w:date="2019-07-12T08:02:00Z">
        <w:r w:rsidR="00B91BF5">
          <w:t xml:space="preserve">Figure </w:t>
        </w:r>
        <w:r w:rsidR="00B91BF5">
          <w:rPr>
            <w:noProof/>
          </w:rPr>
          <w:t>6</w:t>
        </w:r>
      </w:ins>
      <w:del w:id="2755" w:author="Andy Kleinhesselink" w:date="2019-07-12T08:02:00Z">
        <w:r w:rsidR="00427DC4" w:rsidDel="00B91BF5">
          <w:delText xml:space="preserve">Figure </w:delText>
        </w:r>
        <w:r w:rsidR="00427DC4" w:rsidDel="00B91BF5">
          <w:rPr>
            <w:noProof/>
          </w:rPr>
          <w:delText>5</w:delText>
        </w:r>
      </w:del>
      <w:r w:rsidR="002F170D">
        <w:fldChar w:fldCharType="end"/>
      </w:r>
      <w:r w:rsidR="002F170D">
        <w:t xml:space="preserve"> b), and overpredicted the strength of competition on the late species (</w:t>
      </w:r>
      <w:r w:rsidR="002F170D">
        <w:fldChar w:fldCharType="begin"/>
      </w:r>
      <w:r w:rsidR="002F170D">
        <w:instrText xml:space="preserve"> REF _Ref524702022 \h </w:instrText>
      </w:r>
      <w:r w:rsidR="002F170D">
        <w:fldChar w:fldCharType="separate"/>
      </w:r>
      <w:ins w:id="2756" w:author="Andy Kleinhesselink" w:date="2019-07-12T08:02:00Z">
        <w:r w:rsidR="00B91BF5">
          <w:t xml:space="preserve">Figure </w:t>
        </w:r>
        <w:r w:rsidR="00B91BF5">
          <w:rPr>
            <w:noProof/>
          </w:rPr>
          <w:t>6</w:t>
        </w:r>
      </w:ins>
      <w:del w:id="2757" w:author="Andy Kleinhesselink" w:date="2019-07-12T08:02:00Z">
        <w:r w:rsidR="00427DC4" w:rsidDel="00B91BF5">
          <w:delText xml:space="preserve">Figure </w:delText>
        </w:r>
        <w:r w:rsidR="00427DC4" w:rsidDel="00B91BF5">
          <w:rPr>
            <w:noProof/>
          </w:rPr>
          <w:delText>5</w:delText>
        </w:r>
      </w:del>
      <w:r w:rsidR="002F170D">
        <w:fldChar w:fldCharType="end"/>
      </w:r>
      <w:r w:rsidR="002F170D">
        <w:t xml:space="preserve"> c). </w:t>
      </w:r>
      <w:r w:rsidR="001E65C5">
        <w:t xml:space="preserve">This </w:t>
      </w:r>
      <w:r w:rsidR="00172674">
        <w:t>shows</w:t>
      </w:r>
      <w:r w:rsidR="001E65C5">
        <w:t xml:space="preserve"> that </w:t>
      </w:r>
      <w:r w:rsidR="00B42190">
        <w:t>competitors’ effects change</w:t>
      </w:r>
      <w:r w:rsidR="00C729F4">
        <w:t>d</w:t>
      </w:r>
      <w:r w:rsidR="00B42190">
        <w:t xml:space="preserve"> depending on the </w:t>
      </w:r>
      <w:r w:rsidR="001E65C5">
        <w:t>density</w:t>
      </w:r>
      <w:r w:rsidR="00B42190">
        <w:t xml:space="preserve"> of other competing species</w:t>
      </w:r>
      <w:r w:rsidR="001E65C5">
        <w:t xml:space="preserve">, and by </w:t>
      </w:r>
      <w:r w:rsidR="00172674">
        <w:t xml:space="preserve">our </w:t>
      </w:r>
      <w:r w:rsidR="001E65C5">
        <w:t xml:space="preserve">definition this </w:t>
      </w:r>
      <w:r w:rsidR="00172674">
        <w:t xml:space="preserve">is a </w:t>
      </w:r>
      <w:r w:rsidR="001E65C5">
        <w:t>HOI</w:t>
      </w:r>
      <w:r w:rsidR="00B42190">
        <w:t xml:space="preserve">.  </w:t>
      </w:r>
      <w:r w:rsidR="00A459BB">
        <w:t>Using the first phenomenological model, equation 6, which was less accurate in fitting the fecundity of single species, we also found evidence of HOIs (</w:t>
      </w:r>
      <w:r w:rsidR="00A459BB">
        <w:fldChar w:fldCharType="begin"/>
      </w:r>
      <w:r w:rsidR="00A459BB">
        <w:instrText xml:space="preserve"> REF _Ref530735503 \h </w:instrText>
      </w:r>
      <w:r w:rsidR="00A459BB">
        <w:fldChar w:fldCharType="separate"/>
      </w:r>
      <w:r w:rsidR="00B91BF5">
        <w:t xml:space="preserve">Figure S </w:t>
      </w:r>
      <w:r w:rsidR="00B91BF5">
        <w:rPr>
          <w:noProof/>
        </w:rPr>
        <w:t>2</w:t>
      </w:r>
      <w:r w:rsidR="00A459BB">
        <w:fldChar w:fldCharType="end"/>
      </w:r>
      <w:r w:rsidR="00A459BB">
        <w:t>) but these were different in direction and magnitude than those detected with equation 7, indicating th</w:t>
      </w:r>
      <w:r w:rsidR="00E04413">
        <w:t xml:space="preserve">at HOIs are by definition dependent on what form of phenomenological model is fit to </w:t>
      </w:r>
      <w:r w:rsidR="00C74DF2">
        <w:t>single species effects</w:t>
      </w:r>
      <w:r w:rsidR="00A459BB">
        <w:t xml:space="preserve">.  </w:t>
      </w:r>
    </w:p>
    <w:p w14:paraId="6E664418" w14:textId="364C187B" w:rsidR="00B353DB" w:rsidRDefault="00A650E9">
      <w:pPr>
        <w:spacing w:after="202"/>
        <w:contextualSpacing/>
      </w:pPr>
      <w:r>
        <w:lastRenderedPageBreak/>
        <w:t>O</w:t>
      </w:r>
      <w:r w:rsidR="00DA3D20">
        <w:t xml:space="preserve">ur </w:t>
      </w:r>
      <w:r w:rsidR="00172674">
        <w:t xml:space="preserve">simulation </w:t>
      </w:r>
      <w:r w:rsidR="00DA3D20">
        <w:t xml:space="preserve">shows that even in a relatively simple resource competition model the effects of multi-species competition may not </w:t>
      </w:r>
      <w:r w:rsidR="00C729F4">
        <w:t xml:space="preserve">be equal to </w:t>
      </w:r>
      <w:r w:rsidR="00DA3D20">
        <w:t xml:space="preserve">the </w:t>
      </w:r>
      <w:r w:rsidR="008023DA">
        <w:t>sum of the individual species effects</w:t>
      </w:r>
      <w:r w:rsidR="00DA3D20">
        <w:t xml:space="preserve">.  </w:t>
      </w:r>
      <w:r w:rsidR="008023DA">
        <w:t>C</w:t>
      </w:r>
      <w:r w:rsidR="00B42190">
        <w:t xml:space="preserve">omparing the observed effects of </w:t>
      </w:r>
      <w:r w:rsidR="00AA06FA">
        <w:t xml:space="preserve">multispecies </w:t>
      </w:r>
      <w:r w:rsidR="00B42190">
        <w:t xml:space="preserve">competition </w:t>
      </w:r>
      <w:r w:rsidR="008023DA">
        <w:t xml:space="preserve">to the sum of the separate species’ effect </w:t>
      </w:r>
      <w:r w:rsidR="00B42190">
        <w:t xml:space="preserve">is a useful way to determine the presence of HOIs without assuming a specific functional form for the HOIs.  This makes it a diagnostic tool, not a way to predict multispecies community dynamics.  </w:t>
      </w:r>
    </w:p>
    <w:p w14:paraId="4082DB0D" w14:textId="77777777" w:rsidR="00302AFC" w:rsidRDefault="00302AFC">
      <w:pPr>
        <w:spacing w:after="202"/>
        <w:contextualSpacing/>
      </w:pPr>
    </w:p>
    <w:p w14:paraId="0436FD2A" w14:textId="0F6485A0" w:rsidR="009C4676" w:rsidRPr="008A121F" w:rsidRDefault="0044559B" w:rsidP="009C2F65">
      <w:pPr>
        <w:spacing w:after="202"/>
        <w:ind w:firstLine="0"/>
        <w:contextualSpacing/>
        <w:rPr>
          <w:i/>
        </w:rPr>
      </w:pPr>
      <w:r w:rsidRPr="008A121F">
        <w:rPr>
          <w:i/>
        </w:rPr>
        <w:t>What Causes</w:t>
      </w:r>
      <w:r w:rsidR="006564A4" w:rsidRPr="008A121F">
        <w:rPr>
          <w:i/>
        </w:rPr>
        <w:t xml:space="preserve"> Higher Order Interactions</w:t>
      </w:r>
      <w:r w:rsidR="007B5C63" w:rsidRPr="008A121F">
        <w:rPr>
          <w:i/>
        </w:rPr>
        <w:t>?</w:t>
      </w:r>
    </w:p>
    <w:p w14:paraId="4487EAEE" w14:textId="01A9421B" w:rsidR="007D4E37" w:rsidRDefault="007722B8" w:rsidP="00BE0FC8">
      <w:pPr>
        <w:spacing w:after="202"/>
        <w:contextualSpacing/>
      </w:pPr>
      <w:r>
        <w:t xml:space="preserve">In this model, </w:t>
      </w:r>
      <w:r w:rsidR="005E388B">
        <w:t>HOIs emerge because</w:t>
      </w:r>
      <w:r w:rsidR="00BE0FC8">
        <w:t xml:space="preserve"> </w:t>
      </w:r>
      <w:r w:rsidR="00B42190">
        <w:t>species growth and resource uptake rates are dependent on the current availability of resources in the system (</w:t>
      </w:r>
      <w:r w:rsidR="0044559B">
        <w:fldChar w:fldCharType="begin"/>
      </w:r>
      <w:r w:rsidR="0044559B">
        <w:instrText xml:space="preserve"> REF _Ref514237815 \h </w:instrText>
      </w:r>
      <w:r w:rsidR="0044559B">
        <w:fldChar w:fldCharType="separate"/>
      </w:r>
      <w:ins w:id="2758" w:author="Andy Kleinhesselink" w:date="2019-07-12T08:02:00Z">
        <w:r w:rsidR="00B91BF5">
          <w:t xml:space="preserve">Figure </w:t>
        </w:r>
        <w:r w:rsidR="00B91BF5">
          <w:rPr>
            <w:noProof/>
          </w:rPr>
          <w:t>3</w:t>
        </w:r>
      </w:ins>
      <w:del w:id="2759" w:author="Andy Kleinhesselink" w:date="2019-07-12T08:02:00Z">
        <w:r w:rsidR="00427DC4" w:rsidDel="00B91BF5">
          <w:delText xml:space="preserve">Figure </w:delText>
        </w:r>
        <w:r w:rsidR="00427DC4" w:rsidDel="00B91BF5">
          <w:rPr>
            <w:noProof/>
          </w:rPr>
          <w:delText>2</w:delText>
        </w:r>
      </w:del>
      <w:r w:rsidR="0044559B">
        <w:fldChar w:fldCharType="end"/>
      </w:r>
      <w:r w:rsidR="0044559B">
        <w:t xml:space="preserve"> c</w:t>
      </w:r>
      <w:r w:rsidR="00B42190">
        <w:t>).  This means that as species use resources they not only affect the growth rates of their competitors</w:t>
      </w:r>
      <w:r w:rsidR="0044559B">
        <w:t xml:space="preserve">, but they can </w:t>
      </w:r>
      <w:r w:rsidR="00B42190">
        <w:t>also affect the interaction</w:t>
      </w:r>
      <w:r w:rsidR="00E04413">
        <w:t>s</w:t>
      </w:r>
      <w:r w:rsidR="00B42190">
        <w:t xml:space="preserve"> between </w:t>
      </w:r>
      <w:r w:rsidR="00E04413">
        <w:t xml:space="preserve">those </w:t>
      </w:r>
      <w:r w:rsidR="00B42190">
        <w:t xml:space="preserve">competitors. </w:t>
      </w:r>
      <w:r w:rsidR="005E388B">
        <w:t xml:space="preserve">For instance, </w:t>
      </w:r>
      <w:r w:rsidR="0044559B">
        <w:t xml:space="preserve">the early species </w:t>
      </w:r>
      <w:r w:rsidR="005E388B">
        <w:t xml:space="preserve">has the most rapid growth and resource uptake rate early in the season.  This shifts the resource uptake rates of </w:t>
      </w:r>
      <w:r w:rsidR="00356459">
        <w:t xml:space="preserve">the mid and late season species </w:t>
      </w:r>
      <w:r w:rsidR="008B2591">
        <w:t xml:space="preserve">towards the </w:t>
      </w:r>
      <w:r w:rsidR="00356459">
        <w:t xml:space="preserve">left </w:t>
      </w:r>
      <w:r w:rsidR="005E388B">
        <w:t>along their resource uptake curves</w:t>
      </w:r>
      <w:r w:rsidR="00E04413">
        <w:t xml:space="preserve"> (</w:t>
      </w:r>
      <w:r w:rsidR="007D4E37">
        <w:fldChar w:fldCharType="begin"/>
      </w:r>
      <w:r w:rsidR="007D4E37">
        <w:instrText xml:space="preserve"> REF _Ref527030555 \h </w:instrText>
      </w:r>
      <w:r w:rsidR="007D4E37">
        <w:fldChar w:fldCharType="separate"/>
      </w:r>
      <w:ins w:id="2760" w:author="Andy Kleinhesselink" w:date="2019-07-12T08:02:00Z">
        <w:r w:rsidR="00B91BF5">
          <w:t xml:space="preserve">Figure </w:t>
        </w:r>
        <w:r w:rsidR="00B91BF5">
          <w:rPr>
            <w:noProof/>
          </w:rPr>
          <w:t>7</w:t>
        </w:r>
      </w:ins>
      <w:del w:id="2761" w:author="Andy Kleinhesselink" w:date="2019-07-12T08:02:00Z">
        <w:r w:rsidR="00427DC4" w:rsidDel="00B91BF5">
          <w:delText xml:space="preserve">Figure </w:delText>
        </w:r>
        <w:r w:rsidR="00427DC4" w:rsidDel="00B91BF5">
          <w:rPr>
            <w:noProof/>
          </w:rPr>
          <w:delText>6</w:delText>
        </w:r>
      </w:del>
      <w:r w:rsidR="007D4E37">
        <w:fldChar w:fldCharType="end"/>
      </w:r>
      <w:r w:rsidR="007D4E37">
        <w:t>a</w:t>
      </w:r>
      <w:r w:rsidR="00E04413">
        <w:t>)</w:t>
      </w:r>
      <w:r w:rsidR="007D4E37">
        <w:t xml:space="preserve">.  </w:t>
      </w:r>
      <w:r w:rsidR="00356459">
        <w:t>B</w:t>
      </w:r>
      <w:r w:rsidR="0044559B">
        <w:t>ecause the</w:t>
      </w:r>
      <w:r w:rsidR="007D4E37">
        <w:t xml:space="preserve"> mid and late season species resource uptake </w:t>
      </w:r>
      <w:r w:rsidR="0044559B">
        <w:t>curves are shaped differently</w:t>
      </w:r>
      <w:r w:rsidR="00A8294F">
        <w:t xml:space="preserve">, this reduces the </w:t>
      </w:r>
      <w:r w:rsidR="006108D0">
        <w:t>uptake</w:t>
      </w:r>
      <w:r w:rsidR="00A8294F">
        <w:t xml:space="preserve"> rate of </w:t>
      </w:r>
      <w:r w:rsidR="00356459">
        <w:t>the mid-season species</w:t>
      </w:r>
      <w:r w:rsidR="00A8294F">
        <w:t xml:space="preserve"> more than </w:t>
      </w:r>
      <w:r w:rsidR="00E04413">
        <w:t xml:space="preserve">it does the </w:t>
      </w:r>
      <w:r w:rsidR="00356459">
        <w:t>late season species</w:t>
      </w:r>
      <w:r w:rsidR="007D4E37">
        <w:t xml:space="preserve"> during the period of time when </w:t>
      </w:r>
      <w:r w:rsidR="009C120E">
        <w:t xml:space="preserve">both </w:t>
      </w:r>
      <w:r w:rsidR="007D4E37">
        <w:t>species are active</w:t>
      </w:r>
      <w:r w:rsidR="009C120E">
        <w:t xml:space="preserve">, that is until the mid-season species stops growing (vertical lines </w:t>
      </w:r>
      <w:r w:rsidR="009C120E">
        <w:fldChar w:fldCharType="begin"/>
      </w:r>
      <w:r w:rsidR="009C120E">
        <w:instrText xml:space="preserve"> REF _Ref527030555 \h </w:instrText>
      </w:r>
      <w:r w:rsidR="009C120E">
        <w:fldChar w:fldCharType="separate"/>
      </w:r>
      <w:ins w:id="2762" w:author="Andy Kleinhesselink" w:date="2019-07-12T08:02:00Z">
        <w:r w:rsidR="00B91BF5">
          <w:t xml:space="preserve">Figure </w:t>
        </w:r>
        <w:r w:rsidR="00B91BF5">
          <w:rPr>
            <w:noProof/>
          </w:rPr>
          <w:t>7</w:t>
        </w:r>
      </w:ins>
      <w:del w:id="2763" w:author="Andy Kleinhesselink" w:date="2019-07-12T08:02:00Z">
        <w:r w:rsidR="00427DC4" w:rsidDel="00B91BF5">
          <w:delText xml:space="preserve">Figure </w:delText>
        </w:r>
        <w:r w:rsidR="00427DC4" w:rsidDel="00B91BF5">
          <w:rPr>
            <w:noProof/>
          </w:rPr>
          <w:delText>6</w:delText>
        </w:r>
      </w:del>
      <w:r w:rsidR="009C120E">
        <w:fldChar w:fldCharType="end"/>
      </w:r>
      <w:r w:rsidR="009C120E">
        <w:t xml:space="preserve"> a)</w:t>
      </w:r>
      <w:r w:rsidR="007D4E37">
        <w:t xml:space="preserve">.  </w:t>
      </w:r>
      <w:proofErr w:type="gramStart"/>
      <w:r w:rsidR="00C164A4">
        <w:t>Thus</w:t>
      </w:r>
      <w:proofErr w:type="gramEnd"/>
      <w:r w:rsidR="00C164A4">
        <w:t xml:space="preserve"> the</w:t>
      </w:r>
      <w:r w:rsidR="009C120E">
        <w:t xml:space="preserve"> average resource uptake rate of the mid-season species declines more than that </w:t>
      </w:r>
      <w:r w:rsidR="00980607">
        <w:t xml:space="preserve">of the late season species in response to the </w:t>
      </w:r>
      <w:r w:rsidR="006F32EC">
        <w:t xml:space="preserve">presence of the </w:t>
      </w:r>
      <w:r w:rsidR="00980607">
        <w:t>early season species</w:t>
      </w:r>
      <w:r w:rsidR="003576FC">
        <w:t xml:space="preserve"> (</w:t>
      </w:r>
      <w:r w:rsidR="003576FC">
        <w:fldChar w:fldCharType="begin"/>
      </w:r>
      <w:r w:rsidR="003576FC">
        <w:instrText xml:space="preserve"> REF _Ref527030555 \h </w:instrText>
      </w:r>
      <w:r w:rsidR="003576FC">
        <w:fldChar w:fldCharType="separate"/>
      </w:r>
      <w:ins w:id="2764" w:author="Andy Kleinhesselink" w:date="2019-07-12T08:02:00Z">
        <w:r w:rsidR="00B91BF5">
          <w:t xml:space="preserve">Figure </w:t>
        </w:r>
        <w:r w:rsidR="00B91BF5">
          <w:rPr>
            <w:noProof/>
          </w:rPr>
          <w:t>7</w:t>
        </w:r>
      </w:ins>
      <w:del w:id="2765" w:author="Andy Kleinhesselink" w:date="2019-07-12T08:02:00Z">
        <w:r w:rsidR="00427DC4" w:rsidDel="00B91BF5">
          <w:delText xml:space="preserve">Figure </w:delText>
        </w:r>
        <w:r w:rsidR="00427DC4" w:rsidDel="00B91BF5">
          <w:rPr>
            <w:noProof/>
          </w:rPr>
          <w:delText>6</w:delText>
        </w:r>
      </w:del>
      <w:r w:rsidR="003576FC">
        <w:fldChar w:fldCharType="end"/>
      </w:r>
      <w:r w:rsidR="003576FC">
        <w:t xml:space="preserve"> b)</w:t>
      </w:r>
      <w:r w:rsidR="00980607">
        <w:t xml:space="preserve">. </w:t>
      </w:r>
    </w:p>
    <w:p w14:paraId="0471A4CD" w14:textId="5AEA4C09" w:rsidR="00BE0FC8" w:rsidRDefault="008023DA" w:rsidP="00BE0FC8">
      <w:pPr>
        <w:spacing w:after="202"/>
        <w:contextualSpacing/>
      </w:pPr>
      <w:r>
        <w:lastRenderedPageBreak/>
        <w:t>D</w:t>
      </w:r>
      <w:r w:rsidR="007D4E37">
        <w:t xml:space="preserve">ifferences </w:t>
      </w:r>
      <w:r w:rsidR="006F32EC">
        <w:t xml:space="preserve">between species </w:t>
      </w:r>
      <w:r w:rsidR="007D4E37">
        <w:t xml:space="preserve">in how much </w:t>
      </w:r>
      <w:r w:rsidR="006F32EC">
        <w:t>their</w:t>
      </w:r>
      <w:r w:rsidR="007D4E37">
        <w:t xml:space="preserve"> resource uptake rates change </w:t>
      </w:r>
      <w:r w:rsidR="006F32EC">
        <w:t xml:space="preserve">with the presence of the early competitor </w:t>
      </w:r>
      <w:r w:rsidR="007D4E37">
        <w:t xml:space="preserve">explain the </w:t>
      </w:r>
      <w:r w:rsidR="005C105D">
        <w:t xml:space="preserve">direction of the </w:t>
      </w:r>
      <w:r w:rsidR="007D4E37">
        <w:t>HOI effect</w:t>
      </w:r>
      <w:r w:rsidR="00C164A4">
        <w:t>s</w:t>
      </w:r>
      <w:r w:rsidR="007D4E37">
        <w:t xml:space="preserve"> on the late season species</w:t>
      </w:r>
      <w:r w:rsidR="005C105D">
        <w:t>:</w:t>
      </w:r>
      <w:r w:rsidR="007D4E37">
        <w:t xml:space="preserve">  the presence of the early species, </w:t>
      </w:r>
      <w:r w:rsidR="00C164A4">
        <w:t>puts the mid-season species at a slight disadvantage relative to the</w:t>
      </w:r>
      <w:r w:rsidR="007D4E37">
        <w:t xml:space="preserve"> </w:t>
      </w:r>
      <w:r w:rsidR="000A409C">
        <w:t xml:space="preserve">late </w:t>
      </w:r>
      <w:r w:rsidR="007D4E37">
        <w:t>species</w:t>
      </w:r>
      <w:r w:rsidR="00C164A4">
        <w:t xml:space="preserve">; thus the joint effect of the early and mid-season species together is less than their additive effect </w:t>
      </w:r>
      <w:r w:rsidR="00BE0FC8">
        <w:t>(</w:t>
      </w:r>
      <w:r w:rsidR="0044559B">
        <w:fldChar w:fldCharType="begin"/>
      </w:r>
      <w:r w:rsidR="0044559B">
        <w:instrText xml:space="preserve"> REF _Ref524701722 \h </w:instrText>
      </w:r>
      <w:r w:rsidR="0044559B">
        <w:fldChar w:fldCharType="separate"/>
      </w:r>
      <w:ins w:id="2766" w:author="Andy Kleinhesselink" w:date="2019-07-12T08:02:00Z">
        <w:r w:rsidR="00B91BF5">
          <w:t xml:space="preserve">Figure </w:t>
        </w:r>
        <w:r w:rsidR="00B91BF5">
          <w:rPr>
            <w:noProof/>
          </w:rPr>
          <w:t>5</w:t>
        </w:r>
      </w:ins>
      <w:del w:id="2767" w:author="Andy Kleinhesselink" w:date="2019-07-12T08:02:00Z">
        <w:r w:rsidR="00427DC4" w:rsidDel="00B91BF5">
          <w:delText xml:space="preserve">Figure </w:delText>
        </w:r>
        <w:r w:rsidR="00427DC4" w:rsidDel="00B91BF5">
          <w:rPr>
            <w:noProof/>
          </w:rPr>
          <w:delText>4</w:delText>
        </w:r>
      </w:del>
      <w:r w:rsidR="0044559B">
        <w:fldChar w:fldCharType="end"/>
      </w:r>
      <w:r w:rsidR="0044559B">
        <w:t xml:space="preserve"> c;</w:t>
      </w:r>
      <w:r w:rsidR="00BE0FC8">
        <w:t xml:space="preserve"> </w:t>
      </w:r>
      <w:r w:rsidR="0044559B">
        <w:fldChar w:fldCharType="begin"/>
      </w:r>
      <w:r w:rsidR="0044559B">
        <w:instrText xml:space="preserve"> REF _Ref524702022 \h </w:instrText>
      </w:r>
      <w:r w:rsidR="0044559B">
        <w:fldChar w:fldCharType="separate"/>
      </w:r>
      <w:ins w:id="2768" w:author="Andy Kleinhesselink" w:date="2019-07-12T08:02:00Z">
        <w:r w:rsidR="00B91BF5">
          <w:t xml:space="preserve">Figure </w:t>
        </w:r>
        <w:r w:rsidR="00B91BF5">
          <w:rPr>
            <w:noProof/>
          </w:rPr>
          <w:t>6</w:t>
        </w:r>
      </w:ins>
      <w:del w:id="2769" w:author="Andy Kleinhesselink" w:date="2019-07-12T08:02:00Z">
        <w:r w:rsidR="00427DC4" w:rsidDel="00B91BF5">
          <w:delText xml:space="preserve">Figure </w:delText>
        </w:r>
        <w:r w:rsidR="00427DC4" w:rsidDel="00B91BF5">
          <w:rPr>
            <w:noProof/>
          </w:rPr>
          <w:delText>5</w:delText>
        </w:r>
      </w:del>
      <w:r w:rsidR="0044559B">
        <w:fldChar w:fldCharType="end"/>
      </w:r>
      <w:r w:rsidR="0044559B">
        <w:t xml:space="preserve"> b</w:t>
      </w:r>
      <w:r w:rsidR="00BE0FC8">
        <w:t xml:space="preserve">). </w:t>
      </w:r>
      <w:r w:rsidR="00B42190">
        <w:t xml:space="preserve"> </w:t>
      </w:r>
      <w:r w:rsidR="0044559B">
        <w:t>T</w:t>
      </w:r>
      <w:r w:rsidR="00B42190">
        <w:t xml:space="preserve">he same dynamics </w:t>
      </w:r>
      <w:r w:rsidR="002D29FF">
        <w:t>cause the</w:t>
      </w:r>
      <w:r w:rsidR="00356459">
        <w:t xml:space="preserve"> mid-season species</w:t>
      </w:r>
      <w:r w:rsidR="00B42190">
        <w:t xml:space="preserve"> </w:t>
      </w:r>
      <w:r w:rsidR="002D29FF">
        <w:t xml:space="preserve">to </w:t>
      </w:r>
      <w:r w:rsidR="00B42190">
        <w:t>exper</w:t>
      </w:r>
      <w:r w:rsidR="00356459">
        <w:t xml:space="preserve">ience </w:t>
      </w:r>
      <w:r w:rsidR="007D4E37">
        <w:t xml:space="preserve">stronger </w:t>
      </w:r>
      <w:r w:rsidR="00350B62">
        <w:t xml:space="preserve">than additive </w:t>
      </w:r>
      <w:r w:rsidR="007D4E37">
        <w:t xml:space="preserve">competition </w:t>
      </w:r>
      <w:r w:rsidR="00350B62">
        <w:t>from</w:t>
      </w:r>
      <w:r w:rsidR="005C105D">
        <w:t xml:space="preserve"> the </w:t>
      </w:r>
      <w:r w:rsidR="00356459">
        <w:t xml:space="preserve">early and late species </w:t>
      </w:r>
      <w:r w:rsidR="005C105D">
        <w:t>together:  in the presence of the early season species</w:t>
      </w:r>
      <w:r w:rsidR="00350B62">
        <w:t xml:space="preserve">, </w:t>
      </w:r>
      <w:r w:rsidR="005C105D">
        <w:t>the mid</w:t>
      </w:r>
      <w:r w:rsidR="00350B62">
        <w:t>-</w:t>
      </w:r>
      <w:r w:rsidR="005C105D">
        <w:t xml:space="preserve">season species gets a smaller share of the resource pool it competes for with the late season species </w:t>
      </w:r>
      <w:r w:rsidR="0044559B">
        <w:t>(</w:t>
      </w:r>
      <w:r w:rsidR="0044559B">
        <w:fldChar w:fldCharType="begin"/>
      </w:r>
      <w:r w:rsidR="0044559B">
        <w:instrText xml:space="preserve"> REF _Ref524701722 \h </w:instrText>
      </w:r>
      <w:r w:rsidR="0044559B">
        <w:fldChar w:fldCharType="separate"/>
      </w:r>
      <w:ins w:id="2770" w:author="Andy Kleinhesselink" w:date="2019-07-12T08:02:00Z">
        <w:r w:rsidR="00B91BF5">
          <w:t xml:space="preserve">Figure </w:t>
        </w:r>
        <w:r w:rsidR="00B91BF5">
          <w:rPr>
            <w:noProof/>
          </w:rPr>
          <w:t>5</w:t>
        </w:r>
      </w:ins>
      <w:del w:id="2771" w:author="Andy Kleinhesselink" w:date="2019-07-12T08:02:00Z">
        <w:r w:rsidR="00427DC4" w:rsidDel="00B91BF5">
          <w:delText xml:space="preserve">Figure </w:delText>
        </w:r>
        <w:r w:rsidR="00427DC4" w:rsidDel="00B91BF5">
          <w:rPr>
            <w:noProof/>
          </w:rPr>
          <w:delText>4</w:delText>
        </w:r>
      </w:del>
      <w:r w:rsidR="0044559B">
        <w:fldChar w:fldCharType="end"/>
      </w:r>
      <w:r w:rsidR="0044559B">
        <w:t xml:space="preserve"> b; </w:t>
      </w:r>
      <w:r w:rsidR="0044559B">
        <w:fldChar w:fldCharType="begin"/>
      </w:r>
      <w:r w:rsidR="0044559B">
        <w:instrText xml:space="preserve"> REF _Ref524702022 \h </w:instrText>
      </w:r>
      <w:r w:rsidR="0044559B">
        <w:fldChar w:fldCharType="separate"/>
      </w:r>
      <w:ins w:id="2772" w:author="Andy Kleinhesselink" w:date="2019-07-12T08:02:00Z">
        <w:r w:rsidR="00B91BF5">
          <w:t xml:space="preserve">Figure </w:t>
        </w:r>
        <w:r w:rsidR="00B91BF5">
          <w:rPr>
            <w:noProof/>
          </w:rPr>
          <w:t>6</w:t>
        </w:r>
      </w:ins>
      <w:del w:id="2773" w:author="Andy Kleinhesselink" w:date="2019-07-12T08:02:00Z">
        <w:r w:rsidR="00427DC4" w:rsidDel="00B91BF5">
          <w:delText xml:space="preserve">Figure </w:delText>
        </w:r>
        <w:r w:rsidR="00427DC4" w:rsidDel="00B91BF5">
          <w:rPr>
            <w:noProof/>
          </w:rPr>
          <w:delText>5</w:delText>
        </w:r>
      </w:del>
      <w:r w:rsidR="0044559B">
        <w:fldChar w:fldCharType="end"/>
      </w:r>
      <w:r w:rsidR="0044559B">
        <w:t xml:space="preserve"> b)</w:t>
      </w:r>
      <w:r w:rsidR="00713FA4">
        <w:t xml:space="preserve">. </w:t>
      </w:r>
    </w:p>
    <w:p w14:paraId="01C53F7A" w14:textId="2C43CE4E" w:rsidR="00B93196" w:rsidRDefault="00713FA4" w:rsidP="008A128F">
      <w:pPr>
        <w:spacing w:after="202"/>
        <w:contextualSpacing/>
      </w:pPr>
      <w:r>
        <w:t xml:space="preserve">By contrast, </w:t>
      </w:r>
      <w:r w:rsidR="00356459">
        <w:t>the early species</w:t>
      </w:r>
      <w:r>
        <w:t xml:space="preserve"> </w:t>
      </w:r>
      <w:r w:rsidR="00356459">
        <w:t>is</w:t>
      </w:r>
      <w:r>
        <w:t xml:space="preserve"> only weakly affected by HOIs</w:t>
      </w:r>
      <w:r w:rsidR="00356459">
        <w:t xml:space="preserve"> (</w:t>
      </w:r>
      <w:r w:rsidR="00356459">
        <w:fldChar w:fldCharType="begin"/>
      </w:r>
      <w:r w:rsidR="00356459">
        <w:instrText xml:space="preserve"> REF _Ref524702022 \h </w:instrText>
      </w:r>
      <w:r w:rsidR="00356459">
        <w:fldChar w:fldCharType="separate"/>
      </w:r>
      <w:ins w:id="2774" w:author="Andy Kleinhesselink" w:date="2019-07-12T08:02:00Z">
        <w:r w:rsidR="00B91BF5">
          <w:t xml:space="preserve">Figure </w:t>
        </w:r>
        <w:r w:rsidR="00B91BF5">
          <w:rPr>
            <w:noProof/>
          </w:rPr>
          <w:t>6</w:t>
        </w:r>
      </w:ins>
      <w:del w:id="2775" w:author="Andy Kleinhesselink" w:date="2019-07-12T08:02:00Z">
        <w:r w:rsidR="00427DC4" w:rsidDel="00B91BF5">
          <w:delText xml:space="preserve">Figure </w:delText>
        </w:r>
        <w:r w:rsidR="00427DC4" w:rsidDel="00B91BF5">
          <w:rPr>
            <w:noProof/>
          </w:rPr>
          <w:delText>5</w:delText>
        </w:r>
      </w:del>
      <w:r w:rsidR="00356459">
        <w:fldChar w:fldCharType="end"/>
      </w:r>
      <w:r w:rsidR="00356459">
        <w:t>)</w:t>
      </w:r>
      <w:r>
        <w:t xml:space="preserve">. </w:t>
      </w:r>
      <w:r w:rsidR="00502128">
        <w:t xml:space="preserve">In principle, resource uptake by the late season species should reduce the early season species’ average resource uptake rate more than it does the mid-season species, thereby strengthening the effect of competition on the early species. However, </w:t>
      </w:r>
      <w:r w:rsidR="003576FC">
        <w:t xml:space="preserve">this effect is weak because </w:t>
      </w:r>
      <w:r w:rsidR="00502128">
        <w:t xml:space="preserve">the late season species grows much </w:t>
      </w:r>
      <w:r w:rsidR="00450C52">
        <w:t xml:space="preserve">more slowly </w:t>
      </w:r>
      <w:r w:rsidR="00502128">
        <w:t xml:space="preserve">early in the season than </w:t>
      </w:r>
      <w:r w:rsidR="003576FC">
        <w:t>its competitor</w:t>
      </w:r>
      <w:r w:rsidR="008C2B8F">
        <w:t>s</w:t>
      </w:r>
      <w:r w:rsidR="003576FC">
        <w:t xml:space="preserve"> </w:t>
      </w:r>
      <w:r w:rsidR="00350B62">
        <w:t xml:space="preserve">and so it </w:t>
      </w:r>
      <w:r w:rsidR="00502128">
        <w:t>has minimal impact on resource availability.</w:t>
      </w:r>
      <w:r w:rsidR="00250DE2">
        <w:t xml:space="preserve">  Meanwhile, the mid-season species does not significantly change the resource uptake rate of the late season species</w:t>
      </w:r>
      <w:r w:rsidR="003576FC">
        <w:t xml:space="preserve"> because </w:t>
      </w:r>
      <w:r w:rsidR="00250DE2">
        <w:t>the late species</w:t>
      </w:r>
      <w:r w:rsidR="00350B62">
        <w:t>’</w:t>
      </w:r>
      <w:r w:rsidR="00250DE2">
        <w:t xml:space="preserve"> resource uptake curve is flat over the range of resource availabilities that the early species is active (</w:t>
      </w:r>
      <w:r w:rsidR="00250DE2">
        <w:fldChar w:fldCharType="begin"/>
      </w:r>
      <w:r w:rsidR="00250DE2">
        <w:instrText xml:space="preserve"> REF _Ref514237815 \h </w:instrText>
      </w:r>
      <w:r w:rsidR="00250DE2">
        <w:fldChar w:fldCharType="separate"/>
      </w:r>
      <w:ins w:id="2776" w:author="Andy Kleinhesselink" w:date="2019-07-12T08:02:00Z">
        <w:r w:rsidR="00B91BF5">
          <w:t xml:space="preserve">Figure </w:t>
        </w:r>
        <w:r w:rsidR="00B91BF5">
          <w:rPr>
            <w:noProof/>
          </w:rPr>
          <w:t>3</w:t>
        </w:r>
      </w:ins>
      <w:del w:id="2777" w:author="Andy Kleinhesselink" w:date="2019-07-12T08:02:00Z">
        <w:r w:rsidR="00427DC4" w:rsidDel="00B91BF5">
          <w:delText xml:space="preserve">Figure </w:delText>
        </w:r>
        <w:r w:rsidR="00427DC4" w:rsidDel="00B91BF5">
          <w:rPr>
            <w:noProof/>
          </w:rPr>
          <w:delText>2</w:delText>
        </w:r>
      </w:del>
      <w:r w:rsidR="00250DE2">
        <w:fldChar w:fldCharType="end"/>
      </w:r>
      <w:r w:rsidR="00250DE2">
        <w:t xml:space="preserve">).  </w:t>
      </w:r>
    </w:p>
    <w:p w14:paraId="0E378B44" w14:textId="22672B43" w:rsidR="00C45A90" w:rsidRDefault="00713FA4" w:rsidP="00C45A90">
      <w:pPr>
        <w:spacing w:after="202"/>
        <w:contextualSpacing/>
      </w:pPr>
      <w:r>
        <w:t>T</w:t>
      </w:r>
      <w:r w:rsidR="00B74CF7">
        <w:t xml:space="preserve">he </w:t>
      </w:r>
      <w:r w:rsidR="000633BD">
        <w:t>origin</w:t>
      </w:r>
      <w:r w:rsidR="00B74CF7">
        <w:t xml:space="preserve"> of H</w:t>
      </w:r>
      <w:r w:rsidR="00A42F96">
        <w:t xml:space="preserve">OIs in this system </w:t>
      </w:r>
      <w:r w:rsidR="00FA49A0">
        <w:t xml:space="preserve">are </w:t>
      </w:r>
      <w:r w:rsidR="008C2B8F">
        <w:t xml:space="preserve">therefore </w:t>
      </w:r>
      <w:r w:rsidR="00FA49A0">
        <w:t>consistent with the arguments in favor of HOIs put forward by</w:t>
      </w:r>
      <w:r w:rsidR="00A42F96">
        <w:t xml:space="preserve"> Abrams </w:t>
      </w:r>
      <w:r w:rsidR="00FF74FC">
        <w:fldChar w:fldCharType="begin"/>
      </w:r>
      <w:r w:rsidR="00FF74FC">
        <w:instrText xml:space="preserve"> ADDIN ZOTERO_ITEM CSL_CITATION {"citationID":"oOIpwF87","properties":{"formattedCitation":"(1983)","plainCitation":"(1983)","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A."}],"issued":{"date-parts":[["1983"]]}},"suppress-author":true}],"schema":"https://github.com/citation-style-language/schema/raw/master/csl-citation.json"} </w:instrText>
      </w:r>
      <w:r w:rsidR="00FF74FC">
        <w:fldChar w:fldCharType="separate"/>
      </w:r>
      <w:r w:rsidR="00FF74FC">
        <w:rPr>
          <w:noProof/>
        </w:rPr>
        <w:t>(1983)</w:t>
      </w:r>
      <w:r w:rsidR="00FF74FC">
        <w:fldChar w:fldCharType="end"/>
      </w:r>
      <w:r w:rsidR="00FF74FC">
        <w:t>.  Abrams argued that HOIs should occur when</w:t>
      </w:r>
      <w:r w:rsidR="009205B1">
        <w:t xml:space="preserve"> </w:t>
      </w:r>
      <w:r>
        <w:t xml:space="preserve">competing species </w:t>
      </w:r>
      <w:r w:rsidR="00250DE2">
        <w:t>have different</w:t>
      </w:r>
      <w:r>
        <w:t xml:space="preserve"> non-linear responses to resource availability.  In our simulation, the resource uptake and growth rates of the competing species follow a </w:t>
      </w:r>
      <w:r>
        <w:lastRenderedPageBreak/>
        <w:t>Monod or type II functional response to resource availability</w:t>
      </w:r>
      <w:r w:rsidR="00FA49A0">
        <w:t xml:space="preserve"> (</w:t>
      </w:r>
      <w:r w:rsidR="00FA49A0">
        <w:fldChar w:fldCharType="begin"/>
      </w:r>
      <w:r w:rsidR="00FA49A0">
        <w:instrText xml:space="preserve"> REF _Ref514237815 \h </w:instrText>
      </w:r>
      <w:r w:rsidR="00FA49A0">
        <w:fldChar w:fldCharType="separate"/>
      </w:r>
      <w:ins w:id="2778" w:author="Andy Kleinhesselink" w:date="2019-07-12T08:02:00Z">
        <w:r w:rsidR="00B91BF5">
          <w:t xml:space="preserve">Figure </w:t>
        </w:r>
        <w:r w:rsidR="00B91BF5">
          <w:rPr>
            <w:noProof/>
          </w:rPr>
          <w:t>3</w:t>
        </w:r>
      </w:ins>
      <w:del w:id="2779" w:author="Andy Kleinhesselink" w:date="2019-07-12T08:02:00Z">
        <w:r w:rsidR="00427DC4" w:rsidDel="00B91BF5">
          <w:delText xml:space="preserve">Figure </w:delText>
        </w:r>
        <w:r w:rsidR="00427DC4" w:rsidDel="00B91BF5">
          <w:rPr>
            <w:noProof/>
          </w:rPr>
          <w:delText>2</w:delText>
        </w:r>
      </w:del>
      <w:r w:rsidR="00FA49A0">
        <w:fldChar w:fldCharType="end"/>
      </w:r>
      <w:r w:rsidR="00FA49A0">
        <w:t>c)</w:t>
      </w:r>
      <w:r>
        <w:t>. This means that competition between pairs of species depends upon the level of resources available</w:t>
      </w:r>
      <w:r w:rsidR="003576FC">
        <w:t xml:space="preserve">. </w:t>
      </w:r>
      <w:r>
        <w:t xml:space="preserve">Since species also influence the resource concentration itself, it follows that competition between any pair of species is </w:t>
      </w:r>
      <w:r w:rsidR="00E44327">
        <w:t xml:space="preserve">influenced by the presence of other species in the community—the definition of a HOI.  </w:t>
      </w:r>
    </w:p>
    <w:p w14:paraId="0720D908" w14:textId="46D7A71C" w:rsidR="00B93196" w:rsidRDefault="00E44327" w:rsidP="002619E8">
      <w:pPr>
        <w:spacing w:after="202"/>
        <w:contextualSpacing/>
      </w:pPr>
      <w:r>
        <w:t xml:space="preserve">What makes our example more complicated, but perhaps more realistic, is that unlike in classical resource competition models, resources do not reach an equilibrium during the course of our simulation. </w:t>
      </w:r>
      <w:r w:rsidR="003576FC">
        <w:t xml:space="preserve">Rather, </w:t>
      </w:r>
      <w:r>
        <w:t>they are constantly declining throughout the season</w:t>
      </w:r>
      <w:r w:rsidR="00FA49A0">
        <w:t xml:space="preserve"> (</w:t>
      </w:r>
      <w:r w:rsidR="00FA49A0">
        <w:fldChar w:fldCharType="begin"/>
      </w:r>
      <w:r w:rsidR="00FA49A0">
        <w:instrText xml:space="preserve"> REF _Ref514237815 \h </w:instrText>
      </w:r>
      <w:r w:rsidR="00FA49A0">
        <w:fldChar w:fldCharType="separate"/>
      </w:r>
      <w:ins w:id="2780" w:author="Andy Kleinhesselink" w:date="2019-07-12T08:02:00Z">
        <w:r w:rsidR="00B91BF5">
          <w:t xml:space="preserve">Figure </w:t>
        </w:r>
        <w:r w:rsidR="00B91BF5">
          <w:rPr>
            <w:noProof/>
          </w:rPr>
          <w:t>3</w:t>
        </w:r>
      </w:ins>
      <w:del w:id="2781" w:author="Andy Kleinhesselink" w:date="2019-07-12T08:02:00Z">
        <w:r w:rsidR="00427DC4" w:rsidDel="00B91BF5">
          <w:delText xml:space="preserve">Figure </w:delText>
        </w:r>
        <w:r w:rsidR="00427DC4" w:rsidDel="00B91BF5">
          <w:rPr>
            <w:noProof/>
          </w:rPr>
          <w:delText>2</w:delText>
        </w:r>
      </w:del>
      <w:r w:rsidR="00FA49A0">
        <w:fldChar w:fldCharType="end"/>
      </w:r>
      <w:r w:rsidR="00FA49A0">
        <w:t xml:space="preserve"> a)</w:t>
      </w:r>
      <w:r>
        <w:t xml:space="preserve">. </w:t>
      </w:r>
      <w:r w:rsidR="008023DA">
        <w:t>D</w:t>
      </w:r>
      <w:r w:rsidR="00C20EA8">
        <w:t>eriving</w:t>
      </w:r>
      <w:r w:rsidR="00C45A90">
        <w:t xml:space="preserve"> </w:t>
      </w:r>
      <w:r w:rsidR="00532AC5">
        <w:t xml:space="preserve">phenomenological </w:t>
      </w:r>
      <w:r w:rsidR="00C45A90">
        <w:t>competition coeff</w:t>
      </w:r>
      <w:r w:rsidR="00C20EA8">
        <w:t xml:space="preserve">icients from </w:t>
      </w:r>
      <w:r w:rsidR="00A66DFB">
        <w:t xml:space="preserve">a </w:t>
      </w:r>
      <w:r w:rsidR="00C45A90">
        <w:t xml:space="preserve">mechanistic resource competition </w:t>
      </w:r>
      <w:r w:rsidR="00A66DFB">
        <w:t>model</w:t>
      </w:r>
      <w:r w:rsidR="008023DA">
        <w:t xml:space="preserve"> often</w:t>
      </w:r>
      <w:r w:rsidR="00A66DFB">
        <w:t xml:space="preserve"> </w:t>
      </w:r>
      <w:r w:rsidR="008023DA">
        <w:t xml:space="preserve">requires first </w:t>
      </w:r>
      <w:r w:rsidR="00C45A90">
        <w:t xml:space="preserve">solving </w:t>
      </w:r>
      <w:r w:rsidR="008023DA">
        <w:t xml:space="preserve">for </w:t>
      </w:r>
      <w:r w:rsidR="00FA49A0">
        <w:t>stable</w:t>
      </w:r>
      <w:r w:rsidR="00C45A90">
        <w:t xml:space="preserve"> resource </w:t>
      </w:r>
      <w:r w:rsidR="00A66DFB">
        <w:t xml:space="preserve">equilibria </w:t>
      </w:r>
      <w:r w:rsidR="00C45A90">
        <w:t xml:space="preserve">and then calculating the first order sensitivity of </w:t>
      </w:r>
      <w:r w:rsidR="00FA49A0">
        <w:t>the growth rate of each</w:t>
      </w:r>
      <w:r w:rsidR="00C45A90">
        <w:t xml:space="preserve"> species to the resource availability and the sensitivity of the resource to the consumers </w:t>
      </w:r>
      <w:r w:rsidR="00C20EA8">
        <w:fldChar w:fldCharType="begin"/>
      </w:r>
      <w:r w:rsidR="00632744">
        <w:instrText xml:space="preserve"> ADDIN ZOTERO_ITEM CSL_CITATION {"citationID":"yJK9kvJ4","properties":{"formattedCitation":"(Tilman 1977, Mesz\\uc0\\u233{}na et al. 2006, Letten et al. 2017)","plainCitation":"(Tilman 1977, Meszéna et al. 2006, Letten et al. 2017)","noteIndex":0},"citationItems":[{"id":2897,"uris":["http://zotero.org/users/688880/items/9DPWXSA2"],"uri":["http://zotero.org/users/688880/items/9DPWXSA2"],"itemData":{"id":2897,"type":"article-journal","title":"Resource Competition between Plankton Algae: An Experimental and Theoretical Approach","container-title":"Ecology","page":"338-348","volume":"58","issue":"2","source":"JSTOR","abstract":"The results of 76 long-term competition experiments between two species of freshwater algae (Asterionella formosa and Cyclotella meneghiniana) grown along a resource gradient agree with the predictions of two different models of resource competition. Both models are based on the functional resource-utilization response of each species to limiting resources. The Monod and the Variable Internal Stores model of competition made similar predictions. Asterionella was observed to be competitively dominant when both species were phosphate limited; Cyclotella was dominant when both species were silicate limited; and both species stably coexisted when each species was growth-rate limited by a different resource. Almost 75% of the variance in the relative abundances of these two species along a natural silicate-phosphate gradient in Lake Michigan is explained by the Monod model.","DOI":"10.2307/1935608","ISSN":"0012-9658","title-short":"Resource Competition between Plankton Algae","author":[{"family":"Tilman","given":"David"}],"issued":{"date-parts":[["1977"]]}}},{"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unstable.","DOI":"10.1016/j.tpb.2005.07.001","ISSN":"0040-5809","title-short":"Competitive exclusion and limiting similarity","journalAbbreviation":"Theoretical Population Biology","author":[{"family":"Meszéna","given":"Géza"},{"family":"Gyllenberg","given":"Mats"},{"family":"Pásztor","given":"Liz"},{"family":"Metz","given":"Johan A. J."}],"issued":{"date-parts":[["2006",2]]}}},{"id":7575,"uris":["http://zotero.org/users/688880/items/BUYN2E7K"],"uri":["http://zotero.org/users/688880/items/BUYN2E7K"],"itemData":{"id":7575,"type":"article-journal","title":"Linking modern coexistence theory and contemporary niche theory","container-title":"Ecological Monographs","page":"161-177","volume":"87","issue":"2","source":"Wiley Online Library","abstract":"Modern coexistence theory and contemporary niche theory represent parallel frameworks for understanding the niche's role in species coexistence. Despite increasing prominence and shared goals, their compatibility and complementarity have received little attention. This paucity of overlap not only presents an obstacle to newcomers to the field, but it also precludes further conceptual advances at their interface. Here, we present a synthetic treatment of the two frameworks. We review their main concepts and explore their theoretical and empirical relationship, focusing on how the resource supply ratio, impact niche, and requirement niche of contemporary niche theory translate into the stabilizing and equalizing processes of modern coexistence theory. We show, for a general consumer–resource model, that varying resource supply ratios reflects an equalizing process; varying impact niche overlap reflects a stabilizing process; and varying requirement niche overlap may be both stabilizing and equalizing, but has no qualitative effect on coexistence. These generalizations provide mechanistic insight into modern coexistence theory, while also clarifying the role of contemporary niche theory's impacts and requirements in mediating coexistence. From an empirical perspective, we recommend a hierarchical approach, in which quantification of the strength of stabilizing mechanisms is used to guide more focused investigation into the underlying niche factors determining species coexistence. Future research that considers alternative assumptions, including different forms of species interaction, spatiotemporal heterogeneity, and priority effects, would facilitate a more complete synthesis of the two frameworks.","DOI":"10.1002/ecm.1242","ISSN":"1557-7015","language":"en","author":[{"family":"Letten","given":"Andrew D."},{"family":"Ke","given":"Po-Ju"},{"family":"Fukami","given":"Tadashi"}],"issued":{"date-parts":[["2017",5,1]]}}}],"schema":"https://github.com/citation-style-language/schema/raw/master/csl-citation.json"} </w:instrText>
      </w:r>
      <w:r w:rsidR="00C20EA8">
        <w:fldChar w:fldCharType="separate"/>
      </w:r>
      <w:r w:rsidR="008023DA" w:rsidRPr="008023DA">
        <w:rPr>
          <w:rFonts w:cs="Times New Roman"/>
        </w:rPr>
        <w:t>(Tilman 1977, Mesz</w:t>
      </w:r>
      <w:r w:rsidR="008023DA" w:rsidRPr="005D4B8B">
        <w:rPr>
          <w:rFonts w:cs="Times New Roman"/>
        </w:rPr>
        <w:t>éna et al. 2006, Letten et al. 2017)</w:t>
      </w:r>
      <w:r w:rsidR="00C20EA8">
        <w:fldChar w:fldCharType="end"/>
      </w:r>
      <w:r w:rsidR="00C45A90">
        <w:t xml:space="preserve">.  </w:t>
      </w:r>
      <w:r>
        <w:t>However, we believe that in many natural systems, such as those involving annual plants, the</w:t>
      </w:r>
      <w:r w:rsidR="00FA49A0">
        <w:t xml:space="preserve"> pace</w:t>
      </w:r>
      <w:r w:rsidR="00C20EA8">
        <w:t xml:space="preserve"> of resource dynamics may be as rapid as the change in consumer biomass.  This makes deriving competition coefficients analytically much more difficult</w:t>
      </w:r>
      <w:r w:rsidR="003576FC">
        <w:t xml:space="preserve">, perhaps impossible </w:t>
      </w:r>
      <w:r w:rsidR="003576FC">
        <w:fldChar w:fldCharType="begin"/>
      </w:r>
      <w:r w:rsidR="00632744">
        <w:instrText xml:space="preserve"> ADDIN ZOTERO_ITEM CSL_CITATION {"citationID":"gR2CKoB9","properties":{"formattedCitation":"(O\\uc0\\u8217{}Dwyer 2018)","plainCitation":"(O’Dwyer 2018)","noteIndex":0},"citationItems":[{"id":7504,"uris":["http://zotero.org/users/688880/items/E4YR68IQ"],"uri":["http://zotero.org/users/688880/items/E4YR68IQ"],"itemData":{"id":7504,"type":"article-journal","title":"Whence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P."}],"issued":{"date-parts":[["2018",4,24]]},"accessed":{"date-parts":[["2018",10,8]]}}}],"schema":"https://github.com/citation-style-language/schema/raw/master/csl-citation.json"} </w:instrText>
      </w:r>
      <w:r w:rsidR="003576FC">
        <w:fldChar w:fldCharType="separate"/>
      </w:r>
      <w:r w:rsidR="003576FC" w:rsidRPr="003576FC">
        <w:rPr>
          <w:rFonts w:cs="Times New Roman"/>
        </w:rPr>
        <w:t>(O’Dwyer 2018)</w:t>
      </w:r>
      <w:r w:rsidR="003576FC">
        <w:fldChar w:fldCharType="end"/>
      </w:r>
      <w:r w:rsidR="00C20EA8">
        <w:t xml:space="preserve">.  The advantage of </w:t>
      </w:r>
      <w:r w:rsidR="00F75326">
        <w:t>statistically</w:t>
      </w:r>
      <w:r w:rsidR="00F75326" w:rsidDel="00F75326">
        <w:t xml:space="preserve"> </w:t>
      </w:r>
      <w:r w:rsidR="00FA49A0">
        <w:t>fitting a phenomenological model to observed or simulated effects of competition</w:t>
      </w:r>
      <w:r w:rsidR="00C20EA8">
        <w:t xml:space="preserve"> is that </w:t>
      </w:r>
      <w:r w:rsidR="009E741B">
        <w:t xml:space="preserve">this approach </w:t>
      </w:r>
      <w:r w:rsidR="00C20EA8">
        <w:t xml:space="preserve">can help us understand pairwise competition even in such complex cases. </w:t>
      </w:r>
      <w:r w:rsidR="00FA49A0">
        <w:t>However</w:t>
      </w:r>
      <w:r w:rsidR="00C20EA8">
        <w:t xml:space="preserve">, our work here </w:t>
      </w:r>
      <w:r w:rsidR="0066362B">
        <w:t xml:space="preserve">also </w:t>
      </w:r>
      <w:r w:rsidR="00C20EA8">
        <w:t xml:space="preserve">shows that </w:t>
      </w:r>
      <w:r w:rsidR="009E741B">
        <w:t xml:space="preserve">this advantage </w:t>
      </w:r>
      <w:r w:rsidR="00C20EA8">
        <w:t xml:space="preserve">may come at the cost of </w:t>
      </w:r>
      <w:r w:rsidR="009E741B">
        <w:t>ignoring important</w:t>
      </w:r>
      <w:r w:rsidR="00C20EA8">
        <w:t xml:space="preserve"> HOIs in multispecies communities. </w:t>
      </w:r>
    </w:p>
    <w:p w14:paraId="56044AE7" w14:textId="629A83F9" w:rsidR="007A5076" w:rsidRDefault="00FB2B55" w:rsidP="00E70044">
      <w:pPr>
        <w:pStyle w:val="Heading"/>
      </w:pPr>
      <w:r>
        <w:lastRenderedPageBreak/>
        <w:t>Are HOIs Common in Nature</w:t>
      </w:r>
      <w:r w:rsidR="00746378">
        <w:t xml:space="preserve">? </w:t>
      </w:r>
    </w:p>
    <w:p w14:paraId="2DC292C6" w14:textId="643C6AAC" w:rsidR="00540DA5" w:rsidRDefault="00A0621E" w:rsidP="002619E8">
      <w:pPr>
        <w:spacing w:after="202"/>
        <w:contextualSpacing/>
      </w:pPr>
      <w:r>
        <w:t xml:space="preserve">One way to view HOIs in this system is to consider </w:t>
      </w:r>
      <w:r w:rsidR="0066362B">
        <w:t xml:space="preserve">them </w:t>
      </w:r>
      <w:r w:rsidR="003F7251">
        <w:t>instance</w:t>
      </w:r>
      <w:r w:rsidR="0066362B">
        <w:t>s</w:t>
      </w:r>
      <w:r w:rsidR="003F7251">
        <w:t xml:space="preserve"> of a more general case</w:t>
      </w:r>
      <w:r w:rsidR="00FB2B55">
        <w:t xml:space="preserve"> in which</w:t>
      </w:r>
      <w:r>
        <w:t xml:space="preserve"> </w:t>
      </w:r>
      <w:r w:rsidR="00FB2B55">
        <w:t xml:space="preserve">the trait that determines each species’ impact on and sensitivity to resource availability is itself governed by resource </w:t>
      </w:r>
      <w:r w:rsidR="003576FC">
        <w:t xml:space="preserve">availability </w:t>
      </w:r>
      <w:r w:rsidR="00EE79BD">
        <w:fldChar w:fldCharType="begin"/>
      </w:r>
      <w:r w:rsidR="00632744">
        <w:instrText xml:space="preserve"> ADDIN ZOTERO_ITEM CSL_CITATION {"citationID":"CFzOYsOc","properties":{"formattedCitation":"(Mesz\\uc0\\u233{}na et al. 2006)","plainCitation":"(Meszéna et al. 2006)","noteIndex":0},"citationItems":[{"id":2207,"uris":["http://zotero.org/users/688880/items/VZV8AUHU"],"uri":["http://zotero.org/users/688880/items/VZV8AUHU"],"itemData":{"id":2207,"type":"article-journal","title":"Competitive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unstable.","DOI":"10.1016/j.tpb.2005.07.001","ISSN":"0040-5809","title-short":"Competitive exclusion and limiting similarity","journalAbbreviation":"Theoretical Population Biology","author":[{"family":"Meszéna","given":"Géza"},{"family":"Gyllenberg","given":"Mats"},{"family":"Pásztor","given":"Liz"},{"family":"Metz","given":"Johan A. J."}],"issued":{"date-parts":[["2006",2]]}}}],"schema":"https://github.com/citation-style-language/schema/raw/master/csl-citation.json"} </w:instrText>
      </w:r>
      <w:r w:rsidR="00EE79BD">
        <w:fldChar w:fldCharType="separate"/>
      </w:r>
      <w:r w:rsidR="00EE79BD" w:rsidRPr="00EE79BD">
        <w:rPr>
          <w:rFonts w:cs="Times New Roman"/>
        </w:rPr>
        <w:t>(Meszéna et al. 2006)</w:t>
      </w:r>
      <w:r w:rsidR="00EE79BD">
        <w:fldChar w:fldCharType="end"/>
      </w:r>
      <w:r w:rsidR="00FB2B55">
        <w:t xml:space="preserve">. </w:t>
      </w:r>
      <w:r w:rsidR="00540DA5">
        <w:t xml:space="preserve">In this case, </w:t>
      </w:r>
      <w:r w:rsidR="0032457D">
        <w:t xml:space="preserve">the trait in question is </w:t>
      </w:r>
      <w:r w:rsidR="00540DA5">
        <w:t xml:space="preserve">the </w:t>
      </w:r>
      <w:r w:rsidR="003576FC">
        <w:t>average rate of resource uptake</w:t>
      </w:r>
      <w:r w:rsidR="00DD2AFC">
        <w:t>, which</w:t>
      </w:r>
      <w:r w:rsidR="00540DA5">
        <w:t xml:space="preserve"> shifts in response to resource availability and thus the</w:t>
      </w:r>
      <w:r w:rsidR="0020556F">
        <w:t xml:space="preserve"> earlier </w:t>
      </w:r>
      <w:r w:rsidR="00540DA5">
        <w:t>activity of competitors.</w:t>
      </w:r>
      <w:r>
        <w:t xml:space="preserve">  More generally, we believe</w:t>
      </w:r>
      <w:r w:rsidR="00797669">
        <w:t xml:space="preserve"> HOIs will </w:t>
      </w:r>
      <w:r w:rsidR="003D6553">
        <w:t xml:space="preserve">be inevitable in </w:t>
      </w:r>
      <w:r w:rsidR="00797669">
        <w:t xml:space="preserve">systems in which </w:t>
      </w:r>
      <w:r w:rsidR="007A16C0">
        <w:t>1) some species</w:t>
      </w:r>
      <w:r w:rsidR="00797669">
        <w:t xml:space="preserve"> can cause large resource fluctuations</w:t>
      </w:r>
      <w:r w:rsidR="007A16C0">
        <w:t xml:space="preserve">, 2) the </w:t>
      </w:r>
      <w:r w:rsidR="008023DA">
        <w:t xml:space="preserve">rate </w:t>
      </w:r>
      <w:r w:rsidR="007A16C0">
        <w:t xml:space="preserve">of resource uptake </w:t>
      </w:r>
      <w:r w:rsidR="008023DA">
        <w:t xml:space="preserve">by other species </w:t>
      </w:r>
      <w:r w:rsidR="007A16C0">
        <w:t>shift</w:t>
      </w:r>
      <w:r w:rsidR="008023DA">
        <w:t>s</w:t>
      </w:r>
      <w:r w:rsidR="007A16C0">
        <w:t xml:space="preserve"> in response to resource availability, and 3) the strength of this response varies across </w:t>
      </w:r>
      <w:r w:rsidR="004B2868">
        <w:t>species</w:t>
      </w:r>
      <w:r w:rsidR="007A16C0">
        <w:t>.</w:t>
      </w:r>
      <w:r w:rsidR="00FB2B55">
        <w:t xml:space="preserve">  Among plants, </w:t>
      </w:r>
      <w:r w:rsidR="004B2868">
        <w:t>plastic changes</w:t>
      </w:r>
      <w:r w:rsidR="007A16C0">
        <w:t xml:space="preserve"> in </w:t>
      </w:r>
      <w:r w:rsidR="004B2868">
        <w:t>traits such as height, specific leaf area, and phenology, have been shown in response to competition and changes in resource availability</w:t>
      </w:r>
      <w:r w:rsidR="003576FC">
        <w:t xml:space="preserve"> (</w:t>
      </w:r>
      <w:r w:rsidR="00541FCE">
        <w:t>e.g.</w:t>
      </w:r>
      <w:r w:rsidR="004B2868">
        <w:t xml:space="preserve"> </w:t>
      </w:r>
      <w:r w:rsidR="004B2868">
        <w:fldChar w:fldCharType="begin"/>
      </w:r>
      <w:r w:rsidR="00632744">
        <w:instrText xml:space="preserve"> ADDIN ZOTERO_ITEM CSL_CITATION {"citationID":"TxLmE4hj","properties":{"formattedCitation":"(Aronson et al. 1992, Bennett et al. 2016, Conti et al. 2018)","plainCitation":"(Aronson et al. 1992, Bennett et al. 2016, Conti et al. 2018)","dontUpdate":true,"noteIndex":0},"citationItems":[{"id":71,"uris":["http://zotero.org/users/688880/items/SRUGINPD"],"uri":["http://zotero.org/users/688880/items/SRUGINPD"],"itemData":{"id":71,"type":"article-journal","title":"Adaptive phenology of desert and Mediterranean populations of annual plants grown with and without water stress","container-title":"Oecologia","page":"17–26","volume":"89","issue":"1","source":"Google Scholar","author":[{"family":"Aronson","given":"James"},{"family":"Kigel","given":"J."},{"family":"Shmida","given":"A."},{"family":"Klein","given":"J."}],"issued":{"date-parts":[["1992"]]}}},{"id":7538,"uris":["http://zotero.org/users/688880/items/JA2XYP7I"],"uri":["http://zotero.org/users/688880/items/JA2XYP7I"],"itemData":{"id":7538,"type":"article-journal","title":"The reciprocal relationship between competition and intraspecific trait variation","container-title":"Journal of Ecology","page":"1410-1420","volume":"104","issue":"5","source":"Wiley Online Library","abstract":"Trait differences among plants are expected to influence the outcome of competition; competition should be strongest between similar species (or individuals) under limiting similarity, and between dissimilar species within competitive hierarchies. These hypotheses are often used to infer competitive dynamics from trait patterns within communities. However, plant traits are frequently plastic in response to competition. This variation is poorly accounted for in trait-based studies of competition and community assembly. To explore the relationship between trait responses and competitive outcomes, we grew 15 species alone, in monoculture and in mixture. We measured traits relating to leaf and root tissue morphology as well as biomass allocation and related competition-induced changes in these traits to intra- and interspecific competition using multi-model inference. Additionally, we tested how traits from different competitive environments influenced potential community assembly inferences. The competitive environment had large effects on species’ traits, although many effects were species specific. Differences among species in how competition affected trait expression were linked to both intra- and interspecific competition, frequently affecting competitive hierarchies. Intraspecific competition was lower for species that limited competition-induced increases in root allocation and had less variability in this trait overall. Interspecific competition was lower for species with larger leaves and lower specific leaf area than their neighbours. Switching to more stress-tolerant strategies by increasing root diameter and leaf tissue density also reduced competition. However, dissimilarity in root tissue density also minimized competition, consistent with limiting similarity affecting competitive outcomes. Moreover, changes in these traits were linked to changes in functional diversity, suggesting that competition affects functional diversity by affecting trait expression. Synthesis. Both trait hierarchies and trait dissimilarity affect the outcome of competition by acting on different traits, although competition-induced changes in trait expression can alter competitive outcomes. Moreover, the magnitude of these trait changes suggests that the source environment where plant traits are collected can affect the inferences drawn from trait patterns within communities. Combined, our results suggest that considering the effect of competition on trait expression is critical to understanding the relationship between traits and community assembly.","DOI":"10.1111/1365-2745.12614","ISSN":"1365-2745","language":"en","author":[{"family":"Bennett","given":"Jonathan A."},{"family":"Riibak","given":"Kersti"},{"family":"Tamme","given":"Riin"},{"family":"Lewis","given":"Rob J."},{"family":"Pärtel","given":"Meelis"}],"issued":{"date-parts":[["2016",9,1]]}}},{"id":7547,"uris":["http://zotero.org/users/688880/items/7PWRPE3M"],"uri":["http://zotero.org/users/688880/items/7PWRPE3M"],"itemData":{"id":7547,"type":"article-journal","title":"Functional trait differences and trait plasticity mediate biotic resistance to potential plant invaders","container-title":"Journal of Ecology","page":"1607-1620","volume":"106","issue":"4","source":"Wiley Online Library","abstract":"Biotic resistance represents an important natural barrier to potential invaders throughout the world, yet the underlying mechanisms that drive such resistance are still debated. In theory, native communities should repel both functionally similar invaders which compete for the same resources, and invaders which possess less competitive traits. However, environmental stress, trade-offs across vital rates and competition-induced plastic trait shifts may modify expected competitive outcomes, thereby influencing invasion dynamics. In order to test these theoretical links between trait distributions and biotic resistance, we performed a mesocosm experiment with 25 non-native ornamental species invading native plant communities. Each non-native species was grown with and without the native community under two watering treatments (regular and reduced). We measured biotic resistance as the difference in performance of non-native individuals grown with and without the community in terms of their survival, growth and reproduction. We quantified overall functional dissimilarity between non-native ornamental individuals and native communities based on the combination of plant height, specific leaf area and seed mass. Then, assuming each of these traits is also potentially linked to competitive ability, we measured the position of non-natives on trait hierarchies. While height is positively correlated with competitive ability for light interception, conservative leaf and seed characteristics provide greater tolerance to competition for other resources. Finally, we quantified plastic trait shifts of non-native individuals induced by competition. Indeed, the native community repelled functionally similar individuals by lowering the invader's survival rate. Simultaneously, shorter ornamental individuals with larger specific leaf areas were less tolerant to biotic resistance from the community across vital rates, although the effect of trait hierarchies often depended on watering conditions. Finally, non-natives responded to competition by shifting their traits. Most importantly, individuals with more competitive traits were able to overcome biotic resistance also through competition-induced plastic trait shifts. Synthesis. Our results highlight that both functional dissimilarity and trait hierarchies mediate biotic resistance to ornamental plant invaders. Nevertheless, environmental stress as well as opposing trends across vital rates are also influential. Furthermore, plastic trait shifts can reinforce potential invaders’ competitive superiority, determining a positive feedback.","DOI":"10.1111/1365-2745.12928","ISSN":"1365-2745","language":"en","author":[{"family":"Conti","given":"Luisa"},{"family":"Block","given":"Svenja"},{"family":"Parepa","given":"Madalin"},{"family":"Münkemüller","given":"Tamara"},{"family":"Thuiller","given":"Wilfried"},{"family":"Acosta","given":"Alicia T. R."},{"family":"Kleunen","given":"Mark","dropping-particle":"van"},{"family":"Dullinger","given":"Stefan"},{"family":"Essl","given":"Franz"},{"family":"Dullinger","given":"Iwona"},{"family":"Moser","given":"Dietmar"},{"family":"Klonner","given":"Günther"},{"family":"Bossdorf","given":"Oliver"},{"family":"Carboni","given":"Marta"}],"issued":{"date-parts":[["2018",7,1]]}}}],"schema":"https://github.com/citation-style-language/schema/raw/master/csl-citation.json"} </w:instrText>
      </w:r>
      <w:r w:rsidR="004B2868">
        <w:fldChar w:fldCharType="separate"/>
      </w:r>
      <w:r w:rsidR="000034F1">
        <w:rPr>
          <w:noProof/>
        </w:rPr>
        <w:t>Aronson et al. 1992, Bennett et al. 2016, Conti et al. 2018</w:t>
      </w:r>
      <w:r w:rsidR="004B2868">
        <w:fldChar w:fldCharType="end"/>
      </w:r>
      <w:r w:rsidR="003576FC">
        <w:t>)</w:t>
      </w:r>
      <w:r w:rsidR="00540DA5">
        <w:t xml:space="preserve">.  In theory, these traits should also determine each individual’s impact and sensitivity to competition.  </w:t>
      </w:r>
      <w:r w:rsidR="00175B82">
        <w:t>So,</w:t>
      </w:r>
      <w:r w:rsidR="00540DA5">
        <w:t xml:space="preserve"> are </w:t>
      </w:r>
      <w:r w:rsidR="004E18CF">
        <w:t xml:space="preserve">significant </w:t>
      </w:r>
      <w:r w:rsidR="00540DA5">
        <w:t xml:space="preserve">HOIs inevitable? </w:t>
      </w:r>
      <w:r w:rsidR="005D1919">
        <w:t>And i</w:t>
      </w:r>
      <w:r w:rsidR="00540DA5">
        <w:t>f so</w:t>
      </w:r>
      <w:r w:rsidR="004E18CF">
        <w:t>,</w:t>
      </w:r>
      <w:r w:rsidR="00540DA5">
        <w:t xml:space="preserve"> why are </w:t>
      </w:r>
      <w:r w:rsidR="004E18CF">
        <w:t xml:space="preserve">there </w:t>
      </w:r>
      <w:r w:rsidR="00540DA5">
        <w:t xml:space="preserve">so few documented examples among competing plants (but see </w:t>
      </w:r>
      <w:r w:rsidR="00540DA5">
        <w:fldChar w:fldCharType="begin"/>
      </w:r>
      <w:r w:rsidR="00596808">
        <w:instrText xml:space="preserve"> ADDIN ZOTERO_ITEM CSL_CITATION {"citationID":"YgOQcNYs","properties":{"formattedCitation":"(Mayfield and Stouffer 2017)","plainCitation":"(Mayfield and Stouffer 2017)","dontUpdate":true,"noteIndex":0},"citationItems":[{"id":2899,"uris":["http://zotero.org/users/688880/items/67ZRSRKR"],"uri":["http://zotero.org/users/688880/items/67ZRSRKR"],"itemData":{"id":2899,"type":"article-journal","title":"Higher-order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540DA5">
        <w:fldChar w:fldCharType="separate"/>
      </w:r>
      <w:r w:rsidR="00540DA5">
        <w:rPr>
          <w:noProof/>
        </w:rPr>
        <w:t>Mayfield and Stouffer 2017)</w:t>
      </w:r>
      <w:r w:rsidR="00540DA5">
        <w:fldChar w:fldCharType="end"/>
      </w:r>
      <w:r w:rsidR="00540DA5">
        <w:t xml:space="preserve">?  </w:t>
      </w:r>
    </w:p>
    <w:p w14:paraId="6EB9FEBC" w14:textId="076E17AE" w:rsidR="009E120C" w:rsidRDefault="00540DA5" w:rsidP="002619E8">
      <w:pPr>
        <w:spacing w:after="202"/>
        <w:contextualSpacing/>
      </w:pPr>
      <w:r>
        <w:t xml:space="preserve">One </w:t>
      </w:r>
      <w:r w:rsidR="008A72E9">
        <w:t xml:space="preserve">hypothesis is </w:t>
      </w:r>
      <w:r>
        <w:t>while HOIs are common</w:t>
      </w:r>
      <w:r w:rsidR="00A53231">
        <w:t>,</w:t>
      </w:r>
      <w:r>
        <w:t xml:space="preserve"> </w:t>
      </w:r>
      <w:r w:rsidR="00A53231">
        <w:t xml:space="preserve">they </w:t>
      </w:r>
      <w:r>
        <w:t xml:space="preserve">are </w:t>
      </w:r>
      <w:r w:rsidR="008A72E9">
        <w:t>often</w:t>
      </w:r>
      <w:r>
        <w:t xml:space="preserve"> weak.  </w:t>
      </w:r>
      <w:r w:rsidR="008A72E9">
        <w:t>A</w:t>
      </w:r>
      <w:r>
        <w:t xml:space="preserve"> key factor in producing HOIs in our simulation is that </w:t>
      </w:r>
      <w:r w:rsidR="005D6D8C">
        <w:t xml:space="preserve">each species has a uniquely shaped </w:t>
      </w:r>
      <w:r w:rsidR="008A72E9">
        <w:t xml:space="preserve">resource </w:t>
      </w:r>
      <w:r>
        <w:t xml:space="preserve">uptake curve.  </w:t>
      </w:r>
      <w:r w:rsidR="005D6D8C">
        <w:t>Additional simulations show that the more similar species resource uptake curves are to one another</w:t>
      </w:r>
      <w:r w:rsidR="0020556F">
        <w:t xml:space="preserve"> </w:t>
      </w:r>
      <w:r w:rsidR="008A72E9">
        <w:t xml:space="preserve">the </w:t>
      </w:r>
      <w:r w:rsidR="009E120C">
        <w:t>weaker</w:t>
      </w:r>
      <w:r w:rsidR="008A72E9">
        <w:t xml:space="preserve"> the HOIs </w:t>
      </w:r>
      <w:r w:rsidR="00541FCE">
        <w:t xml:space="preserve">are </w:t>
      </w:r>
      <w:r w:rsidR="008A72E9">
        <w:t>in this system</w:t>
      </w:r>
      <w:r w:rsidR="00541FCE">
        <w:t xml:space="preserve"> (Appendix </w:t>
      </w:r>
      <w:r w:rsidR="003576FC">
        <w:t>A</w:t>
      </w:r>
      <w:r w:rsidR="00541FCE">
        <w:t>)</w:t>
      </w:r>
      <w:r w:rsidR="008A72E9">
        <w:t xml:space="preserve">.  </w:t>
      </w:r>
      <w:r w:rsidR="009E120C">
        <w:t xml:space="preserve">In nature, </w:t>
      </w:r>
      <w:r w:rsidR="0020556F">
        <w:t xml:space="preserve">such large differences in the shape of resource uptake curves may be rare. </w:t>
      </w:r>
    </w:p>
    <w:p w14:paraId="53B8EDA9" w14:textId="17F47FE0" w:rsidR="00540DA5" w:rsidRDefault="00EB17CC" w:rsidP="002619E8">
      <w:pPr>
        <w:spacing w:after="202"/>
        <w:contextualSpacing/>
      </w:pPr>
      <w:r>
        <w:t>In addition, t</w:t>
      </w:r>
      <w:r w:rsidR="009E120C">
        <w:t xml:space="preserve">he large changes in resource availability and plant biomass in our simulation </w:t>
      </w:r>
      <w:r w:rsidR="005871E0">
        <w:t>contribute to</w:t>
      </w:r>
      <w:r w:rsidR="009E120C">
        <w:t xml:space="preserve"> the </w:t>
      </w:r>
      <w:r w:rsidR="0020556F">
        <w:t xml:space="preserve">magnitude </w:t>
      </w:r>
      <w:r w:rsidR="009E120C">
        <w:t xml:space="preserve">of HOIs.  Because resource availability </w:t>
      </w:r>
      <w:r w:rsidR="009D55FA">
        <w:t xml:space="preserve">fluctuates </w:t>
      </w:r>
      <w:r w:rsidR="009D55FA">
        <w:lastRenderedPageBreak/>
        <w:t>widely</w:t>
      </w:r>
      <w:r>
        <w:t xml:space="preserve"> from the beginning to the end of the growth period</w:t>
      </w:r>
      <w:r w:rsidR="009D55FA">
        <w:t xml:space="preserve"> in our simulation</w:t>
      </w:r>
      <w:r w:rsidR="005D6D8C">
        <w:t xml:space="preserve">, </w:t>
      </w:r>
      <w:r w:rsidR="009D55FA">
        <w:t xml:space="preserve">it means that species interactions change dramatically over the course of the season.  Without </w:t>
      </w:r>
      <w:r w:rsidR="00541FCE">
        <w:t xml:space="preserve">the </w:t>
      </w:r>
      <w:r w:rsidR="009D55FA">
        <w:t xml:space="preserve">extreme fluctuation in </w:t>
      </w:r>
      <w:r w:rsidR="005871E0">
        <w:t xml:space="preserve">the </w:t>
      </w:r>
      <w:r w:rsidR="009D55FA">
        <w:t xml:space="preserve">resource environment, species would have relatively constant competitive effects on one another and no HOIs would </w:t>
      </w:r>
      <w:r w:rsidR="005871E0">
        <w:t>emerge</w:t>
      </w:r>
      <w:r w:rsidR="009D55FA">
        <w:t xml:space="preserve">.  For instance, compare our system to an idealized version of resource competition experienced by competing perennial plants </w:t>
      </w:r>
      <w:r w:rsidR="009D55FA">
        <w:fldChar w:fldCharType="begin"/>
      </w:r>
      <w:r w:rsidR="009D55FA">
        <w:instrText xml:space="preserve"> ADDIN ZOTERO_ITEM CSL_CITATION {"citationID":"4aorK8Lp","properties":{"formattedCitation":"(Dybzinski and Tilman 2007)","plainCitation":"(Dybzinski and Tilman 2007)","noteIndex":0},"citationItems":[{"id":2773,"uris":["http://zotero.org/users/688880/items/A9GIJ4H6"],"uri":["http://zotero.org/users/688880/items/A9GIJ4H6"],"itemData":{"id":2773,"type":"article-journal","title":"Resource Use Patterns Predict Long</w:instrText>
      </w:r>
      <w:r w:rsidR="009D55FA">
        <w:rPr>
          <w:rFonts w:ascii="Cambria Math" w:hAnsi="Cambria Math" w:cs="Cambria Math"/>
        </w:rPr>
        <w:instrText>‐</w:instrText>
      </w:r>
      <w:r w:rsidR="009D55FA">
        <w:instrText>Term Outcomes of Plant Competition for Nutrients and Light.","container-title":"The American Naturalist","page":"305-318","volume":"170","issue":"3","source":"journals.uchicago.edu (Atypon)","abstract":"An 11</w:instrText>
      </w:r>
      <w:r w:rsidR="009D55FA">
        <w:rPr>
          <w:rFonts w:ascii="Cambria Math" w:hAnsi="Cambria Math" w:cs="Cambria Math"/>
        </w:rPr>
        <w:instrText>‐</w:instrText>
      </w:r>
      <w:r w:rsidR="009D55FA">
        <w:instrText>year competition experiment among combinations of six prairie perennial plant species showed that resource competition theory generally predicted the long</w:instrText>
      </w:r>
      <w:r w:rsidR="009D55FA">
        <w:rPr>
          <w:rFonts w:ascii="Cambria Math" w:hAnsi="Cambria Math" w:cs="Cambria Math"/>
        </w:rPr>
        <w:instrText>‐</w:instrText>
      </w:r>
      <w:r w:rsidR="009D55FA">
        <w:instrText>term outcome of competition. We grew each species in replicated monocultures to determine its requirements for soil nitrate ( ) and light ( ). In six pairwise combinations, the species with the lower   and   excluded its competitor, as predicted by theory. In the remaining two pairwise combinations, one species had a lower  , and the second had a lower  ; these species pairs coexisted, although it is unclear whether resource competition alone was responsible for their coexistence. Smaller differences in   or   between competing species led to slower rates of competitive exclusion, and the influence of   differences on the rate of competitive exclusion was more pronounced on low</w:instrText>
      </w:r>
      <w:r w:rsidR="009D55FA">
        <w:rPr>
          <w:rFonts w:ascii="Cambria Math" w:hAnsi="Cambria Math" w:cs="Cambria Math"/>
        </w:rPr>
        <w:instrText>‐</w:instrText>
      </w:r>
      <w:r w:rsidR="009D55FA">
        <w:instrText>nitrogen soils, while the influence of   differences was more pronounced on high</w:instrText>
      </w:r>
      <w:r w:rsidR="009D55FA">
        <w:rPr>
          <w:rFonts w:ascii="Cambria Math" w:hAnsi="Cambria Math" w:cs="Cambria Math"/>
        </w:rPr>
        <w:instrText>‐</w:instrText>
      </w:r>
      <w:r w:rsidR="009D55FA">
        <w:instrText>nitrogen (low</w:instrText>
      </w:r>
      <w:r w:rsidR="009D55FA">
        <w:rPr>
          <w:rFonts w:ascii="Cambria Math" w:hAnsi="Cambria Math" w:cs="Cambria Math"/>
        </w:rPr>
        <w:instrText>‐</w:instrText>
      </w:r>
      <w:r w:rsidR="009D55FA">
        <w:instrText xml:space="preserve">light) soils. These results were not explained by differences in initial species abundances or neutrality. However, only a few of our paired species coexisted under our experimentally imposed conditions (homogeneous soils, high seeding densities, minimal disturbance, regular water, and low herbivory levels), suggesting that other coexistence mechanisms help generate the diversity observed in natural communities.","DOI":"10.1086/519857","ISSN":"0003-0147","journalAbbreviation":"The American Naturalist","author":[{"family":"Dybzinski","given":"Ray"},{"family":"Tilman","given":"David"}],"issued":{"date-parts":[["2007",9,1]]}}}],"schema":"https://github.com/citation-style-language/schema/raw/master/csl-citation.json"} </w:instrText>
      </w:r>
      <w:r w:rsidR="009D55FA">
        <w:fldChar w:fldCharType="separate"/>
      </w:r>
      <w:r w:rsidR="009D55FA">
        <w:rPr>
          <w:noProof/>
        </w:rPr>
        <w:t>(Dybzinski and Tilman 2007)</w:t>
      </w:r>
      <w:r w:rsidR="009D55FA">
        <w:fldChar w:fldCharType="end"/>
      </w:r>
      <w:r w:rsidR="009D55FA">
        <w:t>.  Due to their large size, perennial plants can be assumed to quickly draw resources down to a dynamic equilibrium.  Thus, even if species have different non-linear responses to resource concentration the fact</w:t>
      </w:r>
      <w:r w:rsidR="0047332A">
        <w:t>,</w:t>
      </w:r>
      <w:r w:rsidR="009D55FA">
        <w:t xml:space="preserve"> that resource concentration is relatively fixed eliminates the possibility of strong higher order interactions. </w:t>
      </w:r>
      <w:r w:rsidR="0020556F">
        <w:t>For this reason</w:t>
      </w:r>
      <w:r w:rsidR="009D55FA">
        <w:t>, seasonally forced systems, such as annual plant communities in</w:t>
      </w:r>
      <w:r w:rsidR="0020556F">
        <w:t xml:space="preserve"> </w:t>
      </w:r>
      <w:r w:rsidR="009D55FA">
        <w:t>Mediterranean climate</w:t>
      </w:r>
      <w:r w:rsidR="0020556F">
        <w:t>s</w:t>
      </w:r>
      <w:r w:rsidR="009D55FA">
        <w:t xml:space="preserve">, may be a good place to look for strong HOIs </w:t>
      </w:r>
      <w:r w:rsidR="009D55FA">
        <w:fldChar w:fldCharType="begin"/>
      </w:r>
      <w:r w:rsidR="009D55FA">
        <w:instrText xml:space="preserve"> ADDIN ZOTERO_ITEM CSL_CITATION {"citationID":"mQ0yOLOS","properties":{"formattedCitation":"(Mayfield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9D55FA">
        <w:fldChar w:fldCharType="separate"/>
      </w:r>
      <w:r w:rsidR="009D55FA">
        <w:rPr>
          <w:noProof/>
        </w:rPr>
        <w:t>(Mayfield and Stouffer 2017)</w:t>
      </w:r>
      <w:r w:rsidR="009D55FA">
        <w:fldChar w:fldCharType="end"/>
      </w:r>
      <w:r w:rsidR="009D55FA">
        <w:t>.</w:t>
      </w:r>
      <w:r w:rsidR="00541FCE">
        <w:t xml:space="preserve"> </w:t>
      </w:r>
    </w:p>
    <w:p w14:paraId="1F1ED405" w14:textId="2748D4F8" w:rsidR="00A43F37" w:rsidRDefault="007919A3" w:rsidP="002619E8">
      <w:pPr>
        <w:spacing w:after="202"/>
        <w:contextualSpacing/>
      </w:pPr>
      <w:r>
        <w:t xml:space="preserve">Finally, our analysis that </w:t>
      </w:r>
      <w:r w:rsidR="00EC7CC1">
        <w:t xml:space="preserve">even though we </w:t>
      </w:r>
      <w:r w:rsidR="006E60AC">
        <w:t>restrict</w:t>
      </w:r>
      <w:r w:rsidR="00E92F57">
        <w:t xml:space="preserve"> </w:t>
      </w:r>
      <w:r>
        <w:t>o</w:t>
      </w:r>
      <w:r w:rsidR="00B507A2">
        <w:t xml:space="preserve">ur definition of HOIs </w:t>
      </w:r>
      <w:r w:rsidR="00E92F57">
        <w:t>to</w:t>
      </w:r>
      <w:r w:rsidR="00227E4C">
        <w:t xml:space="preserve"> only involv</w:t>
      </w:r>
      <w:r w:rsidR="00E92F57">
        <w:t>e</w:t>
      </w:r>
      <w:r w:rsidR="00227E4C">
        <w:t xml:space="preserve"> interaction</w:t>
      </w:r>
      <w:r w:rsidR="00FA2245">
        <w:t xml:space="preserve"> modification</w:t>
      </w:r>
      <w:r w:rsidR="00227E4C">
        <w:t xml:space="preserve"> between </w:t>
      </w:r>
      <w:proofErr w:type="spellStart"/>
      <w:r w:rsidR="00045E08">
        <w:t>heterospecific</w:t>
      </w:r>
      <w:proofErr w:type="spellEnd"/>
      <w:r w:rsidR="00045E08">
        <w:t xml:space="preserve"> </w:t>
      </w:r>
      <w:r w:rsidR="006E60AC">
        <w:t>and</w:t>
      </w:r>
      <w:r w:rsidR="00045E08">
        <w:t xml:space="preserve"> not conspecific </w:t>
      </w:r>
      <w:r w:rsidR="00F43812">
        <w:t>indivi</w:t>
      </w:r>
      <w:r w:rsidR="004D211D">
        <w:t xml:space="preserve">duals (in their </w:t>
      </w:r>
      <w:r w:rsidR="00FA2245">
        <w:t xml:space="preserve">total competitive </w:t>
      </w:r>
      <w:r w:rsidR="004D211D">
        <w:t>effects)</w:t>
      </w:r>
      <w:r w:rsidR="006776EE">
        <w:t xml:space="preserve">, </w:t>
      </w:r>
      <w:r w:rsidR="00BE6B93">
        <w:t xml:space="preserve">HOIs </w:t>
      </w:r>
      <w:r w:rsidR="006776EE">
        <w:t xml:space="preserve">are virtually guaranteed </w:t>
      </w:r>
      <w:r w:rsidR="00AD1314">
        <w:t xml:space="preserve">when </w:t>
      </w:r>
      <w:r w:rsidR="00B507A2">
        <w:t>species</w:t>
      </w:r>
      <w:r w:rsidR="007404D5">
        <w:t>’</w:t>
      </w:r>
      <w:r w:rsidR="00B507A2">
        <w:t xml:space="preserve"> </w:t>
      </w:r>
      <w:r w:rsidR="007404D5">
        <w:t xml:space="preserve">individual </w:t>
      </w:r>
      <w:r w:rsidR="00B507A2">
        <w:t>contribution</w:t>
      </w:r>
      <w:r w:rsidR="007404D5">
        <w:t>s</w:t>
      </w:r>
      <w:r w:rsidR="00B507A2">
        <w:t xml:space="preserve"> to </w:t>
      </w:r>
      <m:oMath>
        <m:r>
          <w:rPr>
            <w:rFonts w:ascii="Cambria Math" w:hAnsi="Cambria Math"/>
          </w:rPr>
          <m:t>C</m:t>
        </m:r>
      </m:oMath>
      <w:r w:rsidR="00B507A2">
        <w:t xml:space="preserve"> change non-linearly with density. </w:t>
      </w:r>
      <w:r w:rsidR="00632CC8">
        <w:t>Such</w:t>
      </w:r>
      <w:r w:rsidR="00A74AB9">
        <w:t xml:space="preserve"> non-linearity </w:t>
      </w:r>
      <w:r w:rsidR="003F42A6">
        <w:t>would arise when</w:t>
      </w:r>
      <w:r w:rsidR="00A74AB9">
        <w:t xml:space="preserve"> ind</w:t>
      </w:r>
      <w:r w:rsidR="00632CC8">
        <w:t>ividuals alter</w:t>
      </w:r>
      <w:r w:rsidR="00A74AB9">
        <w:t xml:space="preserve"> the</w:t>
      </w:r>
      <w:r w:rsidR="00632CC8">
        <w:t xml:space="preserve"> competitive</w:t>
      </w:r>
      <w:r w:rsidR="00A74AB9">
        <w:t xml:space="preserve"> effect</w:t>
      </w:r>
      <w:r w:rsidR="00632CC8">
        <w:t>s</w:t>
      </w:r>
      <w:r w:rsidR="00A74AB9">
        <w:t xml:space="preserve"> o</w:t>
      </w:r>
      <w:r w:rsidR="00632CC8">
        <w:t>f</w:t>
      </w:r>
      <w:r w:rsidR="00A74AB9">
        <w:t xml:space="preserve"> </w:t>
      </w:r>
      <w:r w:rsidR="00632CC8">
        <w:t>other individuals within the same species</w:t>
      </w:r>
      <w:r w:rsidR="00A74AB9">
        <w:t xml:space="preserve">. </w:t>
      </w:r>
      <w:r w:rsidR="00B507A2">
        <w:t>In our simulat</w:t>
      </w:r>
      <w:r w:rsidR="00E73A7B">
        <w:t>ed experiment</w:t>
      </w:r>
      <w:r w:rsidR="00B507A2">
        <w:t xml:space="preserve"> for example, we found </w:t>
      </w:r>
      <w:r w:rsidR="00E73A7B">
        <w:t xml:space="preserve">that </w:t>
      </w:r>
      <w:r w:rsidR="00B507A2">
        <w:t xml:space="preserve">a model with non-linear terms for each </w:t>
      </w:r>
      <w:r w:rsidR="00E73A7B">
        <w:t xml:space="preserve">competitor </w:t>
      </w:r>
      <w:r w:rsidR="00B507A2">
        <w:t xml:space="preserve">species’ effect best fit the </w:t>
      </w:r>
      <w:r w:rsidR="0020556F">
        <w:t>simulated data for the</w:t>
      </w:r>
      <w:r w:rsidR="00B507A2">
        <w:t xml:space="preserve"> mid and late-season species.  These </w:t>
      </w:r>
      <w:r w:rsidR="00F41415">
        <w:t xml:space="preserve">species-specific non-linear </w:t>
      </w:r>
      <w:r w:rsidR="00B507A2">
        <w:t xml:space="preserve">terms </w:t>
      </w:r>
      <w:r w:rsidR="00881AA1">
        <w:t xml:space="preserve">were </w:t>
      </w:r>
      <w:r w:rsidR="00B507A2">
        <w:t>required to fit the single species data because</w:t>
      </w:r>
      <w:r w:rsidR="00165B91">
        <w:t xml:space="preserve"> the densities of each competitor </w:t>
      </w:r>
      <w:r w:rsidR="00881AA1">
        <w:t xml:space="preserve">had </w:t>
      </w:r>
      <w:r w:rsidR="00165B91">
        <w:t>different non-linear effects (</w:t>
      </w:r>
      <w:r w:rsidR="001C1125">
        <w:fldChar w:fldCharType="begin"/>
      </w:r>
      <w:r w:rsidR="001C1125">
        <w:instrText xml:space="preserve"> REF _Ref514237754 \h </w:instrText>
      </w:r>
      <w:r w:rsidR="001C1125">
        <w:fldChar w:fldCharType="separate"/>
      </w:r>
      <w:ins w:id="2782" w:author="Andy Kleinhesselink" w:date="2019-07-12T08:02:00Z">
        <w:r w:rsidR="00B91BF5">
          <w:t xml:space="preserve">Figure </w:t>
        </w:r>
        <w:r w:rsidR="00B91BF5">
          <w:rPr>
            <w:noProof/>
          </w:rPr>
          <w:t>4</w:t>
        </w:r>
      </w:ins>
      <w:del w:id="2783" w:author="Andy Kleinhesselink" w:date="2019-07-12T08:02:00Z">
        <w:r w:rsidR="00427DC4" w:rsidDel="00B91BF5">
          <w:delText xml:space="preserve">Figure </w:delText>
        </w:r>
        <w:r w:rsidR="00427DC4" w:rsidDel="00B91BF5">
          <w:rPr>
            <w:noProof/>
          </w:rPr>
          <w:delText>3</w:delText>
        </w:r>
      </w:del>
      <w:r w:rsidR="001C1125">
        <w:fldChar w:fldCharType="end"/>
      </w:r>
      <w:r w:rsidR="00165B91" w:rsidRPr="0043064D">
        <w:t xml:space="preserve">). </w:t>
      </w:r>
    </w:p>
    <w:p w14:paraId="030BEDF4" w14:textId="53746F94" w:rsidR="00B507A2" w:rsidRDefault="00B507A2" w:rsidP="002619E8">
      <w:pPr>
        <w:spacing w:after="202"/>
        <w:contextualSpacing/>
      </w:pPr>
      <w:r w:rsidRPr="0043064D">
        <w:lastRenderedPageBreak/>
        <w:t xml:space="preserve">To see </w:t>
      </w:r>
      <w:r w:rsidR="00165B91" w:rsidRPr="0043064D">
        <w:t>how th</w:t>
      </w:r>
      <w:r w:rsidR="00A43F37">
        <w:t>ese non-linear effects of competitor density</w:t>
      </w:r>
      <w:r w:rsidR="00BF5BB5">
        <w:t xml:space="preserve"> within species</w:t>
      </w:r>
      <w:r w:rsidR="00165B91" w:rsidRPr="0043064D">
        <w:t xml:space="preserve"> </w:t>
      </w:r>
      <w:r w:rsidR="00A43F37">
        <w:t xml:space="preserve">almost guarantee </w:t>
      </w:r>
      <w:r w:rsidR="00BF5BB5">
        <w:t>an HOI (between species)</w:t>
      </w:r>
      <w:r w:rsidRPr="0043064D">
        <w:t>, consider two species, one and two, that have identical effects on shared resources and therefore identical effects on a third competitor, species three.  Our definition of HOIs suggests that if there are no HOIs, the true combined effect of one and two together will be the sum of their separate effects:</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Pr="0043064D">
        <w:t xml:space="preserve">, where </w:t>
      </w:r>
      <m:oMath>
        <m:r>
          <w:rPr>
            <w:rFonts w:ascii="Cambria Math" w:hAnsi="Cambria Math"/>
          </w:rPr>
          <m:t>g</m:t>
        </m:r>
      </m:oMath>
      <w:r w:rsidRPr="0043064D">
        <w:t xml:space="preserve"> is a function of species density.  </w:t>
      </w:r>
      <w:r w:rsidR="00341B79">
        <w:t>I</w:t>
      </w:r>
      <w:r w:rsidR="00BF5BB5">
        <w:t>n the case</w:t>
      </w:r>
      <w:r w:rsidRPr="0043064D">
        <w:t xml:space="preserve"> </w:t>
      </w:r>
      <w:r w:rsidR="000A1F7F">
        <w:t>where</w:t>
      </w:r>
      <w:r w:rsidR="000A1F7F" w:rsidRPr="0043064D">
        <w:t xml:space="preserve"> </w:t>
      </w:r>
      <w:r w:rsidRPr="0043064D">
        <w:t>individuals of one and two are identical</w:t>
      </w:r>
      <w:r w:rsidR="000A1F7F">
        <w:t>,</w:t>
      </w:r>
      <w:r w:rsidRPr="0043064D">
        <w:t xml:space="preserve"> we know that their true effect on three must in fact be equal to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xml:space="preserve">, </m:t>
        </m:r>
      </m:oMath>
      <w:r w:rsidRPr="0043064D">
        <w:t xml:space="preserve"> </w:t>
      </w:r>
      <w:r w:rsidR="00341B79">
        <w:t>yet i</w:t>
      </w:r>
      <w:r w:rsidRPr="0043064D">
        <w:t xml:space="preserve">f </w:t>
      </w:r>
      <m:oMath>
        <m:r>
          <w:rPr>
            <w:rFonts w:ascii="Cambria Math" w:hAnsi="Cambria Math"/>
          </w:rPr>
          <m:t>g</m:t>
        </m:r>
      </m:oMath>
      <w:r w:rsidRPr="0043064D">
        <w:t xml:space="preserve"> is a non-linear function</w:t>
      </w:r>
      <w:r w:rsidR="008628EF">
        <w:t>,</w:t>
      </w:r>
      <w:r w:rsidRPr="0043064D">
        <w:t xml:space="preserve">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Pr="0043064D">
        <w:t xml:space="preserve">. </w:t>
      </w:r>
      <w:r w:rsidR="0020556F">
        <w:t xml:space="preserve">Just because </w:t>
      </w:r>
      <w:r w:rsidR="00F12855">
        <w:t>we label</w:t>
      </w:r>
      <w:r w:rsidR="00FC7D3C">
        <w:t xml:space="preserve"> </w:t>
      </w:r>
      <w:r w:rsidR="008628EF">
        <w:t xml:space="preserve">the individuals of </w:t>
      </w:r>
      <w:r w:rsidR="00FC7D3C">
        <w:t xml:space="preserve">species one and two </w:t>
      </w:r>
      <w:r w:rsidR="008628EF">
        <w:t xml:space="preserve">as belonging to </w:t>
      </w:r>
      <w:r w:rsidR="00FC7D3C">
        <w:t>different species</w:t>
      </w:r>
      <w:r w:rsidR="00F12855">
        <w:t xml:space="preserve">, </w:t>
      </w:r>
      <w:r w:rsidRPr="0043064D">
        <w:t>the sum of the</w:t>
      </w:r>
      <w:r w:rsidR="0020556F">
        <w:t xml:space="preserve">ir </w:t>
      </w:r>
      <w:r w:rsidRPr="0043064D">
        <w:t>separate effects will not equal the</w:t>
      </w:r>
      <w:r w:rsidR="00F12855">
        <w:t>ir</w:t>
      </w:r>
      <w:r w:rsidRPr="0043064D">
        <w:t xml:space="preserve"> </w:t>
      </w:r>
      <w:r w:rsidR="00F12855">
        <w:t>combined</w:t>
      </w:r>
      <w:r w:rsidR="00F12855" w:rsidRPr="0043064D">
        <w:t xml:space="preserve"> </w:t>
      </w:r>
      <w:r w:rsidRPr="0043064D">
        <w:t xml:space="preserve">effect. </w:t>
      </w:r>
      <w:r w:rsidRPr="00935C65">
        <w:t xml:space="preserve"> </w:t>
      </w:r>
      <w:r w:rsidR="00450C52" w:rsidRPr="00935C65">
        <w:t xml:space="preserve">This </w:t>
      </w:r>
      <w:r w:rsidR="00CD50FD" w:rsidRPr="00935C65">
        <w:t>example illustrates</w:t>
      </w:r>
      <w:r w:rsidRPr="00935C65">
        <w:t xml:space="preserve"> </w:t>
      </w:r>
      <w:r w:rsidR="00EB14CC" w:rsidRPr="00935C65">
        <w:t xml:space="preserve">why </w:t>
      </w:r>
      <w:r w:rsidRPr="00935C65">
        <w:t>any system in which competition</w:t>
      </w:r>
      <w:r w:rsidR="00450C52" w:rsidRPr="00935C65">
        <w:t>,</w:t>
      </w:r>
      <w:r w:rsidRPr="00935C65">
        <w:t xml:space="preserve"> </w:t>
      </w:r>
      <w:r w:rsidR="00EB14CC" w:rsidRPr="00935C65">
        <w:rPr>
          <w:i/>
        </w:rPr>
        <w:t>C</w:t>
      </w:r>
      <w:r w:rsidR="00450C52" w:rsidRPr="00935C65">
        <w:t xml:space="preserve">, </w:t>
      </w:r>
      <w:r w:rsidRPr="00935C65">
        <w:t>depends non-linearly on the density</w:t>
      </w:r>
      <w:r w:rsidR="006602A8" w:rsidRPr="00935C65">
        <w:t xml:space="preserve"> of individual</w:t>
      </w:r>
      <w:r w:rsidRPr="00935C65">
        <w:t xml:space="preserve"> species </w:t>
      </w:r>
      <w:r w:rsidR="00450C52" w:rsidRPr="00935C65">
        <w:t xml:space="preserve">will </w:t>
      </w:r>
      <w:r w:rsidR="002619E8" w:rsidRPr="00935C65">
        <w:t xml:space="preserve">likely result in </w:t>
      </w:r>
      <w:r w:rsidRPr="00935C65">
        <w:t>HOIs</w:t>
      </w:r>
      <w:r w:rsidR="002619E8" w:rsidRPr="00935C65">
        <w:t xml:space="preserve"> between species</w:t>
      </w:r>
      <w:r w:rsidRPr="00935C65">
        <w:t>.</w:t>
      </w:r>
      <w:r w:rsidR="00165B91" w:rsidRPr="00935C65">
        <w:t xml:space="preserve"> </w:t>
      </w:r>
      <w:r w:rsidR="00165B91">
        <w:rPr>
          <w:highlight w:val="yellow"/>
        </w:rPr>
        <w:t xml:space="preserve"> </w:t>
      </w:r>
      <w:r w:rsidRPr="001572D7">
        <w:rPr>
          <w:highlight w:val="yellow"/>
        </w:rPr>
        <w:t xml:space="preserve">  </w:t>
      </w:r>
      <w:r w:rsidR="00165B91">
        <w:rPr>
          <w:rStyle w:val="CommentReference"/>
        </w:rPr>
        <w:t xml:space="preserve"> </w:t>
      </w:r>
    </w:p>
    <w:p w14:paraId="7A1EC0CC" w14:textId="77777777" w:rsidR="00B93196" w:rsidRDefault="00390672">
      <w:pPr>
        <w:pStyle w:val="Heading"/>
      </w:pPr>
      <w:bookmarkStart w:id="2784" w:name="discussion"/>
      <w:bookmarkStart w:id="2785" w:name="conclusionssummary"/>
      <w:bookmarkEnd w:id="2784"/>
      <w:bookmarkEnd w:id="2785"/>
      <w:r>
        <w:t>Conclusion</w:t>
      </w:r>
    </w:p>
    <w:p w14:paraId="08D741D5" w14:textId="2020030D" w:rsidR="00B93196" w:rsidRDefault="002E165A">
      <w:pPr>
        <w:spacing w:after="202"/>
        <w:contextualSpacing/>
      </w:pPr>
      <w:r>
        <w:t>Higher order interactions have profound implications for how we understand multispecies communities</w:t>
      </w:r>
      <w:r w:rsidRPr="006B2FC8">
        <w:t xml:space="preserve">. </w:t>
      </w:r>
      <w:r w:rsidR="00390672">
        <w:t xml:space="preserve">We have sought to clarify the definition of HOI’s and explain how they could arise from simple </w:t>
      </w:r>
      <w:r w:rsidR="0020556F">
        <w:t xml:space="preserve">resource </w:t>
      </w:r>
      <w:r w:rsidR="00390672">
        <w:t xml:space="preserve">dynamics. </w:t>
      </w:r>
      <w:r w:rsidR="006A1A7F">
        <w:t xml:space="preserve">We propose that the most robust method to detect HOIs is to compare the observed strength of multispecies competition to the sum of individual species effects. </w:t>
      </w:r>
      <w:r w:rsidR="00390672">
        <w:t xml:space="preserve">We illustrate </w:t>
      </w:r>
      <w:r w:rsidR="006A1A7F">
        <w:t xml:space="preserve">our definition of HOIs and our proposed method for detecting HOIs </w:t>
      </w:r>
      <w:r w:rsidR="00390672">
        <w:t xml:space="preserve">with </w:t>
      </w:r>
      <w:r w:rsidR="002F762A">
        <w:t xml:space="preserve">a </w:t>
      </w:r>
      <w:r w:rsidR="0020556F">
        <w:t xml:space="preserve">simulation </w:t>
      </w:r>
      <w:r w:rsidR="002F762A">
        <w:t xml:space="preserve">of species competition for a single resource. </w:t>
      </w:r>
      <w:r w:rsidR="006A1A7F">
        <w:t xml:space="preserve">Defining HOIs in this way requires </w:t>
      </w:r>
      <w:r w:rsidR="00532AC5">
        <w:t xml:space="preserve">first </w:t>
      </w:r>
      <w:r w:rsidR="0020556F">
        <w:t>finding a phenomenological model that accurately describes the</w:t>
      </w:r>
      <w:r w:rsidR="006A1A7F">
        <w:t xml:space="preserve"> focal species’ response to single species competition. </w:t>
      </w:r>
      <w:r w:rsidR="002F762A">
        <w:t xml:space="preserve">While we </w:t>
      </w:r>
      <w:r w:rsidR="002F762A">
        <w:lastRenderedPageBreak/>
        <w:t xml:space="preserve">believe that HOIs should be common in nature this does not mean that they will be strong enough to detect statistically in empirical settings.  Our work suggests that environments in which resource availability </w:t>
      </w:r>
      <w:r w:rsidR="006A1A7F">
        <w:t xml:space="preserve">and competitor size </w:t>
      </w:r>
      <w:r w:rsidR="001C1125">
        <w:t xml:space="preserve">change rapidly during a single growing </w:t>
      </w:r>
      <w:r w:rsidR="002F762A">
        <w:t>season may</w:t>
      </w:r>
      <w:r w:rsidR="00541FCE">
        <w:t xml:space="preserve"> </w:t>
      </w:r>
      <w:r w:rsidR="002F762A">
        <w:t xml:space="preserve">be a likely place for HOIs to emerge. </w:t>
      </w:r>
    </w:p>
    <w:p w14:paraId="45053543" w14:textId="77777777" w:rsidR="00B93196" w:rsidRDefault="00390672">
      <w:pPr>
        <w:pStyle w:val="Heading"/>
      </w:pPr>
      <w:bookmarkStart w:id="2786" w:name="acknowledgments"/>
      <w:bookmarkEnd w:id="2786"/>
      <w:r>
        <w:t>Acknowledgments</w:t>
      </w:r>
    </w:p>
    <w:p w14:paraId="5C29317E" w14:textId="794A4087" w:rsidR="001C1125" w:rsidRDefault="001C1125">
      <w:pPr>
        <w:spacing w:line="276" w:lineRule="auto"/>
        <w:ind w:firstLine="0"/>
        <w:jc w:val="both"/>
        <w:rPr>
          <w:rFonts w:eastAsia="Noto Sans CJK SC Regular" w:cs="FreeSans"/>
          <w:b/>
          <w:szCs w:val="28"/>
        </w:rPr>
      </w:pPr>
      <w:bookmarkStart w:id="2787" w:name="references"/>
      <w:bookmarkEnd w:id="2787"/>
      <w:r>
        <w:br w:type="page"/>
      </w:r>
    </w:p>
    <w:p w14:paraId="73D91D9C" w14:textId="32F42B2D" w:rsidR="00B93196" w:rsidRDefault="00390672">
      <w:pPr>
        <w:pStyle w:val="Heading"/>
      </w:pPr>
      <w:r>
        <w:lastRenderedPageBreak/>
        <w:t>References</w:t>
      </w:r>
    </w:p>
    <w:p w14:paraId="076F0092" w14:textId="77777777" w:rsidR="0082769A" w:rsidRPr="0082769A" w:rsidRDefault="007B137A">
      <w:pPr>
        <w:pStyle w:val="Bibliography"/>
        <w:rPr>
          <w:ins w:id="2788" w:author="Andy Kleinhesselink" w:date="2019-07-14T10:52:00Z"/>
        </w:rPr>
        <w:pPrChange w:id="2789" w:author="Andy Kleinhesselink" w:date="2019-07-14T10:52:00Z">
          <w:pPr>
            <w:widowControl w:val="0"/>
            <w:autoSpaceDE w:val="0"/>
            <w:autoSpaceDN w:val="0"/>
            <w:adjustRightInd w:val="0"/>
          </w:pPr>
        </w:pPrChange>
      </w:pPr>
      <w:r>
        <w:t xml:space="preserve"> </w:t>
      </w:r>
      <w:r w:rsidR="00F56B3F">
        <w:fldChar w:fldCharType="begin"/>
      </w:r>
      <w:r w:rsidR="00596808">
        <w:instrText xml:space="preserve"> ADDIN ZOTERO_BIBL {"uncited":[],"omitted":[],"custom":[]} CSL_BIBLIOGRAPHY </w:instrText>
      </w:r>
      <w:r w:rsidR="00F56B3F">
        <w:fldChar w:fldCharType="separate"/>
      </w:r>
      <w:ins w:id="2790" w:author="Andy Kleinhesselink" w:date="2019-07-14T10:52:00Z">
        <w:r w:rsidR="0082769A" w:rsidRPr="0082769A">
          <w:t>Abrams, P. A. 1983. Arguments in Favor of Higher Order Interactions. The American Naturalist 121:887–891.</w:t>
        </w:r>
      </w:ins>
    </w:p>
    <w:p w14:paraId="48758FB8" w14:textId="77777777" w:rsidR="0082769A" w:rsidRPr="0082769A" w:rsidRDefault="0082769A">
      <w:pPr>
        <w:pStyle w:val="Bibliography"/>
        <w:rPr>
          <w:ins w:id="2791" w:author="Andy Kleinhesselink" w:date="2019-07-14T10:52:00Z"/>
        </w:rPr>
        <w:pPrChange w:id="2792" w:author="Andy Kleinhesselink" w:date="2019-07-14T10:52:00Z">
          <w:pPr>
            <w:widowControl w:val="0"/>
            <w:autoSpaceDE w:val="0"/>
            <w:autoSpaceDN w:val="0"/>
            <w:adjustRightInd w:val="0"/>
          </w:pPr>
        </w:pPrChange>
      </w:pPr>
      <w:ins w:id="2793" w:author="Andy Kleinhesselink" w:date="2019-07-14T10:52:00Z">
        <w:r w:rsidRPr="0082769A">
          <w:t>Adler, F. R., and W. F. Morris. 1994. A General Test for Interaction Modification. Ecology 75:1552–1559.</w:t>
        </w:r>
      </w:ins>
    </w:p>
    <w:p w14:paraId="611765E6" w14:textId="77777777" w:rsidR="0082769A" w:rsidRPr="0082769A" w:rsidRDefault="0082769A">
      <w:pPr>
        <w:pStyle w:val="Bibliography"/>
        <w:rPr>
          <w:ins w:id="2794" w:author="Andy Kleinhesselink" w:date="2019-07-14T10:52:00Z"/>
        </w:rPr>
        <w:pPrChange w:id="2795" w:author="Andy Kleinhesselink" w:date="2019-07-14T10:52:00Z">
          <w:pPr>
            <w:widowControl w:val="0"/>
            <w:autoSpaceDE w:val="0"/>
            <w:autoSpaceDN w:val="0"/>
            <w:adjustRightInd w:val="0"/>
          </w:pPr>
        </w:pPrChange>
      </w:pPr>
      <w:ins w:id="2796" w:author="Andy Kleinhesselink" w:date="2019-07-14T10:52:00Z">
        <w:r w:rsidRPr="0082769A">
          <w:t>Alfred J.Lotka. 1925. Elements of Physical Biology. Williams and Wilkins Company.</w:t>
        </w:r>
      </w:ins>
    </w:p>
    <w:p w14:paraId="59AD2383" w14:textId="77777777" w:rsidR="0082769A" w:rsidRPr="0082769A" w:rsidRDefault="0082769A">
      <w:pPr>
        <w:pStyle w:val="Bibliography"/>
        <w:rPr>
          <w:ins w:id="2797" w:author="Andy Kleinhesselink" w:date="2019-07-14T10:52:00Z"/>
        </w:rPr>
        <w:pPrChange w:id="2798" w:author="Andy Kleinhesselink" w:date="2019-07-14T10:52:00Z">
          <w:pPr>
            <w:widowControl w:val="0"/>
            <w:autoSpaceDE w:val="0"/>
            <w:autoSpaceDN w:val="0"/>
            <w:adjustRightInd w:val="0"/>
          </w:pPr>
        </w:pPrChange>
      </w:pPr>
      <w:ins w:id="2799" w:author="Andy Kleinhesselink" w:date="2019-07-14T10:52:00Z">
        <w:r w:rsidRPr="0082769A">
          <w:t>Aronson, J., J. Kigel, A. Shmida, and J. Klein. 1992. Adaptive phenology of desert and Mediterranean populations of annual plants grown with and without water stress. Oecologia 89:17–26.</w:t>
        </w:r>
      </w:ins>
    </w:p>
    <w:p w14:paraId="62383533" w14:textId="77777777" w:rsidR="0082769A" w:rsidRPr="0082769A" w:rsidRDefault="0082769A">
      <w:pPr>
        <w:pStyle w:val="Bibliography"/>
        <w:rPr>
          <w:ins w:id="2800" w:author="Andy Kleinhesselink" w:date="2019-07-14T10:52:00Z"/>
        </w:rPr>
        <w:pPrChange w:id="2801" w:author="Andy Kleinhesselink" w:date="2019-07-14T10:52:00Z">
          <w:pPr>
            <w:widowControl w:val="0"/>
            <w:autoSpaceDE w:val="0"/>
            <w:autoSpaceDN w:val="0"/>
            <w:adjustRightInd w:val="0"/>
          </w:pPr>
        </w:pPrChange>
      </w:pPr>
      <w:ins w:id="2802" w:author="Andy Kleinhesselink" w:date="2019-07-14T10:52:00Z">
        <w:r w:rsidRPr="0082769A">
          <w:t>Bennett, J. A., K. Riibak, R. Tamme, R. J. Lewis, and M. Pärtel. 2016. The reciprocal relationship between competition and intraspecific trait variation. Journal of Ecology 104:1410–1420.</w:t>
        </w:r>
      </w:ins>
    </w:p>
    <w:p w14:paraId="215DD2DA" w14:textId="77777777" w:rsidR="0082769A" w:rsidRPr="0082769A" w:rsidRDefault="0082769A">
      <w:pPr>
        <w:pStyle w:val="Bibliography"/>
        <w:rPr>
          <w:ins w:id="2803" w:author="Andy Kleinhesselink" w:date="2019-07-14T10:52:00Z"/>
        </w:rPr>
        <w:pPrChange w:id="2804" w:author="Andy Kleinhesselink" w:date="2019-07-14T10:52:00Z">
          <w:pPr>
            <w:widowControl w:val="0"/>
            <w:autoSpaceDE w:val="0"/>
            <w:autoSpaceDN w:val="0"/>
            <w:adjustRightInd w:val="0"/>
          </w:pPr>
        </w:pPrChange>
      </w:pPr>
      <w:ins w:id="2805" w:author="Andy Kleinhesselink" w:date="2019-07-14T10:52:00Z">
        <w:r w:rsidRPr="0082769A">
          <w:t>Billick, I., and T. J. Case. 1994. Higher Order Interactions in Ecological Communities: What Are They and How Can They be Detected? Ecology 75:1530–1543.</w:t>
        </w:r>
      </w:ins>
    </w:p>
    <w:p w14:paraId="276EA933" w14:textId="77777777" w:rsidR="0082769A" w:rsidRPr="0082769A" w:rsidRDefault="0082769A">
      <w:pPr>
        <w:pStyle w:val="Bibliography"/>
        <w:rPr>
          <w:ins w:id="2806" w:author="Andy Kleinhesselink" w:date="2019-07-14T10:52:00Z"/>
        </w:rPr>
        <w:pPrChange w:id="2807" w:author="Andy Kleinhesselink" w:date="2019-07-14T10:52:00Z">
          <w:pPr>
            <w:widowControl w:val="0"/>
            <w:autoSpaceDE w:val="0"/>
            <w:autoSpaceDN w:val="0"/>
            <w:adjustRightInd w:val="0"/>
          </w:pPr>
        </w:pPrChange>
      </w:pPr>
      <w:ins w:id="2808" w:author="Andy Kleinhesselink" w:date="2019-07-14T10:52:00Z">
        <w:r w:rsidRPr="0082769A">
          <w:t>Chesson, P. 2000. Mechanisms of Maintenance of Species Diversity. Annual Review of Ecology and Systematics 31:343–366.</w:t>
        </w:r>
      </w:ins>
    </w:p>
    <w:p w14:paraId="5B5DBF40" w14:textId="77777777" w:rsidR="0082769A" w:rsidRPr="0082769A" w:rsidRDefault="0082769A">
      <w:pPr>
        <w:pStyle w:val="Bibliography"/>
        <w:rPr>
          <w:ins w:id="2809" w:author="Andy Kleinhesselink" w:date="2019-07-14T10:52:00Z"/>
        </w:rPr>
        <w:pPrChange w:id="2810" w:author="Andy Kleinhesselink" w:date="2019-07-14T10:52:00Z">
          <w:pPr>
            <w:widowControl w:val="0"/>
            <w:autoSpaceDE w:val="0"/>
            <w:autoSpaceDN w:val="0"/>
            <w:adjustRightInd w:val="0"/>
          </w:pPr>
        </w:pPrChange>
      </w:pPr>
      <w:ins w:id="2811" w:author="Andy Kleinhesselink" w:date="2019-07-14T10:52:00Z">
        <w:r w:rsidRPr="0082769A">
          <w:t>Cohen, D. 1976. The Optimal Timing of Reproduction. The American Naturalist 110:801–807.</w:t>
        </w:r>
      </w:ins>
    </w:p>
    <w:p w14:paraId="367EDD28" w14:textId="77777777" w:rsidR="0082769A" w:rsidRPr="0082769A" w:rsidRDefault="0082769A">
      <w:pPr>
        <w:pStyle w:val="Bibliography"/>
        <w:rPr>
          <w:ins w:id="2812" w:author="Andy Kleinhesselink" w:date="2019-07-14T10:52:00Z"/>
        </w:rPr>
        <w:pPrChange w:id="2813" w:author="Andy Kleinhesselink" w:date="2019-07-14T10:52:00Z">
          <w:pPr>
            <w:widowControl w:val="0"/>
            <w:autoSpaceDE w:val="0"/>
            <w:autoSpaceDN w:val="0"/>
            <w:adjustRightInd w:val="0"/>
          </w:pPr>
        </w:pPrChange>
      </w:pPr>
      <w:ins w:id="2814" w:author="Andy Kleinhesselink" w:date="2019-07-14T10:52:00Z">
        <w:r w:rsidRPr="0082769A">
          <w:t>Conti, L., S. Block, M. Parepa, T. Münkemüller, W. Thuiller, A. T. R. Acosta, M. van Kleunen, S. Dullinger, F. Essl, I. Dullinger, D. Moser, G. Klonner, O. Bossdorf, and M. Carboni. 2018. Functional trait differences and trait plasticity mediate biotic resistance to potential plant invaders. Journal of Ecology 106:1607–1620.</w:t>
        </w:r>
      </w:ins>
    </w:p>
    <w:p w14:paraId="3BF71861" w14:textId="77777777" w:rsidR="0082769A" w:rsidRPr="0082769A" w:rsidRDefault="0082769A">
      <w:pPr>
        <w:pStyle w:val="Bibliography"/>
        <w:rPr>
          <w:ins w:id="2815" w:author="Andy Kleinhesselink" w:date="2019-07-14T10:52:00Z"/>
        </w:rPr>
        <w:pPrChange w:id="2816" w:author="Andy Kleinhesselink" w:date="2019-07-14T10:52:00Z">
          <w:pPr>
            <w:widowControl w:val="0"/>
            <w:autoSpaceDE w:val="0"/>
            <w:autoSpaceDN w:val="0"/>
            <w:adjustRightInd w:val="0"/>
          </w:pPr>
        </w:pPrChange>
      </w:pPr>
      <w:ins w:id="2817" w:author="Andy Kleinhesselink" w:date="2019-07-14T10:52:00Z">
        <w:r w:rsidRPr="0082769A">
          <w:lastRenderedPageBreak/>
          <w:t>Dybzinski, R., and D. Tilman. 2007. Resource Use Patterns Predict Long</w:t>
        </w:r>
        <w:r w:rsidRPr="0082769A">
          <w:rPr>
            <w:rFonts w:ascii="Cambria Math" w:hAnsi="Cambria Math" w:cs="Cambria Math"/>
          </w:rPr>
          <w:t>‐</w:t>
        </w:r>
        <w:r w:rsidRPr="0082769A">
          <w:t>Term Outcomes of Plant Competition for Nutrients and Light. The American Naturalist 170:305–318.</w:t>
        </w:r>
      </w:ins>
    </w:p>
    <w:p w14:paraId="116F1AB5" w14:textId="77777777" w:rsidR="0082769A" w:rsidRPr="0082769A" w:rsidRDefault="0082769A">
      <w:pPr>
        <w:pStyle w:val="Bibliography"/>
        <w:rPr>
          <w:ins w:id="2818" w:author="Andy Kleinhesselink" w:date="2019-07-14T10:52:00Z"/>
        </w:rPr>
        <w:pPrChange w:id="2819" w:author="Andy Kleinhesselink" w:date="2019-07-14T10:52:00Z">
          <w:pPr>
            <w:widowControl w:val="0"/>
            <w:autoSpaceDE w:val="0"/>
            <w:autoSpaceDN w:val="0"/>
            <w:adjustRightInd w:val="0"/>
          </w:pPr>
        </w:pPrChange>
      </w:pPr>
      <w:ins w:id="2820" w:author="Andy Kleinhesselink" w:date="2019-07-14T10:52:00Z">
        <w:r w:rsidRPr="0082769A">
          <w:t>Godoy, O., and J. M. Levine. 2013. Phenology effects on invasion success: insights from coupling field experiments to coexistence theory. Ecology 95:726–736.</w:t>
        </w:r>
      </w:ins>
    </w:p>
    <w:p w14:paraId="6E604095" w14:textId="77777777" w:rsidR="0082769A" w:rsidRPr="0082769A" w:rsidRDefault="0082769A">
      <w:pPr>
        <w:pStyle w:val="Bibliography"/>
        <w:rPr>
          <w:ins w:id="2821" w:author="Andy Kleinhesselink" w:date="2019-07-14T10:52:00Z"/>
        </w:rPr>
        <w:pPrChange w:id="2822" w:author="Andy Kleinhesselink" w:date="2019-07-14T10:52:00Z">
          <w:pPr>
            <w:widowControl w:val="0"/>
            <w:autoSpaceDE w:val="0"/>
            <w:autoSpaceDN w:val="0"/>
            <w:adjustRightInd w:val="0"/>
          </w:pPr>
        </w:pPrChange>
      </w:pPr>
      <w:ins w:id="2823" w:author="Andy Kleinhesselink" w:date="2019-07-14T10:52:00Z">
        <w:r w:rsidRPr="0082769A">
          <w:t>Grilli, J., G. Barabás, M. J. Michalska-Smith, and S. Allesina. 2017. Higher-order interactions stabilize dynamics in competitive network models. Nature 548:210–213.</w:t>
        </w:r>
      </w:ins>
    </w:p>
    <w:p w14:paraId="7D9A821F" w14:textId="77777777" w:rsidR="0082769A" w:rsidRPr="0082769A" w:rsidRDefault="0082769A">
      <w:pPr>
        <w:pStyle w:val="Bibliography"/>
        <w:rPr>
          <w:ins w:id="2824" w:author="Andy Kleinhesselink" w:date="2019-07-14T10:52:00Z"/>
        </w:rPr>
        <w:pPrChange w:id="2825" w:author="Andy Kleinhesselink" w:date="2019-07-14T10:52:00Z">
          <w:pPr>
            <w:widowControl w:val="0"/>
            <w:autoSpaceDE w:val="0"/>
            <w:autoSpaceDN w:val="0"/>
            <w:adjustRightInd w:val="0"/>
          </w:pPr>
        </w:pPrChange>
      </w:pPr>
      <w:ins w:id="2826" w:author="Andy Kleinhesselink" w:date="2019-07-14T10:52:00Z">
        <w:r w:rsidRPr="0082769A">
          <w:t>Hairston, N. G., J. D. Allan, R. K. Colwell, D. J. Futuyma, J. Howell, M. D. Lubin, J. Mathias, and J. H. Vandermeer. 1968. The Relationship between Species Diversity and Stability: An Experimental Approach with Protozoa and Bacteria. Ecology 49:1091–1101.</w:t>
        </w:r>
      </w:ins>
    </w:p>
    <w:p w14:paraId="2B7ED1FB" w14:textId="77777777" w:rsidR="0082769A" w:rsidRPr="0082769A" w:rsidRDefault="0082769A">
      <w:pPr>
        <w:pStyle w:val="Bibliography"/>
        <w:rPr>
          <w:ins w:id="2827" w:author="Andy Kleinhesselink" w:date="2019-07-14T10:52:00Z"/>
        </w:rPr>
        <w:pPrChange w:id="2828" w:author="Andy Kleinhesselink" w:date="2019-07-14T10:52:00Z">
          <w:pPr>
            <w:widowControl w:val="0"/>
            <w:autoSpaceDE w:val="0"/>
            <w:autoSpaceDN w:val="0"/>
            <w:adjustRightInd w:val="0"/>
          </w:pPr>
        </w:pPrChange>
      </w:pPr>
      <w:ins w:id="2829" w:author="Andy Kleinhesselink" w:date="2019-07-14T10:52:00Z">
        <w:r w:rsidRPr="0082769A">
          <w:t>Hassell, M. P., and H. N. Comins. 1976. Discrete time models for two-species competition. Theoretical Population Biology 9:202–221.</w:t>
        </w:r>
      </w:ins>
    </w:p>
    <w:p w14:paraId="3B4A4142" w14:textId="77777777" w:rsidR="0082769A" w:rsidRPr="0082769A" w:rsidRDefault="0082769A">
      <w:pPr>
        <w:pStyle w:val="Bibliography"/>
        <w:rPr>
          <w:ins w:id="2830" w:author="Andy Kleinhesselink" w:date="2019-07-14T10:52:00Z"/>
        </w:rPr>
        <w:pPrChange w:id="2831" w:author="Andy Kleinhesselink" w:date="2019-07-14T10:52:00Z">
          <w:pPr>
            <w:widowControl w:val="0"/>
            <w:autoSpaceDE w:val="0"/>
            <w:autoSpaceDN w:val="0"/>
            <w:adjustRightInd w:val="0"/>
          </w:pPr>
        </w:pPrChange>
      </w:pPr>
      <w:ins w:id="2832" w:author="Andy Kleinhesselink" w:date="2019-07-14T10:52:00Z">
        <w:r w:rsidRPr="0082769A">
          <w:t>Kraft, N. J. B., O. Godoy, and J. M. Levine. 2015. Plant functional traits and the multidimensional nature of species coexistence. Proceedings of the National Academy of Sciences of the United States of America 112:797–802.</w:t>
        </w:r>
      </w:ins>
    </w:p>
    <w:p w14:paraId="2AB647DC" w14:textId="77777777" w:rsidR="0082769A" w:rsidRPr="0082769A" w:rsidRDefault="0082769A">
      <w:pPr>
        <w:pStyle w:val="Bibliography"/>
        <w:rPr>
          <w:ins w:id="2833" w:author="Andy Kleinhesselink" w:date="2019-07-14T10:52:00Z"/>
        </w:rPr>
        <w:pPrChange w:id="2834" w:author="Andy Kleinhesselink" w:date="2019-07-14T10:52:00Z">
          <w:pPr>
            <w:widowControl w:val="0"/>
            <w:autoSpaceDE w:val="0"/>
            <w:autoSpaceDN w:val="0"/>
            <w:adjustRightInd w:val="0"/>
          </w:pPr>
        </w:pPrChange>
      </w:pPr>
      <w:ins w:id="2835" w:author="Andy Kleinhesselink" w:date="2019-07-14T10:52:00Z">
        <w:r w:rsidRPr="0082769A">
          <w:t>Letten, A. D., P.-J. Ke, and T. Fukami. 2017. Linking modern coexistence theory and contemporary niche theory. Ecological Monographs 87:161–177.</w:t>
        </w:r>
      </w:ins>
    </w:p>
    <w:p w14:paraId="2DEF9652" w14:textId="77777777" w:rsidR="0082769A" w:rsidRPr="0082769A" w:rsidRDefault="0082769A">
      <w:pPr>
        <w:pStyle w:val="Bibliography"/>
        <w:rPr>
          <w:ins w:id="2836" w:author="Andy Kleinhesselink" w:date="2019-07-14T10:52:00Z"/>
        </w:rPr>
        <w:pPrChange w:id="2837" w:author="Andy Kleinhesselink" w:date="2019-07-14T10:52:00Z">
          <w:pPr>
            <w:widowControl w:val="0"/>
            <w:autoSpaceDE w:val="0"/>
            <w:autoSpaceDN w:val="0"/>
            <w:adjustRightInd w:val="0"/>
          </w:pPr>
        </w:pPrChange>
      </w:pPr>
      <w:ins w:id="2838" w:author="Andy Kleinhesselink" w:date="2019-07-14T10:52:00Z">
        <w:r w:rsidRPr="0082769A">
          <w:t>Letten, A. D., and D. B. Stouffer. 2019. The mechanistic basis for higher-order interactions and non-additivity in competitive communities. Ecology Letters In Press.</w:t>
        </w:r>
      </w:ins>
    </w:p>
    <w:p w14:paraId="5B6681A2" w14:textId="77777777" w:rsidR="0082769A" w:rsidRPr="0082769A" w:rsidRDefault="0082769A">
      <w:pPr>
        <w:pStyle w:val="Bibliography"/>
        <w:rPr>
          <w:ins w:id="2839" w:author="Andy Kleinhesselink" w:date="2019-07-14T10:52:00Z"/>
        </w:rPr>
        <w:pPrChange w:id="2840" w:author="Andy Kleinhesselink" w:date="2019-07-14T10:52:00Z">
          <w:pPr>
            <w:widowControl w:val="0"/>
            <w:autoSpaceDE w:val="0"/>
            <w:autoSpaceDN w:val="0"/>
            <w:adjustRightInd w:val="0"/>
          </w:pPr>
        </w:pPrChange>
      </w:pPr>
      <w:ins w:id="2841" w:author="Andy Kleinhesselink" w:date="2019-07-14T10:52:00Z">
        <w:r w:rsidRPr="0082769A">
          <w:lastRenderedPageBreak/>
          <w:t>Levine, J. M., J. Bascompte, P. B. Adler, and S. Allesina. 2017. Beyond pairwise mechanisms of species coexistence in complex communities. Nature 546:56–64.</w:t>
        </w:r>
      </w:ins>
    </w:p>
    <w:p w14:paraId="06880663" w14:textId="77777777" w:rsidR="0082769A" w:rsidRPr="0082769A" w:rsidRDefault="0082769A">
      <w:pPr>
        <w:pStyle w:val="Bibliography"/>
        <w:rPr>
          <w:ins w:id="2842" w:author="Andy Kleinhesselink" w:date="2019-07-14T10:52:00Z"/>
        </w:rPr>
        <w:pPrChange w:id="2843" w:author="Andy Kleinhesselink" w:date="2019-07-14T10:52:00Z">
          <w:pPr>
            <w:widowControl w:val="0"/>
            <w:autoSpaceDE w:val="0"/>
            <w:autoSpaceDN w:val="0"/>
            <w:adjustRightInd w:val="0"/>
          </w:pPr>
        </w:pPrChange>
      </w:pPr>
      <w:ins w:id="2844" w:author="Andy Kleinhesselink" w:date="2019-07-14T10:52:00Z">
        <w:r w:rsidRPr="0082769A">
          <w:t>Mayfield, M. M., and D. B. Stouffer. 2017. Higher-order interactions capture unexplained complexity in diverse communities. Nature Ecology &amp; Evolution 1:0062.</w:t>
        </w:r>
      </w:ins>
    </w:p>
    <w:p w14:paraId="2B69B1F9" w14:textId="77777777" w:rsidR="0082769A" w:rsidRPr="0082769A" w:rsidRDefault="0082769A">
      <w:pPr>
        <w:pStyle w:val="Bibliography"/>
        <w:rPr>
          <w:ins w:id="2845" w:author="Andy Kleinhesselink" w:date="2019-07-14T10:52:00Z"/>
        </w:rPr>
        <w:pPrChange w:id="2846" w:author="Andy Kleinhesselink" w:date="2019-07-14T10:52:00Z">
          <w:pPr>
            <w:widowControl w:val="0"/>
            <w:autoSpaceDE w:val="0"/>
            <w:autoSpaceDN w:val="0"/>
            <w:adjustRightInd w:val="0"/>
          </w:pPr>
        </w:pPrChange>
      </w:pPr>
      <w:ins w:id="2847" w:author="Andy Kleinhesselink" w:date="2019-07-14T10:52:00Z">
        <w:r w:rsidRPr="0082769A">
          <w:t>Meszéna, G., M. Gyllenberg, L. Pásztor, and J. A. J. Metz. 2006. Competitive exclusion and limiting similarity: A unified theory. Theoretical Population Biology 69:68–87.</w:t>
        </w:r>
      </w:ins>
    </w:p>
    <w:p w14:paraId="10DD652B" w14:textId="77777777" w:rsidR="0082769A" w:rsidRPr="0082769A" w:rsidRDefault="0082769A">
      <w:pPr>
        <w:pStyle w:val="Bibliography"/>
        <w:rPr>
          <w:ins w:id="2848" w:author="Andy Kleinhesselink" w:date="2019-07-14T10:52:00Z"/>
        </w:rPr>
        <w:pPrChange w:id="2849" w:author="Andy Kleinhesselink" w:date="2019-07-14T10:52:00Z">
          <w:pPr>
            <w:widowControl w:val="0"/>
            <w:autoSpaceDE w:val="0"/>
            <w:autoSpaceDN w:val="0"/>
            <w:adjustRightInd w:val="0"/>
          </w:pPr>
        </w:pPrChange>
      </w:pPr>
      <w:ins w:id="2850" w:author="Andy Kleinhesselink" w:date="2019-07-14T10:52:00Z">
        <w:r w:rsidRPr="0082769A">
          <w:t>Miller, E. T., and C. A. Klausmeier. 2017. Evolutionary stability of coexistence due to the storage effect in a two-season model. Theoretical Ecology 10:91–103.</w:t>
        </w:r>
      </w:ins>
    </w:p>
    <w:p w14:paraId="187ECF95" w14:textId="77777777" w:rsidR="0082769A" w:rsidRPr="0082769A" w:rsidRDefault="0082769A">
      <w:pPr>
        <w:pStyle w:val="Bibliography"/>
        <w:rPr>
          <w:ins w:id="2851" w:author="Andy Kleinhesselink" w:date="2019-07-14T10:52:00Z"/>
        </w:rPr>
        <w:pPrChange w:id="2852" w:author="Andy Kleinhesselink" w:date="2019-07-14T10:52:00Z">
          <w:pPr>
            <w:widowControl w:val="0"/>
            <w:autoSpaceDE w:val="0"/>
            <w:autoSpaceDN w:val="0"/>
            <w:adjustRightInd w:val="0"/>
          </w:pPr>
        </w:pPrChange>
      </w:pPr>
      <w:ins w:id="2853" w:author="Andy Kleinhesselink" w:date="2019-07-14T10:52:00Z">
        <w:r w:rsidRPr="0082769A">
          <w:t>Morin, P. J., S. P. Lawler, and E. A. Johnson. 1988. Competition Between Aquatic Insects and Vertebrates: Interaction Strength and Higher Order Interactions. Ecology 69:1401–1409.</w:t>
        </w:r>
      </w:ins>
    </w:p>
    <w:p w14:paraId="53EE3A01" w14:textId="77777777" w:rsidR="0082769A" w:rsidRPr="0082769A" w:rsidRDefault="0082769A">
      <w:pPr>
        <w:pStyle w:val="Bibliography"/>
        <w:rPr>
          <w:ins w:id="2854" w:author="Andy Kleinhesselink" w:date="2019-07-14T10:52:00Z"/>
        </w:rPr>
        <w:pPrChange w:id="2855" w:author="Andy Kleinhesselink" w:date="2019-07-14T10:52:00Z">
          <w:pPr>
            <w:widowControl w:val="0"/>
            <w:autoSpaceDE w:val="0"/>
            <w:autoSpaceDN w:val="0"/>
            <w:adjustRightInd w:val="0"/>
          </w:pPr>
        </w:pPrChange>
      </w:pPr>
      <w:ins w:id="2856" w:author="Andy Kleinhesselink" w:date="2019-07-14T10:52:00Z">
        <w:r w:rsidRPr="0082769A">
          <w:t>Neill, W. E. 1974. The Community Matrix and Interdependence of the Competition Coefficients. The American Naturalist 108:399–408.</w:t>
        </w:r>
      </w:ins>
    </w:p>
    <w:p w14:paraId="75341F03" w14:textId="77777777" w:rsidR="0082769A" w:rsidRPr="0082769A" w:rsidRDefault="0082769A">
      <w:pPr>
        <w:pStyle w:val="Bibliography"/>
        <w:rPr>
          <w:ins w:id="2857" w:author="Andy Kleinhesselink" w:date="2019-07-14T10:52:00Z"/>
        </w:rPr>
        <w:pPrChange w:id="2858" w:author="Andy Kleinhesselink" w:date="2019-07-14T10:52:00Z">
          <w:pPr>
            <w:widowControl w:val="0"/>
            <w:autoSpaceDE w:val="0"/>
            <w:autoSpaceDN w:val="0"/>
            <w:adjustRightInd w:val="0"/>
          </w:pPr>
        </w:pPrChange>
      </w:pPr>
      <w:ins w:id="2859" w:author="Andy Kleinhesselink" w:date="2019-07-14T10:52:00Z">
        <w:r w:rsidRPr="0082769A">
          <w:t>O’Dwyer, J. P. 2018. Whence Lotka-Volterra?: Conservation laws and integrable systems in ecology. Theoretical Ecology.</w:t>
        </w:r>
      </w:ins>
    </w:p>
    <w:p w14:paraId="6B96B072" w14:textId="77777777" w:rsidR="0082769A" w:rsidRPr="0082769A" w:rsidRDefault="0082769A">
      <w:pPr>
        <w:pStyle w:val="Bibliography"/>
        <w:rPr>
          <w:ins w:id="2860" w:author="Andy Kleinhesselink" w:date="2019-07-14T10:52:00Z"/>
        </w:rPr>
        <w:pPrChange w:id="2861" w:author="Andy Kleinhesselink" w:date="2019-07-14T10:52:00Z">
          <w:pPr>
            <w:widowControl w:val="0"/>
            <w:autoSpaceDE w:val="0"/>
            <w:autoSpaceDN w:val="0"/>
            <w:adjustRightInd w:val="0"/>
          </w:pPr>
        </w:pPrChange>
      </w:pPr>
      <w:ins w:id="2862" w:author="Andy Kleinhesselink" w:date="2019-07-14T10:52:00Z">
        <w:r w:rsidRPr="0082769A">
          <w:t>R Core Team. 2015. R: A Language and Environment for Statistical Computing. R Foundation for Statistical Computing, Vienna, Austria.</w:t>
        </w:r>
      </w:ins>
    </w:p>
    <w:p w14:paraId="0EFBF715" w14:textId="77777777" w:rsidR="0082769A" w:rsidRPr="0082769A" w:rsidRDefault="0082769A">
      <w:pPr>
        <w:pStyle w:val="Bibliography"/>
        <w:rPr>
          <w:ins w:id="2863" w:author="Andy Kleinhesselink" w:date="2019-07-14T10:52:00Z"/>
        </w:rPr>
        <w:pPrChange w:id="2864" w:author="Andy Kleinhesselink" w:date="2019-07-14T10:52:00Z">
          <w:pPr>
            <w:widowControl w:val="0"/>
            <w:autoSpaceDE w:val="0"/>
            <w:autoSpaceDN w:val="0"/>
            <w:adjustRightInd w:val="0"/>
          </w:pPr>
        </w:pPrChange>
      </w:pPr>
      <w:ins w:id="2865" w:author="Andy Kleinhesselink" w:date="2019-07-14T10:52:00Z">
        <w:r w:rsidRPr="0082769A">
          <w:t>Stan Development Team. 2018. RStan: the R interface to Stan.</w:t>
        </w:r>
      </w:ins>
    </w:p>
    <w:p w14:paraId="7342A93B" w14:textId="77777777" w:rsidR="0082769A" w:rsidRPr="0082769A" w:rsidRDefault="0082769A">
      <w:pPr>
        <w:pStyle w:val="Bibliography"/>
        <w:rPr>
          <w:ins w:id="2866" w:author="Andy Kleinhesselink" w:date="2019-07-14T10:52:00Z"/>
        </w:rPr>
        <w:pPrChange w:id="2867" w:author="Andy Kleinhesselink" w:date="2019-07-14T10:52:00Z">
          <w:pPr>
            <w:widowControl w:val="0"/>
            <w:autoSpaceDE w:val="0"/>
            <w:autoSpaceDN w:val="0"/>
            <w:adjustRightInd w:val="0"/>
          </w:pPr>
        </w:pPrChange>
      </w:pPr>
      <w:ins w:id="2868" w:author="Andy Kleinhesselink" w:date="2019-07-14T10:52:00Z">
        <w:r w:rsidRPr="0082769A">
          <w:t>Tilman, D. 1977. Resource Competition between Plankton Algae: An Experimental and Theoretical Approach. Ecology 58:338–348.</w:t>
        </w:r>
      </w:ins>
    </w:p>
    <w:p w14:paraId="5F633D02" w14:textId="77777777" w:rsidR="0082769A" w:rsidRPr="0082769A" w:rsidRDefault="0082769A">
      <w:pPr>
        <w:pStyle w:val="Bibliography"/>
        <w:rPr>
          <w:ins w:id="2869" w:author="Andy Kleinhesselink" w:date="2019-07-14T10:52:00Z"/>
        </w:rPr>
        <w:pPrChange w:id="2870" w:author="Andy Kleinhesselink" w:date="2019-07-14T10:52:00Z">
          <w:pPr>
            <w:widowControl w:val="0"/>
            <w:autoSpaceDE w:val="0"/>
            <w:autoSpaceDN w:val="0"/>
            <w:adjustRightInd w:val="0"/>
          </w:pPr>
        </w:pPrChange>
      </w:pPr>
      <w:ins w:id="2871" w:author="Andy Kleinhesselink" w:date="2019-07-14T10:52:00Z">
        <w:r w:rsidRPr="0082769A">
          <w:lastRenderedPageBreak/>
          <w:t>Vandermeer, J. H. 1969. The Competitive Structure of Communities: An Experimental Approach with Protozoa. Ecology 50:362–371.</w:t>
        </w:r>
      </w:ins>
    </w:p>
    <w:p w14:paraId="77C356E9" w14:textId="757E4E9D" w:rsidR="00D92B8E" w:rsidRPr="0082769A" w:rsidDel="001C1724" w:rsidRDefault="00D92B8E">
      <w:pPr>
        <w:pStyle w:val="Bibliography"/>
        <w:rPr>
          <w:del w:id="2872" w:author="Andy Kleinhesselink" w:date="2019-07-14T09:14:00Z"/>
        </w:rPr>
      </w:pPr>
      <w:del w:id="2873" w:author="Andy Kleinhesselink" w:date="2019-07-14T09:14:00Z">
        <w:r w:rsidRPr="0082769A" w:rsidDel="001C1724">
          <w:delText>Abrams, P. A. 1983. Arguments in Favor of Higher Order Interactions. The American Naturalist 121:887–891.</w:delText>
        </w:r>
      </w:del>
    </w:p>
    <w:p w14:paraId="1BEA2568" w14:textId="3674F254" w:rsidR="00D92B8E" w:rsidRPr="0082769A" w:rsidDel="001C1724" w:rsidRDefault="00D92B8E">
      <w:pPr>
        <w:pStyle w:val="Bibliography"/>
        <w:rPr>
          <w:del w:id="2874" w:author="Andy Kleinhesselink" w:date="2019-07-14T09:14:00Z"/>
        </w:rPr>
      </w:pPr>
      <w:del w:id="2875" w:author="Andy Kleinhesselink" w:date="2019-07-14T09:14:00Z">
        <w:r w:rsidRPr="0082769A" w:rsidDel="001C1724">
          <w:delText>Adler, F. R., and W. F. Morris. 1994. A General Test for Interaction Modification. Ecology 75:1552–1559.</w:delText>
        </w:r>
      </w:del>
    </w:p>
    <w:p w14:paraId="00A9BB76" w14:textId="3F8156E9" w:rsidR="00D92B8E" w:rsidRPr="0082769A" w:rsidDel="001C1724" w:rsidRDefault="00D92B8E">
      <w:pPr>
        <w:pStyle w:val="Bibliography"/>
        <w:rPr>
          <w:del w:id="2876" w:author="Andy Kleinhesselink" w:date="2019-07-14T09:14:00Z"/>
        </w:rPr>
      </w:pPr>
      <w:del w:id="2877" w:author="Andy Kleinhesselink" w:date="2019-07-14T09:14:00Z">
        <w:r w:rsidRPr="0082769A" w:rsidDel="001C1724">
          <w:delText>Alfred J.Lotka. 1925. Elements of Physical Biology. Williams and Wilkins Company.</w:delText>
        </w:r>
      </w:del>
    </w:p>
    <w:p w14:paraId="0A894595" w14:textId="1257A65B" w:rsidR="00D92B8E" w:rsidRPr="0082769A" w:rsidDel="001C1724" w:rsidRDefault="00D92B8E">
      <w:pPr>
        <w:pStyle w:val="Bibliography"/>
        <w:rPr>
          <w:del w:id="2878" w:author="Andy Kleinhesselink" w:date="2019-07-14T09:14:00Z"/>
        </w:rPr>
      </w:pPr>
      <w:del w:id="2879" w:author="Andy Kleinhesselink" w:date="2019-07-14T09:14:00Z">
        <w:r w:rsidRPr="0082769A" w:rsidDel="001C1724">
          <w:delText>Aronson, J., J. Kigel, A. Shmida, and J. Klein. 1992. Adaptive phenology of desert and Mediterranean populations of annual plants grown with and without water stress. Oecologia 89:17–26.</w:delText>
        </w:r>
      </w:del>
    </w:p>
    <w:p w14:paraId="4F3F22F2" w14:textId="5442FD04" w:rsidR="00D92B8E" w:rsidRPr="0082769A" w:rsidDel="001C1724" w:rsidRDefault="00D92B8E">
      <w:pPr>
        <w:pStyle w:val="Bibliography"/>
        <w:rPr>
          <w:del w:id="2880" w:author="Andy Kleinhesselink" w:date="2019-07-14T09:14:00Z"/>
        </w:rPr>
      </w:pPr>
      <w:del w:id="2881" w:author="Andy Kleinhesselink" w:date="2019-07-14T09:14:00Z">
        <w:r w:rsidRPr="0082769A" w:rsidDel="001C1724">
          <w:delText>Bennett, J. A., K. Riibak, R. Tamme, R. J. Lewis, and M. Pärtel. 2016. The reciprocal relationship between competition and intraspecific trait variation. Journal of Ecology 104:1410–1420.</w:delText>
        </w:r>
      </w:del>
    </w:p>
    <w:p w14:paraId="442C7DA3" w14:textId="28F1698E" w:rsidR="00D92B8E" w:rsidRPr="0082769A" w:rsidDel="001C1724" w:rsidRDefault="00D92B8E">
      <w:pPr>
        <w:pStyle w:val="Bibliography"/>
        <w:rPr>
          <w:del w:id="2882" w:author="Andy Kleinhesselink" w:date="2019-07-14T09:14:00Z"/>
        </w:rPr>
      </w:pPr>
      <w:del w:id="2883" w:author="Andy Kleinhesselink" w:date="2019-07-14T09:14:00Z">
        <w:r w:rsidRPr="0082769A" w:rsidDel="001C1724">
          <w:delText>Billick, I., and T. J. Case. 1994. Higher Order Interactions in Ecological Communities: What Are They and How Can They be Detected? Ecology 75:1530–1543.</w:delText>
        </w:r>
      </w:del>
    </w:p>
    <w:p w14:paraId="79DC9E98" w14:textId="3E1D9969" w:rsidR="00D92B8E" w:rsidRPr="0082769A" w:rsidDel="001C1724" w:rsidRDefault="00D92B8E">
      <w:pPr>
        <w:pStyle w:val="Bibliography"/>
        <w:rPr>
          <w:del w:id="2884" w:author="Andy Kleinhesselink" w:date="2019-07-14T09:14:00Z"/>
        </w:rPr>
      </w:pPr>
      <w:del w:id="2885" w:author="Andy Kleinhesselink" w:date="2019-07-14T09:14:00Z">
        <w:r w:rsidRPr="0082769A" w:rsidDel="001C1724">
          <w:delText>Chesson, P. 2000. Mechanisms of Maintenance of Species Diversity. Annual Review of Ecology and Systematics 31:343–366.</w:delText>
        </w:r>
      </w:del>
    </w:p>
    <w:p w14:paraId="1FBD18E5" w14:textId="109314F5" w:rsidR="00D92B8E" w:rsidRPr="0082769A" w:rsidDel="001C1724" w:rsidRDefault="00D92B8E">
      <w:pPr>
        <w:pStyle w:val="Bibliography"/>
        <w:rPr>
          <w:del w:id="2886" w:author="Andy Kleinhesselink" w:date="2019-07-14T09:14:00Z"/>
        </w:rPr>
      </w:pPr>
      <w:del w:id="2887" w:author="Andy Kleinhesselink" w:date="2019-07-14T09:14:00Z">
        <w:r w:rsidRPr="0082769A" w:rsidDel="001C1724">
          <w:delText>Cohen, D. 1976. The Optimal Timing of Reproduction. The American Naturalist 110:801–807.</w:delText>
        </w:r>
      </w:del>
    </w:p>
    <w:p w14:paraId="3470BD6B" w14:textId="5943BCE1" w:rsidR="00D92B8E" w:rsidRPr="0082769A" w:rsidDel="001C1724" w:rsidRDefault="00D92B8E">
      <w:pPr>
        <w:pStyle w:val="Bibliography"/>
        <w:rPr>
          <w:del w:id="2888" w:author="Andy Kleinhesselink" w:date="2019-07-14T09:14:00Z"/>
        </w:rPr>
      </w:pPr>
      <w:del w:id="2889" w:author="Andy Kleinhesselink" w:date="2019-07-14T09:14:00Z">
        <w:r w:rsidRPr="0082769A" w:rsidDel="001C1724">
          <w:delText>Conti, L., S. Block, M. Parepa, T. Münkemüller, W. Thuiller, A. T. R. Acosta, M. van Kleunen, S. Dullinger, F. Essl, I. Dullinger, D. Moser, G. Klonner, O. Bossdorf, and M. Carboni. 2018. Functional trait differences and trait plasticity mediate biotic resistance to potential plant invaders. Journal of Ecology 106:1607–1620.</w:delText>
        </w:r>
      </w:del>
    </w:p>
    <w:p w14:paraId="641F7C7F" w14:textId="454963B3" w:rsidR="00D92B8E" w:rsidRPr="0082769A" w:rsidDel="001C1724" w:rsidRDefault="00D92B8E">
      <w:pPr>
        <w:pStyle w:val="Bibliography"/>
        <w:rPr>
          <w:del w:id="2890" w:author="Andy Kleinhesselink" w:date="2019-07-14T09:14:00Z"/>
        </w:rPr>
      </w:pPr>
      <w:del w:id="2891" w:author="Andy Kleinhesselink" w:date="2019-07-14T09:14:00Z">
        <w:r w:rsidRPr="0082769A" w:rsidDel="001C1724">
          <w:delText>Dybzinski, R., and D. Tilman. 2007. Resource Use Patterns Predict Long</w:delText>
        </w:r>
        <w:r w:rsidRPr="0082769A" w:rsidDel="001C1724">
          <w:rPr>
            <w:rFonts w:ascii="Cambria Math" w:hAnsi="Cambria Math" w:cs="Cambria Math"/>
          </w:rPr>
          <w:delText>‐</w:delText>
        </w:r>
        <w:r w:rsidRPr="0082769A" w:rsidDel="001C1724">
          <w:delText>Term Outcomes of Plant Competition for Nutrients and Light. The American Naturalist 170:305–318.</w:delText>
        </w:r>
      </w:del>
    </w:p>
    <w:p w14:paraId="26F8110B" w14:textId="2B829DA6" w:rsidR="00D92B8E" w:rsidRPr="0082769A" w:rsidDel="001C1724" w:rsidRDefault="00D92B8E">
      <w:pPr>
        <w:pStyle w:val="Bibliography"/>
        <w:rPr>
          <w:del w:id="2892" w:author="Andy Kleinhesselink" w:date="2019-07-14T09:14:00Z"/>
        </w:rPr>
      </w:pPr>
      <w:del w:id="2893" w:author="Andy Kleinhesselink" w:date="2019-07-14T09:14:00Z">
        <w:r w:rsidRPr="0082769A" w:rsidDel="001C1724">
          <w:delText>Godoy, O., and J. M. Levine. 2013. Phenology effects on invasion success: insights from coupling field experiments to coexistence theory. Ecology 95:726–736.</w:delText>
        </w:r>
      </w:del>
    </w:p>
    <w:p w14:paraId="15B2A4F8" w14:textId="4CE6B80E" w:rsidR="00D92B8E" w:rsidRPr="0082769A" w:rsidDel="001C1724" w:rsidRDefault="00D92B8E">
      <w:pPr>
        <w:pStyle w:val="Bibliography"/>
        <w:rPr>
          <w:del w:id="2894" w:author="Andy Kleinhesselink" w:date="2019-07-14T09:14:00Z"/>
        </w:rPr>
      </w:pPr>
      <w:del w:id="2895" w:author="Andy Kleinhesselink" w:date="2019-07-14T09:14:00Z">
        <w:r w:rsidRPr="0082769A" w:rsidDel="001C1724">
          <w:delText>Grilli, J., G. Barabás, M. J. Michalska-Smith, and S. Allesina. 2017. Higher-order interactions stabilize dynamics in competitive network models. Nature 548:210–213.</w:delText>
        </w:r>
      </w:del>
    </w:p>
    <w:p w14:paraId="016F8CFF" w14:textId="25FBDE1C" w:rsidR="00D92B8E" w:rsidRPr="0082769A" w:rsidDel="001C1724" w:rsidRDefault="00D92B8E">
      <w:pPr>
        <w:pStyle w:val="Bibliography"/>
        <w:rPr>
          <w:del w:id="2896" w:author="Andy Kleinhesselink" w:date="2019-07-14T09:14:00Z"/>
        </w:rPr>
      </w:pPr>
      <w:del w:id="2897" w:author="Andy Kleinhesselink" w:date="2019-07-14T09:14:00Z">
        <w:r w:rsidRPr="0082769A" w:rsidDel="001C1724">
          <w:delText>Hairston, N. G., J. D. Allan, R. K. Colwell, D. J. Futuyma, J. Howell, M. D. Lubin, J. Mathias, and J. H. Vandermeer. 1968. The Relationship between Species Diversity and Stability: An Experimental Approach with Protozoa and Bacteria. Ecology 49:1091–1101.</w:delText>
        </w:r>
      </w:del>
    </w:p>
    <w:p w14:paraId="2F80D061" w14:textId="5B61004B" w:rsidR="00D92B8E" w:rsidRPr="0082769A" w:rsidDel="001C1724" w:rsidRDefault="00D92B8E">
      <w:pPr>
        <w:pStyle w:val="Bibliography"/>
        <w:rPr>
          <w:del w:id="2898" w:author="Andy Kleinhesselink" w:date="2019-07-14T09:14:00Z"/>
        </w:rPr>
      </w:pPr>
      <w:del w:id="2899" w:author="Andy Kleinhesselink" w:date="2019-07-14T09:14:00Z">
        <w:r w:rsidRPr="0082769A" w:rsidDel="001C1724">
          <w:delText>Hassell, M. P., and H. N. Comins. 1976. Discrete time models for two-species competition. Theoretical Population Biology 9:202–221.</w:delText>
        </w:r>
      </w:del>
    </w:p>
    <w:p w14:paraId="7BC6E67D" w14:textId="63240FFF" w:rsidR="00D92B8E" w:rsidRPr="0082769A" w:rsidDel="001C1724" w:rsidRDefault="00D92B8E">
      <w:pPr>
        <w:pStyle w:val="Bibliography"/>
        <w:rPr>
          <w:del w:id="2900" w:author="Andy Kleinhesselink" w:date="2019-07-14T09:14:00Z"/>
        </w:rPr>
      </w:pPr>
      <w:del w:id="2901" w:author="Andy Kleinhesselink" w:date="2019-07-14T09:14:00Z">
        <w:r w:rsidRPr="0082769A" w:rsidDel="001C1724">
          <w:delText>Kraft, N. J. B., O. Godoy, and J. M. Levine. 2015. Plant functional traits and the multidimensional nature of species coexistence. Proceedings of the National Academy of Sciences of the United States of America 112:797–802.</w:delText>
        </w:r>
      </w:del>
    </w:p>
    <w:p w14:paraId="1885392B" w14:textId="7986A1D2" w:rsidR="00D92B8E" w:rsidRPr="0082769A" w:rsidDel="001C1724" w:rsidRDefault="00D92B8E">
      <w:pPr>
        <w:pStyle w:val="Bibliography"/>
        <w:rPr>
          <w:del w:id="2902" w:author="Andy Kleinhesselink" w:date="2019-07-14T09:14:00Z"/>
        </w:rPr>
      </w:pPr>
      <w:del w:id="2903" w:author="Andy Kleinhesselink" w:date="2019-07-14T09:14:00Z">
        <w:r w:rsidRPr="0082769A" w:rsidDel="001C1724">
          <w:delText>Letten, A. D., P.-J. Ke, and T. Fukami. 2017. Linking modern coexistence theory and contemporary niche theory. Ecological Monographs 87:161–177.</w:delText>
        </w:r>
      </w:del>
    </w:p>
    <w:p w14:paraId="49EEEA22" w14:textId="7EEE5F74" w:rsidR="00D92B8E" w:rsidRPr="0082769A" w:rsidDel="001C1724" w:rsidRDefault="00D92B8E">
      <w:pPr>
        <w:pStyle w:val="Bibliography"/>
        <w:rPr>
          <w:del w:id="2904" w:author="Andy Kleinhesselink" w:date="2019-07-14T09:14:00Z"/>
        </w:rPr>
      </w:pPr>
      <w:del w:id="2905" w:author="Andy Kleinhesselink" w:date="2019-07-14T09:14:00Z">
        <w:r w:rsidRPr="0082769A" w:rsidDel="001C1724">
          <w:delText>Letten, A. D., and D. B. Stouffer. 2019. The mechanistic basis for higher-order interactions and non-additivity in competitive communities. Ecology Letters In Press.</w:delText>
        </w:r>
      </w:del>
    </w:p>
    <w:p w14:paraId="6D98E713" w14:textId="19D0DEFA" w:rsidR="00D92B8E" w:rsidRPr="0082769A" w:rsidDel="001C1724" w:rsidRDefault="00D92B8E">
      <w:pPr>
        <w:pStyle w:val="Bibliography"/>
        <w:rPr>
          <w:del w:id="2906" w:author="Andy Kleinhesselink" w:date="2019-07-14T09:14:00Z"/>
        </w:rPr>
      </w:pPr>
      <w:del w:id="2907" w:author="Andy Kleinhesselink" w:date="2019-07-14T09:14:00Z">
        <w:r w:rsidRPr="0082769A" w:rsidDel="001C1724">
          <w:delText>Levine, J. M., J. Bascompte, P. B. Adler, and S. Allesina. 2017. Beyond pairwise mechanisms of species coexistence in complex communities. Nature 546:56–64.</w:delText>
        </w:r>
      </w:del>
    </w:p>
    <w:p w14:paraId="1DE5C41B" w14:textId="0B772E02" w:rsidR="00D92B8E" w:rsidRPr="0082769A" w:rsidDel="001C1724" w:rsidRDefault="00D92B8E">
      <w:pPr>
        <w:pStyle w:val="Bibliography"/>
        <w:rPr>
          <w:del w:id="2908" w:author="Andy Kleinhesselink" w:date="2019-07-14T09:14:00Z"/>
        </w:rPr>
      </w:pPr>
      <w:del w:id="2909" w:author="Andy Kleinhesselink" w:date="2019-07-14T09:14:00Z">
        <w:r w:rsidRPr="0082769A" w:rsidDel="001C1724">
          <w:delText>Mayfield, M. M., and D. B. Stouffer. 2017. Higher-order interactions capture unexplained complexity in diverse communities. Nature Ecology &amp; Evolution 1:0062.</w:delText>
        </w:r>
      </w:del>
    </w:p>
    <w:p w14:paraId="12A1118F" w14:textId="2A5CD153" w:rsidR="00D92B8E" w:rsidRPr="0082769A" w:rsidDel="001C1724" w:rsidRDefault="00D92B8E">
      <w:pPr>
        <w:pStyle w:val="Bibliography"/>
        <w:rPr>
          <w:del w:id="2910" w:author="Andy Kleinhesselink" w:date="2019-07-14T09:14:00Z"/>
        </w:rPr>
      </w:pPr>
      <w:del w:id="2911" w:author="Andy Kleinhesselink" w:date="2019-07-14T09:14:00Z">
        <w:r w:rsidRPr="0082769A" w:rsidDel="001C1724">
          <w:delText>Meszéna, G., M. Gyllenberg, L. Pásztor, and J. A. J. Metz. 2006. Competitive exclusion and limiting similarity: A unified theory. Theoretical Population Biology 69:68–87.</w:delText>
        </w:r>
      </w:del>
    </w:p>
    <w:p w14:paraId="482B54F2" w14:textId="45D73318" w:rsidR="00D92B8E" w:rsidRPr="0082769A" w:rsidDel="001C1724" w:rsidRDefault="00D92B8E">
      <w:pPr>
        <w:pStyle w:val="Bibliography"/>
        <w:rPr>
          <w:del w:id="2912" w:author="Andy Kleinhesselink" w:date="2019-07-14T09:14:00Z"/>
        </w:rPr>
      </w:pPr>
      <w:del w:id="2913" w:author="Andy Kleinhesselink" w:date="2019-07-14T09:14:00Z">
        <w:r w:rsidRPr="0082769A" w:rsidDel="001C1724">
          <w:delText>Miller, E. T., and C. A. Klausmeier. 2017. Evolutionary stability of coexistence due to the storage effect in a two-season model. Theoretical Ecology 10:91–103.</w:delText>
        </w:r>
      </w:del>
    </w:p>
    <w:p w14:paraId="41669205" w14:textId="269CBDFE" w:rsidR="00D92B8E" w:rsidRPr="0082769A" w:rsidDel="001C1724" w:rsidRDefault="00D92B8E">
      <w:pPr>
        <w:pStyle w:val="Bibliography"/>
        <w:rPr>
          <w:del w:id="2914" w:author="Andy Kleinhesselink" w:date="2019-07-14T09:14:00Z"/>
        </w:rPr>
      </w:pPr>
      <w:del w:id="2915" w:author="Andy Kleinhesselink" w:date="2019-07-14T09:14:00Z">
        <w:r w:rsidRPr="0082769A" w:rsidDel="001C1724">
          <w:delText>Morin, P. J., S. P. Lawler, and E. A. Johnson. 1988. Competition Between Aquatic Insects and Vertebrates: Interaction Strength and Higher Order Interactions. Ecology 69:1401–1409.</w:delText>
        </w:r>
      </w:del>
    </w:p>
    <w:p w14:paraId="16FC95F2" w14:textId="66317417" w:rsidR="00D92B8E" w:rsidRPr="0082769A" w:rsidDel="001C1724" w:rsidRDefault="00D92B8E">
      <w:pPr>
        <w:pStyle w:val="Bibliography"/>
        <w:rPr>
          <w:del w:id="2916" w:author="Andy Kleinhesselink" w:date="2019-07-14T09:14:00Z"/>
        </w:rPr>
      </w:pPr>
      <w:del w:id="2917" w:author="Andy Kleinhesselink" w:date="2019-07-14T09:14:00Z">
        <w:r w:rsidRPr="0082769A" w:rsidDel="001C1724">
          <w:delText>Neill, W. E. 1974. The Community Matrix and Interdependence of the Competition Coefficients. The American Naturalist 108:399–408.</w:delText>
        </w:r>
      </w:del>
    </w:p>
    <w:p w14:paraId="73112D5E" w14:textId="123F86C0" w:rsidR="00D92B8E" w:rsidRPr="0082769A" w:rsidDel="001C1724" w:rsidRDefault="00D92B8E">
      <w:pPr>
        <w:pStyle w:val="Bibliography"/>
        <w:rPr>
          <w:del w:id="2918" w:author="Andy Kleinhesselink" w:date="2019-07-14T09:14:00Z"/>
        </w:rPr>
      </w:pPr>
      <w:del w:id="2919" w:author="Andy Kleinhesselink" w:date="2019-07-14T09:14:00Z">
        <w:r w:rsidRPr="0082769A" w:rsidDel="001C1724">
          <w:delText>O’Dwyer, J. P. 2018. Whence Lotka-Volterra?: Conservation laws and integrable systems in ecology. Theoretical Ecology.</w:delText>
        </w:r>
      </w:del>
    </w:p>
    <w:p w14:paraId="750661C9" w14:textId="2A2138E9" w:rsidR="00D92B8E" w:rsidRPr="0082769A" w:rsidDel="001C1724" w:rsidRDefault="00D92B8E">
      <w:pPr>
        <w:pStyle w:val="Bibliography"/>
        <w:rPr>
          <w:del w:id="2920" w:author="Andy Kleinhesselink" w:date="2019-07-14T09:14:00Z"/>
        </w:rPr>
      </w:pPr>
      <w:del w:id="2921" w:author="Andy Kleinhesselink" w:date="2019-07-14T09:14:00Z">
        <w:r w:rsidRPr="0082769A" w:rsidDel="001C1724">
          <w:delText>R Core Team. 2015. R: A Language and Environment for Statistical Computing. R Foundation for Statistical Computing, Vienna, Austria.</w:delText>
        </w:r>
      </w:del>
    </w:p>
    <w:p w14:paraId="10E258EE" w14:textId="7301C99B" w:rsidR="00D92B8E" w:rsidRPr="0082769A" w:rsidDel="001C1724" w:rsidRDefault="00D92B8E">
      <w:pPr>
        <w:pStyle w:val="Bibliography"/>
        <w:rPr>
          <w:del w:id="2922" w:author="Andy Kleinhesselink" w:date="2019-07-14T09:14:00Z"/>
        </w:rPr>
      </w:pPr>
      <w:del w:id="2923" w:author="Andy Kleinhesselink" w:date="2019-07-14T09:14:00Z">
        <w:r w:rsidRPr="0082769A" w:rsidDel="001C1724">
          <w:delText>Tilman, D. 1977. Resource Competition between Plankton Algae: An Experimental and Theoretical Approach. Ecology 58:338–348.</w:delText>
        </w:r>
      </w:del>
    </w:p>
    <w:p w14:paraId="567A4E25" w14:textId="26A03F96" w:rsidR="00D92B8E" w:rsidRPr="0082769A" w:rsidDel="001C1724" w:rsidRDefault="00D92B8E">
      <w:pPr>
        <w:pStyle w:val="Bibliography"/>
        <w:rPr>
          <w:del w:id="2924" w:author="Andy Kleinhesselink" w:date="2019-07-14T09:14:00Z"/>
        </w:rPr>
      </w:pPr>
      <w:del w:id="2925" w:author="Andy Kleinhesselink" w:date="2019-07-14T09:14:00Z">
        <w:r w:rsidRPr="0082769A" w:rsidDel="001C1724">
          <w:delText>Vandermeer, J. H. 1969. The Competitive Structure of Communities: An Experimental Approach with Protozoa. Ecology 50:362–371.</w:delText>
        </w:r>
      </w:del>
    </w:p>
    <w:p w14:paraId="7B78105E" w14:textId="08BD8766" w:rsidR="0061034E" w:rsidRDefault="00F56B3F" w:rsidP="00D92B8E">
      <w:pPr>
        <w:pStyle w:val="Bibliography"/>
      </w:pPr>
      <w:r>
        <w:fldChar w:fldCharType="end"/>
      </w:r>
      <w:r w:rsidR="0061034E">
        <w:br w:type="page"/>
      </w:r>
    </w:p>
    <w:p w14:paraId="76F0DB74" w14:textId="40F34747" w:rsidR="00D709AF" w:rsidRPr="00D709AF" w:rsidRDefault="0061034E" w:rsidP="00D73DDC">
      <w:pPr>
        <w:pStyle w:val="Heading"/>
      </w:pPr>
      <w:r>
        <w:lastRenderedPageBreak/>
        <w:t>Figures</w:t>
      </w:r>
      <w:r w:rsidR="006245D6">
        <w:t xml:space="preserve"> </w:t>
      </w:r>
    </w:p>
    <w:p w14:paraId="7AF422EC" w14:textId="77777777" w:rsidR="00FB51D5" w:rsidRDefault="0063756B" w:rsidP="00FB51D5">
      <w:pPr>
        <w:pStyle w:val="BodyText"/>
        <w:keepNext/>
        <w:ind w:firstLine="0"/>
      </w:pPr>
      <w:r>
        <w:rPr>
          <w:noProof/>
        </w:rPr>
        <w:drawing>
          <wp:inline distT="0" distB="0" distL="0" distR="0" wp14:anchorId="5638FC75" wp14:editId="6900F130">
            <wp:extent cx="4811392" cy="360854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1.png"/>
                    <pic:cNvPicPr/>
                  </pic:nvPicPr>
                  <pic:blipFill>
                    <a:blip r:embed="rId12">
                      <a:extLst>
                        <a:ext uri="{28A0092B-C50C-407E-A947-70E740481C1C}">
                          <a14:useLocalDpi xmlns:a14="http://schemas.microsoft.com/office/drawing/2010/main" val="0"/>
                        </a:ext>
                      </a:extLst>
                    </a:blip>
                    <a:stretch>
                      <a:fillRect/>
                    </a:stretch>
                  </pic:blipFill>
                  <pic:spPr>
                    <a:xfrm>
                      <a:off x="0" y="0"/>
                      <a:ext cx="4811392" cy="3608544"/>
                    </a:xfrm>
                    <a:prstGeom prst="rect">
                      <a:avLst/>
                    </a:prstGeom>
                  </pic:spPr>
                </pic:pic>
              </a:graphicData>
            </a:graphic>
          </wp:inline>
        </w:drawing>
      </w:r>
    </w:p>
    <w:p w14:paraId="25F157AE" w14:textId="6037DA1D" w:rsidR="00E84F09" w:rsidRPr="00FB51D5" w:rsidRDefault="00FB51D5" w:rsidP="00B570B6">
      <w:pPr>
        <w:pStyle w:val="Caption"/>
      </w:pPr>
      <w:bookmarkStart w:id="2926" w:name="_Ref514237378"/>
      <w:r>
        <w:t xml:space="preserve">Figure </w:t>
      </w:r>
      <w:r w:rsidR="006A0465">
        <w:rPr>
          <w:b w:val="0"/>
          <w:bCs w:val="0"/>
          <w:noProof/>
        </w:rPr>
        <w:fldChar w:fldCharType="begin"/>
      </w:r>
      <w:r w:rsidR="006A0465">
        <w:rPr>
          <w:noProof/>
        </w:rPr>
        <w:instrText xml:space="preserve"> SEQ Figure \* ARABIC </w:instrText>
      </w:r>
      <w:r w:rsidR="006A0465">
        <w:rPr>
          <w:b w:val="0"/>
          <w:bCs w:val="0"/>
          <w:noProof/>
        </w:rPr>
        <w:fldChar w:fldCharType="separate"/>
      </w:r>
      <w:r w:rsidR="00B91BF5">
        <w:rPr>
          <w:noProof/>
        </w:rPr>
        <w:t>2</w:t>
      </w:r>
      <w:r w:rsidR="006A0465">
        <w:rPr>
          <w:b w:val="0"/>
          <w:bCs w:val="0"/>
          <w:noProof/>
        </w:rPr>
        <w:fldChar w:fldCharType="end"/>
      </w:r>
      <w:bookmarkEnd w:id="2926"/>
      <w:r>
        <w:t xml:space="preserve">. </w:t>
      </w:r>
      <w:r w:rsidR="00A74E79">
        <w:t xml:space="preserve">Conceptual definition of HOIs.  In A, the competitive effects (blue arrows) of species 1 and 2 on the focal species are observed separately. The per capita growth rate of the focal species, </w:t>
      </w:r>
      <w:proofErr w:type="spellStart"/>
      <w:r w:rsidR="00A74E79">
        <w:rPr>
          <w:i/>
        </w:rPr>
        <w:t>i</w:t>
      </w:r>
      <w:proofErr w:type="spellEnd"/>
      <w:r w:rsidR="00A74E79">
        <w:rPr>
          <w:i/>
        </w:rPr>
        <w:t xml:space="preserve">, </w:t>
      </w:r>
      <w:r w:rsidR="00A74E79">
        <w:t xml:space="preserve">is modeled as a function, </w:t>
      </w:r>
      <w:r w:rsidR="00A74E79" w:rsidRPr="00593D4A">
        <w:rPr>
          <w:i/>
        </w:rPr>
        <w:t>F</w:t>
      </w:r>
      <w:r w:rsidR="00A74E79">
        <w:t xml:space="preserve">, of the density of competitor species 1 and 2. Importantly, </w:t>
      </w:r>
      <w:ins w:id="2927" w:author="Andy Kleinhesselink" w:date="2019-07-12T16:12:00Z">
        <w:r w:rsidR="003625D7">
          <w:t xml:space="preserve">all the information in </w:t>
        </w:r>
      </w:ins>
      <w:r w:rsidR="00A74E79" w:rsidRPr="00593D4A">
        <w:rPr>
          <w:i/>
        </w:rPr>
        <w:t>F</w:t>
      </w:r>
      <w:r w:rsidR="00A74E79">
        <w:t xml:space="preserve"> </w:t>
      </w:r>
      <w:del w:id="2928" w:author="Andy Kleinhesselink" w:date="2019-07-12T16:12:00Z">
        <w:r w:rsidR="00A74E79" w:rsidDel="00E02382">
          <w:delText xml:space="preserve">is </w:delText>
        </w:r>
        <w:r w:rsidR="00A74E79" w:rsidDel="003625D7">
          <w:delText xml:space="preserve">fully specified by </w:delText>
        </w:r>
      </w:del>
      <w:del w:id="2929" w:author="Andy Kleinhesselink" w:date="2019-07-12T16:13:00Z">
        <w:r w:rsidR="00A74E79" w:rsidDel="003625D7">
          <w:delText xml:space="preserve">observing the effects of </w:delText>
        </w:r>
      </w:del>
      <w:ins w:id="2930" w:author="Andy Kleinhesselink" w:date="2019-07-12T16:13:00Z">
        <w:r w:rsidR="003625D7">
          <w:t xml:space="preserve">can be obtained by observing </w:t>
        </w:r>
      </w:ins>
      <w:r w:rsidR="00A74E79">
        <w:t>each</w:t>
      </w:r>
      <w:ins w:id="2931" w:author="Andy Kleinhesselink" w:date="2019-07-12T16:13:00Z">
        <w:r w:rsidR="003625D7">
          <w:t xml:space="preserve"> competitor’s effects</w:t>
        </w:r>
      </w:ins>
      <w:del w:id="2932" w:author="Andy Kleinhesselink" w:date="2019-07-12T16:13:00Z">
        <w:r w:rsidR="00A74E79" w:rsidDel="003625D7">
          <w:delText xml:space="preserve"> species</w:delText>
        </w:r>
      </w:del>
      <w:r w:rsidR="00A74E79">
        <w:t xml:space="preserve"> separately</w:t>
      </w:r>
      <w:ins w:id="2933" w:author="Andy Kleinhesselink" w:date="2019-07-12T16:13:00Z">
        <w:r w:rsidR="003625D7">
          <w:t>, as in A</w:t>
        </w:r>
      </w:ins>
      <w:r w:rsidR="00A74E79">
        <w:t xml:space="preserve">. In the communities in </w:t>
      </w:r>
      <w:r w:rsidR="00A74E79" w:rsidRPr="00EE246C">
        <w:t>B</w:t>
      </w:r>
      <w:r w:rsidR="00A74E79">
        <w:t xml:space="preserve"> and C, two competitor species are present together (i.e. </w:t>
      </w:r>
      <w:r w:rsidR="00A74E79" w:rsidRPr="00FD4990">
        <w:rPr>
          <w:i/>
        </w:rPr>
        <w:t>N</w:t>
      </w:r>
      <w:r w:rsidR="00A74E79" w:rsidRPr="00FD4990">
        <w:rPr>
          <w:vertAlign w:val="subscript"/>
        </w:rPr>
        <w:t>1</w:t>
      </w:r>
      <w:r w:rsidR="00A74E79">
        <w:t xml:space="preserve"> &gt; 0 &amp; </w:t>
      </w:r>
      <w:r w:rsidR="00A74E79" w:rsidRPr="00FD4990">
        <w:rPr>
          <w:i/>
        </w:rPr>
        <w:t>N</w:t>
      </w:r>
      <w:r w:rsidR="00A74E79" w:rsidRPr="00FD4990">
        <w:rPr>
          <w:vertAlign w:val="subscript"/>
        </w:rPr>
        <w:t>2</w:t>
      </w:r>
      <w:r w:rsidR="00A74E79">
        <w:t xml:space="preserve"> &gt; 0).  In B, the function </w:t>
      </w:r>
      <w:proofErr w:type="spellStart"/>
      <w:r w:rsidR="00A74E79" w:rsidRPr="00593D4A">
        <w:rPr>
          <w:i/>
        </w:rPr>
        <w:t>F</w:t>
      </w:r>
      <w:proofErr w:type="spellEnd"/>
      <w:r w:rsidR="00A74E79">
        <w:t xml:space="preserve"> characterizes multispecies dynamics and there are no HOIs.  In C, the function </w:t>
      </w:r>
      <w:r w:rsidR="00A74E79" w:rsidRPr="00FD4990">
        <w:rPr>
          <w:i/>
        </w:rPr>
        <w:t>F</w:t>
      </w:r>
      <w:r w:rsidR="00A74E79">
        <w:t xml:space="preserve"> does not characterize the multispecies case; specifically, additional parameters are required to model the HOI </w:t>
      </w:r>
      <w:del w:id="2934" w:author="Andy Kleinhesselink" w:date="2019-07-12T16:14:00Z">
        <w:r w:rsidR="00A74E79" w:rsidDel="003625D7">
          <w:delText>or IM that</w:delText>
        </w:r>
      </w:del>
      <w:ins w:id="2935" w:author="Andy Kleinhesselink" w:date="2019-07-12T16:14:00Z">
        <w:r w:rsidR="003625D7">
          <w:t>that</w:t>
        </w:r>
      </w:ins>
      <w:r w:rsidR="00A74E79">
        <w:t xml:space="preserve"> arises when competitor species one and two are present together. </w:t>
      </w:r>
    </w:p>
    <w:p w14:paraId="36BD661C" w14:textId="77777777" w:rsidR="00FB51D5" w:rsidRDefault="00E84F09" w:rsidP="00FB51D5">
      <w:pPr>
        <w:pStyle w:val="figcaption"/>
        <w:keepNext/>
      </w:pPr>
      <w:r>
        <w:rPr>
          <w:noProof/>
        </w:rPr>
        <w:lastRenderedPageBreak/>
        <w:drawing>
          <wp:inline distT="0" distB="0" distL="0" distR="0" wp14:anchorId="7F891BF9" wp14:editId="66CF9353">
            <wp:extent cx="4741333" cy="3555999"/>
            <wp:effectExtent l="0" t="0" r="0" b="635"/>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Example time series showing draw down of the resource during the course of the simulation, upper panel, and growth of each of the species, lower panel. Species one grows rapidly early in the season, but senesces early as well. Species three grows slowly early in the season but grows for a longer period of time. Species is somewhere between these extremes. Each species reaches its peak biomass at a different time, at which point we assume all vegetative biomass is converted to seed mass, and resource uptake by that species stops."/>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741333" cy="3555999"/>
                    </a:xfrm>
                    <a:prstGeom prst="rect">
                      <a:avLst/>
                    </a:prstGeom>
                  </pic:spPr>
                </pic:pic>
              </a:graphicData>
            </a:graphic>
          </wp:inline>
        </w:drawing>
      </w:r>
    </w:p>
    <w:p w14:paraId="1B0306FB" w14:textId="7597A79D" w:rsidR="00CC0BA7" w:rsidRPr="00FB51D5" w:rsidRDefault="00FB51D5" w:rsidP="00FB51D5">
      <w:pPr>
        <w:pStyle w:val="figcaption"/>
      </w:pPr>
      <w:bookmarkStart w:id="2936" w:name="_Ref514237815"/>
      <w:r>
        <w:t xml:space="preserve">Figure </w:t>
      </w:r>
      <w:r w:rsidR="006A0465">
        <w:rPr>
          <w:noProof/>
        </w:rPr>
        <w:fldChar w:fldCharType="begin"/>
      </w:r>
      <w:r w:rsidR="006A0465">
        <w:rPr>
          <w:noProof/>
        </w:rPr>
        <w:instrText xml:space="preserve"> SEQ Figure \* ARABIC </w:instrText>
      </w:r>
      <w:r w:rsidR="006A0465">
        <w:rPr>
          <w:noProof/>
        </w:rPr>
        <w:fldChar w:fldCharType="separate"/>
      </w:r>
      <w:r w:rsidR="00B91BF5">
        <w:rPr>
          <w:noProof/>
        </w:rPr>
        <w:t>3</w:t>
      </w:r>
      <w:r w:rsidR="006A0465">
        <w:rPr>
          <w:noProof/>
        </w:rPr>
        <w:fldChar w:fldCharType="end"/>
      </w:r>
      <w:bookmarkEnd w:id="2936"/>
      <w:r>
        <w:t xml:space="preserve">. Example time series showing </w:t>
      </w:r>
      <w:r w:rsidR="003E7098">
        <w:t>A</w:t>
      </w:r>
      <w:r w:rsidR="00A42F96">
        <w:t xml:space="preserve">) the </w:t>
      </w:r>
      <w:r>
        <w:t xml:space="preserve">drawdown of the resource during the course of the </w:t>
      </w:r>
      <w:r w:rsidR="00A42F96">
        <w:t>simulated growing season</w:t>
      </w:r>
      <w:r w:rsidR="00036314">
        <w:t xml:space="preserve"> with starting densities of one individual of each species</w:t>
      </w:r>
      <w:r>
        <w:t xml:space="preserve">, </w:t>
      </w:r>
      <w:r w:rsidR="003E7098">
        <w:t>B</w:t>
      </w:r>
      <w:r w:rsidR="00A42F96">
        <w:t>) the</w:t>
      </w:r>
      <w:r>
        <w:t xml:space="preserve"> growth of each of species</w:t>
      </w:r>
      <w:r w:rsidR="00A42F96">
        <w:t xml:space="preserve"> shown with colored lines and </w:t>
      </w:r>
      <w:r w:rsidR="003E7098">
        <w:t>C</w:t>
      </w:r>
      <w:r w:rsidR="00A42F96">
        <w:t xml:space="preserve">) the dependence of resource uptake rates on resource concentration.  </w:t>
      </w:r>
      <w:r w:rsidR="0023375E">
        <w:t>The early season species</w:t>
      </w:r>
      <w:r>
        <w:t xml:space="preserve"> grows rapidly </w:t>
      </w:r>
      <w:r w:rsidR="00A42F96">
        <w:t xml:space="preserve">when resource availability is high and </w:t>
      </w:r>
      <w:r>
        <w:t xml:space="preserve">senesces early. </w:t>
      </w:r>
      <w:r w:rsidR="00A42F96">
        <w:t xml:space="preserve">By contrast, </w:t>
      </w:r>
      <w:r w:rsidR="0023375E">
        <w:t>the late season species</w:t>
      </w:r>
      <w:r>
        <w:t xml:space="preserve"> grows </w:t>
      </w:r>
      <w:r w:rsidR="00A42F96">
        <w:t xml:space="preserve">slower than species one and two </w:t>
      </w:r>
      <w:r w:rsidR="0023375E">
        <w:t>when resource availability is high</w:t>
      </w:r>
      <w:r w:rsidR="00A42F96">
        <w:t xml:space="preserve"> but it is able to maintain high</w:t>
      </w:r>
      <w:r w:rsidR="0023375E">
        <w:t>er</w:t>
      </w:r>
      <w:r w:rsidR="00A42F96">
        <w:t xml:space="preserve"> rates of resource uptake at lower resource concentrations.  This allows it to grow later into the season and senesce last. </w:t>
      </w:r>
      <w:r w:rsidR="0023375E">
        <w:t xml:space="preserve">The </w:t>
      </w:r>
      <w:proofErr w:type="spellStart"/>
      <w:r w:rsidR="0023375E">
        <w:t>mid</w:t>
      </w:r>
      <w:r w:rsidR="00C06737">
        <w:t xml:space="preserve"> </w:t>
      </w:r>
      <w:r w:rsidR="0023375E">
        <w:t>season</w:t>
      </w:r>
      <w:proofErr w:type="spellEnd"/>
      <w:r w:rsidR="0023375E">
        <w:t xml:space="preserve"> species</w:t>
      </w:r>
      <w:r w:rsidR="00A42F96">
        <w:t xml:space="preserve"> </w:t>
      </w:r>
      <w:r w:rsidR="0023375E">
        <w:t>l</w:t>
      </w:r>
      <w:r w:rsidR="00A42F96">
        <w:t xml:space="preserve">ies between these extremes. </w:t>
      </w:r>
    </w:p>
    <w:p w14:paraId="5E2F979C" w14:textId="77777777" w:rsidR="00FB51D5" w:rsidRDefault="00CC0BA7" w:rsidP="00FB51D5">
      <w:pPr>
        <w:pStyle w:val="figcaption"/>
        <w:keepNext/>
      </w:pPr>
      <w:r>
        <w:rPr>
          <w:noProof/>
        </w:rPr>
        <w:lastRenderedPageBreak/>
        <w:drawing>
          <wp:inline distT="0" distB="0" distL="0" distR="0" wp14:anchorId="76B1412E" wp14:editId="0801CE73">
            <wp:extent cx="4978400" cy="2844800"/>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Simulated per capita seed production of species one in response to increasing competitor density on the x-axis. Colored lines show three different levels of density of a second competitor. The dashed line shows the best fit line from the basic model and the dotted line shows the best fit from the HOI model"/>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978400" cy="2844800"/>
                    </a:xfrm>
                    <a:prstGeom prst="rect">
                      <a:avLst/>
                    </a:prstGeom>
                  </pic:spPr>
                </pic:pic>
              </a:graphicData>
            </a:graphic>
          </wp:inline>
        </w:drawing>
      </w:r>
    </w:p>
    <w:p w14:paraId="1C9C8D07" w14:textId="67D16BA3" w:rsidR="0032749A" w:rsidRDefault="00FB51D5" w:rsidP="0012796D">
      <w:pPr>
        <w:pStyle w:val="Caption"/>
      </w:pPr>
      <w:bookmarkStart w:id="2937" w:name="_Ref514237754"/>
      <w:r>
        <w:t xml:space="preserve">Figure </w:t>
      </w:r>
      <w:r w:rsidR="006A0465">
        <w:rPr>
          <w:noProof/>
        </w:rPr>
        <w:fldChar w:fldCharType="begin"/>
      </w:r>
      <w:r w:rsidR="006A0465">
        <w:rPr>
          <w:noProof/>
        </w:rPr>
        <w:instrText xml:space="preserve"> SEQ Figure \* ARABIC </w:instrText>
      </w:r>
      <w:r w:rsidR="006A0465">
        <w:rPr>
          <w:noProof/>
        </w:rPr>
        <w:fldChar w:fldCharType="separate"/>
      </w:r>
      <w:r w:rsidR="00B91BF5">
        <w:rPr>
          <w:noProof/>
        </w:rPr>
        <w:t>4</w:t>
      </w:r>
      <w:r w:rsidR="006A0465">
        <w:rPr>
          <w:noProof/>
        </w:rPr>
        <w:fldChar w:fldCharType="end"/>
      </w:r>
      <w:bookmarkEnd w:id="2937"/>
      <w:r>
        <w:t xml:space="preserve">. </w:t>
      </w:r>
      <w:r w:rsidR="00CC0BA7">
        <w:t xml:space="preserve">Simulated per capita seed production of </w:t>
      </w:r>
      <w:r w:rsidR="0023375E">
        <w:t xml:space="preserve">the </w:t>
      </w:r>
      <w:r w:rsidR="003E7098">
        <w:t>A</w:t>
      </w:r>
      <w:r w:rsidR="0023375E">
        <w:t xml:space="preserve">) early, </w:t>
      </w:r>
      <w:r w:rsidR="003E7098">
        <w:t>B</w:t>
      </w:r>
      <w:r w:rsidR="0023375E">
        <w:t xml:space="preserve">) middle and </w:t>
      </w:r>
      <w:r w:rsidR="003E7098">
        <w:t>C</w:t>
      </w:r>
      <w:r w:rsidR="0023375E">
        <w:t>) late season species</w:t>
      </w:r>
      <w:r w:rsidR="00D85B27">
        <w:t xml:space="preserve"> in response to increasing inter-specific </w:t>
      </w:r>
      <w:r w:rsidR="0023375E">
        <w:t xml:space="preserve">density </w:t>
      </w:r>
      <w:r w:rsidR="00CC0BA7">
        <w:t xml:space="preserve">on the x-axis. </w:t>
      </w:r>
      <w:r w:rsidR="0032749A">
        <w:t>Colors correspond to the identity of the competitor species</w:t>
      </w:r>
      <w:r w:rsidR="00CC0BA7">
        <w:t xml:space="preserve">. The </w:t>
      </w:r>
      <w:r w:rsidR="0032749A">
        <w:t xml:space="preserve">solid line shows </w:t>
      </w:r>
      <w:r w:rsidR="00C06737">
        <w:t xml:space="preserve">the </w:t>
      </w:r>
      <w:r w:rsidR="0032749A">
        <w:t>best fit from the model with varying exponents on each competitor</w:t>
      </w:r>
      <w:r w:rsidR="001C76DC">
        <w:t>’</w:t>
      </w:r>
      <w:r w:rsidR="0032749A">
        <w:t>s effect (eq</w:t>
      </w:r>
      <w:r w:rsidR="001525D6">
        <w:t>uation 7</w:t>
      </w:r>
      <w:r w:rsidR="0032749A">
        <w:t xml:space="preserve">). </w:t>
      </w:r>
    </w:p>
    <w:p w14:paraId="3C80CD96" w14:textId="77777777" w:rsidR="0032749A" w:rsidRDefault="0032749A">
      <w:pPr>
        <w:spacing w:line="276" w:lineRule="auto"/>
        <w:ind w:firstLine="0"/>
        <w:jc w:val="both"/>
        <w:rPr>
          <w:rFonts w:cs="Cambria (Body CS)"/>
          <w:b/>
          <w:bCs/>
          <w:szCs w:val="18"/>
        </w:rPr>
      </w:pPr>
      <w:r>
        <w:br w:type="page"/>
      </w:r>
    </w:p>
    <w:p w14:paraId="594CFADC" w14:textId="77777777" w:rsidR="0032749A" w:rsidRDefault="0032749A" w:rsidP="0012796D">
      <w:pPr>
        <w:pStyle w:val="Caption"/>
      </w:pPr>
      <w:r>
        <w:rPr>
          <w:noProof/>
        </w:rPr>
        <w:lastRenderedPageBreak/>
        <w:drawing>
          <wp:inline distT="0" distB="0" distL="0" distR="0" wp14:anchorId="4DEE5222" wp14:editId="0E88A292">
            <wp:extent cx="5029200" cy="30175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o_sp_comp_pw_lin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29200" cy="3017520"/>
                    </a:xfrm>
                    <a:prstGeom prst="rect">
                      <a:avLst/>
                    </a:prstGeom>
                  </pic:spPr>
                </pic:pic>
              </a:graphicData>
            </a:graphic>
          </wp:inline>
        </w:drawing>
      </w:r>
    </w:p>
    <w:p w14:paraId="2E3A7490" w14:textId="4DD5043D" w:rsidR="00AD2064" w:rsidRDefault="0032749A" w:rsidP="0012796D">
      <w:pPr>
        <w:pStyle w:val="Caption"/>
      </w:pPr>
      <w:bookmarkStart w:id="2938" w:name="_Ref524701722"/>
      <w:r>
        <w:t xml:space="preserve">Figure </w:t>
      </w:r>
      <w:r>
        <w:rPr>
          <w:noProof/>
        </w:rPr>
        <w:fldChar w:fldCharType="begin"/>
      </w:r>
      <w:r>
        <w:rPr>
          <w:noProof/>
        </w:rPr>
        <w:instrText xml:space="preserve"> SEQ Figure \* ARABIC </w:instrText>
      </w:r>
      <w:r>
        <w:rPr>
          <w:noProof/>
        </w:rPr>
        <w:fldChar w:fldCharType="separate"/>
      </w:r>
      <w:r w:rsidR="00B91BF5">
        <w:rPr>
          <w:noProof/>
        </w:rPr>
        <w:t>5</w:t>
      </w:r>
      <w:r>
        <w:rPr>
          <w:noProof/>
        </w:rPr>
        <w:fldChar w:fldCharType="end"/>
      </w:r>
      <w:bookmarkEnd w:id="2938"/>
      <w:r>
        <w:t xml:space="preserve">. </w:t>
      </w:r>
      <w:r w:rsidR="0023375E">
        <w:t xml:space="preserve">Simulated per capita seed production of the </w:t>
      </w:r>
      <w:r w:rsidR="00733756">
        <w:t>A</w:t>
      </w:r>
      <w:r w:rsidR="0023375E">
        <w:t xml:space="preserve">) early, </w:t>
      </w:r>
      <w:r w:rsidR="00733756">
        <w:t>B</w:t>
      </w:r>
      <w:r w:rsidR="0023375E">
        <w:t xml:space="preserve">) mid and </w:t>
      </w:r>
      <w:r w:rsidR="00733756">
        <w:t>C</w:t>
      </w:r>
      <w:r w:rsidR="0023375E">
        <w:t xml:space="preserve">) late season species in response to increasing </w:t>
      </w:r>
      <w:r w:rsidR="000B7372">
        <w:t xml:space="preserve">simultaneous </w:t>
      </w:r>
      <w:r w:rsidR="0023375E">
        <w:t>competition from two species.</w:t>
      </w:r>
      <w:r>
        <w:t xml:space="preserve"> </w:t>
      </w:r>
      <w:r w:rsidR="0023375E">
        <w:t xml:space="preserve">Increasing densities of one competitor species are shown on the x-axis and </w:t>
      </w:r>
      <w:r w:rsidR="001724B0">
        <w:t xml:space="preserve">increasing </w:t>
      </w:r>
      <w:r w:rsidR="0023375E">
        <w:t xml:space="preserve">density </w:t>
      </w:r>
      <w:r w:rsidR="001724B0">
        <w:t xml:space="preserve">of a second </w:t>
      </w:r>
      <w:r w:rsidR="0023375E">
        <w:t>competitor are shown with the varying</w:t>
      </w:r>
      <w:r w:rsidR="001724B0">
        <w:t xml:space="preserve"> colors</w:t>
      </w:r>
      <w:r>
        <w:t>. The lines show the predicted per capita fecundity from the competition model with varying exponents (</w:t>
      </w:r>
      <w:r w:rsidR="001525D6">
        <w:t>equation</w:t>
      </w:r>
      <w:r>
        <w:t xml:space="preserve"> </w:t>
      </w:r>
      <w:r w:rsidR="006B2FC8">
        <w:t>7</w:t>
      </w:r>
      <w:r>
        <w:t>).  The predict</w:t>
      </w:r>
      <w:r w:rsidR="00416AC9">
        <w:t xml:space="preserve">ed per capita seed production assumes species’ </w:t>
      </w:r>
      <w:r>
        <w:t xml:space="preserve">competitive effects are additive.  </w:t>
      </w:r>
      <w:r w:rsidR="009613A1">
        <w:t xml:space="preserve">Deviations between the predictions (lines) and the observations (points) indicate the presence of non-additive species’ effects and therefore higher order interactions. </w:t>
      </w:r>
    </w:p>
    <w:p w14:paraId="101BCEBE" w14:textId="77777777" w:rsidR="00AD2064" w:rsidRDefault="00AD2064">
      <w:pPr>
        <w:spacing w:line="276" w:lineRule="auto"/>
        <w:ind w:firstLine="0"/>
        <w:jc w:val="both"/>
        <w:rPr>
          <w:rFonts w:cs="Cambria (Body CS)"/>
          <w:b/>
          <w:bCs/>
          <w:szCs w:val="18"/>
        </w:rPr>
      </w:pPr>
      <w:r>
        <w:br w:type="page"/>
      </w:r>
    </w:p>
    <w:p w14:paraId="0FD71A84" w14:textId="77777777" w:rsidR="00AD2064" w:rsidRDefault="00AD2064" w:rsidP="0012796D">
      <w:pPr>
        <w:pStyle w:val="Caption"/>
      </w:pPr>
      <w:r>
        <w:rPr>
          <w:noProof/>
        </w:rPr>
        <w:lastRenderedPageBreak/>
        <w:drawing>
          <wp:inline distT="0" distB="0" distL="0" distR="0" wp14:anchorId="22AE7A9C" wp14:editId="2F488E37">
            <wp:extent cx="5280660" cy="30175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_plo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80660" cy="3017520"/>
                    </a:xfrm>
                    <a:prstGeom prst="rect">
                      <a:avLst/>
                    </a:prstGeom>
                  </pic:spPr>
                </pic:pic>
              </a:graphicData>
            </a:graphic>
          </wp:inline>
        </w:drawing>
      </w:r>
    </w:p>
    <w:p w14:paraId="4BDDB345" w14:textId="419453E6" w:rsidR="00AD2064" w:rsidRDefault="00AD2064" w:rsidP="00AD2064">
      <w:pPr>
        <w:pStyle w:val="Caption"/>
      </w:pPr>
      <w:bookmarkStart w:id="2939" w:name="_Ref524702022"/>
      <w:r>
        <w:t xml:space="preserve">Figure </w:t>
      </w:r>
      <w:r>
        <w:rPr>
          <w:noProof/>
        </w:rPr>
        <w:fldChar w:fldCharType="begin"/>
      </w:r>
      <w:r>
        <w:rPr>
          <w:noProof/>
        </w:rPr>
        <w:instrText xml:space="preserve"> SEQ Figure \* ARABIC </w:instrText>
      </w:r>
      <w:r>
        <w:rPr>
          <w:noProof/>
        </w:rPr>
        <w:fldChar w:fldCharType="separate"/>
      </w:r>
      <w:r w:rsidR="00B91BF5">
        <w:rPr>
          <w:noProof/>
        </w:rPr>
        <w:t>6</w:t>
      </w:r>
      <w:r>
        <w:rPr>
          <w:noProof/>
        </w:rPr>
        <w:fldChar w:fldCharType="end"/>
      </w:r>
      <w:bookmarkEnd w:id="2939"/>
      <w:r>
        <w:t xml:space="preserve">. </w:t>
      </w:r>
      <w:r w:rsidR="008F7479">
        <w:t>Deviation from additivity of</w:t>
      </w:r>
      <w:r w:rsidR="00553202">
        <w:t xml:space="preserve"> two-species competition</w:t>
      </w:r>
      <w:r w:rsidR="00B84F3F">
        <w:t xml:space="preserve"> for each </w:t>
      </w:r>
      <w:r w:rsidR="008F7479">
        <w:t>species in the community</w:t>
      </w:r>
      <w:r w:rsidR="00553202">
        <w:t xml:space="preserve">. </w:t>
      </w:r>
      <w:r w:rsidR="00BE496F">
        <w:t xml:space="preserve">A) The </w:t>
      </w:r>
      <w:r w:rsidR="008F7479">
        <w:t xml:space="preserve">deviation from </w:t>
      </w:r>
      <w:r w:rsidR="003C2F6C">
        <w:t>additive competitor effects</w:t>
      </w:r>
      <w:r w:rsidR="008F7479">
        <w:t xml:space="preserve"> </w:t>
      </w:r>
      <w:r w:rsidR="00BE496F">
        <w:t xml:space="preserve">is shown as the increase in root mean squared error of the </w:t>
      </w:r>
      <w:r w:rsidR="00A8558C">
        <w:t xml:space="preserve">second </w:t>
      </w:r>
      <w:r w:rsidR="00BE496F">
        <w:t>phenomenological model (</w:t>
      </w:r>
      <w:r w:rsidR="001525D6">
        <w:t>equation</w:t>
      </w:r>
      <w:r w:rsidR="00BE496F">
        <w:t xml:space="preserve"> </w:t>
      </w:r>
      <w:r w:rsidR="006B2FC8">
        <w:t>7</w:t>
      </w:r>
      <w:r w:rsidR="00BE496F">
        <w:t>)  in multispecies competition compared to single species competition.  B</w:t>
      </w:r>
      <w:r w:rsidR="00B84F3F">
        <w:t xml:space="preserve">) </w:t>
      </w:r>
      <w:r w:rsidR="00BE496F">
        <w:t xml:space="preserve">The </w:t>
      </w:r>
      <w:r w:rsidR="000412FB">
        <w:t xml:space="preserve">average </w:t>
      </w:r>
      <w:r w:rsidR="003C2F6C">
        <w:t>deviation from additive competitor effects</w:t>
      </w:r>
      <w:r w:rsidR="00B84F3F">
        <w:t xml:space="preserve">, positive values show that </w:t>
      </w:r>
      <w:r w:rsidR="003C2F6C">
        <w:t xml:space="preserve">multispecies </w:t>
      </w:r>
      <w:r w:rsidR="00B84F3F">
        <w:t xml:space="preserve">competition was </w:t>
      </w:r>
      <w:r w:rsidR="003C2F6C">
        <w:t xml:space="preserve">weaker </w:t>
      </w:r>
      <w:r w:rsidR="00B84F3F">
        <w:t xml:space="preserve">than predicted, negative values show where competition was greater than predicted. </w:t>
      </w:r>
      <w:r>
        <w:t xml:space="preserve">  </w:t>
      </w:r>
    </w:p>
    <w:p w14:paraId="1ECED277" w14:textId="720D1165" w:rsidR="000E4052" w:rsidRDefault="000E4052">
      <w:pPr>
        <w:spacing w:line="276" w:lineRule="auto"/>
        <w:ind w:firstLine="0"/>
        <w:jc w:val="both"/>
      </w:pPr>
      <w:r>
        <w:br w:type="page"/>
      </w:r>
    </w:p>
    <w:p w14:paraId="7A614C5E" w14:textId="0D3941FF" w:rsidR="000E4052" w:rsidRDefault="000E4052" w:rsidP="000E4052">
      <w:pPr>
        <w:ind w:firstLine="0"/>
      </w:pPr>
      <w:r>
        <w:rPr>
          <w:noProof/>
        </w:rPr>
        <w:lastRenderedPageBreak/>
        <w:drawing>
          <wp:inline distT="0" distB="0" distL="0" distR="0" wp14:anchorId="6767C03A" wp14:editId="00C462A6">
            <wp:extent cx="5486397" cy="3135084"/>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chanistic_figu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397" cy="3135084"/>
                    </a:xfrm>
                    <a:prstGeom prst="rect">
                      <a:avLst/>
                    </a:prstGeom>
                  </pic:spPr>
                </pic:pic>
              </a:graphicData>
            </a:graphic>
          </wp:inline>
        </w:drawing>
      </w:r>
    </w:p>
    <w:p w14:paraId="6D5FEF62" w14:textId="0051B29D" w:rsidR="00C57AA2" w:rsidRDefault="000E4052" w:rsidP="0012796D">
      <w:pPr>
        <w:pStyle w:val="Caption"/>
      </w:pPr>
      <w:bookmarkStart w:id="2940" w:name="_Ref527030555"/>
      <w:r>
        <w:t xml:space="preserve">Figure </w:t>
      </w:r>
      <w:r>
        <w:rPr>
          <w:b w:val="0"/>
          <w:bCs w:val="0"/>
          <w:noProof/>
        </w:rPr>
        <w:fldChar w:fldCharType="begin"/>
      </w:r>
      <w:r>
        <w:rPr>
          <w:noProof/>
        </w:rPr>
        <w:instrText xml:space="preserve"> SEQ Figure \* ARABIC </w:instrText>
      </w:r>
      <w:r>
        <w:rPr>
          <w:b w:val="0"/>
          <w:bCs w:val="0"/>
          <w:noProof/>
        </w:rPr>
        <w:fldChar w:fldCharType="separate"/>
      </w:r>
      <w:r w:rsidR="00B91BF5">
        <w:rPr>
          <w:noProof/>
        </w:rPr>
        <w:t>7</w:t>
      </w:r>
      <w:r>
        <w:rPr>
          <w:b w:val="0"/>
          <w:bCs w:val="0"/>
          <w:noProof/>
        </w:rPr>
        <w:fldChar w:fldCharType="end"/>
      </w:r>
      <w:bookmarkEnd w:id="2940"/>
      <w:r>
        <w:t xml:space="preserve">. Mechanistic explanation for higher-order interactions.  A) The resource uptake rates of the mid and late season species </w:t>
      </w:r>
      <w:r w:rsidR="00967DE0">
        <w:t xml:space="preserve">plotted over </w:t>
      </w:r>
      <w:r>
        <w:t xml:space="preserve">the course of </w:t>
      </w:r>
      <w:r w:rsidR="00BE496F">
        <w:t xml:space="preserve">a </w:t>
      </w:r>
      <w:r>
        <w:t>growing season, with</w:t>
      </w:r>
      <w:r w:rsidR="00967DE0">
        <w:t xml:space="preserve"> (open symbols)</w:t>
      </w:r>
      <w:r>
        <w:t xml:space="preserve"> and without </w:t>
      </w:r>
      <w:r w:rsidR="00967DE0">
        <w:t xml:space="preserve">(filled symbols) </w:t>
      </w:r>
      <w:r>
        <w:t xml:space="preserve">the early species. </w:t>
      </w:r>
      <w:r w:rsidR="00C06737">
        <w:t>V</w:t>
      </w:r>
      <w:r w:rsidR="00DE701D">
        <w:t>ertical lines show the da</w:t>
      </w:r>
      <w:r w:rsidR="001643DC">
        <w:t>y</w:t>
      </w:r>
      <w:r w:rsidR="00DE701D">
        <w:t xml:space="preserve"> </w:t>
      </w:r>
      <w:r w:rsidR="00350B62">
        <w:t>at which the mid-season species</w:t>
      </w:r>
      <w:r w:rsidR="00DE701D">
        <w:t xml:space="preserve"> </w:t>
      </w:r>
      <w:r w:rsidR="00350B62">
        <w:t xml:space="preserve">stops growing </w:t>
      </w:r>
      <w:r w:rsidR="00DE701D">
        <w:t>with</w:t>
      </w:r>
      <w:r w:rsidR="00967DE0">
        <w:t xml:space="preserve"> (dashed)</w:t>
      </w:r>
      <w:r w:rsidR="00DE701D">
        <w:t xml:space="preserve"> and without</w:t>
      </w:r>
      <w:r w:rsidR="00967DE0">
        <w:t xml:space="preserve"> (solid)</w:t>
      </w:r>
      <w:r w:rsidR="00DE701D">
        <w:t xml:space="preserve"> the early species. </w:t>
      </w:r>
      <w:r w:rsidR="007427A4">
        <w:t>B</w:t>
      </w:r>
      <w:r>
        <w:t xml:space="preserve">) The </w:t>
      </w:r>
      <w:r w:rsidR="00C06737">
        <w:t>time-</w:t>
      </w:r>
      <w:r>
        <w:t>average</w:t>
      </w:r>
      <w:r w:rsidR="00C06737">
        <w:t>d</w:t>
      </w:r>
      <w:r>
        <w:t xml:space="preserve"> resource uptake rates of the mid and late season species </w:t>
      </w:r>
      <w:r w:rsidR="00350B62">
        <w:t>in the absence</w:t>
      </w:r>
      <w:r w:rsidR="00967DE0">
        <w:t xml:space="preserve"> </w:t>
      </w:r>
      <w:r w:rsidR="00350B62">
        <w:t>and presence</w:t>
      </w:r>
      <w:r w:rsidR="00967DE0">
        <w:t xml:space="preserve"> </w:t>
      </w:r>
      <w:r w:rsidR="00350B62">
        <w:t xml:space="preserve">of the </w:t>
      </w:r>
      <w:r w:rsidR="007427A4">
        <w:t xml:space="preserve">early season </w:t>
      </w:r>
      <w:r w:rsidR="00350B62">
        <w:t>species</w:t>
      </w:r>
      <w:r>
        <w:t xml:space="preserve">.   </w:t>
      </w:r>
      <w:r w:rsidR="009761CF">
        <w:br w:type="page"/>
      </w:r>
    </w:p>
    <w:p w14:paraId="3685EA02" w14:textId="362229A7" w:rsidR="007C14B2" w:rsidRDefault="00D42E14" w:rsidP="007C14B2">
      <w:pPr>
        <w:pStyle w:val="Heading"/>
      </w:pPr>
      <w:r>
        <w:lastRenderedPageBreak/>
        <w:t xml:space="preserve">Supporting Information – </w:t>
      </w:r>
      <w:r w:rsidR="00283D04">
        <w:t>Additional Tables</w:t>
      </w:r>
    </w:p>
    <w:p w14:paraId="47CCAD0A" w14:textId="31CCAB19" w:rsidR="00283D04" w:rsidRDefault="00283D04" w:rsidP="002619E8">
      <w:pPr>
        <w:pStyle w:val="Caption"/>
        <w:keepNext/>
      </w:pPr>
      <w:bookmarkStart w:id="2941" w:name="_Ref532125852"/>
      <w:r>
        <w:t xml:space="preserve">Table S </w:t>
      </w:r>
      <w:r w:rsidR="008B7445">
        <w:rPr>
          <w:noProof/>
        </w:rPr>
        <w:fldChar w:fldCharType="begin"/>
      </w:r>
      <w:r w:rsidR="008B7445">
        <w:rPr>
          <w:noProof/>
        </w:rPr>
        <w:instrText xml:space="preserve"> SEQ Table_S \* ARABIC </w:instrText>
      </w:r>
      <w:r w:rsidR="008B7445">
        <w:rPr>
          <w:noProof/>
        </w:rPr>
        <w:fldChar w:fldCharType="separate"/>
      </w:r>
      <w:r w:rsidR="00B91BF5">
        <w:rPr>
          <w:noProof/>
        </w:rPr>
        <w:t>1</w:t>
      </w:r>
      <w:r w:rsidR="008B7445">
        <w:rPr>
          <w:noProof/>
        </w:rPr>
        <w:fldChar w:fldCharType="end"/>
      </w:r>
      <w:bookmarkEnd w:id="2941"/>
      <w:r>
        <w:t xml:space="preserve">  Table of parameter values used in the growth simulation experiment in the main text. </w:t>
      </w:r>
    </w:p>
    <w:tbl>
      <w:tblPr>
        <w:tblStyle w:val="TableGrid"/>
        <w:tblW w:w="8039" w:type="dxa"/>
        <w:tblCellMar>
          <w:left w:w="115" w:type="dxa"/>
          <w:right w:w="115" w:type="dxa"/>
        </w:tblCellMar>
        <w:tblLook w:val="04A0" w:firstRow="1" w:lastRow="0" w:firstColumn="1" w:lastColumn="0" w:noHBand="0" w:noVBand="1"/>
      </w:tblPr>
      <w:tblGrid>
        <w:gridCol w:w="1510"/>
        <w:gridCol w:w="1005"/>
        <w:gridCol w:w="5524"/>
      </w:tblGrid>
      <w:tr w:rsidR="00283D04" w:rsidRPr="00B60DD1" w14:paraId="53732A5F" w14:textId="77777777" w:rsidTr="000B20AC">
        <w:trPr>
          <w:trHeight w:val="354"/>
        </w:trPr>
        <w:tc>
          <w:tcPr>
            <w:tcW w:w="1510" w:type="dxa"/>
            <w:tcBorders>
              <w:top w:val="nil"/>
              <w:left w:val="nil"/>
              <w:bottom w:val="double" w:sz="4" w:space="0" w:color="auto"/>
              <w:right w:val="nil"/>
            </w:tcBorders>
            <w:vAlign w:val="center"/>
          </w:tcPr>
          <w:p w14:paraId="50352C52" w14:textId="77777777" w:rsidR="00283D04" w:rsidRPr="00F45FB8" w:rsidRDefault="00283D04" w:rsidP="000B20AC">
            <w:pPr>
              <w:spacing w:line="240" w:lineRule="auto"/>
              <w:ind w:firstLine="0"/>
              <w:jc w:val="center"/>
              <w:rPr>
                <w:rFonts w:ascii="Calibri" w:eastAsia="Times New Roman" w:hAnsi="Calibri" w:cs="Times New Roman"/>
                <w:color w:val="000000"/>
                <w:szCs w:val="24"/>
              </w:rPr>
            </w:pPr>
            <w:r w:rsidRPr="00F45FB8">
              <w:rPr>
                <w:rFonts w:ascii="Calibri" w:eastAsia="Times New Roman" w:hAnsi="Calibri" w:cs="Times New Roman"/>
                <w:color w:val="000000"/>
                <w:szCs w:val="24"/>
              </w:rPr>
              <w:t>Parameter</w:t>
            </w:r>
          </w:p>
        </w:tc>
        <w:tc>
          <w:tcPr>
            <w:tcW w:w="1005" w:type="dxa"/>
            <w:tcBorders>
              <w:top w:val="nil"/>
              <w:left w:val="nil"/>
              <w:bottom w:val="double" w:sz="4" w:space="0" w:color="auto"/>
              <w:right w:val="nil"/>
            </w:tcBorders>
            <w:vAlign w:val="center"/>
          </w:tcPr>
          <w:p w14:paraId="22F2154A"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Value</w:t>
            </w:r>
          </w:p>
        </w:tc>
        <w:tc>
          <w:tcPr>
            <w:tcW w:w="5524" w:type="dxa"/>
            <w:tcBorders>
              <w:top w:val="nil"/>
              <w:left w:val="nil"/>
              <w:bottom w:val="double" w:sz="4" w:space="0" w:color="auto"/>
              <w:right w:val="nil"/>
            </w:tcBorders>
            <w:vAlign w:val="center"/>
          </w:tcPr>
          <w:p w14:paraId="3C278702"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Definition</w:t>
            </w:r>
          </w:p>
        </w:tc>
      </w:tr>
      <w:tr w:rsidR="00283D04" w:rsidRPr="00B60DD1" w14:paraId="30A059A8" w14:textId="77777777" w:rsidTr="000B20AC">
        <w:trPr>
          <w:trHeight w:val="354"/>
        </w:trPr>
        <w:tc>
          <w:tcPr>
            <w:tcW w:w="1510" w:type="dxa"/>
            <w:tcBorders>
              <w:top w:val="double" w:sz="4" w:space="0" w:color="auto"/>
              <w:left w:val="nil"/>
              <w:bottom w:val="nil"/>
              <w:right w:val="nil"/>
            </w:tcBorders>
            <w:shd w:val="clear" w:color="auto" w:fill="auto"/>
            <w:vAlign w:val="center"/>
          </w:tcPr>
          <w:p w14:paraId="042D65C4"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U</w:t>
            </w:r>
          </w:p>
        </w:tc>
        <w:tc>
          <w:tcPr>
            <w:tcW w:w="1005" w:type="dxa"/>
            <w:tcBorders>
              <w:top w:val="double" w:sz="4" w:space="0" w:color="auto"/>
              <w:left w:val="nil"/>
              <w:bottom w:val="nil"/>
              <w:right w:val="nil"/>
            </w:tcBorders>
            <w:shd w:val="clear" w:color="auto" w:fill="auto"/>
            <w:vAlign w:val="center"/>
          </w:tcPr>
          <w:p w14:paraId="5CA5CF37"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200</w:t>
            </w:r>
          </w:p>
        </w:tc>
        <w:tc>
          <w:tcPr>
            <w:tcW w:w="5524" w:type="dxa"/>
            <w:tcBorders>
              <w:top w:val="double" w:sz="4" w:space="0" w:color="auto"/>
              <w:left w:val="nil"/>
              <w:bottom w:val="nil"/>
              <w:right w:val="nil"/>
            </w:tcBorders>
            <w:shd w:val="clear" w:color="auto" w:fill="auto"/>
            <w:vAlign w:val="center"/>
          </w:tcPr>
          <w:p w14:paraId="600B67F7"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Duration of growth simulation in days</w:t>
            </w:r>
          </w:p>
        </w:tc>
      </w:tr>
      <w:tr w:rsidR="0078682F" w:rsidRPr="00B60DD1" w14:paraId="5C7AC2B2" w14:textId="77777777" w:rsidTr="000B20AC">
        <w:trPr>
          <w:trHeight w:val="354"/>
        </w:trPr>
        <w:tc>
          <w:tcPr>
            <w:tcW w:w="1510" w:type="dxa"/>
            <w:tcBorders>
              <w:top w:val="nil"/>
              <w:left w:val="nil"/>
              <w:bottom w:val="nil"/>
              <w:right w:val="nil"/>
            </w:tcBorders>
            <w:shd w:val="clear" w:color="auto" w:fill="auto"/>
            <w:vAlign w:val="center"/>
          </w:tcPr>
          <w:p w14:paraId="36BEE733" w14:textId="5EF8C2BE" w:rsidR="0078682F" w:rsidRPr="0078682F" w:rsidRDefault="0078682F"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I</w:t>
            </w:r>
          </w:p>
        </w:tc>
        <w:tc>
          <w:tcPr>
            <w:tcW w:w="1005" w:type="dxa"/>
            <w:tcBorders>
              <w:top w:val="nil"/>
              <w:left w:val="nil"/>
              <w:bottom w:val="nil"/>
              <w:right w:val="nil"/>
            </w:tcBorders>
            <w:shd w:val="clear" w:color="auto" w:fill="auto"/>
            <w:vAlign w:val="center"/>
          </w:tcPr>
          <w:p w14:paraId="54B852BD" w14:textId="30373F95" w:rsidR="0078682F" w:rsidRPr="00F45FB8" w:rsidRDefault="0078682F"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p>
        </w:tc>
        <w:tc>
          <w:tcPr>
            <w:tcW w:w="5524" w:type="dxa"/>
            <w:tcBorders>
              <w:top w:val="nil"/>
              <w:left w:val="nil"/>
              <w:bottom w:val="nil"/>
              <w:right w:val="nil"/>
            </w:tcBorders>
            <w:shd w:val="clear" w:color="auto" w:fill="auto"/>
            <w:vAlign w:val="center"/>
          </w:tcPr>
          <w:p w14:paraId="3E4AF3E1" w14:textId="203DA627" w:rsidR="0078682F" w:rsidRPr="00F45FB8" w:rsidRDefault="0078682F"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 xml:space="preserve">Environmental resource supply rate </w:t>
            </w:r>
          </w:p>
        </w:tc>
      </w:tr>
      <w:tr w:rsidR="00283D04" w:rsidRPr="00B60DD1" w14:paraId="42E21C06" w14:textId="77777777" w:rsidTr="000B20AC">
        <w:trPr>
          <w:trHeight w:val="354"/>
        </w:trPr>
        <w:tc>
          <w:tcPr>
            <w:tcW w:w="1510" w:type="dxa"/>
            <w:tcBorders>
              <w:top w:val="nil"/>
              <w:left w:val="nil"/>
              <w:bottom w:val="nil"/>
              <w:right w:val="nil"/>
            </w:tcBorders>
            <w:shd w:val="clear" w:color="auto" w:fill="auto"/>
            <w:vAlign w:val="center"/>
          </w:tcPr>
          <w:p w14:paraId="129C3D3A"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R(0)</w:t>
            </w:r>
          </w:p>
        </w:tc>
        <w:tc>
          <w:tcPr>
            <w:tcW w:w="1005" w:type="dxa"/>
            <w:tcBorders>
              <w:top w:val="nil"/>
              <w:left w:val="nil"/>
              <w:bottom w:val="nil"/>
              <w:right w:val="nil"/>
            </w:tcBorders>
            <w:shd w:val="clear" w:color="auto" w:fill="auto"/>
            <w:vAlign w:val="center"/>
          </w:tcPr>
          <w:p w14:paraId="0EE5A095"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200</w:t>
            </w:r>
          </w:p>
        </w:tc>
        <w:tc>
          <w:tcPr>
            <w:tcW w:w="5524" w:type="dxa"/>
            <w:tcBorders>
              <w:top w:val="nil"/>
              <w:left w:val="nil"/>
              <w:bottom w:val="nil"/>
              <w:right w:val="nil"/>
            </w:tcBorders>
            <w:shd w:val="clear" w:color="auto" w:fill="auto"/>
            <w:vAlign w:val="center"/>
          </w:tcPr>
          <w:p w14:paraId="1A4E24AF"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Initial resource concentration</w:t>
            </w:r>
          </w:p>
        </w:tc>
      </w:tr>
      <w:tr w:rsidR="00283D04" w:rsidRPr="00B60DD1" w14:paraId="5B952205" w14:textId="77777777" w:rsidTr="000B20AC">
        <w:trPr>
          <w:trHeight w:val="354"/>
        </w:trPr>
        <w:tc>
          <w:tcPr>
            <w:tcW w:w="1510" w:type="dxa"/>
            <w:tcBorders>
              <w:top w:val="nil"/>
              <w:left w:val="nil"/>
              <w:bottom w:val="nil"/>
              <w:right w:val="nil"/>
            </w:tcBorders>
            <w:shd w:val="clear" w:color="auto" w:fill="auto"/>
            <w:vAlign w:val="center"/>
          </w:tcPr>
          <w:p w14:paraId="7759F2D6"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w:t>
            </w:r>
            <w:r w:rsidRPr="00024DEB">
              <w:rPr>
                <w:rFonts w:ascii="Calibri" w:eastAsia="Times New Roman" w:hAnsi="Calibri" w:cs="Times New Roman"/>
                <w:i/>
                <w:color w:val="000000"/>
                <w:szCs w:val="24"/>
                <w:vertAlign w:val="subscript"/>
              </w:rPr>
              <w:t>1</w:t>
            </w:r>
          </w:p>
        </w:tc>
        <w:tc>
          <w:tcPr>
            <w:tcW w:w="1005" w:type="dxa"/>
            <w:tcBorders>
              <w:top w:val="nil"/>
              <w:left w:val="nil"/>
              <w:bottom w:val="nil"/>
              <w:right w:val="nil"/>
            </w:tcBorders>
            <w:shd w:val="clear" w:color="auto" w:fill="auto"/>
            <w:vAlign w:val="center"/>
          </w:tcPr>
          <w:p w14:paraId="50C5E1B8"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4.2</w:t>
            </w:r>
          </w:p>
        </w:tc>
        <w:tc>
          <w:tcPr>
            <w:tcW w:w="5524" w:type="dxa"/>
            <w:tcBorders>
              <w:top w:val="nil"/>
              <w:left w:val="nil"/>
              <w:bottom w:val="nil"/>
              <w:right w:val="nil"/>
            </w:tcBorders>
            <w:shd w:val="clear" w:color="auto" w:fill="auto"/>
            <w:vAlign w:val="center"/>
          </w:tcPr>
          <w:p w14:paraId="527131ED"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Early competitor maximum resource uptake rate</w:t>
            </w:r>
          </w:p>
        </w:tc>
      </w:tr>
      <w:tr w:rsidR="00283D04" w:rsidRPr="00B60DD1" w14:paraId="2A9EE6BB" w14:textId="77777777" w:rsidTr="000B20AC">
        <w:trPr>
          <w:trHeight w:val="354"/>
        </w:trPr>
        <w:tc>
          <w:tcPr>
            <w:tcW w:w="1510" w:type="dxa"/>
            <w:tcBorders>
              <w:top w:val="nil"/>
              <w:left w:val="nil"/>
              <w:bottom w:val="nil"/>
              <w:right w:val="nil"/>
            </w:tcBorders>
            <w:shd w:val="clear" w:color="auto" w:fill="auto"/>
            <w:vAlign w:val="center"/>
          </w:tcPr>
          <w:p w14:paraId="0346FA41"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w:t>
            </w:r>
            <w:r w:rsidRPr="00024DEB">
              <w:rPr>
                <w:rFonts w:ascii="Calibri" w:eastAsia="Times New Roman" w:hAnsi="Calibri" w:cs="Times New Roman"/>
                <w:i/>
                <w:color w:val="000000"/>
                <w:szCs w:val="24"/>
                <w:vertAlign w:val="subscript"/>
              </w:rPr>
              <w:t>2</w:t>
            </w:r>
          </w:p>
        </w:tc>
        <w:tc>
          <w:tcPr>
            <w:tcW w:w="1005" w:type="dxa"/>
            <w:tcBorders>
              <w:top w:val="nil"/>
              <w:left w:val="nil"/>
              <w:bottom w:val="nil"/>
              <w:right w:val="nil"/>
            </w:tcBorders>
            <w:shd w:val="clear" w:color="auto" w:fill="auto"/>
            <w:vAlign w:val="center"/>
          </w:tcPr>
          <w:p w14:paraId="54FB3A52"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2.6</w:t>
            </w:r>
          </w:p>
        </w:tc>
        <w:tc>
          <w:tcPr>
            <w:tcW w:w="5524" w:type="dxa"/>
            <w:tcBorders>
              <w:top w:val="nil"/>
              <w:left w:val="nil"/>
              <w:bottom w:val="nil"/>
              <w:right w:val="nil"/>
            </w:tcBorders>
            <w:shd w:val="clear" w:color="auto" w:fill="auto"/>
            <w:vAlign w:val="center"/>
          </w:tcPr>
          <w:p w14:paraId="44F94A29"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Mid competitor maximum resource uptake rate</w:t>
            </w:r>
          </w:p>
        </w:tc>
      </w:tr>
      <w:tr w:rsidR="00283D04" w:rsidRPr="00B60DD1" w14:paraId="0038B9B5" w14:textId="77777777" w:rsidTr="000B20AC">
        <w:trPr>
          <w:trHeight w:val="354"/>
        </w:trPr>
        <w:tc>
          <w:tcPr>
            <w:tcW w:w="1510" w:type="dxa"/>
            <w:tcBorders>
              <w:top w:val="nil"/>
              <w:left w:val="nil"/>
              <w:bottom w:val="nil"/>
              <w:right w:val="nil"/>
            </w:tcBorders>
            <w:shd w:val="clear" w:color="auto" w:fill="auto"/>
            <w:vAlign w:val="center"/>
          </w:tcPr>
          <w:p w14:paraId="2D0653A0"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w:t>
            </w:r>
            <w:r w:rsidRPr="00024DEB">
              <w:rPr>
                <w:rFonts w:ascii="Calibri" w:eastAsia="Times New Roman" w:hAnsi="Calibri" w:cs="Times New Roman"/>
                <w:i/>
                <w:color w:val="000000"/>
                <w:szCs w:val="24"/>
                <w:vertAlign w:val="subscript"/>
              </w:rPr>
              <w:t>3</w:t>
            </w:r>
          </w:p>
        </w:tc>
        <w:tc>
          <w:tcPr>
            <w:tcW w:w="1005" w:type="dxa"/>
            <w:tcBorders>
              <w:top w:val="nil"/>
              <w:left w:val="nil"/>
              <w:bottom w:val="nil"/>
              <w:right w:val="nil"/>
            </w:tcBorders>
            <w:shd w:val="clear" w:color="auto" w:fill="auto"/>
            <w:vAlign w:val="center"/>
          </w:tcPr>
          <w:p w14:paraId="66C2E3BC"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2.1</w:t>
            </w:r>
          </w:p>
        </w:tc>
        <w:tc>
          <w:tcPr>
            <w:tcW w:w="5524" w:type="dxa"/>
            <w:tcBorders>
              <w:top w:val="nil"/>
              <w:left w:val="nil"/>
              <w:bottom w:val="nil"/>
              <w:right w:val="nil"/>
            </w:tcBorders>
            <w:shd w:val="clear" w:color="auto" w:fill="auto"/>
            <w:vAlign w:val="center"/>
          </w:tcPr>
          <w:p w14:paraId="5DA78F7E"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Late competitor maximum resource uptake rate</w:t>
            </w:r>
          </w:p>
        </w:tc>
      </w:tr>
      <w:tr w:rsidR="00283D04" w:rsidRPr="00B60DD1" w14:paraId="4E2071A7" w14:textId="77777777" w:rsidTr="000B20AC">
        <w:trPr>
          <w:trHeight w:val="354"/>
        </w:trPr>
        <w:tc>
          <w:tcPr>
            <w:tcW w:w="1510" w:type="dxa"/>
            <w:tcBorders>
              <w:top w:val="nil"/>
              <w:left w:val="nil"/>
              <w:bottom w:val="nil"/>
              <w:right w:val="nil"/>
            </w:tcBorders>
            <w:shd w:val="clear" w:color="auto" w:fill="auto"/>
            <w:vAlign w:val="center"/>
          </w:tcPr>
          <w:p w14:paraId="1B38FB92"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r w:rsidRPr="00024DEB">
              <w:rPr>
                <w:rFonts w:ascii="Calibri" w:eastAsia="Times New Roman" w:hAnsi="Calibri" w:cs="Times New Roman"/>
                <w:i/>
                <w:color w:val="000000"/>
                <w:szCs w:val="24"/>
                <w:vertAlign w:val="subscript"/>
              </w:rPr>
              <w:t>1</w:t>
            </w:r>
          </w:p>
        </w:tc>
        <w:tc>
          <w:tcPr>
            <w:tcW w:w="1005" w:type="dxa"/>
            <w:tcBorders>
              <w:top w:val="nil"/>
              <w:left w:val="nil"/>
              <w:bottom w:val="nil"/>
              <w:right w:val="nil"/>
            </w:tcBorders>
            <w:shd w:val="clear" w:color="auto" w:fill="auto"/>
            <w:vAlign w:val="center"/>
          </w:tcPr>
          <w:p w14:paraId="7417C6F6"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150</w:t>
            </w:r>
          </w:p>
        </w:tc>
        <w:tc>
          <w:tcPr>
            <w:tcW w:w="5524" w:type="dxa"/>
            <w:tcBorders>
              <w:top w:val="nil"/>
              <w:left w:val="nil"/>
              <w:bottom w:val="nil"/>
              <w:right w:val="nil"/>
            </w:tcBorders>
            <w:shd w:val="clear" w:color="auto" w:fill="auto"/>
            <w:vAlign w:val="center"/>
          </w:tcPr>
          <w:p w14:paraId="4F38B910"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Early competitor half-saturation constant</w:t>
            </w:r>
          </w:p>
        </w:tc>
      </w:tr>
      <w:tr w:rsidR="00283D04" w:rsidRPr="00B60DD1" w14:paraId="7F011546" w14:textId="77777777" w:rsidTr="000B20AC">
        <w:trPr>
          <w:trHeight w:val="354"/>
        </w:trPr>
        <w:tc>
          <w:tcPr>
            <w:tcW w:w="1510" w:type="dxa"/>
            <w:tcBorders>
              <w:top w:val="nil"/>
              <w:left w:val="nil"/>
              <w:bottom w:val="nil"/>
              <w:right w:val="nil"/>
            </w:tcBorders>
            <w:shd w:val="clear" w:color="auto" w:fill="auto"/>
            <w:vAlign w:val="center"/>
          </w:tcPr>
          <w:p w14:paraId="4DB50183"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r w:rsidRPr="00024DEB">
              <w:rPr>
                <w:rFonts w:ascii="Calibri" w:eastAsia="Times New Roman" w:hAnsi="Calibri" w:cs="Times New Roman"/>
                <w:i/>
                <w:color w:val="000000"/>
                <w:szCs w:val="24"/>
                <w:vertAlign w:val="subscript"/>
              </w:rPr>
              <w:t>2</w:t>
            </w:r>
          </w:p>
        </w:tc>
        <w:tc>
          <w:tcPr>
            <w:tcW w:w="1005" w:type="dxa"/>
            <w:tcBorders>
              <w:top w:val="nil"/>
              <w:left w:val="nil"/>
              <w:bottom w:val="nil"/>
              <w:right w:val="nil"/>
            </w:tcBorders>
            <w:shd w:val="clear" w:color="auto" w:fill="auto"/>
            <w:vAlign w:val="center"/>
          </w:tcPr>
          <w:p w14:paraId="3407E35F"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30</w:t>
            </w:r>
          </w:p>
        </w:tc>
        <w:tc>
          <w:tcPr>
            <w:tcW w:w="5524" w:type="dxa"/>
            <w:tcBorders>
              <w:top w:val="nil"/>
              <w:left w:val="nil"/>
              <w:bottom w:val="nil"/>
              <w:right w:val="nil"/>
            </w:tcBorders>
            <w:shd w:val="clear" w:color="auto" w:fill="auto"/>
            <w:vAlign w:val="center"/>
          </w:tcPr>
          <w:p w14:paraId="2DAA72C1"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Mid competitor half-saturation constant</w:t>
            </w:r>
          </w:p>
        </w:tc>
      </w:tr>
      <w:tr w:rsidR="00283D04" w:rsidRPr="00B60DD1" w14:paraId="47F8F552" w14:textId="77777777" w:rsidTr="000B20AC">
        <w:trPr>
          <w:trHeight w:val="354"/>
        </w:trPr>
        <w:tc>
          <w:tcPr>
            <w:tcW w:w="1510" w:type="dxa"/>
            <w:tcBorders>
              <w:top w:val="nil"/>
              <w:left w:val="nil"/>
              <w:bottom w:val="nil"/>
              <w:right w:val="nil"/>
            </w:tcBorders>
            <w:shd w:val="clear" w:color="auto" w:fill="auto"/>
            <w:vAlign w:val="center"/>
          </w:tcPr>
          <w:p w14:paraId="679A235A"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r w:rsidRPr="00024DEB">
              <w:rPr>
                <w:rFonts w:ascii="Calibri" w:eastAsia="Times New Roman" w:hAnsi="Calibri" w:cs="Times New Roman"/>
                <w:i/>
                <w:color w:val="000000"/>
                <w:szCs w:val="24"/>
                <w:vertAlign w:val="subscript"/>
              </w:rPr>
              <w:t>3</w:t>
            </w:r>
          </w:p>
        </w:tc>
        <w:tc>
          <w:tcPr>
            <w:tcW w:w="1005" w:type="dxa"/>
            <w:tcBorders>
              <w:top w:val="nil"/>
              <w:left w:val="nil"/>
              <w:bottom w:val="nil"/>
              <w:right w:val="nil"/>
            </w:tcBorders>
            <w:shd w:val="clear" w:color="auto" w:fill="auto"/>
            <w:vAlign w:val="center"/>
          </w:tcPr>
          <w:p w14:paraId="1F4B1687"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0.5</w:t>
            </w:r>
          </w:p>
        </w:tc>
        <w:tc>
          <w:tcPr>
            <w:tcW w:w="5524" w:type="dxa"/>
            <w:tcBorders>
              <w:top w:val="nil"/>
              <w:left w:val="nil"/>
              <w:bottom w:val="nil"/>
              <w:right w:val="nil"/>
            </w:tcBorders>
            <w:shd w:val="clear" w:color="auto" w:fill="auto"/>
            <w:vAlign w:val="center"/>
          </w:tcPr>
          <w:p w14:paraId="1EAC02ED"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Late competitor half-saturation constant</w:t>
            </w:r>
          </w:p>
        </w:tc>
      </w:tr>
      <w:tr w:rsidR="00283D04" w:rsidRPr="00B60DD1" w14:paraId="1B0DBD29" w14:textId="77777777" w:rsidTr="000B20AC">
        <w:trPr>
          <w:trHeight w:val="354"/>
        </w:trPr>
        <w:tc>
          <w:tcPr>
            <w:tcW w:w="1510" w:type="dxa"/>
            <w:tcBorders>
              <w:top w:val="nil"/>
              <w:left w:val="nil"/>
              <w:bottom w:val="nil"/>
              <w:right w:val="nil"/>
            </w:tcBorders>
            <w:shd w:val="clear" w:color="auto" w:fill="auto"/>
            <w:vAlign w:val="center"/>
          </w:tcPr>
          <w:p w14:paraId="34E81F9C"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m</w:t>
            </w:r>
          </w:p>
        </w:tc>
        <w:tc>
          <w:tcPr>
            <w:tcW w:w="1005" w:type="dxa"/>
            <w:tcBorders>
              <w:top w:val="nil"/>
              <w:left w:val="nil"/>
              <w:bottom w:val="nil"/>
              <w:right w:val="nil"/>
            </w:tcBorders>
            <w:shd w:val="clear" w:color="auto" w:fill="auto"/>
            <w:vAlign w:val="center"/>
          </w:tcPr>
          <w:p w14:paraId="48116ED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0.09</w:t>
            </w:r>
          </w:p>
        </w:tc>
        <w:tc>
          <w:tcPr>
            <w:tcW w:w="5524" w:type="dxa"/>
            <w:tcBorders>
              <w:top w:val="nil"/>
              <w:left w:val="nil"/>
              <w:bottom w:val="nil"/>
              <w:right w:val="nil"/>
            </w:tcBorders>
            <w:shd w:val="clear" w:color="auto" w:fill="auto"/>
            <w:vAlign w:val="center"/>
          </w:tcPr>
          <w:p w14:paraId="5FD5759C"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Respiration/Loss rate</w:t>
            </w:r>
          </w:p>
        </w:tc>
      </w:tr>
      <w:tr w:rsidR="00283D04" w:rsidRPr="00B60DD1" w14:paraId="48B17BA3" w14:textId="77777777" w:rsidTr="000B20AC">
        <w:trPr>
          <w:trHeight w:val="354"/>
        </w:trPr>
        <w:tc>
          <w:tcPr>
            <w:tcW w:w="1510" w:type="dxa"/>
            <w:tcBorders>
              <w:top w:val="nil"/>
              <w:left w:val="nil"/>
              <w:bottom w:val="nil"/>
              <w:right w:val="nil"/>
            </w:tcBorders>
            <w:shd w:val="clear" w:color="auto" w:fill="auto"/>
            <w:vAlign w:val="center"/>
          </w:tcPr>
          <w:p w14:paraId="791E9F6A"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q</w:t>
            </w:r>
          </w:p>
        </w:tc>
        <w:tc>
          <w:tcPr>
            <w:tcW w:w="1005" w:type="dxa"/>
            <w:tcBorders>
              <w:top w:val="nil"/>
              <w:left w:val="nil"/>
              <w:bottom w:val="nil"/>
              <w:right w:val="nil"/>
            </w:tcBorders>
            <w:shd w:val="clear" w:color="auto" w:fill="auto"/>
            <w:vAlign w:val="center"/>
          </w:tcPr>
          <w:p w14:paraId="26D6975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0.07</w:t>
            </w:r>
          </w:p>
        </w:tc>
        <w:tc>
          <w:tcPr>
            <w:tcW w:w="5524" w:type="dxa"/>
            <w:tcBorders>
              <w:top w:val="nil"/>
              <w:left w:val="nil"/>
              <w:bottom w:val="nil"/>
              <w:right w:val="nil"/>
            </w:tcBorders>
            <w:shd w:val="clear" w:color="auto" w:fill="auto"/>
            <w:vAlign w:val="center"/>
          </w:tcPr>
          <w:p w14:paraId="117821B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Biomass assimilation rate </w:t>
            </w:r>
          </w:p>
        </w:tc>
      </w:tr>
      <w:tr w:rsidR="00283D04" w:rsidRPr="00B60DD1" w14:paraId="75D13C44" w14:textId="77777777" w:rsidTr="000B20AC">
        <w:trPr>
          <w:trHeight w:val="354"/>
        </w:trPr>
        <w:tc>
          <w:tcPr>
            <w:tcW w:w="1510" w:type="dxa"/>
            <w:tcBorders>
              <w:top w:val="nil"/>
              <w:left w:val="nil"/>
              <w:bottom w:val="nil"/>
              <w:right w:val="nil"/>
            </w:tcBorders>
            <w:shd w:val="clear" w:color="auto" w:fill="auto"/>
            <w:vAlign w:val="center"/>
          </w:tcPr>
          <w:p w14:paraId="5BE0EB1D" w14:textId="4EDC6447" w:rsidR="00283D04" w:rsidRPr="0078682F" w:rsidRDefault="0078682F" w:rsidP="000B20AC">
            <w:pPr>
              <w:spacing w:line="240" w:lineRule="auto"/>
              <w:ind w:firstLine="0"/>
              <w:jc w:val="center"/>
              <w:rPr>
                <w:rFonts w:ascii="Calibri" w:eastAsia="Times New Roman" w:hAnsi="Calibri" w:cs="Times New Roman"/>
                <w:i/>
                <w:color w:val="000000"/>
                <w:szCs w:val="24"/>
              </w:rPr>
            </w:pPr>
            <m:oMathPara>
              <m:oMathParaPr>
                <m:jc m:val="center"/>
              </m:oMathParaPr>
              <m:oMath>
                <m:r>
                  <w:rPr>
                    <w:rFonts w:ascii="Cambria Math" w:eastAsia="Times New Roman" w:hAnsi="Cambria Math" w:cs="Times New Roman"/>
                    <w:color w:val="000000"/>
                    <w:szCs w:val="24"/>
                  </w:rPr>
                  <m:t>μ</m:t>
                </m:r>
              </m:oMath>
            </m:oMathPara>
          </w:p>
        </w:tc>
        <w:tc>
          <w:tcPr>
            <w:tcW w:w="1005" w:type="dxa"/>
            <w:tcBorders>
              <w:top w:val="nil"/>
              <w:left w:val="nil"/>
              <w:bottom w:val="nil"/>
              <w:right w:val="nil"/>
            </w:tcBorders>
            <w:shd w:val="clear" w:color="auto" w:fill="auto"/>
            <w:vAlign w:val="center"/>
          </w:tcPr>
          <w:p w14:paraId="5EA89BA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0.005</w:t>
            </w:r>
          </w:p>
        </w:tc>
        <w:tc>
          <w:tcPr>
            <w:tcW w:w="5524" w:type="dxa"/>
            <w:tcBorders>
              <w:top w:val="nil"/>
              <w:left w:val="nil"/>
              <w:bottom w:val="nil"/>
              <w:right w:val="nil"/>
            </w:tcBorders>
            <w:shd w:val="clear" w:color="auto" w:fill="auto"/>
            <w:vAlign w:val="center"/>
          </w:tcPr>
          <w:p w14:paraId="0567AFD5"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Seed mass </w:t>
            </w:r>
          </w:p>
        </w:tc>
      </w:tr>
      <w:tr w:rsidR="00283D04" w:rsidRPr="00B60DD1" w14:paraId="33AB598B" w14:textId="77777777" w:rsidTr="000B20AC">
        <w:trPr>
          <w:trHeight w:val="354"/>
        </w:trPr>
        <w:tc>
          <w:tcPr>
            <w:tcW w:w="1510" w:type="dxa"/>
            <w:tcBorders>
              <w:top w:val="nil"/>
              <w:left w:val="nil"/>
              <w:bottom w:val="single" w:sz="4" w:space="0" w:color="auto"/>
              <w:right w:val="nil"/>
            </w:tcBorders>
            <w:shd w:val="clear" w:color="auto" w:fill="auto"/>
            <w:vAlign w:val="center"/>
          </w:tcPr>
          <w:p w14:paraId="7701FE40"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c</w:t>
            </w:r>
          </w:p>
        </w:tc>
        <w:tc>
          <w:tcPr>
            <w:tcW w:w="1005" w:type="dxa"/>
            <w:tcBorders>
              <w:top w:val="nil"/>
              <w:left w:val="nil"/>
              <w:bottom w:val="single" w:sz="4" w:space="0" w:color="auto"/>
              <w:right w:val="nil"/>
            </w:tcBorders>
            <w:shd w:val="clear" w:color="auto" w:fill="auto"/>
            <w:vAlign w:val="center"/>
          </w:tcPr>
          <w:p w14:paraId="2283DFB4"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0.1</w:t>
            </w:r>
          </w:p>
        </w:tc>
        <w:tc>
          <w:tcPr>
            <w:tcW w:w="5524" w:type="dxa"/>
            <w:tcBorders>
              <w:top w:val="nil"/>
              <w:left w:val="nil"/>
              <w:bottom w:val="single" w:sz="4" w:space="0" w:color="auto"/>
              <w:right w:val="nil"/>
            </w:tcBorders>
            <w:shd w:val="clear" w:color="auto" w:fill="auto"/>
            <w:vAlign w:val="center"/>
          </w:tcPr>
          <w:p w14:paraId="3829B902"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Conversion rate of total biomass to seed mass</w:t>
            </w:r>
          </w:p>
        </w:tc>
      </w:tr>
    </w:tbl>
    <w:p w14:paraId="38B767A2" w14:textId="619F3C16" w:rsidR="00D42E14" w:rsidRDefault="007C14B2" w:rsidP="00D42E14">
      <w:pPr>
        <w:pStyle w:val="Heading"/>
      </w:pPr>
      <w:r>
        <w:lastRenderedPageBreak/>
        <w:t>Supporting Information – Additional figures</w:t>
      </w:r>
      <w:r w:rsidR="00D42E14">
        <w:t xml:space="preserve"> </w:t>
      </w:r>
    </w:p>
    <w:p w14:paraId="0D57AB37" w14:textId="77777777" w:rsidR="00D42E14" w:rsidRDefault="00D42E14" w:rsidP="00D42E14">
      <w:pPr>
        <w:pStyle w:val="Heading"/>
      </w:pPr>
      <w:r>
        <w:rPr>
          <w:noProof/>
        </w:rPr>
        <w:drawing>
          <wp:inline distT="0" distB="0" distL="0" distR="0" wp14:anchorId="4BD4E41B" wp14:editId="395D84F8">
            <wp:extent cx="5486241" cy="3134994"/>
            <wp:effectExtent l="0" t="0" r="63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endix_pairwise_comp_with_lin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241" cy="3134994"/>
                    </a:xfrm>
                    <a:prstGeom prst="rect">
                      <a:avLst/>
                    </a:prstGeom>
                  </pic:spPr>
                </pic:pic>
              </a:graphicData>
            </a:graphic>
          </wp:inline>
        </w:drawing>
      </w:r>
    </w:p>
    <w:p w14:paraId="07204437" w14:textId="04ECD0EC" w:rsidR="00D42E14" w:rsidRDefault="00D42E14" w:rsidP="00024DEB">
      <w:pPr>
        <w:pStyle w:val="Caption"/>
      </w:pPr>
      <w:bookmarkStart w:id="2942" w:name="_Ref529380736"/>
      <w:r>
        <w:t xml:space="preserve">Figure S </w:t>
      </w:r>
      <w:r w:rsidR="009462AD">
        <w:rPr>
          <w:noProof/>
        </w:rPr>
        <w:fldChar w:fldCharType="begin"/>
      </w:r>
      <w:r w:rsidR="009462AD">
        <w:rPr>
          <w:noProof/>
        </w:rPr>
        <w:instrText xml:space="preserve"> SEQ Figure_S \* ARABIC </w:instrText>
      </w:r>
      <w:r w:rsidR="009462AD">
        <w:rPr>
          <w:noProof/>
        </w:rPr>
        <w:fldChar w:fldCharType="separate"/>
      </w:r>
      <w:r w:rsidR="00B91BF5">
        <w:rPr>
          <w:noProof/>
        </w:rPr>
        <w:t>1</w:t>
      </w:r>
      <w:r w:rsidR="009462AD">
        <w:rPr>
          <w:noProof/>
        </w:rPr>
        <w:fldChar w:fldCharType="end"/>
      </w:r>
      <w:bookmarkEnd w:id="2942"/>
      <w:r>
        <w:t xml:space="preserve"> Simulated per capita seed production of the A) early, B) middle and C) late season species in response to increasing inter-specific density on the x-axis. Points show the simulated response from the mechanistic model.  </w:t>
      </w:r>
      <w:r w:rsidR="007C14B2">
        <w:t xml:space="preserve">Solid lines </w:t>
      </w:r>
      <w:r>
        <w:t xml:space="preserve">show best fit from the </w:t>
      </w:r>
      <w:r w:rsidR="007C14B2">
        <w:t xml:space="preserve">standard </w:t>
      </w:r>
      <w:proofErr w:type="spellStart"/>
      <w:r>
        <w:t>Beverton</w:t>
      </w:r>
      <w:proofErr w:type="spellEnd"/>
      <w:r>
        <w:t>-Holt phenomenological model (</w:t>
      </w:r>
      <w:r w:rsidR="001525D6">
        <w:t>equation</w:t>
      </w:r>
      <w:r>
        <w:t xml:space="preserve"> </w:t>
      </w:r>
      <w:r w:rsidR="002B1DE1">
        <w:t>6</w:t>
      </w:r>
      <w:r>
        <w:t xml:space="preserve">) and </w:t>
      </w:r>
      <w:r w:rsidR="007C14B2">
        <w:t xml:space="preserve">the </w:t>
      </w:r>
      <w:r w:rsidR="00D33926">
        <w:t xml:space="preserve">dashed </w:t>
      </w:r>
      <w:r w:rsidR="007C14B2">
        <w:t xml:space="preserve">line shows the best fit from the </w:t>
      </w:r>
      <w:r>
        <w:t>modified model with varying exponents for each species’ effect (</w:t>
      </w:r>
      <w:r w:rsidR="001525D6">
        <w:t>equation</w:t>
      </w:r>
      <w:r>
        <w:t xml:space="preserve"> </w:t>
      </w:r>
      <w:r w:rsidR="006B2FC8">
        <w:t>7</w:t>
      </w:r>
      <w:r>
        <w:t xml:space="preserve">). </w:t>
      </w:r>
      <w:r>
        <w:br w:type="page"/>
      </w:r>
    </w:p>
    <w:p w14:paraId="4315AA10" w14:textId="77777777" w:rsidR="00D42E14" w:rsidRDefault="00D42E14" w:rsidP="006B2FC8">
      <w:pPr>
        <w:pStyle w:val="Caption"/>
        <w:keepNext/>
      </w:pPr>
      <w:r>
        <w:rPr>
          <w:noProof/>
        </w:rPr>
        <w:lastRenderedPageBreak/>
        <w:drawing>
          <wp:inline distT="0" distB="0" distL="0" distR="0" wp14:anchorId="7EC973BB" wp14:editId="428C192F">
            <wp:extent cx="5280660" cy="30175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endix_compare_error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80660" cy="3017520"/>
                    </a:xfrm>
                    <a:prstGeom prst="rect">
                      <a:avLst/>
                    </a:prstGeom>
                  </pic:spPr>
                </pic:pic>
              </a:graphicData>
            </a:graphic>
          </wp:inline>
        </w:drawing>
      </w:r>
    </w:p>
    <w:p w14:paraId="3EBC0FF2" w14:textId="074E8AB5" w:rsidR="00D42E14" w:rsidRPr="00D42E14" w:rsidRDefault="00D42E14" w:rsidP="006B2FC8">
      <w:pPr>
        <w:pStyle w:val="Caption"/>
        <w:rPr>
          <w:rFonts w:eastAsia="Noto Sans CJK SC Regular" w:cs="FreeSans"/>
          <w:szCs w:val="28"/>
        </w:rPr>
      </w:pPr>
      <w:bookmarkStart w:id="2943" w:name="_Ref530735503"/>
      <w:r>
        <w:t xml:space="preserve">Figure S </w:t>
      </w:r>
      <w:r w:rsidR="009462AD">
        <w:rPr>
          <w:noProof/>
        </w:rPr>
        <w:fldChar w:fldCharType="begin"/>
      </w:r>
      <w:r w:rsidR="009462AD">
        <w:rPr>
          <w:noProof/>
        </w:rPr>
        <w:instrText xml:space="preserve"> SEQ Figure_S \* ARABIC </w:instrText>
      </w:r>
      <w:r w:rsidR="009462AD">
        <w:rPr>
          <w:noProof/>
        </w:rPr>
        <w:fldChar w:fldCharType="separate"/>
      </w:r>
      <w:r w:rsidR="00B91BF5">
        <w:rPr>
          <w:noProof/>
        </w:rPr>
        <w:t>2</w:t>
      </w:r>
      <w:r w:rsidR="009462AD">
        <w:rPr>
          <w:noProof/>
        </w:rPr>
        <w:fldChar w:fldCharType="end"/>
      </w:r>
      <w:bookmarkEnd w:id="2943"/>
      <w:r>
        <w:t xml:space="preserve"> Deviation from additivity of two-species competition for each species in the community. A) The deviation from additive competitor effects is shown as the increase in root mean squared error of the phenomenological models  in multispecies competition compared to single species competition.  B) The average deviation from additive competitor effects, positive values show that multispecies competition was weaker than predicted, negative values show where competition was greater than predicted.  Deviations from additivity are shown for both phenomenological models—the standard </w:t>
      </w:r>
      <w:proofErr w:type="spellStart"/>
      <w:r>
        <w:t>Beverton</w:t>
      </w:r>
      <w:proofErr w:type="spellEnd"/>
      <w:r>
        <w:t xml:space="preserve">-Holt model (“model 1”, </w:t>
      </w:r>
      <w:r w:rsidR="001525D6">
        <w:t>equation</w:t>
      </w:r>
      <w:r>
        <w:t xml:space="preserve"> </w:t>
      </w:r>
      <w:r w:rsidR="002B1DE1">
        <w:t>6</w:t>
      </w:r>
      <w:r>
        <w:t xml:space="preserve">) and the model with separate exponents on each competitor (“model 2”, </w:t>
      </w:r>
      <w:r w:rsidR="001525D6">
        <w:t>equation</w:t>
      </w:r>
      <w:r>
        <w:t xml:space="preserve"> </w:t>
      </w:r>
      <w:r w:rsidR="006B2FC8">
        <w:t>7</w:t>
      </w:r>
      <w:r>
        <w:t xml:space="preserve">). </w:t>
      </w:r>
    </w:p>
    <w:p w14:paraId="5D21AB09" w14:textId="5DF297F2" w:rsidR="00D85B27" w:rsidRDefault="006D7279" w:rsidP="00D939AA">
      <w:pPr>
        <w:pStyle w:val="Heading"/>
      </w:pPr>
      <w:r>
        <w:lastRenderedPageBreak/>
        <w:t xml:space="preserve">Appendix </w:t>
      </w:r>
      <w:r w:rsidR="001B5C21">
        <w:t xml:space="preserve">A </w:t>
      </w:r>
      <w:r>
        <w:t xml:space="preserve">– </w:t>
      </w:r>
      <w:r w:rsidR="00C17369">
        <w:t xml:space="preserve">The effect of relative non-linearity in </w:t>
      </w:r>
      <w:r>
        <w:t xml:space="preserve">resource </w:t>
      </w:r>
      <w:r w:rsidR="00C17369">
        <w:t>uptake curves on</w:t>
      </w:r>
      <w:r w:rsidR="00D939AA">
        <w:t xml:space="preserve"> higher order interactions</w:t>
      </w:r>
      <w:r>
        <w:t xml:space="preserve"> </w:t>
      </w:r>
    </w:p>
    <w:p w14:paraId="43C6EB67" w14:textId="6293DABA" w:rsidR="00C17369" w:rsidRDefault="00E36A05" w:rsidP="008A128F">
      <w:pPr>
        <w:pStyle w:val="BodyText"/>
      </w:pPr>
      <w:r>
        <w:t xml:space="preserve">In order to test whether </w:t>
      </w:r>
      <w:r w:rsidR="001643DC">
        <w:t xml:space="preserve">the strength of </w:t>
      </w:r>
      <w:r>
        <w:t xml:space="preserve">higher order interactions </w:t>
      </w:r>
      <w:r w:rsidR="0043064D">
        <w:t>was</w:t>
      </w:r>
      <w:r w:rsidR="001643DC">
        <w:t xml:space="preserve"> </w:t>
      </w:r>
      <w:r>
        <w:t xml:space="preserve">associated with the </w:t>
      </w:r>
      <w:r w:rsidR="001643DC">
        <w:t xml:space="preserve">strength of the trade-off in </w:t>
      </w:r>
      <w:r>
        <w:t xml:space="preserve">the competitors’ resource uptake curves, we simulated an additional five communities in which we varied the </w:t>
      </w:r>
      <w:r w:rsidR="00C17369">
        <w:t>degree of</w:t>
      </w:r>
      <w:r>
        <w:t xml:space="preserve"> </w:t>
      </w:r>
      <w:r w:rsidR="00C17369">
        <w:t>relative non-linearity between species resource uptake curves.</w:t>
      </w:r>
      <w:r>
        <w:t xml:space="preserve">  We did this by starting with a scenario in which each species was given a resource uptake curve </w:t>
      </w:r>
      <w:r w:rsidR="0025446F">
        <w:t>close to</w:t>
      </w:r>
      <w:r w:rsidR="001643DC">
        <w:t xml:space="preserve"> that of the</w:t>
      </w:r>
      <w:r w:rsidR="0025446F">
        <w:t xml:space="preserve"> </w:t>
      </w:r>
      <w:r>
        <w:t>mid-season species in the main text (</w:t>
      </w:r>
      <w:r>
        <w:fldChar w:fldCharType="begin"/>
      </w:r>
      <w:r>
        <w:instrText xml:space="preserve"> REF _Ref514237815 \h </w:instrText>
      </w:r>
      <w:r>
        <w:fldChar w:fldCharType="separate"/>
      </w:r>
      <w:ins w:id="2944" w:author="Andy Kleinhesselink" w:date="2019-07-12T08:02:00Z">
        <w:r w:rsidR="00B91BF5">
          <w:t xml:space="preserve">Figure </w:t>
        </w:r>
        <w:r w:rsidR="00B91BF5">
          <w:rPr>
            <w:noProof/>
          </w:rPr>
          <w:t>3</w:t>
        </w:r>
      </w:ins>
      <w:del w:id="2945" w:author="Andy Kleinhesselink" w:date="2019-07-12T08:02:00Z">
        <w:r w:rsidR="00427DC4" w:rsidDel="00B91BF5">
          <w:delText xml:space="preserve">Figure </w:delText>
        </w:r>
        <w:r w:rsidR="00427DC4" w:rsidDel="00B91BF5">
          <w:rPr>
            <w:noProof/>
          </w:rPr>
          <w:delText>2</w:delText>
        </w:r>
      </w:del>
      <w:r>
        <w:fldChar w:fldCharType="end"/>
      </w:r>
      <w:r>
        <w:t xml:space="preserve"> b).  In this first scenario there is </w:t>
      </w:r>
      <w:r w:rsidR="0025446F">
        <w:t xml:space="preserve">very little </w:t>
      </w:r>
      <w:r>
        <w:t>difference between species in their resource uptake curve</w:t>
      </w:r>
      <w:r w:rsidR="001643DC">
        <w:t>s</w:t>
      </w:r>
      <w:r w:rsidR="005D7F23">
        <w:t xml:space="preserve"> (see top of Figure A1)</w:t>
      </w:r>
      <w:r>
        <w:t>.  Then we parameterized four additional scenarios</w:t>
      </w:r>
      <w:r w:rsidR="001643DC">
        <w:t xml:space="preserve"> by gradually increasing the</w:t>
      </w:r>
      <w:r>
        <w:t xml:space="preserve"> maximum uptake rate and half-saturation constant of the early season species, and </w:t>
      </w:r>
      <w:r w:rsidR="001643DC">
        <w:t xml:space="preserve">gradually decreasing </w:t>
      </w:r>
      <w:r>
        <w:t>the maximum uptake rate and half-saturation constant of the late season species</w:t>
      </w:r>
      <w:r w:rsidR="00D976D1">
        <w:t xml:space="preserve"> (</w:t>
      </w:r>
      <w:r w:rsidR="00595B06">
        <w:t xml:space="preserve">Table </w:t>
      </w:r>
      <w:r w:rsidR="00D1676D">
        <w:t>A1</w:t>
      </w:r>
      <w:r w:rsidR="00595B06">
        <w:t>)</w:t>
      </w:r>
      <w:r>
        <w:t xml:space="preserve">. </w:t>
      </w:r>
      <w:r w:rsidR="00C17369">
        <w:t xml:space="preserve"> We then simulated competition, fit phenomenological competition models, and compared the predicted effects of competition assuming additivity, to the observed effects of competition as in the main text.  Our simulations show that as the relative non-linearity between species is increased, the error between the additive </w:t>
      </w:r>
      <w:r w:rsidR="0025446F">
        <w:t xml:space="preserve">phenomenological </w:t>
      </w:r>
      <w:r w:rsidR="00C17369">
        <w:t xml:space="preserve">model and the simulated observations grows (Figure </w:t>
      </w:r>
      <w:r w:rsidR="006515F9">
        <w:t xml:space="preserve">A </w:t>
      </w:r>
      <w:r w:rsidR="00C17369">
        <w:t xml:space="preserve">1). </w:t>
      </w:r>
    </w:p>
    <w:p w14:paraId="750B20BD" w14:textId="15C379A8" w:rsidR="0025446F" w:rsidRDefault="0025446F">
      <w:pPr>
        <w:spacing w:line="276" w:lineRule="auto"/>
        <w:ind w:firstLine="0"/>
        <w:jc w:val="both"/>
      </w:pPr>
      <w:r>
        <w:br w:type="page"/>
      </w:r>
    </w:p>
    <w:p w14:paraId="41826B40" w14:textId="5BAEF76F" w:rsidR="00527F85" w:rsidRDefault="00527F85" w:rsidP="008D04AB">
      <w:pPr>
        <w:pStyle w:val="Caption"/>
        <w:keepNext/>
      </w:pPr>
      <w:r>
        <w:lastRenderedPageBreak/>
        <w:t xml:space="preserve">Table A </w:t>
      </w:r>
      <w:r w:rsidR="009462AD">
        <w:rPr>
          <w:noProof/>
        </w:rPr>
        <w:fldChar w:fldCharType="begin"/>
      </w:r>
      <w:r w:rsidR="009462AD">
        <w:rPr>
          <w:noProof/>
        </w:rPr>
        <w:instrText xml:space="preserve"> SEQ Table_A \* ARABIC </w:instrText>
      </w:r>
      <w:r w:rsidR="009462AD">
        <w:rPr>
          <w:noProof/>
        </w:rPr>
        <w:fldChar w:fldCharType="separate"/>
      </w:r>
      <w:r w:rsidR="00B91BF5">
        <w:rPr>
          <w:noProof/>
        </w:rPr>
        <w:t>1</w:t>
      </w:r>
      <w:r w:rsidR="009462AD">
        <w:rPr>
          <w:noProof/>
        </w:rPr>
        <w:fldChar w:fldCharType="end"/>
      </w:r>
      <w:r>
        <w:t xml:space="preserve">.  Parameter values for five simulations with gradually increasing strength of the trade-off between the early season and late season species resource uptake curves.  </w:t>
      </w:r>
    </w:p>
    <w:tbl>
      <w:tblPr>
        <w:tblW w:w="7283" w:type="dxa"/>
        <w:tblLook w:val="04A0" w:firstRow="1" w:lastRow="0" w:firstColumn="1" w:lastColumn="0" w:noHBand="0" w:noVBand="1"/>
      </w:tblPr>
      <w:tblGrid>
        <w:gridCol w:w="1300"/>
        <w:gridCol w:w="1300"/>
        <w:gridCol w:w="1176"/>
        <w:gridCol w:w="1710"/>
        <w:gridCol w:w="1797"/>
      </w:tblGrid>
      <w:tr w:rsidR="006E2F3C" w:rsidRPr="0025446F" w14:paraId="612D0B12" w14:textId="77777777" w:rsidTr="00F109A0">
        <w:trPr>
          <w:trHeight w:val="320"/>
        </w:trPr>
        <w:tc>
          <w:tcPr>
            <w:tcW w:w="1300" w:type="dxa"/>
            <w:tcBorders>
              <w:top w:val="nil"/>
              <w:left w:val="nil"/>
              <w:bottom w:val="double" w:sz="4" w:space="0" w:color="auto"/>
              <w:right w:val="nil"/>
            </w:tcBorders>
            <w:vAlign w:val="center"/>
          </w:tcPr>
          <w:p w14:paraId="22471CE8" w14:textId="0588A87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Tradeoff</w:t>
            </w:r>
          </w:p>
        </w:tc>
        <w:tc>
          <w:tcPr>
            <w:tcW w:w="1300" w:type="dxa"/>
            <w:tcBorders>
              <w:top w:val="nil"/>
              <w:left w:val="nil"/>
              <w:bottom w:val="double" w:sz="4" w:space="0" w:color="auto"/>
              <w:right w:val="nil"/>
            </w:tcBorders>
            <w:shd w:val="clear" w:color="auto" w:fill="auto"/>
            <w:noWrap/>
            <w:vAlign w:val="center"/>
            <w:hideMark/>
          </w:tcPr>
          <w:p w14:paraId="4218EA8F" w14:textId="0006DC89"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Scenario</w:t>
            </w:r>
          </w:p>
        </w:tc>
        <w:tc>
          <w:tcPr>
            <w:tcW w:w="1176" w:type="dxa"/>
            <w:tcBorders>
              <w:top w:val="nil"/>
              <w:left w:val="nil"/>
              <w:bottom w:val="double" w:sz="4" w:space="0" w:color="auto"/>
              <w:right w:val="nil"/>
            </w:tcBorders>
            <w:shd w:val="clear" w:color="auto" w:fill="auto"/>
            <w:noWrap/>
            <w:vAlign w:val="center"/>
            <w:hideMark/>
          </w:tcPr>
          <w:p w14:paraId="50EB3781" w14:textId="610006F8"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Species</w:t>
            </w:r>
          </w:p>
        </w:tc>
        <w:tc>
          <w:tcPr>
            <w:tcW w:w="1710" w:type="dxa"/>
            <w:tcBorders>
              <w:top w:val="nil"/>
              <w:left w:val="nil"/>
              <w:bottom w:val="double" w:sz="4" w:space="0" w:color="auto"/>
              <w:right w:val="nil"/>
            </w:tcBorders>
            <w:shd w:val="clear" w:color="auto" w:fill="auto"/>
            <w:noWrap/>
            <w:vAlign w:val="center"/>
            <w:hideMark/>
          </w:tcPr>
          <w:p w14:paraId="6ABD3B9C" w14:textId="410F57C2"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Max Uptake Rate</w:t>
            </w:r>
            <w:r>
              <w:rPr>
                <w:rFonts w:ascii="Calibri" w:eastAsia="Times New Roman" w:hAnsi="Calibri" w:cs="Times New Roman"/>
                <w:color w:val="000000"/>
                <w:szCs w:val="24"/>
              </w:rPr>
              <w:t xml:space="preserve"> (r)</w:t>
            </w:r>
          </w:p>
        </w:tc>
        <w:tc>
          <w:tcPr>
            <w:tcW w:w="1797" w:type="dxa"/>
            <w:tcBorders>
              <w:top w:val="nil"/>
              <w:left w:val="nil"/>
              <w:bottom w:val="double" w:sz="4" w:space="0" w:color="auto"/>
              <w:right w:val="nil"/>
            </w:tcBorders>
            <w:shd w:val="clear" w:color="auto" w:fill="auto"/>
            <w:noWrap/>
            <w:vAlign w:val="center"/>
            <w:hideMark/>
          </w:tcPr>
          <w:p w14:paraId="78A4B127" w14:textId="037F81A7"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Half Saturation Constant</w:t>
            </w:r>
            <w:r>
              <w:rPr>
                <w:rFonts w:ascii="Calibri" w:eastAsia="Times New Roman" w:hAnsi="Calibri" w:cs="Times New Roman"/>
                <w:color w:val="000000"/>
                <w:szCs w:val="24"/>
              </w:rPr>
              <w:t xml:space="preserve"> (K)</w:t>
            </w:r>
          </w:p>
        </w:tc>
      </w:tr>
      <w:tr w:rsidR="006E2F3C" w:rsidRPr="0025446F" w14:paraId="3CF5A142" w14:textId="77777777" w:rsidTr="00F109A0">
        <w:trPr>
          <w:trHeight w:val="320"/>
        </w:trPr>
        <w:tc>
          <w:tcPr>
            <w:tcW w:w="1300" w:type="dxa"/>
            <w:tcBorders>
              <w:top w:val="double" w:sz="4" w:space="0" w:color="auto"/>
              <w:left w:val="nil"/>
              <w:right w:val="nil"/>
            </w:tcBorders>
          </w:tcPr>
          <w:p w14:paraId="58B7D910"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double" w:sz="4" w:space="0" w:color="auto"/>
              <w:left w:val="nil"/>
              <w:right w:val="nil"/>
            </w:tcBorders>
            <w:shd w:val="clear" w:color="auto" w:fill="auto"/>
            <w:noWrap/>
            <w:vAlign w:val="center"/>
            <w:hideMark/>
          </w:tcPr>
          <w:p w14:paraId="180E8C94" w14:textId="1D2CBF69"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1</w:t>
            </w:r>
          </w:p>
        </w:tc>
        <w:tc>
          <w:tcPr>
            <w:tcW w:w="1176" w:type="dxa"/>
            <w:tcBorders>
              <w:top w:val="double" w:sz="4" w:space="0" w:color="auto"/>
              <w:left w:val="nil"/>
              <w:bottom w:val="nil"/>
              <w:right w:val="nil"/>
            </w:tcBorders>
            <w:shd w:val="clear" w:color="auto" w:fill="auto"/>
            <w:noWrap/>
            <w:vAlign w:val="bottom"/>
            <w:hideMark/>
          </w:tcPr>
          <w:p w14:paraId="0133D7D8" w14:textId="117CA14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double" w:sz="4" w:space="0" w:color="auto"/>
              <w:left w:val="nil"/>
              <w:bottom w:val="nil"/>
              <w:right w:val="nil"/>
            </w:tcBorders>
            <w:shd w:val="clear" w:color="auto" w:fill="auto"/>
            <w:noWrap/>
            <w:vAlign w:val="bottom"/>
            <w:hideMark/>
          </w:tcPr>
          <w:p w14:paraId="3CEC3749" w14:textId="335465C0"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2.92</w:t>
            </w:r>
          </w:p>
        </w:tc>
        <w:tc>
          <w:tcPr>
            <w:tcW w:w="1797" w:type="dxa"/>
            <w:tcBorders>
              <w:top w:val="double" w:sz="4" w:space="0" w:color="auto"/>
              <w:left w:val="nil"/>
              <w:bottom w:val="nil"/>
              <w:right w:val="nil"/>
            </w:tcBorders>
            <w:shd w:val="clear" w:color="auto" w:fill="auto"/>
            <w:noWrap/>
            <w:vAlign w:val="bottom"/>
            <w:hideMark/>
          </w:tcPr>
          <w:p w14:paraId="4D11BFBD" w14:textId="47D0466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50.88</w:t>
            </w:r>
          </w:p>
        </w:tc>
      </w:tr>
      <w:tr w:rsidR="006E2F3C" w:rsidRPr="0025446F" w14:paraId="31BFBF55" w14:textId="77777777" w:rsidTr="006E2F3C">
        <w:trPr>
          <w:trHeight w:val="320"/>
        </w:trPr>
        <w:tc>
          <w:tcPr>
            <w:tcW w:w="1300" w:type="dxa"/>
            <w:tcBorders>
              <w:left w:val="nil"/>
              <w:right w:val="nil"/>
            </w:tcBorders>
          </w:tcPr>
          <w:p w14:paraId="7FF0E14F" w14:textId="66B3567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Weak</w:t>
            </w:r>
          </w:p>
        </w:tc>
        <w:tc>
          <w:tcPr>
            <w:tcW w:w="1300" w:type="dxa"/>
            <w:vMerge/>
            <w:tcBorders>
              <w:left w:val="nil"/>
              <w:right w:val="nil"/>
            </w:tcBorders>
            <w:shd w:val="clear" w:color="auto" w:fill="auto"/>
            <w:noWrap/>
            <w:vAlign w:val="center"/>
            <w:hideMark/>
          </w:tcPr>
          <w:p w14:paraId="36383486" w14:textId="200F2450"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2543C077" w14:textId="4170639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33B4928" w14:textId="02240D4E"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047258A7" w14:textId="3C1F2AF9"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731B0CCA" w14:textId="77777777" w:rsidTr="00F109A0">
        <w:trPr>
          <w:trHeight w:val="320"/>
        </w:trPr>
        <w:tc>
          <w:tcPr>
            <w:tcW w:w="1300" w:type="dxa"/>
            <w:tcBorders>
              <w:left w:val="nil"/>
              <w:right w:val="nil"/>
            </w:tcBorders>
            <w:vAlign w:val="center"/>
          </w:tcPr>
          <w:p w14:paraId="498D9564"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auto"/>
              <w:right w:val="nil"/>
            </w:tcBorders>
            <w:shd w:val="clear" w:color="auto" w:fill="auto"/>
            <w:noWrap/>
            <w:vAlign w:val="center"/>
            <w:hideMark/>
          </w:tcPr>
          <w:p w14:paraId="241BF05B" w14:textId="57008224"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auto"/>
              <w:right w:val="nil"/>
            </w:tcBorders>
            <w:shd w:val="clear" w:color="auto" w:fill="auto"/>
            <w:noWrap/>
            <w:vAlign w:val="bottom"/>
            <w:hideMark/>
          </w:tcPr>
          <w:p w14:paraId="5EE089AE" w14:textId="58D632B7"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auto"/>
              <w:right w:val="nil"/>
            </w:tcBorders>
            <w:shd w:val="clear" w:color="auto" w:fill="auto"/>
            <w:noWrap/>
            <w:vAlign w:val="bottom"/>
            <w:hideMark/>
          </w:tcPr>
          <w:p w14:paraId="670EC202" w14:textId="7BB4008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2.50</w:t>
            </w:r>
          </w:p>
        </w:tc>
        <w:tc>
          <w:tcPr>
            <w:tcW w:w="1797" w:type="dxa"/>
            <w:tcBorders>
              <w:top w:val="nil"/>
              <w:left w:val="nil"/>
              <w:bottom w:val="single" w:sz="4" w:space="0" w:color="auto"/>
              <w:right w:val="nil"/>
            </w:tcBorders>
            <w:shd w:val="clear" w:color="auto" w:fill="auto"/>
            <w:noWrap/>
            <w:vAlign w:val="bottom"/>
            <w:hideMark/>
          </w:tcPr>
          <w:p w14:paraId="3C35B2D9" w14:textId="4384FA48"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23.79</w:t>
            </w:r>
          </w:p>
        </w:tc>
      </w:tr>
      <w:tr w:rsidR="006E2F3C" w:rsidRPr="0025446F" w14:paraId="5834662F" w14:textId="77777777" w:rsidTr="00F109A0">
        <w:trPr>
          <w:trHeight w:val="320"/>
        </w:trPr>
        <w:tc>
          <w:tcPr>
            <w:tcW w:w="1300" w:type="dxa"/>
            <w:tcBorders>
              <w:left w:val="nil"/>
              <w:right w:val="nil"/>
            </w:tcBorders>
          </w:tcPr>
          <w:p w14:paraId="07082AD7" w14:textId="538063D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single" w:sz="4" w:space="0" w:color="auto"/>
              <w:left w:val="nil"/>
              <w:right w:val="nil"/>
            </w:tcBorders>
            <w:shd w:val="clear" w:color="auto" w:fill="auto"/>
            <w:noWrap/>
            <w:vAlign w:val="center"/>
            <w:hideMark/>
          </w:tcPr>
          <w:p w14:paraId="6FC6990A" w14:textId="57A8EFE6"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2</w:t>
            </w:r>
          </w:p>
        </w:tc>
        <w:tc>
          <w:tcPr>
            <w:tcW w:w="1176" w:type="dxa"/>
            <w:tcBorders>
              <w:top w:val="single" w:sz="4" w:space="0" w:color="auto"/>
              <w:left w:val="nil"/>
              <w:bottom w:val="nil"/>
              <w:right w:val="nil"/>
            </w:tcBorders>
            <w:shd w:val="clear" w:color="auto" w:fill="auto"/>
            <w:noWrap/>
            <w:vAlign w:val="bottom"/>
            <w:hideMark/>
          </w:tcPr>
          <w:p w14:paraId="30EA17FC" w14:textId="2629F4F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auto"/>
              <w:left w:val="nil"/>
              <w:bottom w:val="nil"/>
              <w:right w:val="nil"/>
            </w:tcBorders>
            <w:shd w:val="clear" w:color="auto" w:fill="auto"/>
            <w:noWrap/>
            <w:vAlign w:val="bottom"/>
            <w:hideMark/>
          </w:tcPr>
          <w:p w14:paraId="1FA6E20F" w14:textId="2CB5F52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3.24</w:t>
            </w:r>
          </w:p>
        </w:tc>
        <w:tc>
          <w:tcPr>
            <w:tcW w:w="1797" w:type="dxa"/>
            <w:tcBorders>
              <w:top w:val="single" w:sz="4" w:space="0" w:color="auto"/>
              <w:left w:val="nil"/>
              <w:bottom w:val="nil"/>
              <w:right w:val="nil"/>
            </w:tcBorders>
            <w:shd w:val="clear" w:color="auto" w:fill="auto"/>
            <w:noWrap/>
            <w:vAlign w:val="bottom"/>
            <w:hideMark/>
          </w:tcPr>
          <w:p w14:paraId="603B262D" w14:textId="5B89FC08"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73.32</w:t>
            </w:r>
          </w:p>
        </w:tc>
      </w:tr>
      <w:tr w:rsidR="006E2F3C" w:rsidRPr="0025446F" w14:paraId="13D31948" w14:textId="77777777" w:rsidTr="006E2F3C">
        <w:trPr>
          <w:trHeight w:val="320"/>
        </w:trPr>
        <w:tc>
          <w:tcPr>
            <w:tcW w:w="1300" w:type="dxa"/>
            <w:tcBorders>
              <w:left w:val="nil"/>
              <w:right w:val="nil"/>
            </w:tcBorders>
          </w:tcPr>
          <w:p w14:paraId="0A1A43C6"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right w:val="nil"/>
            </w:tcBorders>
            <w:shd w:val="clear" w:color="auto" w:fill="auto"/>
            <w:noWrap/>
            <w:vAlign w:val="center"/>
            <w:hideMark/>
          </w:tcPr>
          <w:p w14:paraId="6D41111B" w14:textId="5F603D3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743A388F" w14:textId="5558007B"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7898BA9C" w14:textId="48B37A7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163BEBD5" w14:textId="286D3B7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522B8B83" w14:textId="77777777" w:rsidTr="00F109A0">
        <w:trPr>
          <w:trHeight w:val="320"/>
        </w:trPr>
        <w:tc>
          <w:tcPr>
            <w:tcW w:w="1300" w:type="dxa"/>
            <w:tcBorders>
              <w:left w:val="nil"/>
              <w:right w:val="nil"/>
            </w:tcBorders>
          </w:tcPr>
          <w:p w14:paraId="15C701E4" w14:textId="404525D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center"/>
            <w:hideMark/>
          </w:tcPr>
          <w:p w14:paraId="247D9CE6" w14:textId="2CA6CB03"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01F8F0CF" w14:textId="1811A2A4"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463AF317" w14:textId="061AEC5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2.40</w:t>
            </w:r>
          </w:p>
        </w:tc>
        <w:tc>
          <w:tcPr>
            <w:tcW w:w="1797" w:type="dxa"/>
            <w:tcBorders>
              <w:top w:val="nil"/>
              <w:left w:val="nil"/>
              <w:bottom w:val="single" w:sz="4" w:space="0" w:color="000000"/>
              <w:right w:val="nil"/>
            </w:tcBorders>
            <w:shd w:val="clear" w:color="auto" w:fill="auto"/>
            <w:noWrap/>
            <w:vAlign w:val="bottom"/>
            <w:hideMark/>
          </w:tcPr>
          <w:p w14:paraId="5E8C948B" w14:textId="51E92A4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17.74</w:t>
            </w:r>
          </w:p>
        </w:tc>
      </w:tr>
      <w:tr w:rsidR="006E2F3C" w:rsidRPr="0025446F" w14:paraId="587E3113" w14:textId="77777777" w:rsidTr="00F109A0">
        <w:trPr>
          <w:trHeight w:val="320"/>
        </w:trPr>
        <w:tc>
          <w:tcPr>
            <w:tcW w:w="1300" w:type="dxa"/>
            <w:tcBorders>
              <w:left w:val="nil"/>
              <w:right w:val="nil"/>
            </w:tcBorders>
          </w:tcPr>
          <w:p w14:paraId="36A23365" w14:textId="7F83FA6F" w:rsidR="006E2F3C" w:rsidRPr="0025446F" w:rsidRDefault="00356FAF" w:rsidP="006E2F3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noProof/>
                <w:color w:val="000000"/>
                <w:szCs w:val="24"/>
              </w:rPr>
              <mc:AlternateContent>
                <mc:Choice Requires="wps">
                  <w:drawing>
                    <wp:anchor distT="0" distB="0" distL="114300" distR="114300" simplePos="0" relativeHeight="251659264" behindDoc="0" locked="0" layoutInCell="1" allowOverlap="1" wp14:anchorId="38A1FFFA" wp14:editId="2EDC8880">
                      <wp:simplePos x="0" y="0"/>
                      <wp:positionH relativeFrom="column">
                        <wp:posOffset>235585</wp:posOffset>
                      </wp:positionH>
                      <wp:positionV relativeFrom="paragraph">
                        <wp:posOffset>-624840</wp:posOffset>
                      </wp:positionV>
                      <wp:extent cx="206375" cy="1905000"/>
                      <wp:effectExtent l="50800" t="25400" r="60325" b="88900"/>
                      <wp:wrapNone/>
                      <wp:docPr id="10" name="Down Arrow 10"/>
                      <wp:cNvGraphicFramePr/>
                      <a:graphic xmlns:a="http://schemas.openxmlformats.org/drawingml/2006/main">
                        <a:graphicData uri="http://schemas.microsoft.com/office/word/2010/wordprocessingShape">
                          <wps:wsp>
                            <wps:cNvSpPr/>
                            <wps:spPr>
                              <a:xfrm>
                                <a:off x="0" y="0"/>
                                <a:ext cx="206375" cy="1905000"/>
                              </a:xfrm>
                              <a:prstGeom prst="downArrow">
                                <a:avLst/>
                              </a:prstGeom>
                              <a:gradFill flip="none" rotWithShape="1">
                                <a:gsLst>
                                  <a:gs pos="0">
                                    <a:srgbClr val="C00000">
                                      <a:tint val="66000"/>
                                      <a:satMod val="160000"/>
                                      <a:lumMod val="68000"/>
                                    </a:srgbClr>
                                  </a:gs>
                                  <a:gs pos="50000">
                                    <a:srgbClr val="C00000">
                                      <a:tint val="44500"/>
                                      <a:satMod val="160000"/>
                                    </a:srgbClr>
                                  </a:gs>
                                  <a:gs pos="100000">
                                    <a:srgbClr val="C00000">
                                      <a:tint val="23500"/>
                                      <a:satMod val="160000"/>
                                    </a:srgbClr>
                                  </a:gs>
                                </a:gsLst>
                                <a:lin ang="16200000" scaled="1"/>
                                <a:tileRec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type w14:anchorId="43F6E70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 o:spid="_x0000_s1026" type="#_x0000_t67" style="position:absolute;margin-left:18.55pt;margin-top:-49.2pt;width:16.25pt;height:15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" adj="20430" fillcolor="#d62828" strokecolor="#4579b8 [3044]">
                      <v:fill color2="#f7dede" rotate="t" angle="180" colors="0 #d62828;.5 #f0baba;1 #f7dede" focus="100%" type="gradient"/>
                      <v:shadow on="t" color="black" opacity="22937f" origin=",.5" offset="0,.63889mm"/>
                    </v:shape>
                  </w:pict>
                </mc:Fallback>
              </mc:AlternateContent>
            </w:r>
          </w:p>
        </w:tc>
        <w:tc>
          <w:tcPr>
            <w:tcW w:w="1300" w:type="dxa"/>
            <w:vMerge w:val="restart"/>
            <w:tcBorders>
              <w:top w:val="single" w:sz="4" w:space="0" w:color="000000"/>
              <w:left w:val="nil"/>
              <w:right w:val="nil"/>
            </w:tcBorders>
            <w:shd w:val="clear" w:color="auto" w:fill="auto"/>
            <w:noWrap/>
            <w:vAlign w:val="center"/>
            <w:hideMark/>
          </w:tcPr>
          <w:p w14:paraId="6B93F375" w14:textId="0EA04C77"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3</w:t>
            </w:r>
          </w:p>
        </w:tc>
        <w:tc>
          <w:tcPr>
            <w:tcW w:w="1176" w:type="dxa"/>
            <w:tcBorders>
              <w:top w:val="single" w:sz="4" w:space="0" w:color="000000"/>
              <w:left w:val="nil"/>
              <w:bottom w:val="nil"/>
              <w:right w:val="nil"/>
            </w:tcBorders>
            <w:shd w:val="clear" w:color="auto" w:fill="auto"/>
            <w:noWrap/>
            <w:vAlign w:val="bottom"/>
            <w:hideMark/>
          </w:tcPr>
          <w:p w14:paraId="25EFCBA9" w14:textId="4C7E3AC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7B64EB7B" w14:textId="1C92089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3.56</w:t>
            </w:r>
          </w:p>
        </w:tc>
        <w:tc>
          <w:tcPr>
            <w:tcW w:w="1797" w:type="dxa"/>
            <w:tcBorders>
              <w:top w:val="single" w:sz="4" w:space="0" w:color="000000"/>
              <w:left w:val="nil"/>
              <w:bottom w:val="nil"/>
              <w:right w:val="nil"/>
            </w:tcBorders>
            <w:shd w:val="clear" w:color="auto" w:fill="auto"/>
            <w:noWrap/>
            <w:vAlign w:val="bottom"/>
            <w:hideMark/>
          </w:tcPr>
          <w:p w14:paraId="69AACCC2" w14:textId="295F695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97.32</w:t>
            </w:r>
          </w:p>
        </w:tc>
      </w:tr>
      <w:tr w:rsidR="006E2F3C" w:rsidRPr="0025446F" w14:paraId="57CA9ADB" w14:textId="77777777" w:rsidTr="006E2F3C">
        <w:trPr>
          <w:trHeight w:val="320"/>
        </w:trPr>
        <w:tc>
          <w:tcPr>
            <w:tcW w:w="1300" w:type="dxa"/>
            <w:tcBorders>
              <w:left w:val="nil"/>
              <w:right w:val="nil"/>
            </w:tcBorders>
          </w:tcPr>
          <w:p w14:paraId="4A31128F"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right w:val="nil"/>
            </w:tcBorders>
            <w:shd w:val="clear" w:color="auto" w:fill="auto"/>
            <w:noWrap/>
            <w:vAlign w:val="center"/>
            <w:hideMark/>
          </w:tcPr>
          <w:p w14:paraId="7C2D96BE" w14:textId="079A6C15"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7BFCE5FD" w14:textId="304A972E"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0101B90" w14:textId="04CCE08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74FE3881" w14:textId="42CD964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3493277B" w14:textId="77777777" w:rsidTr="00F109A0">
        <w:trPr>
          <w:trHeight w:val="320"/>
        </w:trPr>
        <w:tc>
          <w:tcPr>
            <w:tcW w:w="1300" w:type="dxa"/>
            <w:tcBorders>
              <w:left w:val="nil"/>
              <w:right w:val="nil"/>
            </w:tcBorders>
          </w:tcPr>
          <w:p w14:paraId="73BDFDCA"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center"/>
            <w:hideMark/>
          </w:tcPr>
          <w:p w14:paraId="12A3B647" w14:textId="57A1C2E0"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2D9478CB" w14:textId="01856AD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33EAC3A9" w14:textId="09A8432A"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2.30</w:t>
            </w:r>
          </w:p>
        </w:tc>
        <w:tc>
          <w:tcPr>
            <w:tcW w:w="1797" w:type="dxa"/>
            <w:tcBorders>
              <w:top w:val="nil"/>
              <w:left w:val="nil"/>
              <w:bottom w:val="single" w:sz="4" w:space="0" w:color="000000"/>
              <w:right w:val="nil"/>
            </w:tcBorders>
            <w:shd w:val="clear" w:color="auto" w:fill="auto"/>
            <w:noWrap/>
            <w:vAlign w:val="bottom"/>
            <w:hideMark/>
          </w:tcPr>
          <w:p w14:paraId="506101E9" w14:textId="17254999"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11.84</w:t>
            </w:r>
          </w:p>
        </w:tc>
      </w:tr>
      <w:tr w:rsidR="006E2F3C" w:rsidRPr="0025446F" w14:paraId="7465ED50" w14:textId="77777777" w:rsidTr="00F109A0">
        <w:trPr>
          <w:trHeight w:val="320"/>
        </w:trPr>
        <w:tc>
          <w:tcPr>
            <w:tcW w:w="1300" w:type="dxa"/>
            <w:tcBorders>
              <w:left w:val="nil"/>
              <w:right w:val="nil"/>
            </w:tcBorders>
          </w:tcPr>
          <w:p w14:paraId="4967CC58"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single" w:sz="4" w:space="0" w:color="000000"/>
              <w:left w:val="nil"/>
              <w:right w:val="nil"/>
            </w:tcBorders>
            <w:shd w:val="clear" w:color="auto" w:fill="auto"/>
            <w:noWrap/>
            <w:vAlign w:val="center"/>
            <w:hideMark/>
          </w:tcPr>
          <w:p w14:paraId="0C5E5960" w14:textId="5ABE163B"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4</w:t>
            </w:r>
          </w:p>
        </w:tc>
        <w:tc>
          <w:tcPr>
            <w:tcW w:w="1176" w:type="dxa"/>
            <w:tcBorders>
              <w:top w:val="single" w:sz="4" w:space="0" w:color="000000"/>
              <w:left w:val="nil"/>
              <w:bottom w:val="nil"/>
              <w:right w:val="nil"/>
            </w:tcBorders>
            <w:shd w:val="clear" w:color="auto" w:fill="auto"/>
            <w:noWrap/>
            <w:vAlign w:val="bottom"/>
            <w:hideMark/>
          </w:tcPr>
          <w:p w14:paraId="1A977A7D" w14:textId="49CECC9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4042D33E" w14:textId="6D25A73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3.88</w:t>
            </w:r>
          </w:p>
        </w:tc>
        <w:tc>
          <w:tcPr>
            <w:tcW w:w="1797" w:type="dxa"/>
            <w:tcBorders>
              <w:top w:val="single" w:sz="4" w:space="0" w:color="000000"/>
              <w:left w:val="nil"/>
              <w:bottom w:val="nil"/>
              <w:right w:val="nil"/>
            </w:tcBorders>
            <w:shd w:val="clear" w:color="auto" w:fill="auto"/>
            <w:noWrap/>
            <w:vAlign w:val="bottom"/>
            <w:hideMark/>
          </w:tcPr>
          <w:p w14:paraId="5EAED673" w14:textId="588C076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122.88</w:t>
            </w:r>
          </w:p>
        </w:tc>
      </w:tr>
      <w:tr w:rsidR="006E2F3C" w:rsidRPr="0025446F" w14:paraId="5EBCDB63" w14:textId="77777777" w:rsidTr="006E2F3C">
        <w:trPr>
          <w:trHeight w:val="320"/>
        </w:trPr>
        <w:tc>
          <w:tcPr>
            <w:tcW w:w="1300" w:type="dxa"/>
            <w:tcBorders>
              <w:left w:val="nil"/>
              <w:right w:val="nil"/>
            </w:tcBorders>
          </w:tcPr>
          <w:p w14:paraId="4A965669"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right w:val="nil"/>
            </w:tcBorders>
            <w:shd w:val="clear" w:color="auto" w:fill="auto"/>
            <w:noWrap/>
            <w:vAlign w:val="center"/>
            <w:hideMark/>
          </w:tcPr>
          <w:p w14:paraId="054E19B7" w14:textId="2E172FE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203D3A81" w14:textId="2A41C3E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67FA231B" w14:textId="66F9CCF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02219E26" w14:textId="46226CB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6CC365CB" w14:textId="77777777" w:rsidTr="00F109A0">
        <w:trPr>
          <w:trHeight w:val="320"/>
        </w:trPr>
        <w:tc>
          <w:tcPr>
            <w:tcW w:w="1300" w:type="dxa"/>
            <w:tcBorders>
              <w:left w:val="nil"/>
              <w:right w:val="nil"/>
            </w:tcBorders>
          </w:tcPr>
          <w:p w14:paraId="6D05FC04"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center"/>
            <w:hideMark/>
          </w:tcPr>
          <w:p w14:paraId="0E395F07" w14:textId="047DE6A5"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49FF55E6" w14:textId="248D26F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638F47E5" w14:textId="5E09F244"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2.20</w:t>
            </w:r>
          </w:p>
        </w:tc>
        <w:tc>
          <w:tcPr>
            <w:tcW w:w="1797" w:type="dxa"/>
            <w:tcBorders>
              <w:top w:val="nil"/>
              <w:left w:val="nil"/>
              <w:bottom w:val="single" w:sz="4" w:space="0" w:color="000000"/>
              <w:right w:val="nil"/>
            </w:tcBorders>
            <w:shd w:val="clear" w:color="auto" w:fill="auto"/>
            <w:noWrap/>
            <w:vAlign w:val="bottom"/>
            <w:hideMark/>
          </w:tcPr>
          <w:p w14:paraId="0AC61940" w14:textId="3EA0164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6.09</w:t>
            </w:r>
          </w:p>
        </w:tc>
      </w:tr>
      <w:tr w:rsidR="006E2F3C" w:rsidRPr="0025446F" w14:paraId="3EA16791" w14:textId="77777777" w:rsidTr="00F109A0">
        <w:trPr>
          <w:trHeight w:val="320"/>
        </w:trPr>
        <w:tc>
          <w:tcPr>
            <w:tcW w:w="1300" w:type="dxa"/>
            <w:tcBorders>
              <w:left w:val="nil"/>
              <w:right w:val="nil"/>
            </w:tcBorders>
          </w:tcPr>
          <w:p w14:paraId="782D4228"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single" w:sz="4" w:space="0" w:color="000000"/>
              <w:left w:val="nil"/>
              <w:right w:val="nil"/>
            </w:tcBorders>
            <w:shd w:val="clear" w:color="auto" w:fill="auto"/>
            <w:noWrap/>
            <w:vAlign w:val="center"/>
            <w:hideMark/>
          </w:tcPr>
          <w:p w14:paraId="1F2509C5" w14:textId="19A20883"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5</w:t>
            </w:r>
          </w:p>
        </w:tc>
        <w:tc>
          <w:tcPr>
            <w:tcW w:w="1176" w:type="dxa"/>
            <w:tcBorders>
              <w:top w:val="single" w:sz="4" w:space="0" w:color="000000"/>
              <w:left w:val="nil"/>
              <w:bottom w:val="nil"/>
              <w:right w:val="nil"/>
            </w:tcBorders>
            <w:shd w:val="clear" w:color="auto" w:fill="auto"/>
            <w:noWrap/>
            <w:vAlign w:val="bottom"/>
            <w:hideMark/>
          </w:tcPr>
          <w:p w14:paraId="6AF48921" w14:textId="1E549DC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423DAA87" w14:textId="1B714FD0"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4.20</w:t>
            </w:r>
          </w:p>
        </w:tc>
        <w:tc>
          <w:tcPr>
            <w:tcW w:w="1797" w:type="dxa"/>
            <w:tcBorders>
              <w:top w:val="single" w:sz="4" w:space="0" w:color="000000"/>
              <w:left w:val="nil"/>
              <w:bottom w:val="nil"/>
              <w:right w:val="nil"/>
            </w:tcBorders>
            <w:shd w:val="clear" w:color="auto" w:fill="auto"/>
            <w:noWrap/>
            <w:vAlign w:val="bottom"/>
            <w:hideMark/>
          </w:tcPr>
          <w:p w14:paraId="52C3DA7A" w14:textId="650F958F"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150.00</w:t>
            </w:r>
          </w:p>
        </w:tc>
      </w:tr>
      <w:tr w:rsidR="006E2F3C" w:rsidRPr="0025446F" w14:paraId="2ED8ABBB" w14:textId="77777777" w:rsidTr="00F109A0">
        <w:trPr>
          <w:trHeight w:val="320"/>
        </w:trPr>
        <w:tc>
          <w:tcPr>
            <w:tcW w:w="1300" w:type="dxa"/>
            <w:tcBorders>
              <w:left w:val="nil"/>
              <w:right w:val="nil"/>
            </w:tcBorders>
            <w:vAlign w:val="center"/>
          </w:tcPr>
          <w:p w14:paraId="46D22CF0" w14:textId="0909C5EA" w:rsidR="006E2F3C" w:rsidRPr="0025446F" w:rsidRDefault="006E2F3C" w:rsidP="00F109A0">
            <w:pPr>
              <w:spacing w:after="0" w:line="240" w:lineRule="auto"/>
              <w:ind w:firstLine="0"/>
              <w:jc w:val="center"/>
              <w:rPr>
                <w:rFonts w:ascii="Calibri" w:eastAsia="Times New Roman" w:hAnsi="Calibri" w:cs="Times New Roman"/>
                <w:color w:val="000000"/>
                <w:szCs w:val="24"/>
              </w:rPr>
            </w:pPr>
            <w:r>
              <w:rPr>
                <w:rFonts w:ascii="Calibri" w:hAnsi="Calibri"/>
                <w:color w:val="000000"/>
              </w:rPr>
              <w:t>Strong</w:t>
            </w:r>
          </w:p>
        </w:tc>
        <w:tc>
          <w:tcPr>
            <w:tcW w:w="1300" w:type="dxa"/>
            <w:vMerge/>
            <w:tcBorders>
              <w:left w:val="nil"/>
              <w:right w:val="nil"/>
            </w:tcBorders>
            <w:shd w:val="clear" w:color="auto" w:fill="auto"/>
            <w:noWrap/>
            <w:vAlign w:val="bottom"/>
            <w:hideMark/>
          </w:tcPr>
          <w:p w14:paraId="510EF912" w14:textId="7B4FFE0D" w:rsidR="006E2F3C" w:rsidRPr="0025446F" w:rsidRDefault="006E2F3C" w:rsidP="006E2F3C">
            <w:pPr>
              <w:spacing w:after="0" w:line="240" w:lineRule="auto"/>
              <w:ind w:firstLine="0"/>
              <w:jc w:val="right"/>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467607BF" w14:textId="18D46E3A"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9140CEB" w14:textId="14430997"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514067BD" w14:textId="6AD39F5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1FFCC73F" w14:textId="77777777" w:rsidTr="006E2F3C">
        <w:trPr>
          <w:trHeight w:val="320"/>
        </w:trPr>
        <w:tc>
          <w:tcPr>
            <w:tcW w:w="1300" w:type="dxa"/>
            <w:tcBorders>
              <w:left w:val="nil"/>
              <w:bottom w:val="single" w:sz="4" w:space="0" w:color="000000"/>
              <w:right w:val="nil"/>
            </w:tcBorders>
          </w:tcPr>
          <w:p w14:paraId="52BDE952" w14:textId="77777777" w:rsidR="006E2F3C" w:rsidRPr="0025446F" w:rsidRDefault="006E2F3C" w:rsidP="006E2F3C">
            <w:pPr>
              <w:spacing w:after="0" w:line="240" w:lineRule="auto"/>
              <w:ind w:firstLine="0"/>
              <w:jc w:val="right"/>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bottom"/>
            <w:hideMark/>
          </w:tcPr>
          <w:p w14:paraId="4940F841" w14:textId="0812C28A" w:rsidR="006E2F3C" w:rsidRPr="0025446F" w:rsidRDefault="006E2F3C" w:rsidP="006E2F3C">
            <w:pPr>
              <w:spacing w:after="0" w:line="240" w:lineRule="auto"/>
              <w:ind w:firstLine="0"/>
              <w:jc w:val="right"/>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5C80AEDA" w14:textId="0840562F"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4FC0C7D9" w14:textId="7397C90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2.10</w:t>
            </w:r>
          </w:p>
        </w:tc>
        <w:tc>
          <w:tcPr>
            <w:tcW w:w="1797" w:type="dxa"/>
            <w:tcBorders>
              <w:top w:val="nil"/>
              <w:left w:val="nil"/>
              <w:bottom w:val="single" w:sz="4" w:space="0" w:color="000000"/>
              <w:right w:val="nil"/>
            </w:tcBorders>
            <w:shd w:val="clear" w:color="auto" w:fill="auto"/>
            <w:noWrap/>
            <w:vAlign w:val="bottom"/>
            <w:hideMark/>
          </w:tcPr>
          <w:p w14:paraId="31BFA3D4" w14:textId="2107723A"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0.50</w:t>
            </w:r>
          </w:p>
        </w:tc>
      </w:tr>
    </w:tbl>
    <w:p w14:paraId="2454E94A" w14:textId="6D779F16" w:rsidR="00C15AA1" w:rsidRDefault="00C15AA1">
      <w:pPr>
        <w:spacing w:line="276" w:lineRule="auto"/>
        <w:ind w:firstLine="0"/>
        <w:jc w:val="both"/>
      </w:pPr>
      <w:r>
        <w:br w:type="page"/>
      </w:r>
    </w:p>
    <w:p w14:paraId="65690F81" w14:textId="77777777" w:rsidR="001643DC" w:rsidRDefault="00C15AA1" w:rsidP="001643DC">
      <w:pPr>
        <w:pStyle w:val="BodyText"/>
        <w:keepNext/>
        <w:ind w:firstLine="0"/>
      </w:pPr>
      <w:r>
        <w:rPr>
          <w:noProof/>
        </w:rPr>
        <w:lastRenderedPageBreak/>
        <w:drawing>
          <wp:inline distT="0" distB="0" distL="0" distR="0" wp14:anchorId="3EE5EA6A" wp14:editId="6705362B">
            <wp:extent cx="4321628" cy="40674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_plots_with_trade_off.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1628" cy="4067414"/>
                    </a:xfrm>
                    <a:prstGeom prst="rect">
                      <a:avLst/>
                    </a:prstGeom>
                  </pic:spPr>
                </pic:pic>
              </a:graphicData>
            </a:graphic>
          </wp:inline>
        </w:drawing>
      </w:r>
    </w:p>
    <w:p w14:paraId="211EFFFC" w14:textId="11D66ACC" w:rsidR="00C15AA1" w:rsidRPr="006D7279" w:rsidRDefault="001643DC" w:rsidP="001643DC">
      <w:pPr>
        <w:pStyle w:val="Caption"/>
      </w:pPr>
      <w:r>
        <w:t xml:space="preserve">Figure A </w:t>
      </w:r>
      <w:r w:rsidR="009462AD">
        <w:rPr>
          <w:noProof/>
        </w:rPr>
        <w:fldChar w:fldCharType="begin"/>
      </w:r>
      <w:r w:rsidR="009462AD">
        <w:rPr>
          <w:noProof/>
        </w:rPr>
        <w:instrText xml:space="preserve"> SEQ Figure_A \* ARABIC </w:instrText>
      </w:r>
      <w:r w:rsidR="009462AD">
        <w:rPr>
          <w:noProof/>
        </w:rPr>
        <w:fldChar w:fldCharType="separate"/>
      </w:r>
      <w:r w:rsidR="00B91BF5">
        <w:rPr>
          <w:noProof/>
        </w:rPr>
        <w:t>1</w:t>
      </w:r>
      <w:r w:rsidR="009462AD">
        <w:rPr>
          <w:noProof/>
        </w:rPr>
        <w:fldChar w:fldCharType="end"/>
      </w:r>
      <w:r>
        <w:t xml:space="preserve"> </w:t>
      </w:r>
      <w:r w:rsidR="000412FB">
        <w:t xml:space="preserve">Increasing the </w:t>
      </w:r>
      <w:r w:rsidR="00D66064">
        <w:t xml:space="preserve">strength of the resource uptake trade-off between the early and late season species </w:t>
      </w:r>
      <w:r w:rsidR="000412FB">
        <w:t xml:space="preserve">increases the </w:t>
      </w:r>
      <w:r w:rsidR="000F436E">
        <w:t>magnitude of higher order interactions</w:t>
      </w:r>
      <w:r w:rsidR="000412FB">
        <w:t xml:space="preserve">.  </w:t>
      </w:r>
      <w:r w:rsidR="00171A6B">
        <w:t xml:space="preserve">A) Shows increasing relative non-linearity between species’ resource uptake curves in five scenarios. </w:t>
      </w:r>
      <w:r w:rsidR="00D42E14">
        <w:t>B</w:t>
      </w:r>
      <w:r w:rsidR="00527F85">
        <w:t>) The deviation from additive competitor effects is shown as the increase in root mean squared error of the phenomenological model (</w:t>
      </w:r>
      <w:r w:rsidR="001525D6">
        <w:t>equation</w:t>
      </w:r>
      <w:r w:rsidR="00527F85">
        <w:t xml:space="preserve"> </w:t>
      </w:r>
      <w:r w:rsidR="006B2FC8">
        <w:t>7</w:t>
      </w:r>
      <w:r w:rsidR="00527F85">
        <w:t xml:space="preserve">)  in multispecies competition compared to single species competition.  </w:t>
      </w:r>
      <w:r w:rsidR="00D42E14">
        <w:t>C</w:t>
      </w:r>
      <w:r w:rsidR="00527F85">
        <w:t xml:space="preserve">) The average deviation from additive competitor effects, positive values show that multispecies competition was weaker than predicted, negative values show where competition was greater than predicted.   </w:t>
      </w:r>
      <w:r w:rsidR="00171A6B">
        <w:t xml:space="preserve">In B and </w:t>
      </w:r>
      <w:r w:rsidR="0043064D">
        <w:t>C,</w:t>
      </w:r>
      <w:r w:rsidR="00171A6B">
        <w:t xml:space="preserve"> the x-axis refers to the different scenarios depicted in A.  </w:t>
      </w:r>
    </w:p>
    <w:sectPr w:rsidR="00C15AA1" w:rsidRPr="006D7279">
      <w:footerReference w:type="default" r:id="rId21"/>
      <w:pgSz w:w="12240" w:h="15840"/>
      <w:pgMar w:top="1440" w:right="1800" w:bottom="2004" w:left="1800" w:header="0" w:footer="1440" w:gutter="0"/>
      <w:lnNumType w:countBy="1" w:distance="283" w:restart="continuous"/>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2" w:author="Andy Kleinhesselink" w:date="2019-04-30T15:07:00Z" w:initials="AK">
    <w:p w14:paraId="681C85D8" w14:textId="5A593FE6" w:rsidR="007E74A5" w:rsidRDefault="007E74A5">
      <w:pPr>
        <w:pStyle w:val="CommentText"/>
      </w:pPr>
      <w:r>
        <w:rPr>
          <w:rStyle w:val="CommentReference"/>
        </w:rPr>
        <w:annotationRef/>
      </w:r>
      <w:r>
        <w:rPr>
          <w:noProof/>
        </w:rPr>
        <w:t xml:space="preserve">coexistence? </w:t>
      </w:r>
    </w:p>
  </w:comment>
  <w:comment w:id="29" w:author="Andy Kleinhesselink" w:date="2019-04-30T15:08:00Z" w:initials="AK">
    <w:p w14:paraId="2253ADD5" w14:textId="1FC3B925" w:rsidR="007E74A5" w:rsidRDefault="007E74A5">
      <w:pPr>
        <w:pStyle w:val="CommentText"/>
      </w:pPr>
      <w:r>
        <w:rPr>
          <w:rStyle w:val="CommentReference"/>
        </w:rPr>
        <w:annotationRef/>
      </w:r>
      <w:r>
        <w:t xml:space="preserve">Need to re-write to de-emphasise our mechanistic “story” about what causes the effects.  </w:t>
      </w:r>
    </w:p>
  </w:comment>
  <w:comment w:id="2033" w:author="Jonathan Levine" w:date="2019-05-17T15:47:00Z" w:initials="JML">
    <w:p w14:paraId="76DC4E3C" w14:textId="5B9B4C64" w:rsidR="007E74A5" w:rsidRDefault="007E74A5">
      <w:pPr>
        <w:pStyle w:val="CommentText"/>
      </w:pPr>
      <w:r>
        <w:rPr>
          <w:rStyle w:val="CommentReference"/>
        </w:rPr>
        <w:annotationRef/>
      </w:r>
      <w:r>
        <w:t>And what models forms include HOIs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81C85D8" w15:done="0"/>
  <w15:commentEx w15:paraId="2253ADD5" w15:done="0"/>
  <w15:commentEx w15:paraId="76DC4E3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1C85D8" w16cid:durableId="2072E337"/>
  <w16cid:commentId w16cid:paraId="2253ADD5" w16cid:durableId="2072E389"/>
  <w16cid:commentId w16cid:paraId="76DC4E3C" w16cid:durableId="208956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310AB7" w14:textId="77777777" w:rsidR="00DA3A33" w:rsidRDefault="00DA3A33">
      <w:pPr>
        <w:spacing w:after="0"/>
      </w:pPr>
      <w:r>
        <w:separator/>
      </w:r>
    </w:p>
  </w:endnote>
  <w:endnote w:type="continuationSeparator" w:id="0">
    <w:p w14:paraId="199AC1AC" w14:textId="77777777" w:rsidR="00DA3A33" w:rsidRDefault="00DA3A3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Body CS)">
    <w:altName w:val="Cambria"/>
    <w:panose1 w:val="020B060402020202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Ubuntu">
    <w:altName w:val="Cambria"/>
    <w:panose1 w:val="020B0604020202020204"/>
    <w:charset w:val="01"/>
    <w:family w:val="roman"/>
    <w:pitch w:val="variable"/>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3009C" w14:textId="77777777" w:rsidR="007E74A5" w:rsidRDefault="007E74A5">
    <w:pPr>
      <w:pStyle w:val="Footer"/>
      <w:jc w:val="right"/>
    </w:pPr>
    <w:r>
      <w:fldChar w:fldCharType="begin"/>
    </w:r>
    <w:r>
      <w:instrText>PAGE</w:instrText>
    </w:r>
    <w:r>
      <w:fldChar w:fldCharType="separate"/>
    </w:r>
    <w:r>
      <w:rPr>
        <w:noProof/>
      </w:rPr>
      <w:t>23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4534F2" w14:textId="77777777" w:rsidR="00DA3A33" w:rsidRDefault="00DA3A33">
      <w:pPr>
        <w:spacing w:after="0"/>
      </w:pPr>
      <w:r>
        <w:separator/>
      </w:r>
    </w:p>
  </w:footnote>
  <w:footnote w:type="continuationSeparator" w:id="0">
    <w:p w14:paraId="6B9F991E" w14:textId="77777777" w:rsidR="00DA3A33" w:rsidRDefault="00DA3A3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546A03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0C4E8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DCEC3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0D07D1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BC2A2C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69A924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868F9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4DE7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86CC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76EC6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7A6623F"/>
    <w:multiLevelType w:val="hybridMultilevel"/>
    <w:tmpl w:val="A56E1A8A"/>
    <w:lvl w:ilvl="0" w:tplc="2020ED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4"/>
  </w:num>
  <w:num w:numId="3">
    <w:abstractNumId w:val="7"/>
  </w:num>
  <w:num w:numId="4">
    <w:abstractNumId w:val="0"/>
  </w:num>
  <w:num w:numId="5">
    <w:abstractNumId w:val="1"/>
  </w:num>
  <w:num w:numId="6">
    <w:abstractNumId w:val="2"/>
  </w:num>
  <w:num w:numId="7">
    <w:abstractNumId w:val="8"/>
  </w:num>
  <w:num w:numId="8">
    <w:abstractNumId w:val="5"/>
  </w:num>
  <w:num w:numId="9">
    <w:abstractNumId w:val="6"/>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3196"/>
    <w:rsid w:val="0000044D"/>
    <w:rsid w:val="00001713"/>
    <w:rsid w:val="000034F1"/>
    <w:rsid w:val="00003A19"/>
    <w:rsid w:val="00004AFB"/>
    <w:rsid w:val="00004C68"/>
    <w:rsid w:val="00006510"/>
    <w:rsid w:val="00007A0F"/>
    <w:rsid w:val="00014913"/>
    <w:rsid w:val="00015F3C"/>
    <w:rsid w:val="00017674"/>
    <w:rsid w:val="00017E5B"/>
    <w:rsid w:val="00020DDC"/>
    <w:rsid w:val="00021DB6"/>
    <w:rsid w:val="00022209"/>
    <w:rsid w:val="00024622"/>
    <w:rsid w:val="00024DEB"/>
    <w:rsid w:val="00024E49"/>
    <w:rsid w:val="00025789"/>
    <w:rsid w:val="00026A4D"/>
    <w:rsid w:val="00030770"/>
    <w:rsid w:val="00031CB7"/>
    <w:rsid w:val="00032366"/>
    <w:rsid w:val="000324B7"/>
    <w:rsid w:val="0003256E"/>
    <w:rsid w:val="00033A04"/>
    <w:rsid w:val="00036314"/>
    <w:rsid w:val="00036F83"/>
    <w:rsid w:val="000407E9"/>
    <w:rsid w:val="000412FB"/>
    <w:rsid w:val="000423C1"/>
    <w:rsid w:val="00042B67"/>
    <w:rsid w:val="0004302C"/>
    <w:rsid w:val="00043157"/>
    <w:rsid w:val="00044725"/>
    <w:rsid w:val="00044E45"/>
    <w:rsid w:val="00045E08"/>
    <w:rsid w:val="00054720"/>
    <w:rsid w:val="00055C5B"/>
    <w:rsid w:val="00057742"/>
    <w:rsid w:val="00057A7A"/>
    <w:rsid w:val="000612C8"/>
    <w:rsid w:val="00062BEB"/>
    <w:rsid w:val="000633BD"/>
    <w:rsid w:val="000635CF"/>
    <w:rsid w:val="00063E3B"/>
    <w:rsid w:val="0006446A"/>
    <w:rsid w:val="00065F2A"/>
    <w:rsid w:val="000700AF"/>
    <w:rsid w:val="0007109F"/>
    <w:rsid w:val="000725F8"/>
    <w:rsid w:val="00072FDF"/>
    <w:rsid w:val="00073A3E"/>
    <w:rsid w:val="00074156"/>
    <w:rsid w:val="00074C1D"/>
    <w:rsid w:val="000802AC"/>
    <w:rsid w:val="00080744"/>
    <w:rsid w:val="00080966"/>
    <w:rsid w:val="000847A1"/>
    <w:rsid w:val="00084FB3"/>
    <w:rsid w:val="00092171"/>
    <w:rsid w:val="00094883"/>
    <w:rsid w:val="00094F7A"/>
    <w:rsid w:val="00096EF1"/>
    <w:rsid w:val="00097935"/>
    <w:rsid w:val="000A00C8"/>
    <w:rsid w:val="000A0B3E"/>
    <w:rsid w:val="000A1F7F"/>
    <w:rsid w:val="000A409C"/>
    <w:rsid w:val="000A46AB"/>
    <w:rsid w:val="000A621F"/>
    <w:rsid w:val="000A6BBF"/>
    <w:rsid w:val="000A7467"/>
    <w:rsid w:val="000B11A8"/>
    <w:rsid w:val="000B20AC"/>
    <w:rsid w:val="000B2C35"/>
    <w:rsid w:val="000B358F"/>
    <w:rsid w:val="000B35DE"/>
    <w:rsid w:val="000B3C97"/>
    <w:rsid w:val="000B6CF7"/>
    <w:rsid w:val="000B7372"/>
    <w:rsid w:val="000B74AE"/>
    <w:rsid w:val="000C13DF"/>
    <w:rsid w:val="000C1C9C"/>
    <w:rsid w:val="000C2957"/>
    <w:rsid w:val="000C3A80"/>
    <w:rsid w:val="000C3B32"/>
    <w:rsid w:val="000C6857"/>
    <w:rsid w:val="000C6C09"/>
    <w:rsid w:val="000D1683"/>
    <w:rsid w:val="000D2F5E"/>
    <w:rsid w:val="000D418D"/>
    <w:rsid w:val="000D5952"/>
    <w:rsid w:val="000D5C1B"/>
    <w:rsid w:val="000E2D60"/>
    <w:rsid w:val="000E4052"/>
    <w:rsid w:val="000E6440"/>
    <w:rsid w:val="000E64D4"/>
    <w:rsid w:val="000E6A29"/>
    <w:rsid w:val="000E7EAC"/>
    <w:rsid w:val="000F09D9"/>
    <w:rsid w:val="000F2310"/>
    <w:rsid w:val="000F29D4"/>
    <w:rsid w:val="000F3D94"/>
    <w:rsid w:val="000F436E"/>
    <w:rsid w:val="000F4757"/>
    <w:rsid w:val="000F73D1"/>
    <w:rsid w:val="00100D52"/>
    <w:rsid w:val="00100E32"/>
    <w:rsid w:val="00101025"/>
    <w:rsid w:val="00101A73"/>
    <w:rsid w:val="00104485"/>
    <w:rsid w:val="00104C42"/>
    <w:rsid w:val="00107C6B"/>
    <w:rsid w:val="0011036D"/>
    <w:rsid w:val="00110EAE"/>
    <w:rsid w:val="001112B4"/>
    <w:rsid w:val="00113837"/>
    <w:rsid w:val="00115C56"/>
    <w:rsid w:val="00117BA3"/>
    <w:rsid w:val="001215D0"/>
    <w:rsid w:val="00122388"/>
    <w:rsid w:val="00123779"/>
    <w:rsid w:val="0012549B"/>
    <w:rsid w:val="001255D9"/>
    <w:rsid w:val="00125A2C"/>
    <w:rsid w:val="00125A8C"/>
    <w:rsid w:val="00126B8C"/>
    <w:rsid w:val="00127065"/>
    <w:rsid w:val="001277DE"/>
    <w:rsid w:val="0012796D"/>
    <w:rsid w:val="001320C3"/>
    <w:rsid w:val="001321B8"/>
    <w:rsid w:val="00132B92"/>
    <w:rsid w:val="001346A4"/>
    <w:rsid w:val="0013521D"/>
    <w:rsid w:val="001356B1"/>
    <w:rsid w:val="00136E54"/>
    <w:rsid w:val="00140180"/>
    <w:rsid w:val="00141AE0"/>
    <w:rsid w:val="00142FC0"/>
    <w:rsid w:val="00145620"/>
    <w:rsid w:val="00145C41"/>
    <w:rsid w:val="001461C8"/>
    <w:rsid w:val="00147BF8"/>
    <w:rsid w:val="00150BAB"/>
    <w:rsid w:val="001511DB"/>
    <w:rsid w:val="001525D6"/>
    <w:rsid w:val="00154223"/>
    <w:rsid w:val="00154937"/>
    <w:rsid w:val="00154BF0"/>
    <w:rsid w:val="00155BFB"/>
    <w:rsid w:val="001562BC"/>
    <w:rsid w:val="001572D7"/>
    <w:rsid w:val="00160D53"/>
    <w:rsid w:val="00162291"/>
    <w:rsid w:val="00163557"/>
    <w:rsid w:val="001643DC"/>
    <w:rsid w:val="00165B91"/>
    <w:rsid w:val="00165CD7"/>
    <w:rsid w:val="00166EE9"/>
    <w:rsid w:val="00167504"/>
    <w:rsid w:val="00170635"/>
    <w:rsid w:val="00170DA9"/>
    <w:rsid w:val="00171A6B"/>
    <w:rsid w:val="00171AAC"/>
    <w:rsid w:val="00171E83"/>
    <w:rsid w:val="001724B0"/>
    <w:rsid w:val="00172674"/>
    <w:rsid w:val="001740E3"/>
    <w:rsid w:val="001756BB"/>
    <w:rsid w:val="00175B82"/>
    <w:rsid w:val="0017612D"/>
    <w:rsid w:val="00177105"/>
    <w:rsid w:val="00181318"/>
    <w:rsid w:val="001813E9"/>
    <w:rsid w:val="00183126"/>
    <w:rsid w:val="00184FA3"/>
    <w:rsid w:val="00185041"/>
    <w:rsid w:val="00185210"/>
    <w:rsid w:val="00185409"/>
    <w:rsid w:val="001858A4"/>
    <w:rsid w:val="00186428"/>
    <w:rsid w:val="00192A3D"/>
    <w:rsid w:val="00193660"/>
    <w:rsid w:val="00194369"/>
    <w:rsid w:val="00195151"/>
    <w:rsid w:val="00197041"/>
    <w:rsid w:val="001A1AFB"/>
    <w:rsid w:val="001A2169"/>
    <w:rsid w:val="001A2D2D"/>
    <w:rsid w:val="001A3B2C"/>
    <w:rsid w:val="001A66F7"/>
    <w:rsid w:val="001A68E9"/>
    <w:rsid w:val="001A6A75"/>
    <w:rsid w:val="001A79A7"/>
    <w:rsid w:val="001A7FAE"/>
    <w:rsid w:val="001B052F"/>
    <w:rsid w:val="001B24A7"/>
    <w:rsid w:val="001B2CEF"/>
    <w:rsid w:val="001B5599"/>
    <w:rsid w:val="001B5C21"/>
    <w:rsid w:val="001C1125"/>
    <w:rsid w:val="001C1724"/>
    <w:rsid w:val="001C4C8E"/>
    <w:rsid w:val="001C63EF"/>
    <w:rsid w:val="001C76DC"/>
    <w:rsid w:val="001D0EAD"/>
    <w:rsid w:val="001D181A"/>
    <w:rsid w:val="001D29E2"/>
    <w:rsid w:val="001D2AEA"/>
    <w:rsid w:val="001D377E"/>
    <w:rsid w:val="001D3AB9"/>
    <w:rsid w:val="001D41DC"/>
    <w:rsid w:val="001D65F5"/>
    <w:rsid w:val="001E1A88"/>
    <w:rsid w:val="001E276E"/>
    <w:rsid w:val="001E2B61"/>
    <w:rsid w:val="001E5AC6"/>
    <w:rsid w:val="001E65C5"/>
    <w:rsid w:val="001E683B"/>
    <w:rsid w:val="001E75E1"/>
    <w:rsid w:val="001E7750"/>
    <w:rsid w:val="001E7CE9"/>
    <w:rsid w:val="001E7E3D"/>
    <w:rsid w:val="001F2821"/>
    <w:rsid w:val="001F2EFA"/>
    <w:rsid w:val="001F342D"/>
    <w:rsid w:val="001F3D0E"/>
    <w:rsid w:val="001F5F3C"/>
    <w:rsid w:val="001F66FC"/>
    <w:rsid w:val="001F7933"/>
    <w:rsid w:val="002008BF"/>
    <w:rsid w:val="00201805"/>
    <w:rsid w:val="00203C17"/>
    <w:rsid w:val="00203F4A"/>
    <w:rsid w:val="002045D7"/>
    <w:rsid w:val="0020556F"/>
    <w:rsid w:val="00205C5F"/>
    <w:rsid w:val="002068F8"/>
    <w:rsid w:val="00206EC9"/>
    <w:rsid w:val="002070A9"/>
    <w:rsid w:val="002123C1"/>
    <w:rsid w:val="0021457E"/>
    <w:rsid w:val="00221456"/>
    <w:rsid w:val="00222153"/>
    <w:rsid w:val="00222A68"/>
    <w:rsid w:val="00223D28"/>
    <w:rsid w:val="0022450C"/>
    <w:rsid w:val="00225047"/>
    <w:rsid w:val="00227E4C"/>
    <w:rsid w:val="00227E9F"/>
    <w:rsid w:val="0023375E"/>
    <w:rsid w:val="00235288"/>
    <w:rsid w:val="00235A1D"/>
    <w:rsid w:val="00236F8E"/>
    <w:rsid w:val="00237247"/>
    <w:rsid w:val="00237B1A"/>
    <w:rsid w:val="00240FC7"/>
    <w:rsid w:val="00242093"/>
    <w:rsid w:val="002422AD"/>
    <w:rsid w:val="0024253F"/>
    <w:rsid w:val="00250DE2"/>
    <w:rsid w:val="00252518"/>
    <w:rsid w:val="0025446F"/>
    <w:rsid w:val="00255991"/>
    <w:rsid w:val="00255AF2"/>
    <w:rsid w:val="00256167"/>
    <w:rsid w:val="0025633A"/>
    <w:rsid w:val="0026092E"/>
    <w:rsid w:val="002619E8"/>
    <w:rsid w:val="00264E89"/>
    <w:rsid w:val="00273564"/>
    <w:rsid w:val="00281FB3"/>
    <w:rsid w:val="00282DA7"/>
    <w:rsid w:val="00282E26"/>
    <w:rsid w:val="00283064"/>
    <w:rsid w:val="00283422"/>
    <w:rsid w:val="002834AC"/>
    <w:rsid w:val="00283D04"/>
    <w:rsid w:val="00284378"/>
    <w:rsid w:val="00286192"/>
    <w:rsid w:val="00286339"/>
    <w:rsid w:val="00286557"/>
    <w:rsid w:val="002865CB"/>
    <w:rsid w:val="00286FFE"/>
    <w:rsid w:val="002916DB"/>
    <w:rsid w:val="00291AB6"/>
    <w:rsid w:val="002931CC"/>
    <w:rsid w:val="002936E0"/>
    <w:rsid w:val="00294303"/>
    <w:rsid w:val="0029570D"/>
    <w:rsid w:val="002961A2"/>
    <w:rsid w:val="002A1B58"/>
    <w:rsid w:val="002A32D2"/>
    <w:rsid w:val="002A427A"/>
    <w:rsid w:val="002A42D8"/>
    <w:rsid w:val="002A58BE"/>
    <w:rsid w:val="002A7ABC"/>
    <w:rsid w:val="002B0D88"/>
    <w:rsid w:val="002B1DE1"/>
    <w:rsid w:val="002B617C"/>
    <w:rsid w:val="002B6912"/>
    <w:rsid w:val="002B7072"/>
    <w:rsid w:val="002C01BC"/>
    <w:rsid w:val="002C11CA"/>
    <w:rsid w:val="002C1318"/>
    <w:rsid w:val="002C1DF5"/>
    <w:rsid w:val="002C2C9C"/>
    <w:rsid w:val="002C5F28"/>
    <w:rsid w:val="002C750B"/>
    <w:rsid w:val="002C7770"/>
    <w:rsid w:val="002D1422"/>
    <w:rsid w:val="002D29FF"/>
    <w:rsid w:val="002D2DE3"/>
    <w:rsid w:val="002D3261"/>
    <w:rsid w:val="002D4A44"/>
    <w:rsid w:val="002D52ED"/>
    <w:rsid w:val="002D7549"/>
    <w:rsid w:val="002E165A"/>
    <w:rsid w:val="002E1A3F"/>
    <w:rsid w:val="002E2128"/>
    <w:rsid w:val="002E2E0F"/>
    <w:rsid w:val="002E3A23"/>
    <w:rsid w:val="002E55C4"/>
    <w:rsid w:val="002E79D2"/>
    <w:rsid w:val="002F0710"/>
    <w:rsid w:val="002F1415"/>
    <w:rsid w:val="002F170D"/>
    <w:rsid w:val="002F1A4B"/>
    <w:rsid w:val="002F1B12"/>
    <w:rsid w:val="002F1C5D"/>
    <w:rsid w:val="002F2AD3"/>
    <w:rsid w:val="002F307A"/>
    <w:rsid w:val="002F3CD7"/>
    <w:rsid w:val="002F4D0E"/>
    <w:rsid w:val="002F648D"/>
    <w:rsid w:val="002F6B01"/>
    <w:rsid w:val="002F762A"/>
    <w:rsid w:val="0030095D"/>
    <w:rsid w:val="003017BD"/>
    <w:rsid w:val="00302554"/>
    <w:rsid w:val="00302AFC"/>
    <w:rsid w:val="0030478D"/>
    <w:rsid w:val="003061EC"/>
    <w:rsid w:val="0031067C"/>
    <w:rsid w:val="00311108"/>
    <w:rsid w:val="003114BE"/>
    <w:rsid w:val="00317989"/>
    <w:rsid w:val="00320803"/>
    <w:rsid w:val="00320E1C"/>
    <w:rsid w:val="00322924"/>
    <w:rsid w:val="0032441D"/>
    <w:rsid w:val="0032457D"/>
    <w:rsid w:val="0032539D"/>
    <w:rsid w:val="00327309"/>
    <w:rsid w:val="0032749A"/>
    <w:rsid w:val="003348F9"/>
    <w:rsid w:val="00335CBC"/>
    <w:rsid w:val="0033719B"/>
    <w:rsid w:val="00341B79"/>
    <w:rsid w:val="003431F6"/>
    <w:rsid w:val="00344A88"/>
    <w:rsid w:val="00345F27"/>
    <w:rsid w:val="00350B62"/>
    <w:rsid w:val="00352A94"/>
    <w:rsid w:val="00352DC1"/>
    <w:rsid w:val="0035430F"/>
    <w:rsid w:val="00356459"/>
    <w:rsid w:val="003566DC"/>
    <w:rsid w:val="00356FAF"/>
    <w:rsid w:val="003576FC"/>
    <w:rsid w:val="00357DD5"/>
    <w:rsid w:val="00357FDC"/>
    <w:rsid w:val="003625D7"/>
    <w:rsid w:val="00362941"/>
    <w:rsid w:val="00364612"/>
    <w:rsid w:val="00364BC4"/>
    <w:rsid w:val="003666F9"/>
    <w:rsid w:val="00366918"/>
    <w:rsid w:val="00366BB6"/>
    <w:rsid w:val="00366E5F"/>
    <w:rsid w:val="00373175"/>
    <w:rsid w:val="00373187"/>
    <w:rsid w:val="003768E1"/>
    <w:rsid w:val="00377F99"/>
    <w:rsid w:val="0038105E"/>
    <w:rsid w:val="0038260F"/>
    <w:rsid w:val="00382D0E"/>
    <w:rsid w:val="003840B0"/>
    <w:rsid w:val="00384764"/>
    <w:rsid w:val="003853B6"/>
    <w:rsid w:val="00386CB5"/>
    <w:rsid w:val="00386DC9"/>
    <w:rsid w:val="00390672"/>
    <w:rsid w:val="003913CF"/>
    <w:rsid w:val="003913E9"/>
    <w:rsid w:val="00392577"/>
    <w:rsid w:val="00392607"/>
    <w:rsid w:val="00392BBB"/>
    <w:rsid w:val="0039344F"/>
    <w:rsid w:val="00396562"/>
    <w:rsid w:val="0039661F"/>
    <w:rsid w:val="00396DBF"/>
    <w:rsid w:val="003A222A"/>
    <w:rsid w:val="003A3A29"/>
    <w:rsid w:val="003A3E53"/>
    <w:rsid w:val="003A5A60"/>
    <w:rsid w:val="003A62BF"/>
    <w:rsid w:val="003A78DE"/>
    <w:rsid w:val="003A7C5E"/>
    <w:rsid w:val="003B0303"/>
    <w:rsid w:val="003B126A"/>
    <w:rsid w:val="003B1848"/>
    <w:rsid w:val="003B229D"/>
    <w:rsid w:val="003B23BC"/>
    <w:rsid w:val="003B27CA"/>
    <w:rsid w:val="003B2D39"/>
    <w:rsid w:val="003B4FB4"/>
    <w:rsid w:val="003C1084"/>
    <w:rsid w:val="003C16DF"/>
    <w:rsid w:val="003C1A0B"/>
    <w:rsid w:val="003C223F"/>
    <w:rsid w:val="003C2A63"/>
    <w:rsid w:val="003C2F6C"/>
    <w:rsid w:val="003C4452"/>
    <w:rsid w:val="003C462E"/>
    <w:rsid w:val="003C47E7"/>
    <w:rsid w:val="003C4E20"/>
    <w:rsid w:val="003C5687"/>
    <w:rsid w:val="003C6D81"/>
    <w:rsid w:val="003C709A"/>
    <w:rsid w:val="003D032F"/>
    <w:rsid w:val="003D12E0"/>
    <w:rsid w:val="003D1B36"/>
    <w:rsid w:val="003D6101"/>
    <w:rsid w:val="003D6332"/>
    <w:rsid w:val="003D6553"/>
    <w:rsid w:val="003E382F"/>
    <w:rsid w:val="003E6745"/>
    <w:rsid w:val="003E6BC1"/>
    <w:rsid w:val="003E6E06"/>
    <w:rsid w:val="003E7085"/>
    <w:rsid w:val="003E7098"/>
    <w:rsid w:val="003F035E"/>
    <w:rsid w:val="003F17F3"/>
    <w:rsid w:val="003F3423"/>
    <w:rsid w:val="003F3B8C"/>
    <w:rsid w:val="003F3BC4"/>
    <w:rsid w:val="003F42A6"/>
    <w:rsid w:val="003F4CA5"/>
    <w:rsid w:val="003F5F9D"/>
    <w:rsid w:val="003F5F9F"/>
    <w:rsid w:val="003F7251"/>
    <w:rsid w:val="003F7DD7"/>
    <w:rsid w:val="00400658"/>
    <w:rsid w:val="004007F8"/>
    <w:rsid w:val="004009F0"/>
    <w:rsid w:val="0040246A"/>
    <w:rsid w:val="00403583"/>
    <w:rsid w:val="004047B8"/>
    <w:rsid w:val="00407273"/>
    <w:rsid w:val="0040751C"/>
    <w:rsid w:val="00416AA2"/>
    <w:rsid w:val="00416AC9"/>
    <w:rsid w:val="00420669"/>
    <w:rsid w:val="004223F2"/>
    <w:rsid w:val="00422E62"/>
    <w:rsid w:val="004241BA"/>
    <w:rsid w:val="00424597"/>
    <w:rsid w:val="0042484C"/>
    <w:rsid w:val="00425CDA"/>
    <w:rsid w:val="00427DC4"/>
    <w:rsid w:val="0043064D"/>
    <w:rsid w:val="0043084F"/>
    <w:rsid w:val="00432C3E"/>
    <w:rsid w:val="004335CB"/>
    <w:rsid w:val="004346A6"/>
    <w:rsid w:val="00434E85"/>
    <w:rsid w:val="00436F01"/>
    <w:rsid w:val="004407B3"/>
    <w:rsid w:val="00440946"/>
    <w:rsid w:val="0044174E"/>
    <w:rsid w:val="004420AA"/>
    <w:rsid w:val="004420E2"/>
    <w:rsid w:val="00443153"/>
    <w:rsid w:val="0044559B"/>
    <w:rsid w:val="004477C0"/>
    <w:rsid w:val="0045017B"/>
    <w:rsid w:val="004501B4"/>
    <w:rsid w:val="00450C52"/>
    <w:rsid w:val="00451F78"/>
    <w:rsid w:val="0045307B"/>
    <w:rsid w:val="00453DBE"/>
    <w:rsid w:val="004558C1"/>
    <w:rsid w:val="00455957"/>
    <w:rsid w:val="00457823"/>
    <w:rsid w:val="004623F9"/>
    <w:rsid w:val="00463A63"/>
    <w:rsid w:val="004643A4"/>
    <w:rsid w:val="0046702B"/>
    <w:rsid w:val="00467660"/>
    <w:rsid w:val="00467E5C"/>
    <w:rsid w:val="00472E69"/>
    <w:rsid w:val="0047332A"/>
    <w:rsid w:val="004753D0"/>
    <w:rsid w:val="004766E7"/>
    <w:rsid w:val="00480AFB"/>
    <w:rsid w:val="00481470"/>
    <w:rsid w:val="00482F75"/>
    <w:rsid w:val="00482FE2"/>
    <w:rsid w:val="004872F2"/>
    <w:rsid w:val="00491490"/>
    <w:rsid w:val="00494698"/>
    <w:rsid w:val="00497EBD"/>
    <w:rsid w:val="004A666C"/>
    <w:rsid w:val="004A6994"/>
    <w:rsid w:val="004A7CD3"/>
    <w:rsid w:val="004B030A"/>
    <w:rsid w:val="004B2868"/>
    <w:rsid w:val="004B29D8"/>
    <w:rsid w:val="004B2F46"/>
    <w:rsid w:val="004B70FE"/>
    <w:rsid w:val="004B74C2"/>
    <w:rsid w:val="004B7D03"/>
    <w:rsid w:val="004B7E48"/>
    <w:rsid w:val="004C15D1"/>
    <w:rsid w:val="004C1933"/>
    <w:rsid w:val="004C1CED"/>
    <w:rsid w:val="004C44FD"/>
    <w:rsid w:val="004C4E00"/>
    <w:rsid w:val="004C6A66"/>
    <w:rsid w:val="004C715D"/>
    <w:rsid w:val="004C7A45"/>
    <w:rsid w:val="004D0A07"/>
    <w:rsid w:val="004D0C4B"/>
    <w:rsid w:val="004D0D07"/>
    <w:rsid w:val="004D211D"/>
    <w:rsid w:val="004D2A59"/>
    <w:rsid w:val="004D452C"/>
    <w:rsid w:val="004D70E9"/>
    <w:rsid w:val="004D74CD"/>
    <w:rsid w:val="004D7E34"/>
    <w:rsid w:val="004E18CF"/>
    <w:rsid w:val="004E3A4F"/>
    <w:rsid w:val="004E3F0A"/>
    <w:rsid w:val="004F1562"/>
    <w:rsid w:val="004F1A03"/>
    <w:rsid w:val="004F3621"/>
    <w:rsid w:val="004F3815"/>
    <w:rsid w:val="004F3E35"/>
    <w:rsid w:val="004F504C"/>
    <w:rsid w:val="004F5C7A"/>
    <w:rsid w:val="004F6781"/>
    <w:rsid w:val="004F70C6"/>
    <w:rsid w:val="004F77EB"/>
    <w:rsid w:val="00500E60"/>
    <w:rsid w:val="0050150B"/>
    <w:rsid w:val="00502128"/>
    <w:rsid w:val="005027F6"/>
    <w:rsid w:val="00503D72"/>
    <w:rsid w:val="005052D7"/>
    <w:rsid w:val="00505C15"/>
    <w:rsid w:val="00506580"/>
    <w:rsid w:val="0051421D"/>
    <w:rsid w:val="005142CC"/>
    <w:rsid w:val="00514E6E"/>
    <w:rsid w:val="00515BFE"/>
    <w:rsid w:val="00515D8D"/>
    <w:rsid w:val="00516EBB"/>
    <w:rsid w:val="005172E2"/>
    <w:rsid w:val="005209EA"/>
    <w:rsid w:val="0052115B"/>
    <w:rsid w:val="005222BA"/>
    <w:rsid w:val="00523384"/>
    <w:rsid w:val="0052355F"/>
    <w:rsid w:val="0052449B"/>
    <w:rsid w:val="00524B65"/>
    <w:rsid w:val="00525B6E"/>
    <w:rsid w:val="00525C05"/>
    <w:rsid w:val="00526E34"/>
    <w:rsid w:val="00527F85"/>
    <w:rsid w:val="005304A0"/>
    <w:rsid w:val="005305EF"/>
    <w:rsid w:val="00530B6F"/>
    <w:rsid w:val="00530D6E"/>
    <w:rsid w:val="005329FC"/>
    <w:rsid w:val="00532AC5"/>
    <w:rsid w:val="00533C9D"/>
    <w:rsid w:val="00534E1B"/>
    <w:rsid w:val="005372DC"/>
    <w:rsid w:val="00537A61"/>
    <w:rsid w:val="00540098"/>
    <w:rsid w:val="0054039D"/>
    <w:rsid w:val="00540AF2"/>
    <w:rsid w:val="00540DA5"/>
    <w:rsid w:val="00541FCE"/>
    <w:rsid w:val="00542765"/>
    <w:rsid w:val="00550352"/>
    <w:rsid w:val="005505BB"/>
    <w:rsid w:val="00550788"/>
    <w:rsid w:val="005525F3"/>
    <w:rsid w:val="00553202"/>
    <w:rsid w:val="0055416F"/>
    <w:rsid w:val="0055486E"/>
    <w:rsid w:val="00555918"/>
    <w:rsid w:val="005561EF"/>
    <w:rsid w:val="005566B3"/>
    <w:rsid w:val="005566C0"/>
    <w:rsid w:val="00563CD4"/>
    <w:rsid w:val="00563FF5"/>
    <w:rsid w:val="00564485"/>
    <w:rsid w:val="00564AC0"/>
    <w:rsid w:val="0056606B"/>
    <w:rsid w:val="005667C2"/>
    <w:rsid w:val="00570DEB"/>
    <w:rsid w:val="005718CC"/>
    <w:rsid w:val="00571A8C"/>
    <w:rsid w:val="005742A0"/>
    <w:rsid w:val="00581182"/>
    <w:rsid w:val="00582F89"/>
    <w:rsid w:val="00583522"/>
    <w:rsid w:val="00586936"/>
    <w:rsid w:val="005871E0"/>
    <w:rsid w:val="00587DB2"/>
    <w:rsid w:val="005904D6"/>
    <w:rsid w:val="00593B78"/>
    <w:rsid w:val="00595679"/>
    <w:rsid w:val="00595B06"/>
    <w:rsid w:val="00595CA6"/>
    <w:rsid w:val="005967FA"/>
    <w:rsid w:val="00596808"/>
    <w:rsid w:val="005A2951"/>
    <w:rsid w:val="005A3275"/>
    <w:rsid w:val="005A3C4E"/>
    <w:rsid w:val="005A5626"/>
    <w:rsid w:val="005A593E"/>
    <w:rsid w:val="005A7C11"/>
    <w:rsid w:val="005B1483"/>
    <w:rsid w:val="005B1C30"/>
    <w:rsid w:val="005B1E48"/>
    <w:rsid w:val="005B226B"/>
    <w:rsid w:val="005B5848"/>
    <w:rsid w:val="005B76FF"/>
    <w:rsid w:val="005B77EB"/>
    <w:rsid w:val="005C02D7"/>
    <w:rsid w:val="005C105D"/>
    <w:rsid w:val="005C1314"/>
    <w:rsid w:val="005C217E"/>
    <w:rsid w:val="005C4E4C"/>
    <w:rsid w:val="005C60B9"/>
    <w:rsid w:val="005C7DF9"/>
    <w:rsid w:val="005D1919"/>
    <w:rsid w:val="005D4AF7"/>
    <w:rsid w:val="005D4B8B"/>
    <w:rsid w:val="005D6D8C"/>
    <w:rsid w:val="005D7F23"/>
    <w:rsid w:val="005E21C2"/>
    <w:rsid w:val="005E254B"/>
    <w:rsid w:val="005E28EE"/>
    <w:rsid w:val="005E2A79"/>
    <w:rsid w:val="005E2E59"/>
    <w:rsid w:val="005E388B"/>
    <w:rsid w:val="005E3A4A"/>
    <w:rsid w:val="005E4B9D"/>
    <w:rsid w:val="005E7D95"/>
    <w:rsid w:val="005F2560"/>
    <w:rsid w:val="005F2766"/>
    <w:rsid w:val="005F5537"/>
    <w:rsid w:val="005F57F2"/>
    <w:rsid w:val="005F6E49"/>
    <w:rsid w:val="00600A7D"/>
    <w:rsid w:val="0060208F"/>
    <w:rsid w:val="006022B6"/>
    <w:rsid w:val="00604371"/>
    <w:rsid w:val="00604E05"/>
    <w:rsid w:val="00605492"/>
    <w:rsid w:val="0061034E"/>
    <w:rsid w:val="006103C8"/>
    <w:rsid w:val="006106FF"/>
    <w:rsid w:val="006108D0"/>
    <w:rsid w:val="006131C7"/>
    <w:rsid w:val="006133AE"/>
    <w:rsid w:val="00613786"/>
    <w:rsid w:val="00613E37"/>
    <w:rsid w:val="006140F6"/>
    <w:rsid w:val="006142EE"/>
    <w:rsid w:val="00614D03"/>
    <w:rsid w:val="006150AB"/>
    <w:rsid w:val="00616BAF"/>
    <w:rsid w:val="00616CF9"/>
    <w:rsid w:val="00617141"/>
    <w:rsid w:val="00620A7E"/>
    <w:rsid w:val="00620DAA"/>
    <w:rsid w:val="0062107B"/>
    <w:rsid w:val="00621C62"/>
    <w:rsid w:val="006245D6"/>
    <w:rsid w:val="006249DF"/>
    <w:rsid w:val="00625925"/>
    <w:rsid w:val="006325D5"/>
    <w:rsid w:val="00632744"/>
    <w:rsid w:val="00632CC8"/>
    <w:rsid w:val="00632DC9"/>
    <w:rsid w:val="0063372E"/>
    <w:rsid w:val="00633D92"/>
    <w:rsid w:val="00634FB1"/>
    <w:rsid w:val="00635361"/>
    <w:rsid w:val="00635CBA"/>
    <w:rsid w:val="0063756B"/>
    <w:rsid w:val="0063785D"/>
    <w:rsid w:val="00640706"/>
    <w:rsid w:val="00641C2F"/>
    <w:rsid w:val="00642B7F"/>
    <w:rsid w:val="00642C85"/>
    <w:rsid w:val="00643FA1"/>
    <w:rsid w:val="00645793"/>
    <w:rsid w:val="00646496"/>
    <w:rsid w:val="006515F9"/>
    <w:rsid w:val="006537F1"/>
    <w:rsid w:val="00655652"/>
    <w:rsid w:val="006564A4"/>
    <w:rsid w:val="006568A5"/>
    <w:rsid w:val="006602A8"/>
    <w:rsid w:val="00661B89"/>
    <w:rsid w:val="00661CB0"/>
    <w:rsid w:val="00661E05"/>
    <w:rsid w:val="006627FD"/>
    <w:rsid w:val="0066362B"/>
    <w:rsid w:val="00665670"/>
    <w:rsid w:val="00670695"/>
    <w:rsid w:val="00671DB8"/>
    <w:rsid w:val="00674D02"/>
    <w:rsid w:val="006776EE"/>
    <w:rsid w:val="006776FA"/>
    <w:rsid w:val="00680407"/>
    <w:rsid w:val="006814C9"/>
    <w:rsid w:val="006827ED"/>
    <w:rsid w:val="00684CEE"/>
    <w:rsid w:val="006852EC"/>
    <w:rsid w:val="00685B64"/>
    <w:rsid w:val="00686F53"/>
    <w:rsid w:val="00694199"/>
    <w:rsid w:val="0069477D"/>
    <w:rsid w:val="00695B8C"/>
    <w:rsid w:val="00696E1C"/>
    <w:rsid w:val="006A001D"/>
    <w:rsid w:val="006A0465"/>
    <w:rsid w:val="006A0D7B"/>
    <w:rsid w:val="006A0FD1"/>
    <w:rsid w:val="006A1A7F"/>
    <w:rsid w:val="006A1B59"/>
    <w:rsid w:val="006A2EBB"/>
    <w:rsid w:val="006A4CB4"/>
    <w:rsid w:val="006A5B49"/>
    <w:rsid w:val="006B1AE6"/>
    <w:rsid w:val="006B2044"/>
    <w:rsid w:val="006B205F"/>
    <w:rsid w:val="006B266A"/>
    <w:rsid w:val="006B2FC8"/>
    <w:rsid w:val="006B4336"/>
    <w:rsid w:val="006B606B"/>
    <w:rsid w:val="006B73DB"/>
    <w:rsid w:val="006B7C91"/>
    <w:rsid w:val="006C13E2"/>
    <w:rsid w:val="006C3333"/>
    <w:rsid w:val="006C39D4"/>
    <w:rsid w:val="006C7243"/>
    <w:rsid w:val="006D02EA"/>
    <w:rsid w:val="006D3DE6"/>
    <w:rsid w:val="006D49B9"/>
    <w:rsid w:val="006D5FDA"/>
    <w:rsid w:val="006D7279"/>
    <w:rsid w:val="006E0AFD"/>
    <w:rsid w:val="006E2C31"/>
    <w:rsid w:val="006E2F3C"/>
    <w:rsid w:val="006E3081"/>
    <w:rsid w:val="006E30B0"/>
    <w:rsid w:val="006E36D5"/>
    <w:rsid w:val="006E3B83"/>
    <w:rsid w:val="006E3BA5"/>
    <w:rsid w:val="006E4237"/>
    <w:rsid w:val="006E4B1F"/>
    <w:rsid w:val="006E60AC"/>
    <w:rsid w:val="006E7A89"/>
    <w:rsid w:val="006F04A5"/>
    <w:rsid w:val="006F1431"/>
    <w:rsid w:val="006F198B"/>
    <w:rsid w:val="006F32EC"/>
    <w:rsid w:val="006F3331"/>
    <w:rsid w:val="006F5B8B"/>
    <w:rsid w:val="006F5C75"/>
    <w:rsid w:val="006F61D0"/>
    <w:rsid w:val="006F7BC5"/>
    <w:rsid w:val="007011F1"/>
    <w:rsid w:val="0070122A"/>
    <w:rsid w:val="00703611"/>
    <w:rsid w:val="007039BD"/>
    <w:rsid w:val="00707A12"/>
    <w:rsid w:val="00710116"/>
    <w:rsid w:val="00711D2F"/>
    <w:rsid w:val="0071324C"/>
    <w:rsid w:val="00713FA4"/>
    <w:rsid w:val="00713FE2"/>
    <w:rsid w:val="00723001"/>
    <w:rsid w:val="0072311D"/>
    <w:rsid w:val="00725439"/>
    <w:rsid w:val="007254DA"/>
    <w:rsid w:val="00725DFA"/>
    <w:rsid w:val="00726166"/>
    <w:rsid w:val="00726A15"/>
    <w:rsid w:val="00731158"/>
    <w:rsid w:val="00733756"/>
    <w:rsid w:val="007342AB"/>
    <w:rsid w:val="00734B7F"/>
    <w:rsid w:val="00735A48"/>
    <w:rsid w:val="00735D12"/>
    <w:rsid w:val="0073612C"/>
    <w:rsid w:val="007366E5"/>
    <w:rsid w:val="00737633"/>
    <w:rsid w:val="00737CDF"/>
    <w:rsid w:val="007404D5"/>
    <w:rsid w:val="007427A4"/>
    <w:rsid w:val="0074363F"/>
    <w:rsid w:val="00744ABB"/>
    <w:rsid w:val="00744F8A"/>
    <w:rsid w:val="00745446"/>
    <w:rsid w:val="00746378"/>
    <w:rsid w:val="0075287A"/>
    <w:rsid w:val="007529E8"/>
    <w:rsid w:val="00752B2E"/>
    <w:rsid w:val="007543E5"/>
    <w:rsid w:val="007557F2"/>
    <w:rsid w:val="0075755E"/>
    <w:rsid w:val="00760127"/>
    <w:rsid w:val="0076057D"/>
    <w:rsid w:val="007613CD"/>
    <w:rsid w:val="00762A08"/>
    <w:rsid w:val="00762A58"/>
    <w:rsid w:val="00762F8F"/>
    <w:rsid w:val="00763F99"/>
    <w:rsid w:val="007651E8"/>
    <w:rsid w:val="007670DB"/>
    <w:rsid w:val="007722B8"/>
    <w:rsid w:val="007754DB"/>
    <w:rsid w:val="00775E0E"/>
    <w:rsid w:val="00777505"/>
    <w:rsid w:val="00781391"/>
    <w:rsid w:val="00782BCD"/>
    <w:rsid w:val="0078313B"/>
    <w:rsid w:val="007848CB"/>
    <w:rsid w:val="0078682F"/>
    <w:rsid w:val="00786CE8"/>
    <w:rsid w:val="00786DC7"/>
    <w:rsid w:val="007874D7"/>
    <w:rsid w:val="007919A3"/>
    <w:rsid w:val="00793336"/>
    <w:rsid w:val="00794189"/>
    <w:rsid w:val="0079467C"/>
    <w:rsid w:val="0079504F"/>
    <w:rsid w:val="00796092"/>
    <w:rsid w:val="00796A9C"/>
    <w:rsid w:val="00796F19"/>
    <w:rsid w:val="00797669"/>
    <w:rsid w:val="007A0F51"/>
    <w:rsid w:val="007A16C0"/>
    <w:rsid w:val="007A229F"/>
    <w:rsid w:val="007A2BB7"/>
    <w:rsid w:val="007A3AB9"/>
    <w:rsid w:val="007A4D6F"/>
    <w:rsid w:val="007A5076"/>
    <w:rsid w:val="007A53E0"/>
    <w:rsid w:val="007A5644"/>
    <w:rsid w:val="007A5FD9"/>
    <w:rsid w:val="007A6FE5"/>
    <w:rsid w:val="007A73D2"/>
    <w:rsid w:val="007A755C"/>
    <w:rsid w:val="007B06ED"/>
    <w:rsid w:val="007B137A"/>
    <w:rsid w:val="007B2B9A"/>
    <w:rsid w:val="007B3A2B"/>
    <w:rsid w:val="007B5C63"/>
    <w:rsid w:val="007C0728"/>
    <w:rsid w:val="007C09B3"/>
    <w:rsid w:val="007C1073"/>
    <w:rsid w:val="007C13D7"/>
    <w:rsid w:val="007C14B2"/>
    <w:rsid w:val="007C1CEC"/>
    <w:rsid w:val="007C267B"/>
    <w:rsid w:val="007C5074"/>
    <w:rsid w:val="007C6ED7"/>
    <w:rsid w:val="007D0051"/>
    <w:rsid w:val="007D15EE"/>
    <w:rsid w:val="007D1796"/>
    <w:rsid w:val="007D23D7"/>
    <w:rsid w:val="007D33CF"/>
    <w:rsid w:val="007D41F0"/>
    <w:rsid w:val="007D4E37"/>
    <w:rsid w:val="007D58B1"/>
    <w:rsid w:val="007D5CD2"/>
    <w:rsid w:val="007D671F"/>
    <w:rsid w:val="007E11EC"/>
    <w:rsid w:val="007E34C1"/>
    <w:rsid w:val="007E55B8"/>
    <w:rsid w:val="007E6387"/>
    <w:rsid w:val="007E74A5"/>
    <w:rsid w:val="007F10AC"/>
    <w:rsid w:val="007F2A18"/>
    <w:rsid w:val="007F2A94"/>
    <w:rsid w:val="007F2B64"/>
    <w:rsid w:val="007F2BCE"/>
    <w:rsid w:val="007F340A"/>
    <w:rsid w:val="007F344C"/>
    <w:rsid w:val="007F5B3C"/>
    <w:rsid w:val="007F5F64"/>
    <w:rsid w:val="007F6090"/>
    <w:rsid w:val="007F6AFB"/>
    <w:rsid w:val="0080023B"/>
    <w:rsid w:val="008017B3"/>
    <w:rsid w:val="00801FF0"/>
    <w:rsid w:val="008023DA"/>
    <w:rsid w:val="008100E1"/>
    <w:rsid w:val="00810316"/>
    <w:rsid w:val="008111C7"/>
    <w:rsid w:val="00811537"/>
    <w:rsid w:val="00811892"/>
    <w:rsid w:val="008126A0"/>
    <w:rsid w:val="00813B7D"/>
    <w:rsid w:val="0081607A"/>
    <w:rsid w:val="00816731"/>
    <w:rsid w:val="008218DB"/>
    <w:rsid w:val="00821ADE"/>
    <w:rsid w:val="00821C24"/>
    <w:rsid w:val="00822135"/>
    <w:rsid w:val="008269E1"/>
    <w:rsid w:val="0082769A"/>
    <w:rsid w:val="00830521"/>
    <w:rsid w:val="00831F1B"/>
    <w:rsid w:val="0083280F"/>
    <w:rsid w:val="008359A4"/>
    <w:rsid w:val="008365AD"/>
    <w:rsid w:val="008369E4"/>
    <w:rsid w:val="00836E48"/>
    <w:rsid w:val="00837079"/>
    <w:rsid w:val="00837BAD"/>
    <w:rsid w:val="00841145"/>
    <w:rsid w:val="008423F9"/>
    <w:rsid w:val="00843A27"/>
    <w:rsid w:val="00844A96"/>
    <w:rsid w:val="00845AF1"/>
    <w:rsid w:val="008467DC"/>
    <w:rsid w:val="00846BFF"/>
    <w:rsid w:val="00847F1E"/>
    <w:rsid w:val="008500DC"/>
    <w:rsid w:val="0085240E"/>
    <w:rsid w:val="00852C69"/>
    <w:rsid w:val="0085381B"/>
    <w:rsid w:val="00854D5C"/>
    <w:rsid w:val="00855A32"/>
    <w:rsid w:val="0086031F"/>
    <w:rsid w:val="00861762"/>
    <w:rsid w:val="008628EF"/>
    <w:rsid w:val="0086361A"/>
    <w:rsid w:val="008657C5"/>
    <w:rsid w:val="00871ECE"/>
    <w:rsid w:val="00872AC5"/>
    <w:rsid w:val="0087349C"/>
    <w:rsid w:val="00874D10"/>
    <w:rsid w:val="0087569B"/>
    <w:rsid w:val="00875FCF"/>
    <w:rsid w:val="0087700B"/>
    <w:rsid w:val="00877B92"/>
    <w:rsid w:val="008817B9"/>
    <w:rsid w:val="00881AA1"/>
    <w:rsid w:val="00881B35"/>
    <w:rsid w:val="0088204B"/>
    <w:rsid w:val="00882401"/>
    <w:rsid w:val="008829A7"/>
    <w:rsid w:val="0088315A"/>
    <w:rsid w:val="0088524D"/>
    <w:rsid w:val="008910AD"/>
    <w:rsid w:val="00891C14"/>
    <w:rsid w:val="0089652F"/>
    <w:rsid w:val="00896B38"/>
    <w:rsid w:val="008A02BD"/>
    <w:rsid w:val="008A10A6"/>
    <w:rsid w:val="008A121F"/>
    <w:rsid w:val="008A128F"/>
    <w:rsid w:val="008A135E"/>
    <w:rsid w:val="008A2FA3"/>
    <w:rsid w:val="008A4AF1"/>
    <w:rsid w:val="008A671C"/>
    <w:rsid w:val="008A72E9"/>
    <w:rsid w:val="008B1071"/>
    <w:rsid w:val="008B18CA"/>
    <w:rsid w:val="008B1A03"/>
    <w:rsid w:val="008B2509"/>
    <w:rsid w:val="008B2591"/>
    <w:rsid w:val="008B3053"/>
    <w:rsid w:val="008B7181"/>
    <w:rsid w:val="008B7445"/>
    <w:rsid w:val="008C1C38"/>
    <w:rsid w:val="008C24F8"/>
    <w:rsid w:val="008C27F1"/>
    <w:rsid w:val="008C2B8F"/>
    <w:rsid w:val="008C304A"/>
    <w:rsid w:val="008D0335"/>
    <w:rsid w:val="008D04AB"/>
    <w:rsid w:val="008D2BE6"/>
    <w:rsid w:val="008D374A"/>
    <w:rsid w:val="008D4740"/>
    <w:rsid w:val="008D4991"/>
    <w:rsid w:val="008D4DE5"/>
    <w:rsid w:val="008D60CF"/>
    <w:rsid w:val="008D763A"/>
    <w:rsid w:val="008D7B99"/>
    <w:rsid w:val="008E0BB5"/>
    <w:rsid w:val="008E1024"/>
    <w:rsid w:val="008E5207"/>
    <w:rsid w:val="008F10EC"/>
    <w:rsid w:val="008F7479"/>
    <w:rsid w:val="008F75DD"/>
    <w:rsid w:val="00900591"/>
    <w:rsid w:val="00902BFF"/>
    <w:rsid w:val="00903029"/>
    <w:rsid w:val="0090565B"/>
    <w:rsid w:val="00906A7E"/>
    <w:rsid w:val="0091000F"/>
    <w:rsid w:val="00910146"/>
    <w:rsid w:val="0091020A"/>
    <w:rsid w:val="00910E0D"/>
    <w:rsid w:val="009112E8"/>
    <w:rsid w:val="00912917"/>
    <w:rsid w:val="009137D6"/>
    <w:rsid w:val="0091382C"/>
    <w:rsid w:val="009162AB"/>
    <w:rsid w:val="009173B3"/>
    <w:rsid w:val="00917F8B"/>
    <w:rsid w:val="009205B1"/>
    <w:rsid w:val="00920A5B"/>
    <w:rsid w:val="00921D98"/>
    <w:rsid w:val="00923C48"/>
    <w:rsid w:val="00923E50"/>
    <w:rsid w:val="00924575"/>
    <w:rsid w:val="00927C9B"/>
    <w:rsid w:val="0093039B"/>
    <w:rsid w:val="00931DEF"/>
    <w:rsid w:val="00934706"/>
    <w:rsid w:val="00935C65"/>
    <w:rsid w:val="00937549"/>
    <w:rsid w:val="00937A28"/>
    <w:rsid w:val="009404C2"/>
    <w:rsid w:val="00940EB4"/>
    <w:rsid w:val="009410B6"/>
    <w:rsid w:val="009462AD"/>
    <w:rsid w:val="00947035"/>
    <w:rsid w:val="009510D0"/>
    <w:rsid w:val="009514BB"/>
    <w:rsid w:val="00952994"/>
    <w:rsid w:val="00953C98"/>
    <w:rsid w:val="00954A8C"/>
    <w:rsid w:val="00954E6F"/>
    <w:rsid w:val="00960940"/>
    <w:rsid w:val="009613A1"/>
    <w:rsid w:val="009614A4"/>
    <w:rsid w:val="00964CAC"/>
    <w:rsid w:val="00965089"/>
    <w:rsid w:val="0096574B"/>
    <w:rsid w:val="00966331"/>
    <w:rsid w:val="00967DE0"/>
    <w:rsid w:val="00971067"/>
    <w:rsid w:val="00971BE1"/>
    <w:rsid w:val="00971F41"/>
    <w:rsid w:val="00973FCF"/>
    <w:rsid w:val="00975D6D"/>
    <w:rsid w:val="009761CF"/>
    <w:rsid w:val="00980607"/>
    <w:rsid w:val="009823D3"/>
    <w:rsid w:val="00983C26"/>
    <w:rsid w:val="00985C8B"/>
    <w:rsid w:val="0098600D"/>
    <w:rsid w:val="00986CA9"/>
    <w:rsid w:val="00987D59"/>
    <w:rsid w:val="00992219"/>
    <w:rsid w:val="00993042"/>
    <w:rsid w:val="00993CB8"/>
    <w:rsid w:val="00993F10"/>
    <w:rsid w:val="009965D1"/>
    <w:rsid w:val="00996637"/>
    <w:rsid w:val="009A0425"/>
    <w:rsid w:val="009A13BD"/>
    <w:rsid w:val="009A187B"/>
    <w:rsid w:val="009A1C14"/>
    <w:rsid w:val="009A2CBC"/>
    <w:rsid w:val="009A4C5C"/>
    <w:rsid w:val="009A73D0"/>
    <w:rsid w:val="009B4FCC"/>
    <w:rsid w:val="009B5EA1"/>
    <w:rsid w:val="009B6D1E"/>
    <w:rsid w:val="009B725B"/>
    <w:rsid w:val="009B769C"/>
    <w:rsid w:val="009B7777"/>
    <w:rsid w:val="009B7DE8"/>
    <w:rsid w:val="009C022B"/>
    <w:rsid w:val="009C120E"/>
    <w:rsid w:val="009C1451"/>
    <w:rsid w:val="009C1F30"/>
    <w:rsid w:val="009C291A"/>
    <w:rsid w:val="009C2F65"/>
    <w:rsid w:val="009C38A6"/>
    <w:rsid w:val="009C4676"/>
    <w:rsid w:val="009C4CDF"/>
    <w:rsid w:val="009C5B9D"/>
    <w:rsid w:val="009C5BFF"/>
    <w:rsid w:val="009C740B"/>
    <w:rsid w:val="009D0B4B"/>
    <w:rsid w:val="009D16B4"/>
    <w:rsid w:val="009D1904"/>
    <w:rsid w:val="009D2FA0"/>
    <w:rsid w:val="009D3AEC"/>
    <w:rsid w:val="009D3ECE"/>
    <w:rsid w:val="009D55FA"/>
    <w:rsid w:val="009D721E"/>
    <w:rsid w:val="009D775A"/>
    <w:rsid w:val="009D7935"/>
    <w:rsid w:val="009E120C"/>
    <w:rsid w:val="009E18ED"/>
    <w:rsid w:val="009E26D8"/>
    <w:rsid w:val="009E2A20"/>
    <w:rsid w:val="009E2B27"/>
    <w:rsid w:val="009E57BE"/>
    <w:rsid w:val="009E741B"/>
    <w:rsid w:val="009E7519"/>
    <w:rsid w:val="009E7914"/>
    <w:rsid w:val="009F135B"/>
    <w:rsid w:val="009F4B4A"/>
    <w:rsid w:val="009F544C"/>
    <w:rsid w:val="009F62AD"/>
    <w:rsid w:val="00A0199A"/>
    <w:rsid w:val="00A02DFA"/>
    <w:rsid w:val="00A03283"/>
    <w:rsid w:val="00A04340"/>
    <w:rsid w:val="00A05494"/>
    <w:rsid w:val="00A0621E"/>
    <w:rsid w:val="00A064D6"/>
    <w:rsid w:val="00A06B5E"/>
    <w:rsid w:val="00A079F8"/>
    <w:rsid w:val="00A126E2"/>
    <w:rsid w:val="00A13C00"/>
    <w:rsid w:val="00A1442F"/>
    <w:rsid w:val="00A159AD"/>
    <w:rsid w:val="00A17826"/>
    <w:rsid w:val="00A22074"/>
    <w:rsid w:val="00A24A18"/>
    <w:rsid w:val="00A2534F"/>
    <w:rsid w:val="00A27263"/>
    <w:rsid w:val="00A27B10"/>
    <w:rsid w:val="00A312F1"/>
    <w:rsid w:val="00A31B48"/>
    <w:rsid w:val="00A32F87"/>
    <w:rsid w:val="00A33854"/>
    <w:rsid w:val="00A33C70"/>
    <w:rsid w:val="00A3410F"/>
    <w:rsid w:val="00A3629C"/>
    <w:rsid w:val="00A41135"/>
    <w:rsid w:val="00A423E8"/>
    <w:rsid w:val="00A42D43"/>
    <w:rsid w:val="00A42F96"/>
    <w:rsid w:val="00A43229"/>
    <w:rsid w:val="00A43F37"/>
    <w:rsid w:val="00A453B7"/>
    <w:rsid w:val="00A459BB"/>
    <w:rsid w:val="00A45C04"/>
    <w:rsid w:val="00A4780A"/>
    <w:rsid w:val="00A47ED5"/>
    <w:rsid w:val="00A5132A"/>
    <w:rsid w:val="00A53231"/>
    <w:rsid w:val="00A608E5"/>
    <w:rsid w:val="00A609C0"/>
    <w:rsid w:val="00A62297"/>
    <w:rsid w:val="00A6374E"/>
    <w:rsid w:val="00A63A9D"/>
    <w:rsid w:val="00A63AE4"/>
    <w:rsid w:val="00A650E9"/>
    <w:rsid w:val="00A6605D"/>
    <w:rsid w:val="00A664B3"/>
    <w:rsid w:val="00A66607"/>
    <w:rsid w:val="00A666CB"/>
    <w:rsid w:val="00A66DFB"/>
    <w:rsid w:val="00A74AB9"/>
    <w:rsid w:val="00A74D2D"/>
    <w:rsid w:val="00A74E79"/>
    <w:rsid w:val="00A7676A"/>
    <w:rsid w:val="00A76F5F"/>
    <w:rsid w:val="00A77306"/>
    <w:rsid w:val="00A77CF8"/>
    <w:rsid w:val="00A80235"/>
    <w:rsid w:val="00A80D7C"/>
    <w:rsid w:val="00A8294F"/>
    <w:rsid w:val="00A83F6C"/>
    <w:rsid w:val="00A84D2F"/>
    <w:rsid w:val="00A8558C"/>
    <w:rsid w:val="00A8591F"/>
    <w:rsid w:val="00A8774E"/>
    <w:rsid w:val="00A901E6"/>
    <w:rsid w:val="00A902CD"/>
    <w:rsid w:val="00A90D09"/>
    <w:rsid w:val="00A91CBB"/>
    <w:rsid w:val="00A95A5A"/>
    <w:rsid w:val="00A96836"/>
    <w:rsid w:val="00AA06FA"/>
    <w:rsid w:val="00AA1284"/>
    <w:rsid w:val="00AA2D5F"/>
    <w:rsid w:val="00AA4B2D"/>
    <w:rsid w:val="00AA4CCD"/>
    <w:rsid w:val="00AB155F"/>
    <w:rsid w:val="00AB38BB"/>
    <w:rsid w:val="00AB43BF"/>
    <w:rsid w:val="00AB49EB"/>
    <w:rsid w:val="00AB55F9"/>
    <w:rsid w:val="00AC09E9"/>
    <w:rsid w:val="00AC1798"/>
    <w:rsid w:val="00AC1D66"/>
    <w:rsid w:val="00AC302D"/>
    <w:rsid w:val="00AC4416"/>
    <w:rsid w:val="00AC5CF7"/>
    <w:rsid w:val="00AC6844"/>
    <w:rsid w:val="00AC7B19"/>
    <w:rsid w:val="00AC7C1E"/>
    <w:rsid w:val="00AD1314"/>
    <w:rsid w:val="00AD1F9E"/>
    <w:rsid w:val="00AD2064"/>
    <w:rsid w:val="00AD476F"/>
    <w:rsid w:val="00AE160A"/>
    <w:rsid w:val="00AE1B29"/>
    <w:rsid w:val="00AE1DE1"/>
    <w:rsid w:val="00AE2E61"/>
    <w:rsid w:val="00AE33E3"/>
    <w:rsid w:val="00AE5118"/>
    <w:rsid w:val="00AE54AF"/>
    <w:rsid w:val="00AE5DD5"/>
    <w:rsid w:val="00AE7000"/>
    <w:rsid w:val="00AE7712"/>
    <w:rsid w:val="00AE7910"/>
    <w:rsid w:val="00AF01A0"/>
    <w:rsid w:val="00AF0205"/>
    <w:rsid w:val="00AF0C3A"/>
    <w:rsid w:val="00AF2CFB"/>
    <w:rsid w:val="00AF2F13"/>
    <w:rsid w:val="00AF4FB3"/>
    <w:rsid w:val="00AF553E"/>
    <w:rsid w:val="00AF755B"/>
    <w:rsid w:val="00B00A38"/>
    <w:rsid w:val="00B01A38"/>
    <w:rsid w:val="00B042AE"/>
    <w:rsid w:val="00B04BD4"/>
    <w:rsid w:val="00B065CB"/>
    <w:rsid w:val="00B10447"/>
    <w:rsid w:val="00B13F40"/>
    <w:rsid w:val="00B146B0"/>
    <w:rsid w:val="00B155E4"/>
    <w:rsid w:val="00B16C99"/>
    <w:rsid w:val="00B1739D"/>
    <w:rsid w:val="00B21FCF"/>
    <w:rsid w:val="00B2409A"/>
    <w:rsid w:val="00B24D7A"/>
    <w:rsid w:val="00B2514F"/>
    <w:rsid w:val="00B251E4"/>
    <w:rsid w:val="00B30296"/>
    <w:rsid w:val="00B3111A"/>
    <w:rsid w:val="00B32B34"/>
    <w:rsid w:val="00B344DE"/>
    <w:rsid w:val="00B353DB"/>
    <w:rsid w:val="00B40093"/>
    <w:rsid w:val="00B42190"/>
    <w:rsid w:val="00B44645"/>
    <w:rsid w:val="00B454D3"/>
    <w:rsid w:val="00B45598"/>
    <w:rsid w:val="00B47D5A"/>
    <w:rsid w:val="00B507A2"/>
    <w:rsid w:val="00B51231"/>
    <w:rsid w:val="00B543C6"/>
    <w:rsid w:val="00B5503F"/>
    <w:rsid w:val="00B558EB"/>
    <w:rsid w:val="00B570B6"/>
    <w:rsid w:val="00B60DD1"/>
    <w:rsid w:val="00B63039"/>
    <w:rsid w:val="00B65672"/>
    <w:rsid w:val="00B65BD5"/>
    <w:rsid w:val="00B65D3B"/>
    <w:rsid w:val="00B66B5F"/>
    <w:rsid w:val="00B70DB3"/>
    <w:rsid w:val="00B72E69"/>
    <w:rsid w:val="00B7338B"/>
    <w:rsid w:val="00B74CF6"/>
    <w:rsid w:val="00B74CF7"/>
    <w:rsid w:val="00B75032"/>
    <w:rsid w:val="00B759A2"/>
    <w:rsid w:val="00B80F6C"/>
    <w:rsid w:val="00B812CF"/>
    <w:rsid w:val="00B81ADA"/>
    <w:rsid w:val="00B8271F"/>
    <w:rsid w:val="00B834A0"/>
    <w:rsid w:val="00B838FF"/>
    <w:rsid w:val="00B83C2C"/>
    <w:rsid w:val="00B84F3F"/>
    <w:rsid w:val="00B86315"/>
    <w:rsid w:val="00B9028D"/>
    <w:rsid w:val="00B905F9"/>
    <w:rsid w:val="00B91309"/>
    <w:rsid w:val="00B91BF5"/>
    <w:rsid w:val="00B92CBD"/>
    <w:rsid w:val="00B93196"/>
    <w:rsid w:val="00B94938"/>
    <w:rsid w:val="00B94AA8"/>
    <w:rsid w:val="00B955B9"/>
    <w:rsid w:val="00B9629F"/>
    <w:rsid w:val="00B96BFA"/>
    <w:rsid w:val="00BA2597"/>
    <w:rsid w:val="00BA31DD"/>
    <w:rsid w:val="00BA4F59"/>
    <w:rsid w:val="00BA51B0"/>
    <w:rsid w:val="00BA6556"/>
    <w:rsid w:val="00BA66EA"/>
    <w:rsid w:val="00BA799A"/>
    <w:rsid w:val="00BB1915"/>
    <w:rsid w:val="00BB2A54"/>
    <w:rsid w:val="00BB40C0"/>
    <w:rsid w:val="00BB586B"/>
    <w:rsid w:val="00BB63F9"/>
    <w:rsid w:val="00BC099B"/>
    <w:rsid w:val="00BC43C9"/>
    <w:rsid w:val="00BC4F5E"/>
    <w:rsid w:val="00BC59FC"/>
    <w:rsid w:val="00BC5AE9"/>
    <w:rsid w:val="00BC61C9"/>
    <w:rsid w:val="00BC6731"/>
    <w:rsid w:val="00BC6B38"/>
    <w:rsid w:val="00BC795B"/>
    <w:rsid w:val="00BD14F0"/>
    <w:rsid w:val="00BD2E83"/>
    <w:rsid w:val="00BD3DE5"/>
    <w:rsid w:val="00BD75EE"/>
    <w:rsid w:val="00BE06B2"/>
    <w:rsid w:val="00BE0FC8"/>
    <w:rsid w:val="00BE496F"/>
    <w:rsid w:val="00BE50CC"/>
    <w:rsid w:val="00BE53CA"/>
    <w:rsid w:val="00BE6B93"/>
    <w:rsid w:val="00BF0AB6"/>
    <w:rsid w:val="00BF1A1C"/>
    <w:rsid w:val="00BF4418"/>
    <w:rsid w:val="00BF58F7"/>
    <w:rsid w:val="00BF5BB5"/>
    <w:rsid w:val="00BF6985"/>
    <w:rsid w:val="00BF7BAF"/>
    <w:rsid w:val="00C0261A"/>
    <w:rsid w:val="00C0352C"/>
    <w:rsid w:val="00C03FEF"/>
    <w:rsid w:val="00C05963"/>
    <w:rsid w:val="00C05EBC"/>
    <w:rsid w:val="00C06737"/>
    <w:rsid w:val="00C106A4"/>
    <w:rsid w:val="00C11090"/>
    <w:rsid w:val="00C121F6"/>
    <w:rsid w:val="00C130C3"/>
    <w:rsid w:val="00C1461C"/>
    <w:rsid w:val="00C15AA1"/>
    <w:rsid w:val="00C15DC8"/>
    <w:rsid w:val="00C15DF1"/>
    <w:rsid w:val="00C164A4"/>
    <w:rsid w:val="00C16DFD"/>
    <w:rsid w:val="00C17369"/>
    <w:rsid w:val="00C17375"/>
    <w:rsid w:val="00C2079B"/>
    <w:rsid w:val="00C20EA8"/>
    <w:rsid w:val="00C2312B"/>
    <w:rsid w:val="00C25D83"/>
    <w:rsid w:val="00C26E59"/>
    <w:rsid w:val="00C26F5F"/>
    <w:rsid w:val="00C27F91"/>
    <w:rsid w:val="00C30202"/>
    <w:rsid w:val="00C32A0E"/>
    <w:rsid w:val="00C32A2A"/>
    <w:rsid w:val="00C334AE"/>
    <w:rsid w:val="00C34E22"/>
    <w:rsid w:val="00C41A81"/>
    <w:rsid w:val="00C41DE4"/>
    <w:rsid w:val="00C433F7"/>
    <w:rsid w:val="00C45525"/>
    <w:rsid w:val="00C45A90"/>
    <w:rsid w:val="00C5194E"/>
    <w:rsid w:val="00C51E7E"/>
    <w:rsid w:val="00C51F6E"/>
    <w:rsid w:val="00C5228E"/>
    <w:rsid w:val="00C54AE2"/>
    <w:rsid w:val="00C557AF"/>
    <w:rsid w:val="00C55D0B"/>
    <w:rsid w:val="00C56739"/>
    <w:rsid w:val="00C57A43"/>
    <w:rsid w:val="00C57AA2"/>
    <w:rsid w:val="00C60F12"/>
    <w:rsid w:val="00C65130"/>
    <w:rsid w:val="00C6584D"/>
    <w:rsid w:val="00C65956"/>
    <w:rsid w:val="00C675A4"/>
    <w:rsid w:val="00C709A8"/>
    <w:rsid w:val="00C725BD"/>
    <w:rsid w:val="00C729F4"/>
    <w:rsid w:val="00C72D40"/>
    <w:rsid w:val="00C74DF2"/>
    <w:rsid w:val="00C76257"/>
    <w:rsid w:val="00C8045B"/>
    <w:rsid w:val="00C8213B"/>
    <w:rsid w:val="00C848D5"/>
    <w:rsid w:val="00C8696F"/>
    <w:rsid w:val="00C875B7"/>
    <w:rsid w:val="00C92FC1"/>
    <w:rsid w:val="00C95F02"/>
    <w:rsid w:val="00C97E84"/>
    <w:rsid w:val="00CA248C"/>
    <w:rsid w:val="00CA4AC9"/>
    <w:rsid w:val="00CA53B0"/>
    <w:rsid w:val="00CA7069"/>
    <w:rsid w:val="00CA7985"/>
    <w:rsid w:val="00CB0097"/>
    <w:rsid w:val="00CB1A6E"/>
    <w:rsid w:val="00CB46D3"/>
    <w:rsid w:val="00CB5754"/>
    <w:rsid w:val="00CB5E7F"/>
    <w:rsid w:val="00CB67A6"/>
    <w:rsid w:val="00CB7013"/>
    <w:rsid w:val="00CB76E3"/>
    <w:rsid w:val="00CC0BA7"/>
    <w:rsid w:val="00CC2A77"/>
    <w:rsid w:val="00CC3F4A"/>
    <w:rsid w:val="00CC41D1"/>
    <w:rsid w:val="00CC55F7"/>
    <w:rsid w:val="00CC68E7"/>
    <w:rsid w:val="00CC72F4"/>
    <w:rsid w:val="00CD1156"/>
    <w:rsid w:val="00CD26E7"/>
    <w:rsid w:val="00CD50FD"/>
    <w:rsid w:val="00CD64D0"/>
    <w:rsid w:val="00CE2561"/>
    <w:rsid w:val="00CE31C5"/>
    <w:rsid w:val="00CE4502"/>
    <w:rsid w:val="00CE658F"/>
    <w:rsid w:val="00CF0A14"/>
    <w:rsid w:val="00CF1DAE"/>
    <w:rsid w:val="00CF41F8"/>
    <w:rsid w:val="00CF45E7"/>
    <w:rsid w:val="00CF510E"/>
    <w:rsid w:val="00D00F18"/>
    <w:rsid w:val="00D010D2"/>
    <w:rsid w:val="00D01C05"/>
    <w:rsid w:val="00D03A67"/>
    <w:rsid w:val="00D03FAD"/>
    <w:rsid w:val="00D05273"/>
    <w:rsid w:val="00D0550B"/>
    <w:rsid w:val="00D059D6"/>
    <w:rsid w:val="00D107EE"/>
    <w:rsid w:val="00D127DE"/>
    <w:rsid w:val="00D14DA7"/>
    <w:rsid w:val="00D15FE5"/>
    <w:rsid w:val="00D160CA"/>
    <w:rsid w:val="00D1676D"/>
    <w:rsid w:val="00D1698B"/>
    <w:rsid w:val="00D22C19"/>
    <w:rsid w:val="00D24B1E"/>
    <w:rsid w:val="00D24FE6"/>
    <w:rsid w:val="00D27415"/>
    <w:rsid w:val="00D31091"/>
    <w:rsid w:val="00D33926"/>
    <w:rsid w:val="00D351FB"/>
    <w:rsid w:val="00D35815"/>
    <w:rsid w:val="00D35DB1"/>
    <w:rsid w:val="00D365A9"/>
    <w:rsid w:val="00D40D4B"/>
    <w:rsid w:val="00D40FDC"/>
    <w:rsid w:val="00D4167D"/>
    <w:rsid w:val="00D42049"/>
    <w:rsid w:val="00D425A9"/>
    <w:rsid w:val="00D427C2"/>
    <w:rsid w:val="00D42B30"/>
    <w:rsid w:val="00D42E14"/>
    <w:rsid w:val="00D434C5"/>
    <w:rsid w:val="00D44603"/>
    <w:rsid w:val="00D4499F"/>
    <w:rsid w:val="00D4616C"/>
    <w:rsid w:val="00D467ED"/>
    <w:rsid w:val="00D512C8"/>
    <w:rsid w:val="00D52D05"/>
    <w:rsid w:val="00D538B5"/>
    <w:rsid w:val="00D56A49"/>
    <w:rsid w:val="00D5720F"/>
    <w:rsid w:val="00D600C0"/>
    <w:rsid w:val="00D616E7"/>
    <w:rsid w:val="00D64B98"/>
    <w:rsid w:val="00D65A29"/>
    <w:rsid w:val="00D66064"/>
    <w:rsid w:val="00D668CE"/>
    <w:rsid w:val="00D702AB"/>
    <w:rsid w:val="00D709AF"/>
    <w:rsid w:val="00D71481"/>
    <w:rsid w:val="00D72D86"/>
    <w:rsid w:val="00D7371F"/>
    <w:rsid w:val="00D73DDC"/>
    <w:rsid w:val="00D75239"/>
    <w:rsid w:val="00D769D9"/>
    <w:rsid w:val="00D76E3D"/>
    <w:rsid w:val="00D7747E"/>
    <w:rsid w:val="00D77B24"/>
    <w:rsid w:val="00D80090"/>
    <w:rsid w:val="00D80F04"/>
    <w:rsid w:val="00D81A8D"/>
    <w:rsid w:val="00D848CA"/>
    <w:rsid w:val="00D85B27"/>
    <w:rsid w:val="00D86346"/>
    <w:rsid w:val="00D86989"/>
    <w:rsid w:val="00D8745E"/>
    <w:rsid w:val="00D9150E"/>
    <w:rsid w:val="00D9163F"/>
    <w:rsid w:val="00D91CB4"/>
    <w:rsid w:val="00D925C0"/>
    <w:rsid w:val="00D92B8E"/>
    <w:rsid w:val="00D939AA"/>
    <w:rsid w:val="00D93ED5"/>
    <w:rsid w:val="00D94617"/>
    <w:rsid w:val="00D947F5"/>
    <w:rsid w:val="00D967A1"/>
    <w:rsid w:val="00D96BFE"/>
    <w:rsid w:val="00D976D1"/>
    <w:rsid w:val="00DA1F0D"/>
    <w:rsid w:val="00DA20C9"/>
    <w:rsid w:val="00DA3A33"/>
    <w:rsid w:val="00DA3D20"/>
    <w:rsid w:val="00DA4927"/>
    <w:rsid w:val="00DA4C84"/>
    <w:rsid w:val="00DA54F4"/>
    <w:rsid w:val="00DA6F0F"/>
    <w:rsid w:val="00DA7419"/>
    <w:rsid w:val="00DB095F"/>
    <w:rsid w:val="00DB13F4"/>
    <w:rsid w:val="00DB194D"/>
    <w:rsid w:val="00DB2857"/>
    <w:rsid w:val="00DB2A68"/>
    <w:rsid w:val="00DB390B"/>
    <w:rsid w:val="00DB3FFC"/>
    <w:rsid w:val="00DB5576"/>
    <w:rsid w:val="00DB6F66"/>
    <w:rsid w:val="00DB7382"/>
    <w:rsid w:val="00DC0D1A"/>
    <w:rsid w:val="00DC1659"/>
    <w:rsid w:val="00DC17A2"/>
    <w:rsid w:val="00DC3BA9"/>
    <w:rsid w:val="00DC47EC"/>
    <w:rsid w:val="00DC605F"/>
    <w:rsid w:val="00DC6F10"/>
    <w:rsid w:val="00DC7337"/>
    <w:rsid w:val="00DD23C1"/>
    <w:rsid w:val="00DD2AFC"/>
    <w:rsid w:val="00DD3B92"/>
    <w:rsid w:val="00DE07DD"/>
    <w:rsid w:val="00DE2068"/>
    <w:rsid w:val="00DE2761"/>
    <w:rsid w:val="00DE4A69"/>
    <w:rsid w:val="00DE6242"/>
    <w:rsid w:val="00DE701D"/>
    <w:rsid w:val="00DF17A1"/>
    <w:rsid w:val="00DF254F"/>
    <w:rsid w:val="00DF5BA1"/>
    <w:rsid w:val="00E00222"/>
    <w:rsid w:val="00E00978"/>
    <w:rsid w:val="00E00A99"/>
    <w:rsid w:val="00E00B23"/>
    <w:rsid w:val="00E017BB"/>
    <w:rsid w:val="00E02382"/>
    <w:rsid w:val="00E02964"/>
    <w:rsid w:val="00E04413"/>
    <w:rsid w:val="00E1153D"/>
    <w:rsid w:val="00E144E6"/>
    <w:rsid w:val="00E16C8A"/>
    <w:rsid w:val="00E22254"/>
    <w:rsid w:val="00E25A10"/>
    <w:rsid w:val="00E26220"/>
    <w:rsid w:val="00E26D21"/>
    <w:rsid w:val="00E27AD3"/>
    <w:rsid w:val="00E3690F"/>
    <w:rsid w:val="00E36A05"/>
    <w:rsid w:val="00E3718A"/>
    <w:rsid w:val="00E44327"/>
    <w:rsid w:val="00E44892"/>
    <w:rsid w:val="00E46C60"/>
    <w:rsid w:val="00E474BD"/>
    <w:rsid w:val="00E519FF"/>
    <w:rsid w:val="00E52683"/>
    <w:rsid w:val="00E52776"/>
    <w:rsid w:val="00E52AD1"/>
    <w:rsid w:val="00E53D49"/>
    <w:rsid w:val="00E55C86"/>
    <w:rsid w:val="00E5609A"/>
    <w:rsid w:val="00E56775"/>
    <w:rsid w:val="00E57340"/>
    <w:rsid w:val="00E57D3F"/>
    <w:rsid w:val="00E601A2"/>
    <w:rsid w:val="00E60AA0"/>
    <w:rsid w:val="00E64622"/>
    <w:rsid w:val="00E65867"/>
    <w:rsid w:val="00E67826"/>
    <w:rsid w:val="00E70044"/>
    <w:rsid w:val="00E707B7"/>
    <w:rsid w:val="00E73A7B"/>
    <w:rsid w:val="00E74718"/>
    <w:rsid w:val="00E75777"/>
    <w:rsid w:val="00E75F7D"/>
    <w:rsid w:val="00E7619D"/>
    <w:rsid w:val="00E77500"/>
    <w:rsid w:val="00E8164E"/>
    <w:rsid w:val="00E84F09"/>
    <w:rsid w:val="00E86231"/>
    <w:rsid w:val="00E87BFD"/>
    <w:rsid w:val="00E9016C"/>
    <w:rsid w:val="00E908D7"/>
    <w:rsid w:val="00E90D04"/>
    <w:rsid w:val="00E92F57"/>
    <w:rsid w:val="00E93DCC"/>
    <w:rsid w:val="00E9515D"/>
    <w:rsid w:val="00E9784F"/>
    <w:rsid w:val="00E97CEA"/>
    <w:rsid w:val="00E97E5C"/>
    <w:rsid w:val="00EA0496"/>
    <w:rsid w:val="00EA109D"/>
    <w:rsid w:val="00EA1F0C"/>
    <w:rsid w:val="00EA4F3F"/>
    <w:rsid w:val="00EA5C0F"/>
    <w:rsid w:val="00EB14CC"/>
    <w:rsid w:val="00EB17CC"/>
    <w:rsid w:val="00EB21F1"/>
    <w:rsid w:val="00EB2CD0"/>
    <w:rsid w:val="00EB3314"/>
    <w:rsid w:val="00EB3C71"/>
    <w:rsid w:val="00EB57D7"/>
    <w:rsid w:val="00EB5AF5"/>
    <w:rsid w:val="00EB69C7"/>
    <w:rsid w:val="00EB74D5"/>
    <w:rsid w:val="00EB7697"/>
    <w:rsid w:val="00EB7ED4"/>
    <w:rsid w:val="00EC01A1"/>
    <w:rsid w:val="00EC2FB8"/>
    <w:rsid w:val="00EC342F"/>
    <w:rsid w:val="00EC3ADB"/>
    <w:rsid w:val="00EC41A3"/>
    <w:rsid w:val="00EC59BC"/>
    <w:rsid w:val="00EC61D1"/>
    <w:rsid w:val="00EC66DE"/>
    <w:rsid w:val="00EC7ACB"/>
    <w:rsid w:val="00EC7CC1"/>
    <w:rsid w:val="00ED2953"/>
    <w:rsid w:val="00ED3771"/>
    <w:rsid w:val="00ED6805"/>
    <w:rsid w:val="00ED70D3"/>
    <w:rsid w:val="00EE2045"/>
    <w:rsid w:val="00EE246C"/>
    <w:rsid w:val="00EE3A65"/>
    <w:rsid w:val="00EE6309"/>
    <w:rsid w:val="00EE79BD"/>
    <w:rsid w:val="00EF1582"/>
    <w:rsid w:val="00EF227C"/>
    <w:rsid w:val="00EF249D"/>
    <w:rsid w:val="00EF2842"/>
    <w:rsid w:val="00EF2C78"/>
    <w:rsid w:val="00EF4366"/>
    <w:rsid w:val="00EF469C"/>
    <w:rsid w:val="00EF5DD2"/>
    <w:rsid w:val="00F021CE"/>
    <w:rsid w:val="00F034BB"/>
    <w:rsid w:val="00F04483"/>
    <w:rsid w:val="00F046AB"/>
    <w:rsid w:val="00F0623F"/>
    <w:rsid w:val="00F07866"/>
    <w:rsid w:val="00F10851"/>
    <w:rsid w:val="00F109A0"/>
    <w:rsid w:val="00F12855"/>
    <w:rsid w:val="00F1355F"/>
    <w:rsid w:val="00F13D53"/>
    <w:rsid w:val="00F140E9"/>
    <w:rsid w:val="00F26B4A"/>
    <w:rsid w:val="00F26F51"/>
    <w:rsid w:val="00F31533"/>
    <w:rsid w:val="00F31A83"/>
    <w:rsid w:val="00F31DAE"/>
    <w:rsid w:val="00F31E08"/>
    <w:rsid w:val="00F32232"/>
    <w:rsid w:val="00F339E1"/>
    <w:rsid w:val="00F34795"/>
    <w:rsid w:val="00F352C9"/>
    <w:rsid w:val="00F36AE4"/>
    <w:rsid w:val="00F36DE4"/>
    <w:rsid w:val="00F372AE"/>
    <w:rsid w:val="00F37904"/>
    <w:rsid w:val="00F41415"/>
    <w:rsid w:val="00F42797"/>
    <w:rsid w:val="00F42C4F"/>
    <w:rsid w:val="00F43812"/>
    <w:rsid w:val="00F45049"/>
    <w:rsid w:val="00F45FB8"/>
    <w:rsid w:val="00F503F5"/>
    <w:rsid w:val="00F52A67"/>
    <w:rsid w:val="00F5470C"/>
    <w:rsid w:val="00F56AB8"/>
    <w:rsid w:val="00F56B3F"/>
    <w:rsid w:val="00F56F9F"/>
    <w:rsid w:val="00F575F2"/>
    <w:rsid w:val="00F60713"/>
    <w:rsid w:val="00F61DD9"/>
    <w:rsid w:val="00F6700D"/>
    <w:rsid w:val="00F676E7"/>
    <w:rsid w:val="00F67798"/>
    <w:rsid w:val="00F742B8"/>
    <w:rsid w:val="00F75326"/>
    <w:rsid w:val="00F75903"/>
    <w:rsid w:val="00F77140"/>
    <w:rsid w:val="00F77A1E"/>
    <w:rsid w:val="00F80F5F"/>
    <w:rsid w:val="00F817D0"/>
    <w:rsid w:val="00F82748"/>
    <w:rsid w:val="00F8634A"/>
    <w:rsid w:val="00F87775"/>
    <w:rsid w:val="00F87E61"/>
    <w:rsid w:val="00F90404"/>
    <w:rsid w:val="00F91560"/>
    <w:rsid w:val="00F92067"/>
    <w:rsid w:val="00F9294C"/>
    <w:rsid w:val="00F92F4D"/>
    <w:rsid w:val="00F95078"/>
    <w:rsid w:val="00F95D7B"/>
    <w:rsid w:val="00F96ACA"/>
    <w:rsid w:val="00F9758A"/>
    <w:rsid w:val="00FA019E"/>
    <w:rsid w:val="00FA2031"/>
    <w:rsid w:val="00FA2245"/>
    <w:rsid w:val="00FA25B6"/>
    <w:rsid w:val="00FA398A"/>
    <w:rsid w:val="00FA49A0"/>
    <w:rsid w:val="00FA4B01"/>
    <w:rsid w:val="00FA4C3C"/>
    <w:rsid w:val="00FA7251"/>
    <w:rsid w:val="00FA7562"/>
    <w:rsid w:val="00FA7B0B"/>
    <w:rsid w:val="00FB18B5"/>
    <w:rsid w:val="00FB2274"/>
    <w:rsid w:val="00FB28F5"/>
    <w:rsid w:val="00FB2B55"/>
    <w:rsid w:val="00FB3A6E"/>
    <w:rsid w:val="00FB51D5"/>
    <w:rsid w:val="00FB561C"/>
    <w:rsid w:val="00FB5815"/>
    <w:rsid w:val="00FB6393"/>
    <w:rsid w:val="00FB7CAC"/>
    <w:rsid w:val="00FC07C3"/>
    <w:rsid w:val="00FC281D"/>
    <w:rsid w:val="00FC3EC0"/>
    <w:rsid w:val="00FC527B"/>
    <w:rsid w:val="00FC5EC2"/>
    <w:rsid w:val="00FC6003"/>
    <w:rsid w:val="00FC6F31"/>
    <w:rsid w:val="00FC7D3C"/>
    <w:rsid w:val="00FD0816"/>
    <w:rsid w:val="00FD337E"/>
    <w:rsid w:val="00FD5022"/>
    <w:rsid w:val="00FD5FFE"/>
    <w:rsid w:val="00FD770C"/>
    <w:rsid w:val="00FE0701"/>
    <w:rsid w:val="00FE071D"/>
    <w:rsid w:val="00FE22F4"/>
    <w:rsid w:val="00FE289E"/>
    <w:rsid w:val="00FE2ADC"/>
    <w:rsid w:val="00FE2B5E"/>
    <w:rsid w:val="00FE3A4F"/>
    <w:rsid w:val="00FE57C1"/>
    <w:rsid w:val="00FE6DA2"/>
    <w:rsid w:val="00FF120D"/>
    <w:rsid w:val="00FF2910"/>
    <w:rsid w:val="00FF2A16"/>
    <w:rsid w:val="00FF3848"/>
    <w:rsid w:val="00FF3FA8"/>
    <w:rsid w:val="00FF4CA1"/>
    <w:rsid w:val="00FF7300"/>
    <w:rsid w:val="00FF74F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B8F51"/>
  <w15:docId w15:val="{87DC71CB-4376-2B4D-8726-9B9606E91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047B8"/>
    <w:pPr>
      <w:spacing w:line="480" w:lineRule="auto"/>
      <w:ind w:firstLine="720"/>
      <w:jc w:val="left"/>
    </w:pPr>
    <w:rPr>
      <w:rFonts w:ascii="Times New Roman" w:hAnsi="Times New Roman"/>
      <w:sz w:val="24"/>
    </w:rPr>
  </w:style>
  <w:style w:type="paragraph" w:styleId="Heading1">
    <w:name w:val="heading 1"/>
    <w:basedOn w:val="Normal"/>
    <w:next w:val="Normal"/>
    <w:link w:val="Heading1Char"/>
    <w:uiPriority w:val="9"/>
    <w:qFormat/>
    <w:rsid w:val="0061034E"/>
    <w:pPr>
      <w:spacing w:before="300" w:after="40"/>
      <w:outlineLvl w:val="0"/>
    </w:pPr>
    <w:rPr>
      <w:smallCaps/>
      <w:spacing w:val="5"/>
      <w:sz w:val="32"/>
      <w:szCs w:val="32"/>
    </w:rPr>
  </w:style>
  <w:style w:type="paragraph" w:styleId="Heading2">
    <w:name w:val="heading 2"/>
    <w:basedOn w:val="Normal"/>
    <w:next w:val="Normal"/>
    <w:link w:val="Heading2Char"/>
    <w:uiPriority w:val="9"/>
    <w:unhideWhenUsed/>
    <w:qFormat/>
    <w:rsid w:val="00C57AA2"/>
    <w:pPr>
      <w:spacing w:before="240" w:after="80"/>
      <w:ind w:firstLine="0"/>
      <w:outlineLvl w:val="1"/>
    </w:pPr>
    <w:rPr>
      <w:rFonts w:cs="Cambria (Body CS)"/>
      <w:i/>
      <w:spacing w:val="5"/>
      <w:szCs w:val="28"/>
    </w:rPr>
  </w:style>
  <w:style w:type="paragraph" w:styleId="Heading3">
    <w:name w:val="heading 3"/>
    <w:basedOn w:val="Normal"/>
    <w:next w:val="Normal"/>
    <w:link w:val="Heading3Char"/>
    <w:uiPriority w:val="9"/>
    <w:unhideWhenUsed/>
    <w:qFormat/>
    <w:rsid w:val="0061034E"/>
    <w:pPr>
      <w:spacing w:after="0"/>
      <w:outlineLvl w:val="2"/>
    </w:pPr>
    <w:rPr>
      <w:smallCaps/>
      <w:spacing w:val="5"/>
      <w:szCs w:val="24"/>
    </w:rPr>
  </w:style>
  <w:style w:type="paragraph" w:styleId="Heading4">
    <w:name w:val="heading 4"/>
    <w:basedOn w:val="Normal"/>
    <w:next w:val="Normal"/>
    <w:link w:val="Heading4Char"/>
    <w:uiPriority w:val="9"/>
    <w:unhideWhenUsed/>
    <w:qFormat/>
    <w:rsid w:val="0061034E"/>
    <w:pPr>
      <w:spacing w:before="240" w:after="0"/>
      <w:outlineLvl w:val="3"/>
    </w:pPr>
    <w:rPr>
      <w:smallCaps/>
      <w:spacing w:val="10"/>
      <w:sz w:val="22"/>
      <w:szCs w:val="22"/>
    </w:rPr>
  </w:style>
  <w:style w:type="paragraph" w:styleId="Heading5">
    <w:name w:val="heading 5"/>
    <w:basedOn w:val="Normal"/>
    <w:next w:val="Normal"/>
    <w:link w:val="Heading5Char"/>
    <w:uiPriority w:val="9"/>
    <w:unhideWhenUsed/>
    <w:qFormat/>
    <w:rsid w:val="0061034E"/>
    <w:pPr>
      <w:spacing w:before="200" w:after="0"/>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unhideWhenUsed/>
    <w:qFormat/>
    <w:rsid w:val="0061034E"/>
    <w:pPr>
      <w:spacing w:after="0"/>
      <w:outlineLvl w:val="5"/>
    </w:pPr>
    <w:rPr>
      <w:smallCaps/>
      <w:color w:val="C0504D" w:themeColor="accent2"/>
      <w:spacing w:val="5"/>
      <w:sz w:val="22"/>
    </w:rPr>
  </w:style>
  <w:style w:type="paragraph" w:styleId="Heading7">
    <w:name w:val="heading 7"/>
    <w:basedOn w:val="Normal"/>
    <w:next w:val="Normal"/>
    <w:link w:val="Heading7Char"/>
    <w:uiPriority w:val="9"/>
    <w:unhideWhenUsed/>
    <w:qFormat/>
    <w:rsid w:val="0061034E"/>
    <w:pPr>
      <w:spacing w:after="0"/>
      <w:outlineLvl w:val="6"/>
    </w:pPr>
    <w:rPr>
      <w:b/>
      <w:smallCaps/>
      <w:color w:val="C0504D" w:themeColor="accent2"/>
      <w:spacing w:val="10"/>
    </w:rPr>
  </w:style>
  <w:style w:type="paragraph" w:styleId="Heading8">
    <w:name w:val="heading 8"/>
    <w:basedOn w:val="Normal"/>
    <w:next w:val="Normal"/>
    <w:link w:val="Heading8Char"/>
    <w:uiPriority w:val="9"/>
    <w:unhideWhenUsed/>
    <w:qFormat/>
    <w:rsid w:val="0061034E"/>
    <w:pPr>
      <w:spacing w:after="0"/>
      <w:outlineLvl w:val="7"/>
    </w:pPr>
    <w:rPr>
      <w:b/>
      <w:i/>
      <w:smallCaps/>
      <w:color w:val="943634" w:themeColor="accent2" w:themeShade="BF"/>
    </w:rPr>
  </w:style>
  <w:style w:type="paragraph" w:styleId="Heading9">
    <w:name w:val="heading 9"/>
    <w:basedOn w:val="Normal"/>
    <w:next w:val="Normal"/>
    <w:link w:val="Heading9Char"/>
    <w:uiPriority w:val="9"/>
    <w:unhideWhenUsed/>
    <w:qFormat/>
    <w:rsid w:val="0061034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uiPriority w:val="35"/>
    <w:rsid w:val="00FB51D5"/>
    <w:rPr>
      <w:rFonts w:ascii="Times New Roman" w:hAnsi="Times New Roman" w:cs="Cambria (Body CS)"/>
      <w:b/>
      <w:bCs/>
      <w:sz w:val="24"/>
      <w:szCs w:val="18"/>
    </w:rPr>
  </w:style>
  <w:style w:type="character" w:customStyle="1" w:styleId="VerbatimChar">
    <w:name w:val="Verbatim Char"/>
    <w:basedOn w:val="CaptionChar"/>
    <w:link w:val="SourceCode"/>
    <w:rPr>
      <w:rFonts w:ascii="Consolas" w:hAnsi="Consolas" w:cs="Cambria (Body CS)"/>
      <w:b/>
      <w:bCs/>
      <w:caps w:val="0"/>
      <w:sz w:val="22"/>
      <w:szCs w:val="18"/>
    </w:rPr>
  </w:style>
  <w:style w:type="character" w:customStyle="1" w:styleId="FootnoteCharacters">
    <w:name w:val="Footnote Characters"/>
    <w:basedOn w:val="CaptionChar"/>
    <w:rPr>
      <w:rFonts w:ascii="Times New Roman" w:hAnsi="Times New Roman" w:cs="Cambria (Body CS)"/>
      <w:b/>
      <w:bCs/>
      <w:caps w:val="0"/>
      <w:sz w:val="16"/>
      <w:szCs w:val="18"/>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rFonts w:ascii="Times New Roman" w:hAnsi="Times New Roman" w:cs="Cambria (Body CS)"/>
      <w:b/>
      <w:bCs/>
      <w:caps w:val="0"/>
      <w:color w:val="4F81BD" w:themeColor="accent1"/>
      <w:sz w:val="16"/>
      <w:szCs w:val="18"/>
    </w:rPr>
  </w:style>
  <w:style w:type="character" w:customStyle="1" w:styleId="KeywordTok">
    <w:name w:val="KeywordTok"/>
    <w:basedOn w:val="VerbatimChar"/>
    <w:rPr>
      <w:rFonts w:ascii="Consolas" w:hAnsi="Consolas" w:cs="Cambria (Body CS)"/>
      <w:b/>
      <w:bCs/>
      <w:caps w:val="0"/>
      <w:color w:val="204A87"/>
      <w:sz w:val="22"/>
      <w:szCs w:val="18"/>
      <w:shd w:val="clear" w:color="auto" w:fill="F8F8F8"/>
    </w:rPr>
  </w:style>
  <w:style w:type="character" w:customStyle="1" w:styleId="DataTypeTok">
    <w:name w:val="DataTypeTok"/>
    <w:basedOn w:val="VerbatimChar"/>
    <w:rPr>
      <w:rFonts w:ascii="Consolas" w:hAnsi="Consolas" w:cs="Cambria (Body CS)"/>
      <w:b/>
      <w:bCs/>
      <w:caps w:val="0"/>
      <w:color w:val="204A87"/>
      <w:sz w:val="22"/>
      <w:szCs w:val="18"/>
      <w:shd w:val="clear" w:color="auto" w:fill="F8F8F8"/>
    </w:rPr>
  </w:style>
  <w:style w:type="character" w:customStyle="1" w:styleId="DecValTok">
    <w:name w:val="DecValTok"/>
    <w:basedOn w:val="VerbatimChar"/>
    <w:rPr>
      <w:rFonts w:ascii="Consolas" w:hAnsi="Consolas" w:cs="Cambria (Body CS)"/>
      <w:b/>
      <w:bCs/>
      <w:caps w:val="0"/>
      <w:color w:val="0000CF"/>
      <w:sz w:val="22"/>
      <w:szCs w:val="18"/>
      <w:shd w:val="clear" w:color="auto" w:fill="F8F8F8"/>
    </w:rPr>
  </w:style>
  <w:style w:type="character" w:customStyle="1" w:styleId="BaseNTok">
    <w:name w:val="BaseNTok"/>
    <w:basedOn w:val="VerbatimChar"/>
    <w:rPr>
      <w:rFonts w:ascii="Consolas" w:hAnsi="Consolas" w:cs="Cambria (Body CS)"/>
      <w:b/>
      <w:bCs/>
      <w:caps w:val="0"/>
      <w:color w:val="0000CF"/>
      <w:sz w:val="22"/>
      <w:szCs w:val="18"/>
      <w:shd w:val="clear" w:color="auto" w:fill="F8F8F8"/>
    </w:rPr>
  </w:style>
  <w:style w:type="character" w:customStyle="1" w:styleId="FloatTok">
    <w:name w:val="FloatTok"/>
    <w:basedOn w:val="VerbatimChar"/>
    <w:rPr>
      <w:rFonts w:ascii="Consolas" w:hAnsi="Consolas" w:cs="Cambria (Body CS)"/>
      <w:b/>
      <w:bCs/>
      <w:caps w:val="0"/>
      <w:color w:val="0000CF"/>
      <w:sz w:val="22"/>
      <w:szCs w:val="18"/>
      <w:shd w:val="clear" w:color="auto" w:fill="F8F8F8"/>
    </w:rPr>
  </w:style>
  <w:style w:type="character" w:customStyle="1" w:styleId="ConstantTok">
    <w:name w:val="ConstantTok"/>
    <w:basedOn w:val="VerbatimChar"/>
    <w:rPr>
      <w:rFonts w:ascii="Consolas" w:hAnsi="Consolas" w:cs="Cambria (Body CS)"/>
      <w:b/>
      <w:bCs/>
      <w:caps w:val="0"/>
      <w:color w:val="000000"/>
      <w:sz w:val="22"/>
      <w:szCs w:val="18"/>
      <w:shd w:val="clear" w:color="auto" w:fill="F8F8F8"/>
    </w:rPr>
  </w:style>
  <w:style w:type="character" w:customStyle="1" w:styleId="CharTok">
    <w:name w:val="CharTok"/>
    <w:basedOn w:val="VerbatimChar"/>
    <w:rPr>
      <w:rFonts w:ascii="Consolas" w:hAnsi="Consolas" w:cs="Cambria (Body CS)"/>
      <w:b/>
      <w:bCs/>
      <w:caps w:val="0"/>
      <w:color w:val="4E9A06"/>
      <w:sz w:val="22"/>
      <w:szCs w:val="18"/>
      <w:shd w:val="clear" w:color="auto" w:fill="F8F8F8"/>
    </w:rPr>
  </w:style>
  <w:style w:type="character" w:customStyle="1" w:styleId="SpecialCharTok">
    <w:name w:val="SpecialCharTok"/>
    <w:basedOn w:val="VerbatimChar"/>
    <w:rPr>
      <w:rFonts w:ascii="Consolas" w:hAnsi="Consolas" w:cs="Cambria (Body CS)"/>
      <w:b/>
      <w:bCs/>
      <w:caps w:val="0"/>
      <w:color w:val="000000"/>
      <w:sz w:val="22"/>
      <w:szCs w:val="18"/>
      <w:shd w:val="clear" w:color="auto" w:fill="F8F8F8"/>
    </w:rPr>
  </w:style>
  <w:style w:type="character" w:customStyle="1" w:styleId="StringTok">
    <w:name w:val="StringTok"/>
    <w:basedOn w:val="VerbatimChar"/>
    <w:rPr>
      <w:rFonts w:ascii="Consolas" w:hAnsi="Consolas" w:cs="Cambria (Body CS)"/>
      <w:b/>
      <w:bCs/>
      <w:caps w:val="0"/>
      <w:color w:val="4E9A06"/>
      <w:sz w:val="22"/>
      <w:szCs w:val="18"/>
      <w:shd w:val="clear" w:color="auto" w:fill="F8F8F8"/>
    </w:rPr>
  </w:style>
  <w:style w:type="character" w:customStyle="1" w:styleId="VerbatimStringTok">
    <w:name w:val="VerbatimStringTok"/>
    <w:basedOn w:val="VerbatimChar"/>
    <w:rPr>
      <w:rFonts w:ascii="Consolas" w:hAnsi="Consolas" w:cs="Cambria (Body CS)"/>
      <w:b/>
      <w:bCs/>
      <w:caps w:val="0"/>
      <w:color w:val="4E9A06"/>
      <w:sz w:val="22"/>
      <w:szCs w:val="18"/>
      <w:shd w:val="clear" w:color="auto" w:fill="F8F8F8"/>
    </w:rPr>
  </w:style>
  <w:style w:type="character" w:customStyle="1" w:styleId="SpecialStringTok">
    <w:name w:val="SpecialStringTok"/>
    <w:basedOn w:val="VerbatimChar"/>
    <w:rPr>
      <w:rFonts w:ascii="Consolas" w:hAnsi="Consolas" w:cs="Cambria (Body CS)"/>
      <w:b/>
      <w:bCs/>
      <w:caps w:val="0"/>
      <w:color w:val="4E9A06"/>
      <w:sz w:val="22"/>
      <w:szCs w:val="18"/>
      <w:shd w:val="clear" w:color="auto" w:fill="F8F8F8"/>
    </w:rPr>
  </w:style>
  <w:style w:type="character" w:customStyle="1" w:styleId="ImportTok">
    <w:name w:val="ImportTok"/>
    <w:basedOn w:val="VerbatimChar"/>
    <w:rPr>
      <w:rFonts w:ascii="Consolas" w:hAnsi="Consolas" w:cs="Cambria (Body CS)"/>
      <w:b/>
      <w:bCs/>
      <w:caps w:val="0"/>
      <w:sz w:val="22"/>
      <w:szCs w:val="18"/>
      <w:shd w:val="clear" w:color="auto" w:fill="F8F8F8"/>
    </w:rPr>
  </w:style>
  <w:style w:type="character" w:customStyle="1" w:styleId="CommentTok">
    <w:name w:val="CommentTok"/>
    <w:basedOn w:val="VerbatimChar"/>
    <w:rPr>
      <w:rFonts w:ascii="Consolas" w:hAnsi="Consolas" w:cs="Cambria (Body CS)"/>
      <w:b/>
      <w:bCs/>
      <w:i/>
      <w:caps w:val="0"/>
      <w:color w:val="8F5902"/>
      <w:sz w:val="22"/>
      <w:szCs w:val="18"/>
      <w:shd w:val="clear" w:color="auto" w:fill="F8F8F8"/>
    </w:rPr>
  </w:style>
  <w:style w:type="character" w:customStyle="1" w:styleId="DocumentationTok">
    <w:name w:val="DocumentationTok"/>
    <w:basedOn w:val="VerbatimChar"/>
    <w:rPr>
      <w:rFonts w:ascii="Consolas" w:hAnsi="Consolas" w:cs="Cambria (Body CS)"/>
      <w:b/>
      <w:bCs/>
      <w:i/>
      <w:caps w:val="0"/>
      <w:color w:val="8F5902"/>
      <w:sz w:val="22"/>
      <w:szCs w:val="18"/>
      <w:shd w:val="clear" w:color="auto" w:fill="F8F8F8"/>
    </w:rPr>
  </w:style>
  <w:style w:type="character" w:customStyle="1" w:styleId="AnnotationTok">
    <w:name w:val="AnnotationTok"/>
    <w:basedOn w:val="VerbatimChar"/>
    <w:rPr>
      <w:rFonts w:ascii="Consolas" w:hAnsi="Consolas" w:cs="Cambria (Body CS)"/>
      <w:b/>
      <w:bCs/>
      <w:i/>
      <w:caps w:val="0"/>
      <w:color w:val="8F5902"/>
      <w:sz w:val="22"/>
      <w:szCs w:val="18"/>
      <w:shd w:val="clear" w:color="auto" w:fill="F8F8F8"/>
    </w:rPr>
  </w:style>
  <w:style w:type="character" w:customStyle="1" w:styleId="CommentVarTok">
    <w:name w:val="CommentVarTok"/>
    <w:basedOn w:val="VerbatimChar"/>
    <w:rPr>
      <w:rFonts w:ascii="Consolas" w:hAnsi="Consolas" w:cs="Cambria (Body CS)"/>
      <w:b/>
      <w:bCs/>
      <w:i/>
      <w:caps w:val="0"/>
      <w:color w:val="8F5902"/>
      <w:sz w:val="22"/>
      <w:szCs w:val="18"/>
      <w:shd w:val="clear" w:color="auto" w:fill="F8F8F8"/>
    </w:rPr>
  </w:style>
  <w:style w:type="character" w:customStyle="1" w:styleId="OtherTok">
    <w:name w:val="OtherTok"/>
    <w:basedOn w:val="VerbatimChar"/>
    <w:rPr>
      <w:rFonts w:ascii="Consolas" w:hAnsi="Consolas" w:cs="Cambria (Body CS)"/>
      <w:b/>
      <w:bCs/>
      <w:caps w:val="0"/>
      <w:color w:val="8F5902"/>
      <w:sz w:val="22"/>
      <w:szCs w:val="18"/>
      <w:shd w:val="clear" w:color="auto" w:fill="F8F8F8"/>
    </w:rPr>
  </w:style>
  <w:style w:type="character" w:customStyle="1" w:styleId="FunctionTok">
    <w:name w:val="FunctionTok"/>
    <w:basedOn w:val="VerbatimChar"/>
    <w:rPr>
      <w:rFonts w:ascii="Consolas" w:hAnsi="Consolas" w:cs="Cambria (Body CS)"/>
      <w:b/>
      <w:bCs/>
      <w:caps w:val="0"/>
      <w:color w:val="000000"/>
      <w:sz w:val="22"/>
      <w:szCs w:val="18"/>
      <w:shd w:val="clear" w:color="auto" w:fill="F8F8F8"/>
    </w:rPr>
  </w:style>
  <w:style w:type="character" w:customStyle="1" w:styleId="VariableTok">
    <w:name w:val="VariableTok"/>
    <w:basedOn w:val="VerbatimChar"/>
    <w:rPr>
      <w:rFonts w:ascii="Consolas" w:hAnsi="Consolas" w:cs="Cambria (Body CS)"/>
      <w:b/>
      <w:bCs/>
      <w:caps w:val="0"/>
      <w:color w:val="000000"/>
      <w:sz w:val="22"/>
      <w:szCs w:val="18"/>
      <w:shd w:val="clear" w:color="auto" w:fill="F8F8F8"/>
    </w:rPr>
  </w:style>
  <w:style w:type="character" w:customStyle="1" w:styleId="ControlFlowTok">
    <w:name w:val="ControlFlowTok"/>
    <w:basedOn w:val="VerbatimChar"/>
    <w:rPr>
      <w:rFonts w:ascii="Consolas" w:hAnsi="Consolas" w:cs="Cambria (Body CS)"/>
      <w:b/>
      <w:bCs/>
      <w:caps w:val="0"/>
      <w:color w:val="204A87"/>
      <w:sz w:val="22"/>
      <w:szCs w:val="18"/>
      <w:shd w:val="clear" w:color="auto" w:fill="F8F8F8"/>
    </w:rPr>
  </w:style>
  <w:style w:type="character" w:customStyle="1" w:styleId="OperatorTok">
    <w:name w:val="OperatorTok"/>
    <w:basedOn w:val="VerbatimChar"/>
    <w:rPr>
      <w:rFonts w:ascii="Consolas" w:hAnsi="Consolas" w:cs="Cambria (Body CS)"/>
      <w:b/>
      <w:bCs/>
      <w:caps w:val="0"/>
      <w:color w:val="CE5C00"/>
      <w:sz w:val="22"/>
      <w:szCs w:val="18"/>
      <w:shd w:val="clear" w:color="auto" w:fill="F8F8F8"/>
    </w:rPr>
  </w:style>
  <w:style w:type="character" w:customStyle="1" w:styleId="BuiltInTok">
    <w:name w:val="BuiltInTok"/>
    <w:basedOn w:val="VerbatimChar"/>
    <w:rPr>
      <w:rFonts w:ascii="Consolas" w:hAnsi="Consolas" w:cs="Cambria (Body CS)"/>
      <w:b/>
      <w:bCs/>
      <w:caps w:val="0"/>
      <w:sz w:val="22"/>
      <w:szCs w:val="18"/>
      <w:shd w:val="clear" w:color="auto" w:fill="F8F8F8"/>
    </w:rPr>
  </w:style>
  <w:style w:type="character" w:customStyle="1" w:styleId="ExtensionTok">
    <w:name w:val="ExtensionTok"/>
    <w:basedOn w:val="VerbatimChar"/>
    <w:rPr>
      <w:rFonts w:ascii="Consolas" w:hAnsi="Consolas" w:cs="Cambria (Body CS)"/>
      <w:b/>
      <w:bCs/>
      <w:caps w:val="0"/>
      <w:sz w:val="22"/>
      <w:szCs w:val="18"/>
      <w:shd w:val="clear" w:color="auto" w:fill="F8F8F8"/>
    </w:rPr>
  </w:style>
  <w:style w:type="character" w:customStyle="1" w:styleId="PreprocessorTok">
    <w:name w:val="PreprocessorTok"/>
    <w:basedOn w:val="VerbatimChar"/>
    <w:rPr>
      <w:rFonts w:ascii="Consolas" w:hAnsi="Consolas" w:cs="Cambria (Body CS)"/>
      <w:b/>
      <w:bCs/>
      <w:i/>
      <w:caps w:val="0"/>
      <w:color w:val="8F5902"/>
      <w:sz w:val="22"/>
      <w:szCs w:val="18"/>
      <w:shd w:val="clear" w:color="auto" w:fill="F8F8F8"/>
    </w:rPr>
  </w:style>
  <w:style w:type="character" w:customStyle="1" w:styleId="AttributeTok">
    <w:name w:val="AttributeTok"/>
    <w:basedOn w:val="VerbatimChar"/>
    <w:rPr>
      <w:rFonts w:ascii="Consolas" w:hAnsi="Consolas" w:cs="Cambria (Body CS)"/>
      <w:b/>
      <w:bCs/>
      <w:caps w:val="0"/>
      <w:color w:val="C4A000"/>
      <w:sz w:val="22"/>
      <w:szCs w:val="18"/>
      <w:shd w:val="clear" w:color="auto" w:fill="F8F8F8"/>
    </w:rPr>
  </w:style>
  <w:style w:type="character" w:customStyle="1" w:styleId="RegionMarkerTok">
    <w:name w:val="RegionMarkerTok"/>
    <w:basedOn w:val="VerbatimChar"/>
    <w:rPr>
      <w:rFonts w:ascii="Consolas" w:hAnsi="Consolas" w:cs="Cambria (Body CS)"/>
      <w:b/>
      <w:bCs/>
      <w:caps w:val="0"/>
      <w:sz w:val="22"/>
      <w:szCs w:val="18"/>
      <w:shd w:val="clear" w:color="auto" w:fill="F8F8F8"/>
    </w:rPr>
  </w:style>
  <w:style w:type="character" w:customStyle="1" w:styleId="InformationTok">
    <w:name w:val="InformationTok"/>
    <w:basedOn w:val="VerbatimChar"/>
    <w:rPr>
      <w:rFonts w:ascii="Consolas" w:hAnsi="Consolas" w:cs="Cambria (Body CS)"/>
      <w:b/>
      <w:bCs/>
      <w:i/>
      <w:caps w:val="0"/>
      <w:color w:val="8F5902"/>
      <w:sz w:val="22"/>
      <w:szCs w:val="18"/>
      <w:shd w:val="clear" w:color="auto" w:fill="F8F8F8"/>
    </w:rPr>
  </w:style>
  <w:style w:type="character" w:customStyle="1" w:styleId="WarningTok">
    <w:name w:val="WarningTok"/>
    <w:basedOn w:val="VerbatimChar"/>
    <w:rPr>
      <w:rFonts w:ascii="Consolas" w:hAnsi="Consolas" w:cs="Cambria (Body CS)"/>
      <w:b/>
      <w:bCs/>
      <w:i/>
      <w:caps w:val="0"/>
      <w:color w:val="8F5902"/>
      <w:sz w:val="22"/>
      <w:szCs w:val="18"/>
      <w:shd w:val="clear" w:color="auto" w:fill="F8F8F8"/>
    </w:rPr>
  </w:style>
  <w:style w:type="character" w:customStyle="1" w:styleId="AlertTok">
    <w:name w:val="AlertTok"/>
    <w:basedOn w:val="VerbatimChar"/>
    <w:rPr>
      <w:rFonts w:ascii="Consolas" w:hAnsi="Consolas" w:cs="Cambria (Body CS)"/>
      <w:b/>
      <w:bCs/>
      <w:caps w:val="0"/>
      <w:color w:val="EF2929"/>
      <w:sz w:val="22"/>
      <w:szCs w:val="18"/>
      <w:shd w:val="clear" w:color="auto" w:fill="F8F8F8"/>
    </w:rPr>
  </w:style>
  <w:style w:type="character" w:customStyle="1" w:styleId="ErrorTok">
    <w:name w:val="ErrorTok"/>
    <w:basedOn w:val="VerbatimChar"/>
    <w:rPr>
      <w:rFonts w:ascii="Consolas" w:hAnsi="Consolas" w:cs="Cambria (Body CS)"/>
      <w:b/>
      <w:bCs/>
      <w:caps w:val="0"/>
      <w:color w:val="A40000"/>
      <w:sz w:val="22"/>
      <w:szCs w:val="18"/>
      <w:shd w:val="clear" w:color="auto" w:fill="F8F8F8"/>
    </w:rPr>
  </w:style>
  <w:style w:type="character" w:customStyle="1" w:styleId="NormalTok">
    <w:name w:val="NormalTok"/>
    <w:basedOn w:val="VerbatimChar"/>
    <w:rPr>
      <w:rFonts w:ascii="Consolas" w:hAnsi="Consolas" w:cs="Cambria (Body CS)"/>
      <w:b/>
      <w:bCs/>
      <w:caps w:val="0"/>
      <w:sz w:val="22"/>
      <w:szCs w:val="18"/>
      <w:shd w:val="clear" w:color="auto" w:fill="F8F8F8"/>
    </w:rPr>
  </w:style>
  <w:style w:type="character" w:customStyle="1" w:styleId="LineNumbering">
    <w:name w:val="Line Numbering"/>
  </w:style>
  <w:style w:type="character" w:customStyle="1" w:styleId="NumberingSymbols">
    <w:name w:val="Numbering Symbols"/>
  </w:style>
  <w:style w:type="paragraph" w:customStyle="1" w:styleId="Heading">
    <w:name w:val="Heading"/>
    <w:basedOn w:val="Normal"/>
    <w:next w:val="BodyText"/>
    <w:qFormat/>
    <w:pPr>
      <w:keepNext/>
      <w:spacing w:before="240" w:after="120"/>
      <w:ind w:firstLine="0"/>
    </w:pPr>
    <w:rPr>
      <w:rFonts w:eastAsia="Noto Sans CJK SC Regular" w:cs="FreeSans"/>
      <w:b/>
      <w:szCs w:val="28"/>
    </w:rPr>
  </w:style>
  <w:style w:type="paragraph" w:styleId="BodyText">
    <w:name w:val="Body Text"/>
    <w:basedOn w:val="Normal"/>
    <w:link w:val="BodyTextChar"/>
    <w:pPr>
      <w:spacing w:before="180" w:after="180"/>
    </w:pPr>
  </w:style>
  <w:style w:type="paragraph" w:styleId="List">
    <w:name w:val="List"/>
    <w:basedOn w:val="BodyText"/>
    <w:rPr>
      <w:rFonts w:cs="FreeSans"/>
    </w:rPr>
  </w:style>
  <w:style w:type="paragraph" w:styleId="Caption">
    <w:name w:val="caption"/>
    <w:basedOn w:val="Normal"/>
    <w:next w:val="Normal"/>
    <w:link w:val="CaptionChar"/>
    <w:uiPriority w:val="35"/>
    <w:unhideWhenUsed/>
    <w:qFormat/>
    <w:rsid w:val="00FB51D5"/>
    <w:pPr>
      <w:ind w:firstLine="0"/>
    </w:pPr>
    <w:rPr>
      <w:rFonts w:cs="Cambria (Body CS)"/>
      <w:b/>
      <w:bCs/>
      <w:szCs w:val="18"/>
    </w:rPr>
  </w:style>
  <w:style w:type="paragraph" w:customStyle="1" w:styleId="Index">
    <w:name w:val="Index"/>
    <w:basedOn w:val="Normal"/>
    <w:pPr>
      <w:suppressLineNumbers/>
    </w:pPr>
    <w:rPr>
      <w:rFonts w:cs="FreeSans"/>
    </w:rPr>
  </w:style>
  <w:style w:type="paragraph" w:customStyle="1" w:styleId="FirstParagraph">
    <w:name w:val="First Paragraph"/>
    <w:basedOn w:val="BodyTex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61034E"/>
    <w:pPr>
      <w:pBdr>
        <w:top w:val="single" w:sz="12" w:space="1" w:color="C0504D" w:themeColor="accent2"/>
      </w:pBdr>
      <w:spacing w:line="240" w:lineRule="auto"/>
      <w:jc w:val="right"/>
    </w:pPr>
    <w:rPr>
      <w:smallCaps/>
      <w:sz w:val="48"/>
      <w:szCs w:val="48"/>
    </w:rPr>
  </w:style>
  <w:style w:type="paragraph" w:styleId="Subtitle">
    <w:name w:val="Subtitle"/>
    <w:basedOn w:val="Normal"/>
    <w:next w:val="Normal"/>
    <w:link w:val="SubtitleChar"/>
    <w:uiPriority w:val="11"/>
    <w:qFormat/>
    <w:rsid w:val="0061034E"/>
    <w:pPr>
      <w:spacing w:after="720" w:line="240" w:lineRule="auto"/>
      <w:jc w:val="right"/>
    </w:pPr>
    <w:rPr>
      <w:rFonts w:asciiTheme="majorHAnsi" w:eastAsiaTheme="majorEastAsia" w:hAnsiTheme="majorHAnsi" w:cstheme="majorBidi"/>
      <w:szCs w:val="22"/>
    </w:rPr>
  </w:style>
  <w:style w:type="paragraph" w:customStyle="1" w:styleId="Author">
    <w:name w:val="Author"/>
    <w:pPr>
      <w:keepNext/>
      <w:keepLines/>
      <w:jc w:val="center"/>
    </w:pPr>
    <w:rPr>
      <w:color w:val="00000A"/>
      <w:sz w:val="24"/>
    </w:rPr>
  </w:style>
  <w:style w:type="paragraph" w:styleId="Date">
    <w:name w:val="Date"/>
    <w:pPr>
      <w:keepNext/>
      <w:keepLines/>
      <w:jc w:val="center"/>
    </w:pPr>
    <w:rPr>
      <w:color w:val="00000A"/>
      <w:sz w:val="24"/>
    </w:rPr>
  </w:style>
  <w:style w:type="paragraph" w:customStyle="1" w:styleId="Abstract">
    <w:name w:val="Abstract"/>
    <w:basedOn w:val="Normal"/>
    <w:pPr>
      <w:keepNext/>
      <w:keepLines/>
      <w:spacing w:before="300" w:after="300"/>
    </w:pPr>
  </w:style>
  <w:style w:type="paragraph" w:styleId="Bibliography">
    <w:name w:val="Bibliography"/>
    <w:basedOn w:val="Normal"/>
    <w:qFormat/>
    <w:pPr>
      <w:spacing w:after="0"/>
      <w:ind w:left="720" w:hanging="720"/>
    </w:pPr>
  </w:style>
  <w:style w:type="paragraph" w:styleId="BlockText">
    <w:name w:val="Block Text"/>
    <w:basedOn w:val="BodyText"/>
    <w:uiPriority w:val="9"/>
    <w:unhideWhenUsed/>
    <w:pPr>
      <w:spacing w:before="100" w:after="100"/>
      <w:ind w:firstLine="0"/>
    </w:pPr>
    <w:rPr>
      <w:rFonts w:asciiTheme="majorHAnsi" w:eastAsiaTheme="majorEastAsia" w:hAnsiTheme="majorHAnsi" w:cstheme="majorBidi"/>
      <w:bCs/>
    </w:rPr>
  </w:style>
  <w:style w:type="paragraph" w:styleId="FootnoteText">
    <w:name w:val="footnote text"/>
    <w:basedOn w:val="Normal"/>
    <w:uiPriority w:val="9"/>
    <w:unhideWhenUsed/>
  </w:style>
  <w:style w:type="paragraph" w:customStyle="1" w:styleId="DefinitionTerm">
    <w:name w:val="Definition Term"/>
    <w:basedOn w:val="Normal"/>
    <w:pPr>
      <w:keepNext/>
      <w:keepLines/>
      <w:spacing w:after="0"/>
    </w:pPr>
    <w:rPr>
      <w:b/>
    </w:rPr>
  </w:style>
  <w:style w:type="paragraph" w:customStyle="1" w:styleId="Definition">
    <w:name w:val="Definition"/>
    <w:basedOn w:val="Normal"/>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paragraph" w:styleId="TOCHeading">
    <w:name w:val="TOC Heading"/>
    <w:basedOn w:val="Heading1"/>
    <w:next w:val="Normal"/>
    <w:uiPriority w:val="39"/>
    <w:unhideWhenUsed/>
    <w:qFormat/>
    <w:rsid w:val="0061034E"/>
    <w:pPr>
      <w:outlineLvl w:val="9"/>
    </w:pPr>
  </w:style>
  <w:style w:type="paragraph" w:customStyle="1" w:styleId="SourceCode">
    <w:name w:val="Source Code"/>
    <w:basedOn w:val="Normal"/>
    <w:link w:val="VerbatimChar"/>
    <w:pPr>
      <w:shd w:val="clear" w:color="auto" w:fill="F8F8F8"/>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TitlePage">
    <w:name w:val="TitlePage"/>
    <w:basedOn w:val="Normal"/>
    <w:qFormat/>
    <w:pPr>
      <w:suppressLineNumbers/>
      <w:spacing w:after="202"/>
      <w:ind w:firstLine="0"/>
      <w:contextualSpacing/>
    </w:pPr>
  </w:style>
  <w:style w:type="character" w:styleId="LineNumber">
    <w:name w:val="line number"/>
    <w:basedOn w:val="DefaultParagraphFont"/>
    <w:semiHidden/>
    <w:unhideWhenUsed/>
    <w:rsid w:val="00386CB5"/>
  </w:style>
  <w:style w:type="character" w:styleId="PlaceholderText">
    <w:name w:val="Placeholder Text"/>
    <w:basedOn w:val="DefaultParagraphFont"/>
    <w:semiHidden/>
    <w:rsid w:val="00A90D09"/>
    <w:rPr>
      <w:color w:val="808080"/>
    </w:rPr>
  </w:style>
  <w:style w:type="character" w:customStyle="1" w:styleId="Heading1Char">
    <w:name w:val="Heading 1 Char"/>
    <w:basedOn w:val="DefaultParagraphFont"/>
    <w:link w:val="Heading1"/>
    <w:uiPriority w:val="9"/>
    <w:rsid w:val="0061034E"/>
    <w:rPr>
      <w:smallCaps/>
      <w:spacing w:val="5"/>
      <w:sz w:val="32"/>
      <w:szCs w:val="32"/>
    </w:rPr>
  </w:style>
  <w:style w:type="character" w:customStyle="1" w:styleId="Heading2Char">
    <w:name w:val="Heading 2 Char"/>
    <w:basedOn w:val="DefaultParagraphFont"/>
    <w:link w:val="Heading2"/>
    <w:uiPriority w:val="9"/>
    <w:rsid w:val="00C57AA2"/>
    <w:rPr>
      <w:rFonts w:ascii="Times New Roman" w:hAnsi="Times New Roman" w:cs="Cambria (Body CS)"/>
      <w:i/>
      <w:spacing w:val="5"/>
      <w:sz w:val="24"/>
      <w:szCs w:val="28"/>
    </w:rPr>
  </w:style>
  <w:style w:type="character" w:customStyle="1" w:styleId="Heading3Char">
    <w:name w:val="Heading 3 Char"/>
    <w:basedOn w:val="DefaultParagraphFont"/>
    <w:link w:val="Heading3"/>
    <w:uiPriority w:val="9"/>
    <w:rsid w:val="0061034E"/>
    <w:rPr>
      <w:smallCaps/>
      <w:spacing w:val="5"/>
      <w:sz w:val="24"/>
      <w:szCs w:val="24"/>
    </w:rPr>
  </w:style>
  <w:style w:type="character" w:customStyle="1" w:styleId="Heading4Char">
    <w:name w:val="Heading 4 Char"/>
    <w:basedOn w:val="DefaultParagraphFont"/>
    <w:link w:val="Heading4"/>
    <w:uiPriority w:val="9"/>
    <w:rsid w:val="0061034E"/>
    <w:rPr>
      <w:smallCaps/>
      <w:spacing w:val="10"/>
      <w:sz w:val="22"/>
      <w:szCs w:val="22"/>
    </w:rPr>
  </w:style>
  <w:style w:type="character" w:customStyle="1" w:styleId="Heading5Char">
    <w:name w:val="Heading 5 Char"/>
    <w:basedOn w:val="DefaultParagraphFont"/>
    <w:link w:val="Heading5"/>
    <w:uiPriority w:val="9"/>
    <w:rsid w:val="0061034E"/>
    <w:rPr>
      <w:smallCaps/>
      <w:color w:val="943634" w:themeColor="accent2" w:themeShade="BF"/>
      <w:spacing w:val="10"/>
      <w:sz w:val="22"/>
      <w:szCs w:val="26"/>
    </w:rPr>
  </w:style>
  <w:style w:type="character" w:customStyle="1" w:styleId="Heading6Char">
    <w:name w:val="Heading 6 Char"/>
    <w:basedOn w:val="DefaultParagraphFont"/>
    <w:link w:val="Heading6"/>
    <w:uiPriority w:val="9"/>
    <w:rsid w:val="0061034E"/>
    <w:rPr>
      <w:smallCaps/>
      <w:color w:val="C0504D" w:themeColor="accent2"/>
      <w:spacing w:val="5"/>
      <w:sz w:val="22"/>
    </w:rPr>
  </w:style>
  <w:style w:type="character" w:customStyle="1" w:styleId="Heading7Char">
    <w:name w:val="Heading 7 Char"/>
    <w:basedOn w:val="DefaultParagraphFont"/>
    <w:link w:val="Heading7"/>
    <w:uiPriority w:val="9"/>
    <w:rsid w:val="0061034E"/>
    <w:rPr>
      <w:b/>
      <w:smallCaps/>
      <w:color w:val="C0504D" w:themeColor="accent2"/>
      <w:spacing w:val="10"/>
    </w:rPr>
  </w:style>
  <w:style w:type="character" w:customStyle="1" w:styleId="Heading8Char">
    <w:name w:val="Heading 8 Char"/>
    <w:basedOn w:val="DefaultParagraphFont"/>
    <w:link w:val="Heading8"/>
    <w:uiPriority w:val="9"/>
    <w:rsid w:val="0061034E"/>
    <w:rPr>
      <w:b/>
      <w:i/>
      <w:smallCaps/>
      <w:color w:val="943634" w:themeColor="accent2" w:themeShade="BF"/>
    </w:rPr>
  </w:style>
  <w:style w:type="character" w:customStyle="1" w:styleId="Heading9Char">
    <w:name w:val="Heading 9 Char"/>
    <w:basedOn w:val="DefaultParagraphFont"/>
    <w:link w:val="Heading9"/>
    <w:uiPriority w:val="9"/>
    <w:rsid w:val="0061034E"/>
    <w:rPr>
      <w:b/>
      <w:i/>
      <w:smallCaps/>
      <w:color w:val="622423" w:themeColor="accent2" w:themeShade="7F"/>
    </w:rPr>
  </w:style>
  <w:style w:type="character" w:customStyle="1" w:styleId="TitleChar">
    <w:name w:val="Title Char"/>
    <w:basedOn w:val="DefaultParagraphFont"/>
    <w:link w:val="Title"/>
    <w:uiPriority w:val="10"/>
    <w:rsid w:val="0061034E"/>
    <w:rPr>
      <w:smallCaps/>
      <w:sz w:val="48"/>
      <w:szCs w:val="48"/>
    </w:rPr>
  </w:style>
  <w:style w:type="character" w:customStyle="1" w:styleId="SubtitleChar">
    <w:name w:val="Subtitle Char"/>
    <w:basedOn w:val="DefaultParagraphFont"/>
    <w:link w:val="Subtitle"/>
    <w:uiPriority w:val="11"/>
    <w:rsid w:val="0061034E"/>
    <w:rPr>
      <w:rFonts w:asciiTheme="majorHAnsi" w:eastAsiaTheme="majorEastAsia" w:hAnsiTheme="majorHAnsi" w:cstheme="majorBidi"/>
      <w:szCs w:val="22"/>
    </w:rPr>
  </w:style>
  <w:style w:type="character" w:styleId="Strong">
    <w:name w:val="Strong"/>
    <w:uiPriority w:val="22"/>
    <w:qFormat/>
    <w:rsid w:val="0061034E"/>
    <w:rPr>
      <w:b/>
      <w:color w:val="C0504D" w:themeColor="accent2"/>
    </w:rPr>
  </w:style>
  <w:style w:type="character" w:styleId="Emphasis">
    <w:name w:val="Emphasis"/>
    <w:uiPriority w:val="20"/>
    <w:qFormat/>
    <w:rsid w:val="0061034E"/>
    <w:rPr>
      <w:b/>
      <w:i/>
      <w:spacing w:val="10"/>
    </w:rPr>
  </w:style>
  <w:style w:type="paragraph" w:styleId="NoSpacing">
    <w:name w:val="No Spacing"/>
    <w:basedOn w:val="Normal"/>
    <w:link w:val="NoSpacingChar"/>
    <w:uiPriority w:val="1"/>
    <w:qFormat/>
    <w:rsid w:val="0061034E"/>
    <w:pPr>
      <w:spacing w:after="0" w:line="240" w:lineRule="auto"/>
    </w:pPr>
  </w:style>
  <w:style w:type="character" w:customStyle="1" w:styleId="NoSpacingChar">
    <w:name w:val="No Spacing Char"/>
    <w:basedOn w:val="DefaultParagraphFont"/>
    <w:link w:val="NoSpacing"/>
    <w:uiPriority w:val="1"/>
    <w:rsid w:val="0061034E"/>
  </w:style>
  <w:style w:type="paragraph" w:styleId="ListParagraph">
    <w:name w:val="List Paragraph"/>
    <w:basedOn w:val="Normal"/>
    <w:uiPriority w:val="34"/>
    <w:qFormat/>
    <w:rsid w:val="0061034E"/>
    <w:pPr>
      <w:ind w:left="720"/>
      <w:contextualSpacing/>
    </w:pPr>
  </w:style>
  <w:style w:type="paragraph" w:styleId="Quote">
    <w:name w:val="Quote"/>
    <w:basedOn w:val="Normal"/>
    <w:next w:val="Normal"/>
    <w:link w:val="QuoteChar"/>
    <w:uiPriority w:val="29"/>
    <w:qFormat/>
    <w:rsid w:val="0061034E"/>
    <w:rPr>
      <w:i/>
    </w:rPr>
  </w:style>
  <w:style w:type="character" w:customStyle="1" w:styleId="QuoteChar">
    <w:name w:val="Quote Char"/>
    <w:basedOn w:val="DefaultParagraphFont"/>
    <w:link w:val="Quote"/>
    <w:uiPriority w:val="29"/>
    <w:rsid w:val="0061034E"/>
    <w:rPr>
      <w:i/>
    </w:rPr>
  </w:style>
  <w:style w:type="paragraph" w:styleId="IntenseQuote">
    <w:name w:val="Intense Quote"/>
    <w:basedOn w:val="Normal"/>
    <w:next w:val="Normal"/>
    <w:link w:val="IntenseQuoteChar"/>
    <w:uiPriority w:val="30"/>
    <w:qFormat/>
    <w:rsid w:val="0061034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61034E"/>
    <w:rPr>
      <w:b/>
      <w:i/>
      <w:color w:val="FFFFFF" w:themeColor="background1"/>
      <w:shd w:val="clear" w:color="auto" w:fill="C0504D" w:themeFill="accent2"/>
    </w:rPr>
  </w:style>
  <w:style w:type="character" w:styleId="SubtleEmphasis">
    <w:name w:val="Subtle Emphasis"/>
    <w:uiPriority w:val="19"/>
    <w:qFormat/>
    <w:rsid w:val="0061034E"/>
    <w:rPr>
      <w:i/>
    </w:rPr>
  </w:style>
  <w:style w:type="character" w:styleId="IntenseEmphasis">
    <w:name w:val="Intense Emphasis"/>
    <w:uiPriority w:val="21"/>
    <w:qFormat/>
    <w:rsid w:val="0061034E"/>
    <w:rPr>
      <w:b/>
      <w:i/>
      <w:color w:val="C0504D" w:themeColor="accent2"/>
      <w:spacing w:val="10"/>
    </w:rPr>
  </w:style>
  <w:style w:type="character" w:styleId="SubtleReference">
    <w:name w:val="Subtle Reference"/>
    <w:uiPriority w:val="31"/>
    <w:qFormat/>
    <w:rsid w:val="0061034E"/>
    <w:rPr>
      <w:b/>
    </w:rPr>
  </w:style>
  <w:style w:type="character" w:styleId="IntenseReference">
    <w:name w:val="Intense Reference"/>
    <w:uiPriority w:val="32"/>
    <w:qFormat/>
    <w:rsid w:val="0061034E"/>
    <w:rPr>
      <w:b/>
      <w:bCs/>
      <w:smallCaps/>
      <w:spacing w:val="5"/>
      <w:sz w:val="22"/>
      <w:szCs w:val="22"/>
      <w:u w:val="single"/>
    </w:rPr>
  </w:style>
  <w:style w:type="character" w:styleId="BookTitle">
    <w:name w:val="Book Title"/>
    <w:uiPriority w:val="33"/>
    <w:qFormat/>
    <w:rsid w:val="0061034E"/>
    <w:rPr>
      <w:rFonts w:asciiTheme="majorHAnsi" w:eastAsiaTheme="majorEastAsia" w:hAnsiTheme="majorHAnsi" w:cstheme="majorBidi"/>
      <w:i/>
      <w:iCs/>
      <w:sz w:val="20"/>
      <w:szCs w:val="20"/>
    </w:rPr>
  </w:style>
  <w:style w:type="paragraph" w:customStyle="1" w:styleId="figcaption">
    <w:name w:val="fig_caption"/>
    <w:basedOn w:val="Normal"/>
    <w:qFormat/>
    <w:rsid w:val="00C57AA2"/>
    <w:pPr>
      <w:ind w:firstLine="0"/>
    </w:pPr>
    <w:rPr>
      <w:b/>
    </w:rPr>
  </w:style>
  <w:style w:type="character" w:customStyle="1" w:styleId="BodyTextChar">
    <w:name w:val="Body Text Char"/>
    <w:basedOn w:val="DefaultParagraphFont"/>
    <w:link w:val="BodyText"/>
    <w:rsid w:val="006B266A"/>
  </w:style>
  <w:style w:type="table" w:styleId="TableGrid">
    <w:name w:val="Table Grid"/>
    <w:basedOn w:val="TableNormal"/>
    <w:rsid w:val="00181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nhideWhenUsed/>
    <w:rsid w:val="00125A2C"/>
    <w:rPr>
      <w:color w:val="0000FF" w:themeColor="hyperlink"/>
      <w:u w:val="single"/>
    </w:rPr>
  </w:style>
  <w:style w:type="character" w:customStyle="1" w:styleId="UnresolvedMention1">
    <w:name w:val="Unresolved Mention1"/>
    <w:basedOn w:val="DefaultParagraphFont"/>
    <w:uiPriority w:val="99"/>
    <w:semiHidden/>
    <w:unhideWhenUsed/>
    <w:rsid w:val="00125A2C"/>
    <w:rPr>
      <w:color w:val="605E5C"/>
      <w:shd w:val="clear" w:color="auto" w:fill="E1DFDD"/>
    </w:rPr>
  </w:style>
  <w:style w:type="character" w:styleId="FollowedHyperlink">
    <w:name w:val="FollowedHyperlink"/>
    <w:basedOn w:val="DefaultParagraphFont"/>
    <w:semiHidden/>
    <w:unhideWhenUsed/>
    <w:rsid w:val="00125A2C"/>
    <w:rPr>
      <w:color w:val="800080" w:themeColor="followedHyperlink"/>
      <w:u w:val="single"/>
    </w:rPr>
  </w:style>
  <w:style w:type="paragraph" w:styleId="Revision">
    <w:name w:val="Revision"/>
    <w:hidden/>
    <w:semiHidden/>
    <w:rsid w:val="003F7DD7"/>
    <w:pPr>
      <w:spacing w:after="0" w:line="240" w:lineRule="auto"/>
      <w:jc w:val="left"/>
    </w:pPr>
    <w:rPr>
      <w:rFonts w:ascii="Times New Roman" w:hAnsi="Times New Roman"/>
      <w:sz w:val="24"/>
    </w:rPr>
  </w:style>
  <w:style w:type="character" w:styleId="CommentReference">
    <w:name w:val="annotation reference"/>
    <w:basedOn w:val="DefaultParagraphFont"/>
    <w:semiHidden/>
    <w:unhideWhenUsed/>
    <w:rsid w:val="00DE07DD"/>
    <w:rPr>
      <w:sz w:val="16"/>
      <w:szCs w:val="16"/>
    </w:rPr>
  </w:style>
  <w:style w:type="paragraph" w:styleId="CommentText">
    <w:name w:val="annotation text"/>
    <w:basedOn w:val="Normal"/>
    <w:link w:val="CommentTextChar"/>
    <w:semiHidden/>
    <w:unhideWhenUsed/>
    <w:rsid w:val="00DE07DD"/>
    <w:pPr>
      <w:spacing w:line="240" w:lineRule="auto"/>
    </w:pPr>
    <w:rPr>
      <w:sz w:val="20"/>
    </w:rPr>
  </w:style>
  <w:style w:type="character" w:customStyle="1" w:styleId="CommentTextChar">
    <w:name w:val="Comment Text Char"/>
    <w:basedOn w:val="DefaultParagraphFont"/>
    <w:link w:val="CommentText"/>
    <w:semiHidden/>
    <w:rsid w:val="00DE07DD"/>
    <w:rPr>
      <w:rFonts w:ascii="Times New Roman" w:hAnsi="Times New Roman"/>
    </w:rPr>
  </w:style>
  <w:style w:type="paragraph" w:styleId="CommentSubject">
    <w:name w:val="annotation subject"/>
    <w:basedOn w:val="CommentText"/>
    <w:next w:val="CommentText"/>
    <w:link w:val="CommentSubjectChar"/>
    <w:semiHidden/>
    <w:unhideWhenUsed/>
    <w:rsid w:val="00DE07DD"/>
    <w:rPr>
      <w:b/>
      <w:bCs/>
    </w:rPr>
  </w:style>
  <w:style w:type="character" w:customStyle="1" w:styleId="CommentSubjectChar">
    <w:name w:val="Comment Subject Char"/>
    <w:basedOn w:val="CommentTextChar"/>
    <w:link w:val="CommentSubject"/>
    <w:semiHidden/>
    <w:rsid w:val="00DE07DD"/>
    <w:rPr>
      <w:rFonts w:ascii="Times New Roman" w:hAnsi="Times New Roman"/>
      <w:b/>
      <w:bCs/>
    </w:rPr>
  </w:style>
  <w:style w:type="paragraph" w:styleId="BalloonText">
    <w:name w:val="Balloon Text"/>
    <w:basedOn w:val="Normal"/>
    <w:link w:val="BalloonTextChar"/>
    <w:semiHidden/>
    <w:unhideWhenUsed/>
    <w:rsid w:val="00DE07DD"/>
    <w:pPr>
      <w:spacing w:after="0" w:line="240" w:lineRule="auto"/>
    </w:pPr>
    <w:rPr>
      <w:rFonts w:cs="Times New Roman"/>
      <w:sz w:val="18"/>
      <w:szCs w:val="18"/>
    </w:rPr>
  </w:style>
  <w:style w:type="character" w:customStyle="1" w:styleId="BalloonTextChar">
    <w:name w:val="Balloon Text Char"/>
    <w:basedOn w:val="DefaultParagraphFont"/>
    <w:link w:val="BalloonText"/>
    <w:semiHidden/>
    <w:rsid w:val="00DE07DD"/>
    <w:rPr>
      <w:rFonts w:ascii="Times New Roman" w:hAnsi="Times New Roman" w:cs="Times New Roman"/>
      <w:sz w:val="18"/>
      <w:szCs w:val="18"/>
    </w:rPr>
  </w:style>
  <w:style w:type="paragraph" w:customStyle="1" w:styleId="mystyle">
    <w:name w:val="mystyle"/>
    <w:basedOn w:val="Normal"/>
    <w:qFormat/>
    <w:rsid w:val="00C709A8"/>
    <w:pPr>
      <w:spacing w:after="202"/>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058503">
      <w:bodyDiv w:val="1"/>
      <w:marLeft w:val="0"/>
      <w:marRight w:val="0"/>
      <w:marTop w:val="0"/>
      <w:marBottom w:val="0"/>
      <w:divBdr>
        <w:top w:val="none" w:sz="0" w:space="0" w:color="auto"/>
        <w:left w:val="none" w:sz="0" w:space="0" w:color="auto"/>
        <w:bottom w:val="none" w:sz="0" w:space="0" w:color="auto"/>
        <w:right w:val="none" w:sz="0" w:space="0" w:color="auto"/>
      </w:divBdr>
    </w:div>
    <w:div w:id="114761818">
      <w:bodyDiv w:val="1"/>
      <w:marLeft w:val="0"/>
      <w:marRight w:val="0"/>
      <w:marTop w:val="0"/>
      <w:marBottom w:val="0"/>
      <w:divBdr>
        <w:top w:val="none" w:sz="0" w:space="0" w:color="auto"/>
        <w:left w:val="none" w:sz="0" w:space="0" w:color="auto"/>
        <w:bottom w:val="none" w:sz="0" w:space="0" w:color="auto"/>
        <w:right w:val="none" w:sz="0" w:space="0" w:color="auto"/>
      </w:divBdr>
    </w:div>
    <w:div w:id="9710582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DEBDDA-89A8-F84F-A466-5E5960816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2001</TotalTime>
  <Pages>40</Pages>
  <Words>27354</Words>
  <Characters>155924</Characters>
  <Application>Microsoft Office Word</Application>
  <DocSecurity>0</DocSecurity>
  <Lines>1299</Lines>
  <Paragraphs>365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Kraft</dc:creator>
  <dc:description/>
  <cp:lastModifiedBy>Andy Kleinhesselink</cp:lastModifiedBy>
  <cp:revision>71</cp:revision>
  <cp:lastPrinted>2019-05-17T13:22:00Z</cp:lastPrinted>
  <dcterms:created xsi:type="dcterms:W3CDTF">2019-06-22T00:45:00Z</dcterms:created>
  <dcterms:modified xsi:type="dcterms:W3CDTF">2019-07-31T19:47:00Z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zotero-version="5.0.69"&gt;&lt;session id="PcDc9vMU"/&gt;&lt;style id="http://www.zotero.org/styles/ecology" hasBibliography="1" bibliographyStyleHasBeenSet="1"/&gt;&lt;prefs&gt;&lt;pref name="fieldType" value="Field"/&gt;&lt;/prefs&gt;&lt;/data&gt;</vt:lpwstr>
  </property>
</Properties>
</file>