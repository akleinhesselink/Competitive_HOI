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CC1CB" w14:textId="77777777" w:rsidR="00743C57" w:rsidRDefault="000D39DC">
      <w:pPr>
        <w:pStyle w:val="TitlePage"/>
      </w:pPr>
      <w:bookmarkStart w:id="0" w:name="_GoBack"/>
      <w:bookmarkEnd w:id="0"/>
      <w:r>
        <w:softHyphen/>
      </w:r>
      <w:r>
        <w:softHyphen/>
      </w:r>
    </w:p>
    <w:p w14:paraId="65F377B7" w14:textId="77777777" w:rsidR="00743C57" w:rsidRDefault="00743C57">
      <w:pPr>
        <w:pStyle w:val="TitlePage"/>
      </w:pPr>
    </w:p>
    <w:p w14:paraId="484481B2" w14:textId="77777777" w:rsidR="00743C57" w:rsidRDefault="000D39DC">
      <w:pPr>
        <w:pStyle w:val="TitlePage"/>
        <w:jc w:val="center"/>
      </w:pPr>
      <w:r>
        <w:rPr>
          <w:b/>
          <w:bCs/>
        </w:rPr>
        <w:t>Mechanisms underlying higher order interactions: from quantitative definitions to ecological processes</w:t>
      </w:r>
    </w:p>
    <w:p w14:paraId="073057D1" w14:textId="77777777" w:rsidR="00743C57" w:rsidRDefault="00743C57">
      <w:pPr>
        <w:pStyle w:val="TitlePage"/>
        <w:jc w:val="center"/>
      </w:pPr>
    </w:p>
    <w:p w14:paraId="64A5B1B5" w14:textId="77777777" w:rsidR="00743C57" w:rsidRDefault="00743C57">
      <w:pPr>
        <w:pStyle w:val="TitlePage"/>
        <w:jc w:val="center"/>
      </w:pPr>
    </w:p>
    <w:p w14:paraId="439F6337" w14:textId="77777777" w:rsidR="00743C57" w:rsidRDefault="000D39DC">
      <w:pPr>
        <w:pStyle w:val="TitlePage"/>
        <w:jc w:val="center"/>
      </w:pPr>
      <w:r>
        <w:t>Andrew R. Kleinhesselink</w:t>
      </w:r>
      <w:r>
        <w:rPr>
          <w:rFonts w:ascii="Ubuntu" w:hAnsi="Ubuntu"/>
          <w:vertAlign w:val="superscript"/>
        </w:rPr>
        <w:t>1</w:t>
      </w:r>
      <w:r>
        <w:t>, Nathan J.B. Kraft</w:t>
      </w:r>
      <w:r>
        <w:rPr>
          <w:vertAlign w:val="superscript"/>
        </w:rPr>
        <w:t>1</w:t>
      </w:r>
      <w:r>
        <w:t>, Jonathan M. Levine</w:t>
      </w:r>
      <w:r>
        <w:rPr>
          <w:vertAlign w:val="superscript"/>
        </w:rPr>
        <w:t>2</w:t>
      </w:r>
      <w:r>
        <w:t xml:space="preserve">, </w:t>
      </w:r>
    </w:p>
    <w:p w14:paraId="54AE157D" w14:textId="77777777" w:rsidR="00743C57" w:rsidRDefault="000D39DC">
      <w:pPr>
        <w:pStyle w:val="TitlePage"/>
        <w:jc w:val="center"/>
      </w:pPr>
      <w:r>
        <w:tab/>
      </w:r>
    </w:p>
    <w:p w14:paraId="357B3474" w14:textId="77777777" w:rsidR="00743C57" w:rsidRDefault="00743C57">
      <w:pPr>
        <w:pStyle w:val="TitlePage"/>
        <w:jc w:val="center"/>
      </w:pPr>
    </w:p>
    <w:p w14:paraId="52980A06" w14:textId="77777777" w:rsidR="00743C57" w:rsidRDefault="000D39DC">
      <w:pPr>
        <w:pStyle w:val="TitlePage"/>
      </w:pPr>
      <w:r>
        <w:rPr>
          <w:vertAlign w:val="superscript"/>
        </w:rPr>
        <w:t>1</w:t>
      </w:r>
      <w:r>
        <w:t>Department of Ecology and Evolutionary Biology, University of California,</w:t>
      </w:r>
      <w:r>
        <w:t xml:space="preserve"> Los Angeles 621 Charles E. Young Drive South, Los Angeles, USA</w:t>
      </w:r>
    </w:p>
    <w:p w14:paraId="2DC577C0" w14:textId="77777777" w:rsidR="00743C57" w:rsidRDefault="000D39DC">
      <w:pPr>
        <w:pStyle w:val="TitlePage"/>
      </w:pPr>
      <w:r>
        <w:rPr>
          <w:vertAlign w:val="superscript"/>
        </w:rPr>
        <w:t>2</w:t>
      </w:r>
      <w:r>
        <w:t>Institute of Integrative Biology, ETH Zurich, Switzerland</w:t>
      </w:r>
    </w:p>
    <w:p w14:paraId="0B8FC5FD" w14:textId="77777777" w:rsidR="00743C57" w:rsidRDefault="00743C57">
      <w:pPr>
        <w:pStyle w:val="TitlePage"/>
      </w:pPr>
    </w:p>
    <w:p w14:paraId="25AB2818" w14:textId="77777777" w:rsidR="00743C57" w:rsidRDefault="00743C57">
      <w:pPr>
        <w:pStyle w:val="TitlePage"/>
      </w:pPr>
    </w:p>
    <w:p w14:paraId="322DE880" w14:textId="77777777" w:rsidR="00743C57" w:rsidRDefault="000D39DC">
      <w:pPr>
        <w:pStyle w:val="TitlePage"/>
        <w:rPr>
          <w:i/>
        </w:rPr>
      </w:pPr>
      <w:r>
        <w:t xml:space="preserve">Running Head:  </w:t>
      </w:r>
      <w:r>
        <w:rPr>
          <w:i/>
        </w:rPr>
        <w:t>Higher Order Interactions</w:t>
      </w:r>
    </w:p>
    <w:p w14:paraId="263D50CA" w14:textId="77777777" w:rsidR="00743C57" w:rsidRDefault="000D39DC">
      <w:pPr>
        <w:pStyle w:val="TitlePage"/>
      </w:pPr>
      <w:r>
        <w:rPr>
          <w:b/>
        </w:rPr>
        <w:t>Key words:</w:t>
      </w:r>
      <w:r>
        <w:rPr>
          <w:i/>
        </w:rPr>
        <w:t xml:space="preserve"> resource competition, interaction modification, phenology, annual plants</w:t>
      </w:r>
    </w:p>
    <w:p w14:paraId="19512A81" w14:textId="77777777" w:rsidR="00743C57" w:rsidRDefault="000D39DC">
      <w:pPr>
        <w:pStyle w:val="TitlePage"/>
      </w:pPr>
      <w:r>
        <w:t>Submis</w:t>
      </w:r>
      <w:r>
        <w:t xml:space="preserve">sion Type: Article </w:t>
      </w:r>
    </w:p>
    <w:p w14:paraId="59D85786" w14:textId="77777777" w:rsidR="00743C57" w:rsidRDefault="000D39DC">
      <w:pPr>
        <w:pStyle w:val="TitlePage"/>
      </w:pPr>
      <w:r>
        <w:t>Main Text Word Count: ~5,190 (including abstract)</w:t>
      </w:r>
    </w:p>
    <w:p w14:paraId="5BA2A684" w14:textId="77777777" w:rsidR="00743C57" w:rsidRDefault="000D39DC">
      <w:pPr>
        <w:pStyle w:val="TitlePage"/>
      </w:pPr>
      <w:r>
        <w:t xml:space="preserve">Total Word Count: </w:t>
      </w:r>
      <w:r>
        <w:fldChar w:fldCharType="begin"/>
      </w:r>
      <w:r>
        <w:instrText>NUMWORDS</w:instrText>
      </w:r>
      <w:r>
        <w:fldChar w:fldCharType="separate"/>
      </w:r>
      <w:r>
        <w:t>7160</w:t>
      </w:r>
      <w:r>
        <w:fldChar w:fldCharType="end"/>
      </w:r>
      <w:r>
        <w:t xml:space="preserve"> (including appendix and literature cited)</w:t>
      </w:r>
    </w:p>
    <w:p w14:paraId="09DAF2F1" w14:textId="77777777" w:rsidR="00743C57" w:rsidRDefault="000D39DC">
      <w:pPr>
        <w:pStyle w:val="TitlePage"/>
      </w:pPr>
      <w:r>
        <w:t xml:space="preserve">Total Pages: </w:t>
      </w:r>
      <w:r>
        <w:fldChar w:fldCharType="begin"/>
      </w:r>
      <w:r>
        <w:instrText>NUMPAGES</w:instrText>
      </w:r>
      <w:r>
        <w:fldChar w:fldCharType="separate"/>
      </w:r>
      <w:r>
        <w:t>37</w:t>
      </w:r>
      <w:r>
        <w:fldChar w:fldCharType="end"/>
      </w:r>
      <w:r>
        <w:t xml:space="preserve"> (including appendix)</w:t>
      </w:r>
    </w:p>
    <w:p w14:paraId="2FA6CAFD" w14:textId="77777777" w:rsidR="00743C57" w:rsidRDefault="000D39DC">
      <w:pPr>
        <w:pStyle w:val="TitlePage"/>
      </w:pPr>
      <w:r>
        <w:t xml:space="preserve">Parts:  Main text, Supporting Information Figures and Tables, </w:t>
      </w:r>
      <w:r>
        <w:t>Appendix A, Computer Code (zip file)</w:t>
      </w:r>
      <w:r>
        <w:br w:type="page"/>
      </w:r>
    </w:p>
    <w:p w14:paraId="2CC611AB" w14:textId="77777777" w:rsidR="00743C57" w:rsidRDefault="000D39DC">
      <w:pPr>
        <w:pStyle w:val="Heading"/>
      </w:pPr>
      <w:bookmarkStart w:id="1" w:name="abstract"/>
      <w:bookmarkEnd w:id="1"/>
      <w:r>
        <w:lastRenderedPageBreak/>
        <w:t>Abstract</w:t>
      </w:r>
    </w:p>
    <w:p w14:paraId="45A0AB15" w14:textId="77777777" w:rsidR="00743C57" w:rsidRDefault="000D39DC">
      <w:pPr>
        <w:spacing w:after="202"/>
        <w:contextualSpacing/>
      </w:pPr>
      <w:r>
        <w:t>When species simultaneously compete with two or more species of competitor, higher order interactions (HOIs) can lead to emergent properties</w:t>
      </w:r>
      <w:ins w:id="2" w:author="Unknown Author" w:date="2019-09-18T10:41:00Z">
        <w:r>
          <w:t xml:space="preserve"> that are</w:t>
        </w:r>
      </w:ins>
      <w:r>
        <w:t xml:space="preserve"> not present when species interact in isolated pairs. In ord</w:t>
      </w:r>
      <w:r>
        <w:t>er to extend ecological theory to multi-competitor communities, ecologists must develop a practical and general definition for HOIs that can be applied to a wide range of competition models. In this paper we propose a new general definition for HOIs that e</w:t>
      </w:r>
      <w:r>
        <w:t xml:space="preserve">mphasizes the consequence of HOIs for modeling multi-species communities.  Our definition will be </w:t>
      </w:r>
      <w:ins w:id="3" w:author="Unknown Author" w:date="2019-09-18T10:42:00Z">
        <w:r>
          <w:t>valuable</w:t>
        </w:r>
      </w:ins>
      <w:del w:id="4" w:author="Unknown Author" w:date="2019-09-18T10:42:00Z">
        <w:r>
          <w:delText>valueable</w:delText>
        </w:r>
      </w:del>
      <w:r>
        <w:t xml:space="preserve"> for empirical ecologists in need of clarity when discussing HOIs in empirical data. We compare our definition to previous definitions used b</w:t>
      </w:r>
      <w:r>
        <w:t xml:space="preserve">y ecologists in the past. </w:t>
      </w:r>
      <w:ins w:id="5" w:author="Unknown Author" w:date="2019-09-18T10:42:00Z">
        <w:r>
          <w:t xml:space="preserve">To show how our definition of HOIs </w:t>
        </w:r>
      </w:ins>
      <w:ins w:id="6" w:author="Unknown Author" w:date="2019-09-18T10:43:00Z">
        <w:r>
          <w:t>can clarify their effect in empirical studies</w:t>
        </w:r>
      </w:ins>
      <w:del w:id="7" w:author="Unknown Author" w:date="2019-09-18T10:42:00Z">
        <w:r>
          <w:delText>In order to demonstrate our definition</w:delText>
        </w:r>
      </w:del>
      <w:r>
        <w:t xml:space="preserve">, we simulate resource competition between three annual plant species which differ in </w:t>
      </w:r>
      <w:commentRangeStart w:id="8"/>
      <w:r>
        <w:t xml:space="preserve">functional traits related </w:t>
      </w:r>
      <w:r>
        <w:t>to</w:t>
      </w:r>
      <w:commentRangeEnd w:id="8"/>
      <w:r>
        <w:commentReference w:id="8"/>
      </w:r>
      <w:r>
        <w:t xml:space="preserve"> resource acquisition and resource conservation. We then fit a phenomenological competition model to the outcome of simulated competition and use </w:t>
      </w:r>
      <w:del w:id="9" w:author="Unknown Author" w:date="2019-09-18T10:44:00Z">
        <w:r>
          <w:delText>it</w:delText>
        </w:r>
      </w:del>
      <w:ins w:id="10" w:author="Unknown Author" w:date="2019-09-18T10:44:00Z">
        <w:r>
          <w:t xml:space="preserve">the </w:t>
        </w:r>
        <w:commentRangeStart w:id="11"/>
        <w:r>
          <w:t>model fits</w:t>
        </w:r>
      </w:ins>
      <w:commentRangeEnd w:id="11"/>
      <w:r>
        <w:commentReference w:id="11"/>
      </w:r>
      <w:r>
        <w:t xml:space="preserve"> to test for the presence of HOIs.  </w:t>
      </w:r>
      <w:commentRangeStart w:id="12"/>
      <w:r>
        <w:t>In our simulations, we find the strength of HOIs v</w:t>
      </w:r>
      <w:r>
        <w:t>aries with phenology: species that grow later experience stronger HOIs than earlier growing species</w:t>
      </w:r>
      <w:commentRangeEnd w:id="12"/>
      <w:r>
        <w:commentReference w:id="12"/>
      </w:r>
      <w:r>
        <w:t>. We conclude that HOIs are likely to occur in many communities. However, our simulation shows that HOIs are likely to be stronger in ecosystems where res</w:t>
      </w:r>
      <w:r>
        <w:t xml:space="preserve">ource availability and individual size change rapidly throughout the course of the growing season and where there are strong differences between competitors in the rate of resource acquisition. </w:t>
      </w:r>
    </w:p>
    <w:p w14:paraId="3FD015ED" w14:textId="77777777" w:rsidR="00743C57" w:rsidRDefault="000D39DC">
      <w:pPr>
        <w:spacing w:line="276" w:lineRule="auto"/>
        <w:ind w:firstLine="0"/>
        <w:jc w:val="both"/>
        <w:rPr>
          <w:rFonts w:eastAsia="Noto Sans CJK SC Regular" w:cs="FreeSans"/>
          <w:b/>
          <w:szCs w:val="28"/>
        </w:rPr>
      </w:pPr>
      <w:r>
        <w:br w:type="page"/>
      </w:r>
    </w:p>
    <w:p w14:paraId="2CE60203" w14:textId="77777777" w:rsidR="00743C57" w:rsidRDefault="000D39DC">
      <w:pPr>
        <w:pStyle w:val="Heading"/>
      </w:pPr>
      <w:r>
        <w:lastRenderedPageBreak/>
        <w:t>Introduction</w:t>
      </w:r>
    </w:p>
    <w:p w14:paraId="0EE7E98F" w14:textId="77777777" w:rsidR="00743C57" w:rsidRDefault="000D39DC">
      <w:pPr>
        <w:spacing w:after="202"/>
        <w:contextualSpacing/>
      </w:pPr>
      <w:r>
        <w:t xml:space="preserve">Almost all species interact with a diversity </w:t>
      </w:r>
      <w:r>
        <w:t>of predators, pathogens and competitors. Despite this, most classical models in community ecology assume that the per capita effects of each species on each other does not depend</w:t>
      </w:r>
      <w:del w:id="13" w:author="Unknown Author" w:date="2019-09-19T16:28:00Z">
        <w:r>
          <w:delText>ent</w:delText>
        </w:r>
      </w:del>
      <w:r>
        <w:t xml:space="preserve"> on the densities of any other species in the community. This simplifying a</w:t>
      </w:r>
      <w:r>
        <w:t xml:space="preserve">ssumption </w:t>
      </w:r>
      <w:del w:id="14" w:author="Unknown Author" w:date="2019-09-19T16:29:00Z">
        <w:r>
          <w:delText>means that we can</w:delText>
        </w:r>
      </w:del>
      <w:commentRangeStart w:id="15"/>
      <w:ins w:id="16" w:author="Unknown Author" w:date="2019-09-19T16:29:00Z">
        <w:r>
          <w:t>allows us to?</w:t>
        </w:r>
      </w:ins>
      <w:r>
        <w:t xml:space="preserve"> predict</w:t>
      </w:r>
      <w:commentRangeEnd w:id="15"/>
      <w:r>
        <w:commentReference w:id="15"/>
      </w:r>
      <w:r>
        <w:t xml:space="preserve"> the dynamics of multispecies communities from a model that only quantifies the interaction between each pairs of species </w:t>
      </w:r>
      <w:r>
        <w:fldChar w:fldCharType="begin"/>
      </w:r>
      <w:r>
        <w:instrText>ADDIN ZOTERO_ITEM CSL_CITATION {"citationID":"iqwizKjh","properties":{"formattedCit</w:instrText>
      </w:r>
      <w:r>
        <w:instrText>ation":"(Chesson 2000, Levine et al. 2017)","plainCitation":"(Chesson 2000, Levine et al. 2017)","noteIndex":0},"citationItems":[{"id":2229,"uris":["http://zotero.org/users/688880/items/J9Q4ZXPN"],"uri":["http://zotero.org/users/688880/items/J9Q4ZXPN"],"it</w:instrText>
      </w:r>
      <w:r>
        <w:instrText>emData":{"id":2229,"type":"article-journal","title":"Mechanisms of Maintenance of Species Diversity","container-title":"Annual Review of Ecology and Systematics","page":"343-366","volume":"31","source":"JSTOR","abstract":"The focus of most ideas on diversi</w:instrText>
      </w:r>
      <w:r>
        <w:instrText xml:space="preserve">ty maintenance is species coexistence, which may be stable or unstable. Stable coexistence can be quantified by the long-term rates at which community members recover from low density. Quantification shows that coexistence mechanisms function in two major </w:instrText>
      </w:r>
      <w:r>
        <w:instrText>ways: They may be (a) equalizing because they tend to minimize average fitness differences between species, or (b) stabilizing because they tend to increase negative intraspecific interactions relative to negative interspecific interactions. Stabilizing me</w:instrText>
      </w:r>
      <w:r>
        <w:instrText xml:space="preserve">chanisms are essential for species coexistence and include traditional mechanisms such as resource partitioning and frequency-dependent predation, as well as mechanisms that depend on fluctuations in population densities and environmental factors in space </w:instrText>
      </w:r>
      <w:r>
        <w:instrText>and time. Equalizing mechanisms contribute to stable coexistence because they reduce large average fitness inequalities which might negate the effects of stabilizing mechanisms. Models of unstable coexitence, in which species diversity slowly decays over t</w:instrText>
      </w:r>
      <w:r>
        <w:instrText>ime, have focused almost exclusively on equalizing mechanisms. These models would be more robust if they also included stabilizing mechanisms, which arise in many and varied ways but need not be adequate for full stability of a system. Models of unstable c</w:instrText>
      </w:r>
      <w:r>
        <w:instrText>oexistence invite a broader view of diversity maintenance incorporating species turnover.","ISSN":"0066-4162","journalAbbreviation":"Annual Review of Ecology and Systematics","author":[{"family":"Chesson","given":"Peter"}],"issued":{"date-parts":[["2000"]]</w:instrText>
      </w:r>
      <w:r>
        <w:instrText>}}},{"id":7343,"uris":["http://zotero.org/users/688880/items/JNQ4ERLS"],"uri":["http://zotero.org/users/688880/items/JNQ4ERLS"],"itemData":{"id":7343,"type":"article-journal","title":"Beyond pairwise mechanisms of species coexistence in complex communities</w:instrText>
      </w:r>
      <w:r>
        <w:instrText>","container-title":"Nature","page":"56-64","volume":"546","issue":"7656","source":"www.nature.com","abstract":"The tremendous diversity of species in ecological communities has motivated a century of research into the mechanisms that maintain biodiversity</w:instrText>
      </w:r>
      <w:r>
        <w:instrText>. However, much of this work examines the coexistence of just pairs of competitors. This approach ignores those mechanisms of coexistence that emerge only in diverse competitive networks. Despite the potential for these mechanisms to create conditions unde</w:instrText>
      </w:r>
      <w:r>
        <w:instrText>r which the loss of one competitor triggers the loss of others, we lack the knowledge needed to judge their importance for coexistence in nature. Progress requires borrowing insight from the study of multitrophic interaction networks, and coupling empirica</w:instrText>
      </w:r>
      <w:r>
        <w:instrText>l data to models of competition.","DOI":"10.1038/nature22898","ISSN":"1476-4687","language":"en","author":[{"family":"Levine","given":"Jonathan M."},{"family":"Bascompte","given":"Jordi"},{"family":"Adler","given":"Peter B."},{"family":"Allesina","given":"</w:instrText>
      </w:r>
      <w:r>
        <w:instrText>Stefano"}],"issued":{"date-parts":[["2017",6]]}}}],"schema":"https://github.com/citation-style-language/schema/raw/master/csl-citation.json"}</w:instrText>
      </w:r>
      <w:r>
        <w:fldChar w:fldCharType="separate"/>
      </w:r>
      <w:bookmarkStart w:id="17" w:name="__Fieldmark__800_1709215311"/>
      <w:r>
        <w:t>(Chesson 2000, Levine et al. 2017)</w:t>
      </w:r>
      <w:bookmarkStart w:id="18" w:name="__Fieldmark__171_1484223485"/>
      <w:bookmarkStart w:id="19" w:name="__Fieldmark__67_673369620"/>
      <w:bookmarkStart w:id="20" w:name="__Fieldmark__375_1188487846"/>
      <w:bookmarkStart w:id="21" w:name="__Fieldmark__75_692662207"/>
      <w:bookmarkEnd w:id="18"/>
      <w:bookmarkEnd w:id="19"/>
      <w:bookmarkEnd w:id="20"/>
      <w:bookmarkEnd w:id="21"/>
      <w:r>
        <w:fldChar w:fldCharType="end"/>
      </w:r>
      <w:bookmarkEnd w:id="17"/>
      <w:r>
        <w:t xml:space="preserve">. The concept of fixed per capita competition between species is also central </w:t>
      </w:r>
      <w:r>
        <w:t xml:space="preserve">to recent efforts to relate species’ functional trait differences to competitive dynamics </w:t>
      </w:r>
      <w:r>
        <w:fldChar w:fldCharType="begin"/>
      </w:r>
      <w:r>
        <w:instrText>ADDIN ZOTERO_ITEM CSL_CITATION {"citationID":"Sc6yH1mj","properties":{"formattedCitation":"(Kraft et al. 2015)","plainCitation":"(Kraft et al. 2015)","noteIndex":0},"</w:instrText>
      </w:r>
      <w:r>
        <w:instrText>citationItems":[{"id":2808,"uris":["http://zotero.org/users/688880/items/S7NFX6Q5"],"uri":["http://zotero.org/users/688880/items/S7NFX6Q5"],"itemData":{"id":2808,"type":"article-journal","title":"Plant functional traits and the multidimensional nature of s</w:instrText>
      </w:r>
      <w:r>
        <w:instrText>pecies coexistence","container-title":"Proceedings of the National Academy of Sciences of the United States of America","page":"797–802","volume":"112","issue":"3","abstract":"Understanding the processes maintaining species diversity is a central problem i</w:instrText>
      </w:r>
      <w:r>
        <w:instrText>n ecology, with implications for the conservation and management of ecosystems. Although biologists often assume that trait differences between competitors promote diversity, empirical evidence connecting functional traits to the niche differences that sta</w:instrText>
      </w:r>
      <w:r>
        <w:instrText>bilize species coexistence is rare. Obtaining such evidence is critical because traits also underlie the average fitness differences driving competitive exclusion, and this complicates efforts to infer community dynamics from phenotypic patterns. We couple</w:instrText>
      </w:r>
      <w:r>
        <w:instrText>d field-parameterized mathematical models of competition between 102 pairs of annual plants with detailed sampling of leaf, seed, root, and whole-plant functional traits to relate phenotypic differences to stabilizing niche and average fitness differences.</w:instrText>
      </w:r>
      <w:r>
        <w:instrText xml:space="preserve"> Single functional traits were often well correlated with average fitness differences between species, indicating that competitive dominance was associated with late phenology, deep rooting, and several other traits. In contrast, single functional traits w</w:instrText>
      </w:r>
      <w:r>
        <w:instrText>ere poorly correlated with the stabilizing niche differences that promote coexistence. Niche differences could only be described by combinations of traits, corresponding to differentiation between species in multiple ecological dimensions. In addition, sev</w:instrText>
      </w:r>
      <w:r>
        <w:instrText xml:space="preserve">eral traits were associated with both fitness differences and stabilizing niche differences. These complex relationships between phenotypic differences and the dynamics of competing species argue against the simple use of single functional traits to infer </w:instrText>
      </w:r>
      <w:r>
        <w:instrText>community assembly processes but lay the groundwork for a theoretically justified trait-based community ecology.","DOI":"10.1073/pnas.1413650112","ISSN":"0027-8424","author":[{"family":"Kraft","given":"Nathan J B"},{"family":"Godoy","given":"Oscar"},{"fami</w:instrText>
      </w:r>
      <w:r>
        <w:instrText>ly":"Levine","given":"Jonathan M"}],"issued":{"date-parts":[["2015",1]]}}}],"schema":"https://github.com/citation-style-language/schema/raw/master/csl-citation.json"}</w:instrText>
      </w:r>
      <w:r>
        <w:fldChar w:fldCharType="separate"/>
      </w:r>
      <w:bookmarkStart w:id="22" w:name="__Fieldmark__817_1709215311"/>
      <w:r>
        <w:t>(Kraft et al. 2015)</w:t>
      </w:r>
      <w:bookmarkStart w:id="23" w:name="__Fieldmark__89_692662207"/>
      <w:bookmarkStart w:id="24" w:name="__Fieldmark__194_1484223485"/>
      <w:bookmarkStart w:id="25" w:name="__Fieldmark__74_673369620"/>
      <w:bookmarkStart w:id="26" w:name="__Fieldmark__388_1188487846"/>
      <w:bookmarkEnd w:id="23"/>
      <w:bookmarkEnd w:id="24"/>
      <w:bookmarkEnd w:id="25"/>
      <w:bookmarkEnd w:id="26"/>
      <w:r>
        <w:fldChar w:fldCharType="end"/>
      </w:r>
      <w:bookmarkEnd w:id="22"/>
      <w:r>
        <w:t>.</w:t>
      </w:r>
    </w:p>
    <w:p w14:paraId="71F7DCD3" w14:textId="77777777" w:rsidR="00743C57" w:rsidRDefault="000D39DC">
      <w:pPr>
        <w:spacing w:after="202"/>
        <w:contextualSpacing/>
      </w:pPr>
      <w:r>
        <w:t>Higher order interactions (HOIs) between species invalidate the co</w:t>
      </w:r>
      <w:r>
        <w:t xml:space="preserve">re assumption of fixed per capita interactions between species and this could have profound consequences for modeling community dynamics and species coexistence </w:t>
      </w:r>
      <w:r>
        <w:fldChar w:fldCharType="begin"/>
      </w:r>
      <w:r>
        <w:instrText>ADDIN ZOTERO_ITEM CSL_CITATION {"citationID":"uDxJkzJf","properties":{"formattedCitation":"(Nei</w:instrText>
      </w:r>
      <w:r>
        <w:instrText>ll 1974, Mayfield and Stouffer 2017, Levine et al. 2017, Grilli et al. 2017)","plainCitation":"(Neill 1974, Mayfield and Stouffer 2017, Levine et al. 2017, Grilli et al. 2017)","noteIndex":0},"citationItems":[{"id":7500,"uris":["http://zotero.org/users/688</w:instrText>
      </w:r>
      <w:r>
        <w:instrText>880/items/XWBA33IH"],"uri":["http://zotero.org/users/688880/items/XWBA33IH"],"itemData":{"id":7500,"type":"article-journal","title":"The Community Matrix and Interdependence of the Competition Coefficients","container-title":"The American Naturalist","page</w:instrText>
      </w:r>
      <w:r>
        <w:instrText>":"399-408","volume":"108","issue":"962","source":"JSTOR","abstract":"In response to recent elaborations of the community matrix concept, I argue that nonlinear (higher-order) interactions between species are probably very important in many competitive rel</w:instrText>
      </w:r>
      <w:r>
        <w:instrText>ationships. Several competition coefficients calculated from populations of microcrustaceans in equilibrium microcosm communities change significantly with changes induced in the species composition of the remainder of the community. Because of interdepend</w:instrText>
      </w:r>
      <w:r>
        <w:instrText>ence among first-order competition coefficients, interpretation of community perturbation experiments becomes exceptionally difficult and subsequent calculations based on an α matrix to predict the number of species expected in the community are inappropri</w:instrText>
      </w:r>
      <w:r>
        <w:instrText>ate to the assumptions of the model.","ISSN":"0003-0147","author":[{"family":"Neill","given":"William E."}],"issued":{"date-parts":[["1974"]]}}},{"id":2899,"uris":["http://zotero.org/users/688880/items/67ZRSRKR"],"uri":["http://zotero.org/users/688880/item</w:instrText>
      </w:r>
      <w:r>
        <w:instrText>s/67ZRSRKR"],"itemData":{"id":2899,"type":"article-journal","title":"Higher-order interactions capture unexplained complexity in diverse communities","container-title":"Nature Ecology &amp; Evolution","page":"0062","volume":"1","source":"www.nature.com","abstr</w:instrText>
      </w:r>
      <w:r>
        <w:instrText>act":"Higher-order interactions (HOIs) are often assumed to be negligible in natural communities. Here, the authors present a framework for incorporating HOIs into diversity models and show that their inclusion can dramatically improve explanatory power.",</w:instrText>
      </w:r>
      <w:r>
        <w:instrText>"DOI":"10.1038/s41559-016-0062","ISSN":"2397-334X","language":"en","author":[{"family":"Mayfield","given":"Margaret M."},{"family":"Stouffer","given":"Daniel B."}],"issued":{"date-parts":[["2017",2,17]]}}},{"id":7343,"uris":["http://zotero.org/users/688880</w:instrText>
      </w:r>
      <w:r>
        <w:instrText>/items/JNQ4ERLS"],"uri":["http://zotero.org/users/688880/items/JNQ4ERLS"],"itemData":{"id":7343,"type":"article-journal","title":"Beyond pairwise mechanisms of species coexistence in complex communities","container-title":"Nature","page":"56-64","volume":"</w:instrText>
      </w:r>
      <w:r>
        <w:instrText xml:space="preserve">546","issue":"7656","source":"www.nature.com","abstract":"The tremendous diversity of species in ecological communities has motivated a century of research into the mechanisms that maintain biodiversity. However, much of this work examines the coexistence </w:instrText>
      </w:r>
      <w:r>
        <w:instrText>of just pairs of competitors. This approach ignores those mechanisms of coexistence that emerge only in diverse competitive networks. Despite the potential for these mechanisms to create conditions under which the loss of one competitor triggers the loss o</w:instrText>
      </w:r>
      <w:r>
        <w:instrText>f others, we lack the knowledge needed to judge their importance for coexistence in nature. Progress requires borrowing insight from the study of multitrophic interaction networks, and coupling empirical data to models of competition.","DOI":"10.1038/natur</w:instrText>
      </w:r>
      <w:r>
        <w:instrText>e22898","ISSN":"1476-4687","language":"en","author":[{"family":"Levine","given":"Jonathan M."},{"family":"Bascompte","given":"Jordi"},{"family":"Adler","given":"Peter B."},{"family":"Allesina","given":"Stefano"}],"issued":{"date-parts":[["2017",6]]}}},{"id</w:instrText>
      </w:r>
      <w:r>
        <w:instrText>":14,"uris":["http://zotero.org/users/688880/items/CB4MYUDW"],"uri":["http://zotero.org/users/688880/items/CB4MYUDW"],"itemData":{"id":14,"type":"article-journal","title":"Higher-order interactions stabilize dynamics in competitive network models","contain</w:instrText>
      </w:r>
      <w:r>
        <w:instrText>er-title":"Nature","page":"210-213","volume":"548","issue":"7666","source":"www.nature.com","abstract":"Ecologists have long sought a way to explain how the remarkable biodiversity observed in nature is maintained. On the one hand, simple models of interac</w:instrText>
      </w:r>
      <w:r>
        <w:instrText>ting competitors cannot produce the stable persistence of very large ecological communities1,2,3,4,5. On the other hand, neutral models6,7,8,9, in which species do not interact and diversity is maintained by immigration and speciation, yield unrealisticall</w:instrText>
      </w:r>
      <w:r>
        <w:instrText>y small fluctuations in population abundance10, and a strong positive correlation between a species’ abundance and its age11, contrary to empirical evidence. Models allowing for the robust persistence of large communities of interacting competitors are lac</w:instrText>
      </w:r>
      <w:r>
        <w:instrText>king. Here we show that very diverse communities could persist thanks to the stabilizing role of higher-order interactions12,13, in which the presence of a species influences the interaction between other species. Although higher-order interactions have be</w:instrText>
      </w:r>
      <w:r>
        <w:instrText>en studied for decades14,15,16, their role in shaping ecological communities is still unclear5. The inclusion of higher-order interactions in competitive network models stabilizes dynamics, making species coexistence robust to the perturbation of both popu</w:instrText>
      </w:r>
      <w:r>
        <w:instrText>lation abundance and parameter values. We show that higher-order interactions have strong effects in models of closed ecological communities, as well as of open communities in which new species are constantly introduced. In our framework, higher-order inte</w:instrText>
      </w:r>
      <w:r>
        <w:instrText>ractions are completely defined by pairwise interactions, facilitating empirical parameterization and validation of our models.","DOI":"10.1038/nature23273","ISSN":"1476-4687","language":"en","author":[{"family":"Grilli","given":"Jacopo"},{"family":"Barabá</w:instrText>
      </w:r>
      <w:r>
        <w:instrText>s","given":"György"},{"family":"Michalska-Smith","given":"Matthew J."},{"family":"Allesina","given":"Stefano"}],"issued":{"date-parts":[["2017",8]]}}}],"schema":"https://github.com/citation-style-language/schema/raw/master/csl-citation.json"}</w:instrText>
      </w:r>
      <w:r>
        <w:fldChar w:fldCharType="separate"/>
      </w:r>
      <w:bookmarkStart w:id="27" w:name="__Fieldmark__836_1709215311"/>
      <w:r>
        <w:t>(</w:t>
      </w:r>
      <w:bookmarkStart w:id="28" w:name="__Fieldmark__105_692662207"/>
      <w:r>
        <w:t>N</w:t>
      </w:r>
      <w:bookmarkStart w:id="29" w:name="__Fieldmark__403_1188487846"/>
      <w:r>
        <w:t>e</w:t>
      </w:r>
      <w:bookmarkStart w:id="30" w:name="__Fieldmark__83_673369620"/>
      <w:r>
        <w:t>i</w:t>
      </w:r>
      <w:bookmarkStart w:id="31" w:name="__Fieldmark__210_1484223485"/>
      <w:r>
        <w:t>ll 1974, M</w:t>
      </w:r>
      <w:r>
        <w:t>ayfield and Stouffer 2017, Levine et al. 2017, Grilli et al. 2017)</w:t>
      </w:r>
      <w:r>
        <w:fldChar w:fldCharType="end"/>
      </w:r>
      <w:bookmarkEnd w:id="27"/>
      <w:bookmarkEnd w:id="28"/>
      <w:bookmarkEnd w:id="29"/>
      <w:bookmarkEnd w:id="30"/>
      <w:bookmarkEnd w:id="31"/>
      <w:r>
        <w:t>. If HOIs are strong, even a perfect understanding of the interaction between each and every pair of species would not be sufficient to describe what happens when all the species are simu</w:t>
      </w:r>
      <w:r>
        <w:t xml:space="preserve">ltaneously interacting </w:t>
      </w:r>
      <w:r>
        <w:fldChar w:fldCharType="begin"/>
      </w:r>
      <w:r>
        <w:instrText>ADDIN ZOTERO_ITEM CSL_CITATION {"citationID":"B20oMIhQ","properties":{"formattedCitation":"(Neill 1974, Billick and Case 1994, Levine et al. 2017)","plainCitation":"(Neill 1974, Billick and Case 1994, Levine et al. 2017)","noteIndex"</w:instrText>
      </w:r>
      <w:r>
        <w:instrText>:0},"citationItems":[{"id":7500,"uris":["http://zotero.org/users/688880/items/XWBA33IH"],"uri":["http://zotero.org/users/688880/items/XWBA33IH"],"itemData":{"id":7500,"type":"article-journal","title":"The Community Matrix and Interdependence of the Competi</w:instrText>
      </w:r>
      <w:r>
        <w:instrText>tion Coefficients","container-title":"The American Naturalist","page":"399-408","volume":"108","issue":"962","source":"JSTOR","abstract":"In response to recent elaborations of the community matrix concept, I argue that nonlinear (higher-order) interactions</w:instrText>
      </w:r>
      <w:r>
        <w:instrText xml:space="preserve"> between species are probably very important in many competitive relationships. Several competition coefficients calculated from populations of microcrustaceans in equilibrium microcosm communities change significantly with changes induced in the species c</w:instrText>
      </w:r>
      <w:r>
        <w:instrText>omposition of the remainder of the community. Because of interdependence among first-order competition coefficients, interpretation of community perturbation experiments becomes exceptionally difficult and subsequent calculations based on an α matrix to pr</w:instrText>
      </w:r>
      <w:r>
        <w:instrText>edict the number of species expected in the community are inappropriate to the assumptions of the model.","ISSN":"0003-0147","author":[{"family":"Neill","given":"William E."}],"issued":{"date-parts":[["1974"]]}}},{"id":2192,"uris":["http://zotero.org/users</w:instrText>
      </w:r>
      <w:r>
        <w:instrText>/688880/items/MGR8XNWN"],"uri":["http://zotero.org/users/688880/items/MGR8XNWN"],"itemData":{"id":2192,"type":"article-journal","title":"Higher Order Interactions in Ecological Communities: What Are They and How Can They be Detected?","container-title":"Ec</w:instrText>
      </w:r>
      <w:r>
        <w:instrText>ology","page":"1530-1543","volume":"75","issue":"6","source":"JSTOR","abstract":"The detection and significance of higher order interactions (HOIs) between species has been a matter of debate and experimentation in community ecology for several decades. HO</w:instrText>
      </w:r>
      <w:r>
        <w:instrText>Is are considered potentially significant because their presence is assumed to mean that the dynamic behavior of a full community of species is unpredictable based on observations of interactions between subsets of the species within the community. Despite</w:instrText>
      </w:r>
      <w:r>
        <w:instrText xml:space="preserve"> such attention, the causal mechanisms that produce HOIs have been inadequately discussed. We discuss three different usages of the term HOIs and provide insight as to why HOIs might be found within a given community. HOIs may be detected for three reasons</w:instrText>
      </w:r>
      <w:r>
        <w:instrText>: inappropriate assumptions made concerning species interactions that influence statistical tests, unmeasured parameters and variables, and interaction modifications (i.e., a functional change in the interaction of two species caused by a third species. Th</w:instrText>
      </w:r>
      <w:r>
        <w:instrText>is confusion concerning the defining attributes of HOIs has made their detection problematic. While the statistical tests being used in the ecological experiments to detect HOIs are described in detail in most papers, the dynamic models underlying these te</w:instrText>
      </w:r>
      <w:r>
        <w:instrText xml:space="preserve">sts are often not made explicit. Additionally, we demonstrate the equivalency of three different statistical tests: the Case and Bender (1981) test, analysis of variance, and a multiplicative test (Wootton 1994). However, the choice of a response variable </w:instrText>
      </w:r>
      <w:r>
        <w:instrText>(i.e., population densities, population growth rates, per-capita growth rates, etc.) and different data transformations applied to these response variables alter the underlying dynamics model that is being tested. The result is that the statistical test ap</w:instrText>
      </w:r>
      <w:r>
        <w:instrText>plied does not always perform the intended comparison but instead tests a different and sometimes unjustified or even inappropriate dynamic model. Finally, we review the relationship between indirect effects and HOIs. Whereas some researchers have lumped H</w:instrText>
      </w:r>
      <w:r>
        <w:instrText>OIs and indirect effects, we argue that the two represent completely unique and separate phenomena. Additionally, indirect effects can complicate detection of HOIs, and we review several methods by which to separate the two processes.","DOI":"10.2307/19396</w:instrText>
      </w:r>
      <w:r>
        <w:instrText>14","ISSN":"0012-9658","title-short":"Higher Order Interactions in Ecological Communities","journalAbbreviation":"Ecology","author":[{"family":"Billick","given":"Ian"},{"family":"Case","given":"Ted J."}],"issued":{"date-parts":[["1994"]]}}},{"id":7343,"uri</w:instrText>
      </w:r>
      <w:r>
        <w:instrText>s":["http://zotero.org/users/688880/items/JNQ4ERLS"],"uri":["http://zotero.org/users/688880/items/JNQ4ERLS"],"itemData":{"id":7343,"type":"article-journal","title":"Beyond pairwise mechanisms of species coexistence in complex communities","container-title"</w:instrText>
      </w:r>
      <w:r>
        <w:instrText xml:space="preserve">:"Nature","page":"56-64","volume":"546","issue":"7656","source":"www.nature.com","abstract":"The tremendous diversity of species in ecological communities has motivated a century of research into the mechanisms that maintain biodiversity. However, much of </w:instrText>
      </w:r>
      <w:r>
        <w:instrText>this work examines the coexistence of just pairs of competitors. This approach ignores those mechanisms of coexistence that emerge only in diverse competitive networks. Despite the potential for these mechanisms to create conditions under which the loss of</w:instrText>
      </w:r>
      <w:r>
        <w:instrText xml:space="preserve"> one competitor triggers the loss of others, we lack the knowledge needed to judge their importance for coexistence in nature. Progress requires borrowing insight from the study of multitrophic interaction networks, and coupling empirical data to models of</w:instrText>
      </w:r>
      <w:r>
        <w:instrText xml:space="preserve"> competition.","DOI":"10.1038/nature22898","ISSN":"1476-4687","language":"en","author":[{"family":"Levine","given":"Jonathan M."},{"family":"Bascompte","given":"Jordi"},{"family":"Adler","given":"Peter B."},{"family":"Allesina","given":"Stefano"}],"issued"</w:instrText>
      </w:r>
      <w:r>
        <w:instrText>:{"date-parts":[["2017",6]]}}}],"schema":"https://github.com/citation-style-language/schema/raw/master/csl-citation.json"}</w:instrText>
      </w:r>
      <w:r>
        <w:fldChar w:fldCharType="separate"/>
      </w:r>
      <w:bookmarkStart w:id="32" w:name="__Fieldmark__855_1709215311"/>
      <w:r>
        <w:t>(</w:t>
      </w:r>
      <w:bookmarkStart w:id="33" w:name="__Fieldmark__120_692662207"/>
      <w:r>
        <w:t>N</w:t>
      </w:r>
      <w:bookmarkStart w:id="34" w:name="__Fieldmark__414_1188487846"/>
      <w:r>
        <w:t>e</w:t>
      </w:r>
      <w:bookmarkStart w:id="35" w:name="__Fieldmark__90_673369620"/>
      <w:r>
        <w:t>i</w:t>
      </w:r>
      <w:bookmarkStart w:id="36" w:name="__Fieldmark__239_1484223485"/>
      <w:r>
        <w:t>ll 1974, Billick and Case 1994, Levine et al. 2017)</w:t>
      </w:r>
      <w:r>
        <w:fldChar w:fldCharType="end"/>
      </w:r>
      <w:bookmarkEnd w:id="32"/>
      <w:bookmarkEnd w:id="33"/>
      <w:bookmarkEnd w:id="34"/>
      <w:bookmarkEnd w:id="35"/>
      <w:bookmarkEnd w:id="36"/>
      <w:r>
        <w:t>. A specific example of the potential for HOIs to impact our understanding o</w:t>
      </w:r>
      <w:r>
        <w:t xml:space="preserve">f community dynamics is in the application of the mutual invasibility criterion for determining the stability of coexistence </w:t>
      </w:r>
      <w:r>
        <w:fldChar w:fldCharType="begin"/>
      </w:r>
      <w:r>
        <w:instrText>ADDIN ZOTERO_ITEM CSL_CITATION {"citationID":"8SheFI8J","properties":{"formattedCitation":"(Levine et al. 2017)","plainCitation":"(</w:instrText>
      </w:r>
      <w:r>
        <w:instrText>Levine et al. 2017)","noteIndex":0},"citationItems":[{"id":7343,"uris":["http://zotero.org/users/688880/items/JNQ4ERLS"],"uri":["http://zotero.org/users/688880/items/JNQ4ERLS"],"itemData":{"id":7343,"type":"article-journal","title":"Beyond pairwise mechani</w:instrText>
      </w:r>
      <w:r>
        <w:instrText>sms of species coexistence in complex communities","container-title":"Nature","page":"56-64","volume":"546","issue":"7656","source":"www.nature.com","abstract":"The tremendous diversity of species in ecological communities has motivated a century of resear</w:instrText>
      </w:r>
      <w:r>
        <w:instrText>ch into the mechanisms that maintain biodiversity. However, much of this work examines the coexistence of just pairs of competitors. This approach ignores those mechanisms of coexistence that emerge only in diverse competitive networks. Despite the potenti</w:instrText>
      </w:r>
      <w:r>
        <w:instrText>al for these mechanisms to create conditions under which the loss of one competitor triggers the loss of others, we lack the knowledge needed to judge their importance for coexistence in nature. Progress requires borrowing insight from the study of multitr</w:instrText>
      </w:r>
      <w:r>
        <w:instrText>ophic interaction networks, and coupling empirical data to models of competition.","DOI":"10.1038/nature22898","ISSN":"1476-4687","language":"en","author":[{"family":"Levine","given":"Jonathan M."},{"family":"Bascompte","given":"Jordi"},{"family":"Adler","</w:instrText>
      </w:r>
      <w:r>
        <w:instrText>given":"Peter B."},{"family":"Allesina","given":"Stefano"}],"issued":{"date-parts":[["2017",6]]}}}],"schema":"https://github.com/citation-style-language/schema/raw/master/csl-citation.json"}</w:instrText>
      </w:r>
      <w:r>
        <w:fldChar w:fldCharType="separate"/>
      </w:r>
      <w:bookmarkStart w:id="37" w:name="__Fieldmark__874_1709215311"/>
      <w:r>
        <w:t>(</w:t>
      </w:r>
      <w:bookmarkStart w:id="38" w:name="__Fieldmark__135_692662207"/>
      <w:r>
        <w:t>L</w:t>
      </w:r>
      <w:bookmarkStart w:id="39" w:name="__Fieldmark__425_1188487846"/>
      <w:r>
        <w:t>e</w:t>
      </w:r>
      <w:bookmarkStart w:id="40" w:name="__Fieldmark__97_673369620"/>
      <w:r>
        <w:t>v</w:t>
      </w:r>
      <w:bookmarkStart w:id="41" w:name="__Fieldmark__258_1484223485"/>
      <w:r>
        <w:t>ine et al. 2017)</w:t>
      </w:r>
      <w:r>
        <w:fldChar w:fldCharType="end"/>
      </w:r>
      <w:bookmarkEnd w:id="37"/>
      <w:bookmarkEnd w:id="38"/>
      <w:bookmarkEnd w:id="39"/>
      <w:bookmarkEnd w:id="40"/>
      <w:bookmarkEnd w:id="41"/>
      <w:r>
        <w:t>.</w:t>
      </w:r>
      <w:commentRangeStart w:id="42"/>
      <w:commentRangeEnd w:id="42"/>
      <w:r>
        <w:commentReference w:id="42"/>
      </w:r>
      <w:r>
        <w:t xml:space="preserve">  In theory, strong HOIs can allow thre</w:t>
      </w:r>
      <w:r>
        <w:t xml:space="preserve">e competitor species to coexist even where some pairs of competitors cannot coexist </w:t>
      </w:r>
      <w:r>
        <w:fldChar w:fldCharType="begin"/>
      </w:r>
      <w:r>
        <w:instrText>ADDIN ZOTERO_ITEM CSL_CITATION {"citationID":"Z5kiMrwm","properties":{"formattedCitation":"(Grilli et al. 2017)","plainCitation":"(Grilli et al. 2017)","noteIndex":0},"cita</w:instrText>
      </w:r>
      <w:r>
        <w:instrText xml:space="preserve">tionItems":[{"id":14,"uris":["http://zotero.org/users/688880/items/CB4MYUDW"],"uri":["http://zotero.org/users/688880/items/CB4MYUDW"],"itemData":{"id":14,"type":"article-journal","title":"Higher-order interactions stabilize dynamics in competitive network </w:instrText>
      </w:r>
      <w:r>
        <w:instrText>models","container-title":"Nature","page":"210-213","volume":"548","issue":"7666","source":"www.nature.com","abstract":"Ecologists have long sought a way to explain how the remarkable biodiversity observed in nature is maintained. On the one hand, simple m</w:instrText>
      </w:r>
      <w:r>
        <w:instrText>odels of interacting competitors cannot produce the stable persistence of very large ecological communities1,2,3,4,5. On the other hand, neutral models6,7,8,9, in which species do not interact and diversity is maintained by immigration and speciation, yiel</w:instrText>
      </w:r>
      <w:r>
        <w:instrText>d unrealistically small fluctuations in population abundance10, and a strong positive correlation between a species’ abundance and its age11, contrary to empirical evidence. Models allowing for the robust persistence of large communities of interacting com</w:instrText>
      </w:r>
      <w:r>
        <w:instrText>petitors are lacking. Here we show that very diverse communities could persist thanks to the stabilizing role of higher-order interactions12,13, in which the presence of a species influences the interaction between other species. Although higher-order inte</w:instrText>
      </w:r>
      <w:r>
        <w:instrText>ractions have been studied for decades14,15,16, their role in shaping ecological communities is still unclear5. The inclusion of higher-order interactions in competitive network models stabilizes dynamics, making species coexistence robust to the perturbat</w:instrText>
      </w:r>
      <w:r>
        <w:instrText>ion of both population abundance and parameter values. We show that higher-order interactions have strong effects in models of closed ecological communities, as well as of open communities in which new species are constantly introduced. In our framework, h</w:instrText>
      </w:r>
      <w:r>
        <w:instrText>igher-order interactions are completely defined by pairwise interactions, facilitating empirical parameterization and validation of our models.","DOI":"10.1038/nature23273","ISSN":"1476-4687","language":"en","author":[{"family":"Grilli","given":"Jacopo"},{</w:instrText>
      </w:r>
      <w:r>
        <w:instrText>"family":"Barabás","given":"György"},{"family":"Michalska-Smith","given":"Matthew J."},{"family":"Allesina","given":"Stefano"}],"issued":{"date-parts":[["2017",8]]}}}],"schema":"https://github.com/citation-style-language/schema/raw/master/csl-citation.json</w:instrText>
      </w:r>
      <w:r>
        <w:instrText>"}</w:instrText>
      </w:r>
      <w:r>
        <w:fldChar w:fldCharType="separate"/>
      </w:r>
      <w:bookmarkStart w:id="43" w:name="__Fieldmark__895_1709215311"/>
      <w:r>
        <w:t>(Grilli et al. 2017)</w:t>
      </w:r>
      <w:bookmarkStart w:id="44" w:name="__Fieldmark__152_692662207"/>
      <w:bookmarkStart w:id="45" w:name="__Fieldmark__438_1188487846"/>
      <w:bookmarkStart w:id="46" w:name="__Fieldmark__272_1484223485"/>
      <w:bookmarkStart w:id="47" w:name="__Fieldmark__104_673369620"/>
      <w:bookmarkEnd w:id="44"/>
      <w:bookmarkEnd w:id="45"/>
      <w:bookmarkEnd w:id="46"/>
      <w:bookmarkEnd w:id="47"/>
      <w:r>
        <w:fldChar w:fldCharType="end"/>
      </w:r>
      <w:bookmarkEnd w:id="43"/>
      <w:r>
        <w:t xml:space="preserve">. </w:t>
      </w:r>
    </w:p>
    <w:p w14:paraId="4CDF8E9A" w14:textId="77777777" w:rsidR="00743C57" w:rsidRDefault="000D39DC">
      <w:pPr>
        <w:spacing w:after="202"/>
        <w:contextualSpacing/>
      </w:pPr>
      <w:r>
        <w:t xml:space="preserve">Despite the theoretical importance of HOIs, measuring HOIs in nature has been impeded by shifting definitions of what does and does not count as an HOIs </w:t>
      </w:r>
      <w:r>
        <w:fldChar w:fldCharType="begin"/>
      </w:r>
      <w:r>
        <w:instrText>ADDIN ZOTERO_ITEM CSL_CITATION {"citationID":"9UNscGLw","properties":{"form</w:instrText>
      </w:r>
      <w:r>
        <w:instrText>attedCitation":"(Pomerantz 1981, Billick and Case 1994, Adler and Morris 1994)","plainCitation":"(Pomerantz 1981, Billick and Case 1994, Adler and Morris 1994)","noteIndex":0},"citationItems":[{"id":7570,"uris":["http://zotero.org/users/688880/items/VKXVZV</w:instrText>
      </w:r>
      <w:r>
        <w:instrText>R4"],"uri":["http://zotero.org/users/688880/items/VKXVZVR4"],"itemData":{"id":7570,"type":"article-journal","title":"Do \"Higher Order Interactions\" in Competition Systems Really Exist?","container-title":"The American Naturalist","page":"583-591","volume</w:instrText>
      </w:r>
      <w:r>
        <w:instrText>":"117","issue":"4","source":"JSTOR","ISSN":"0003-0147","author":[{"family":"Pomerantz","given":"Mark J."}],"issued":{"date-parts":[["1981"]]}}},{"id":2192,"uris":["http://zotero.org/users/688880/items/MGR8XNWN"],"uri":["http://zotero.org/users/688880/item</w:instrText>
      </w:r>
      <w:r>
        <w:instrText>s/MGR8XNWN"],"itemData":{"id":2192,"type":"article-journal","title":"Higher Order Interactions in Ecological Communities: What Are They and How Can They be Detected?","container-title":"Ecology","page":"1530-1543","volume":"75","issue":"6","source":"JSTOR"</w:instrText>
      </w:r>
      <w:r>
        <w:instrText xml:space="preserve">,"abstract":"The detection and significance of higher order interactions (HOIs) between species has been a matter of debate and experimentation in community ecology for several decades. HOIs are considered potentially significant because their presence is </w:instrText>
      </w:r>
      <w:r>
        <w:instrText>assumed to mean that the dynamic behavior of a full community of species is unpredictable based on observations of interactions between subsets of the species within the community. Despite such attention, the causal mechanisms that produce HOIs have been i</w:instrText>
      </w:r>
      <w:r>
        <w:instrText>nadequately discussed. We discuss three different usages of the term HOIs and provide insight as to why HOIs might be found within a given community. HOIs may be detected for three reasons: inappropriate assumptions made concerning species interactions tha</w:instrText>
      </w:r>
      <w:r>
        <w:instrText>t influence statistical tests, unmeasured parameters and variables, and interaction modifications (i.e., a functional change in the interaction of two species caused by a third species. This confusion concerning the defining attributes of HOIs has made the</w:instrText>
      </w:r>
      <w:r>
        <w:instrText>ir detection problematic. While the statistical tests being used in the ecological experiments to detect HOIs are described in detail in most papers, the dynamic models underlying these tests are often not made explicit. Additionally, we demonstrate the eq</w:instrText>
      </w:r>
      <w:r>
        <w:instrText>uivalency of three different statistical tests: the Case and Bender (1981) test, analysis of variance, and a multiplicative test (Wootton 1994). However, the choice of a response variable (i.e., population densities, population growth rates, per-capita gro</w:instrText>
      </w:r>
      <w:r>
        <w:instrText>wth rates, etc.) and different data transformations applied to these response variables alter the underlying dynamics model that is being tested. The result is that the statistical test applied does not always perform the intended comparison but instead te</w:instrText>
      </w:r>
      <w:r>
        <w:instrText>sts a different and sometimes unjustified or even inappropriate dynamic model. Finally, we review the relationship between indirect effects and HOIs. Whereas some researchers have lumped HOIs and indirect effects, we argue that the two represent completely</w:instrText>
      </w:r>
      <w:r>
        <w:instrText xml:space="preserve"> unique and separate phenomena. Additionally, indirect effects can complicate detection of HOIs, and we review several methods by which to separate the two processes.","DOI":"10.2307/1939614","ISSN":"0012-9658","title-short":"Higher Order Interactions in E</w:instrText>
      </w:r>
      <w:r>
        <w:instrText>cological Communities","journalAbbreviation":"Ecology","author":[{"family":"Billick","given":"Ian"},{"family":"Case","given":"Ted J."}],"issued":{"date-parts":[["1994"]]}}},{"id":51,"uris":["http://zotero.org/users/688880/items/ETYJBSMS"],"uri":["http://zo</w:instrText>
      </w:r>
      <w:r>
        <w:instrText>tero.org/users/688880/items/ETYJBSMS"],"itemData":{"id":51,"type":"article-journal","title":"A General Test for Interaction Modification","container-title":"Ecology","page":"1552-1559","volume":"75","issue":"6","source":"CrossRef","DOI":"10.2307/1939616","</w:instrText>
      </w:r>
      <w:r>
        <w:instrText>ISSN":"00129658","language":"en","author":[{"family":"Adler","given":"Frederick R."},{"family":"Morris","given":"William F."}],"issued":{"date-parts":[["1994",9]]}}}],"schema":"https://github.com/citation-style-language/schema/raw/master/csl-citation.json"</w:instrText>
      </w:r>
      <w:r>
        <w:instrText>}</w:instrText>
      </w:r>
      <w:r>
        <w:fldChar w:fldCharType="separate"/>
      </w:r>
      <w:bookmarkStart w:id="48" w:name="__Fieldmark__914_1709215311"/>
      <w:r>
        <w:t>(</w:t>
      </w:r>
      <w:bookmarkStart w:id="49" w:name="__Fieldmark__168_692662207"/>
      <w:r>
        <w:t>P</w:t>
      </w:r>
      <w:bookmarkStart w:id="50" w:name="__Fieldmark__453_1188487846"/>
      <w:r>
        <w:t>o</w:t>
      </w:r>
      <w:bookmarkStart w:id="51" w:name="__Fieldmark__113_673369620"/>
      <w:r>
        <w:t>m</w:t>
      </w:r>
      <w:bookmarkStart w:id="52" w:name="__Fieldmark__281_1484223485"/>
      <w:r>
        <w:t xml:space="preserve">erantz </w:t>
      </w:r>
      <w:r>
        <w:lastRenderedPageBreak/>
        <w:t>1981, Billick and Case 1994, Adler and Morris 1994)</w:t>
      </w:r>
      <w:r>
        <w:fldChar w:fldCharType="end"/>
      </w:r>
      <w:bookmarkEnd w:id="48"/>
      <w:bookmarkEnd w:id="49"/>
      <w:bookmarkEnd w:id="50"/>
      <w:bookmarkEnd w:id="51"/>
      <w:bookmarkEnd w:id="52"/>
      <w:r>
        <w:t>.  Moreover, previous definitions of HOIs were developed with a small range of classic competition models in mind. Since that time, improved statistical modeling software now allows ecologis</w:t>
      </w:r>
      <w:r>
        <w:t xml:space="preserve">ts to fit a much wider range of species interaction models </w:t>
      </w:r>
      <w:r>
        <w:fldChar w:fldCharType="begin"/>
      </w:r>
      <w:r>
        <w:instrText>ADDIN ZOTERO_ITEM CSL_CITATION {"citationID":"uGIIR20L","properties":{"formattedCitation":"(Mayfield and Stouffer 2017)","plainCitation":"(Mayfield and Stouffer 2017)","noteIndex":0},"citationItems</w:instrText>
      </w:r>
      <w:r>
        <w:instrText>":[{"id":2899,"uris":["http://zotero.org/users/688880/items/67ZRSRKR"],"uri":["http://zotero.org/users/688880/items/67ZRSRKR"],"itemData":{"id":2899,"type":"article-journal","title":"Higher-order interactions capture unexplained complexity in diverse commu</w:instrText>
      </w:r>
      <w:r>
        <w:instrText>nities","container-title":"Nature Ecology &amp; Evolution","page":"0062","volume":"1","source":"www.nature.com","abstract":"Higher-order interactions (HOIs) are often assumed to be negligible in natural communities. Here, the authors present a framework for in</w:instrText>
      </w:r>
      <w:r>
        <w:instrText>corporating HOIs into diversity models and show that their inclusion can dramatically improve explanatory power.","DOI":"10.1038/s41559-016-0062","ISSN":"2397-334X","language":"en","author":[{"family":"Mayfield","given":"Margaret M."},{"family":"Stouffer",</w:instrText>
      </w:r>
      <w:r>
        <w:instrText>"given":"Daniel B."}],"issued":{"date-parts":[["2017",2,17]]}}}],"schema":"https://github.com/citation-style-language/schema/raw/master/csl-citation.json"}</w:instrText>
      </w:r>
      <w:r>
        <w:fldChar w:fldCharType="separate"/>
      </w:r>
      <w:bookmarkStart w:id="53" w:name="__Fieldmark__933_1709215311"/>
      <w:r>
        <w:t>(</w:t>
      </w:r>
      <w:bookmarkStart w:id="54" w:name="__Fieldmark__183_692662207"/>
      <w:r>
        <w:t>M</w:t>
      </w:r>
      <w:bookmarkStart w:id="55" w:name="__Fieldmark__464_1188487846"/>
      <w:r>
        <w:t>a</w:t>
      </w:r>
      <w:bookmarkStart w:id="56" w:name="__Fieldmark__120_673369620"/>
      <w:r>
        <w:t>y</w:t>
      </w:r>
      <w:bookmarkStart w:id="57" w:name="__Fieldmark__307_1484223485"/>
      <w:r>
        <w:t>field and Stouffer 2017)</w:t>
      </w:r>
      <w:r>
        <w:fldChar w:fldCharType="end"/>
      </w:r>
      <w:bookmarkEnd w:id="53"/>
      <w:bookmarkEnd w:id="54"/>
      <w:bookmarkEnd w:id="55"/>
      <w:bookmarkEnd w:id="56"/>
      <w:bookmarkEnd w:id="57"/>
      <w:r>
        <w:t>.  This increase in model flexibility requires deriving a more general</w:t>
      </w:r>
      <w:r>
        <w:t xml:space="preserve"> definition for HOIs that can be applied to any density dependent model of population dynamics. </w:t>
      </w:r>
      <w:del w:id="58" w:author="Unknown Author" w:date="2019-09-19T16:31:00Z">
        <w:r>
          <w:delText>Here</w:delText>
        </w:r>
      </w:del>
      <w:ins w:id="59" w:author="Unknown Author" w:date="2019-09-19T16:31:00Z">
        <w:r>
          <w:t>In the first part of this paper</w:t>
        </w:r>
      </w:ins>
      <w:r>
        <w:t xml:space="preserve">, we provide </w:t>
      </w:r>
      <w:ins w:id="60" w:author="Unknown Author" w:date="2019-09-19T16:31:00Z">
        <w:r>
          <w:t xml:space="preserve">such </w:t>
        </w:r>
      </w:ins>
      <w:r>
        <w:t xml:space="preserve">a general definition for HOIs that accurately distinguishes HOIs from related phenomena such as non-linear </w:t>
      </w:r>
      <w:r>
        <w:t xml:space="preserve">density dependence and indirect effects. In the </w:t>
      </w:r>
      <w:commentRangeStart w:id="61"/>
      <w:r>
        <w:t>second part</w:t>
      </w:r>
      <w:commentRangeEnd w:id="61"/>
      <w:r>
        <w:commentReference w:id="61"/>
      </w:r>
      <w:r>
        <w:t xml:space="preserve"> of the paper, we use a simulation experiment to illustrate how our definition can be applied.  We also use th</w:t>
      </w:r>
      <w:ins w:id="62" w:author="Unknown Author" w:date="2019-09-19T16:32:00Z">
        <w:r>
          <w:t>is</w:t>
        </w:r>
      </w:ins>
      <w:del w:id="63" w:author="Unknown Author" w:date="2019-09-19T16:32:00Z">
        <w:r>
          <w:delText>e</w:delText>
        </w:r>
      </w:del>
      <w:r>
        <w:t xml:space="preserve"> simulation to investigate possible mechanisms that could generate HOIs in nature</w:t>
      </w:r>
      <w:r>
        <w:t xml:space="preserve">.  </w:t>
      </w:r>
    </w:p>
    <w:p w14:paraId="376E7ED7" w14:textId="77777777" w:rsidR="00743C57" w:rsidRDefault="000D39DC">
      <w:pPr>
        <w:pStyle w:val="Heading2"/>
      </w:pPr>
      <w:r>
        <w:t xml:space="preserve">Higher order interactions result from interaction modification </w:t>
      </w:r>
    </w:p>
    <w:p w14:paraId="2504D03B" w14:textId="77777777" w:rsidR="00743C57" w:rsidRDefault="000D39DC">
      <w:pPr>
        <w:spacing w:after="202"/>
        <w:contextualSpacing/>
      </w:pPr>
      <w:del w:id="64" w:author="Unknown Author" w:date="2019-09-19T16:32:00Z">
        <w:r>
          <w:delText>For the purpose of defining</w:delText>
        </w:r>
      </w:del>
      <w:ins w:id="65" w:author="Unknown Author" w:date="2019-09-19T16:32:00Z">
        <w:r>
          <w:t>To define?</w:t>
        </w:r>
      </w:ins>
      <w:r>
        <w:t xml:space="preserve"> HOIs we focus on modeling a focal species’ performance (usually per capita population growth rate) as a function of competitor population density. Thi</w:t>
      </w:r>
      <w:r>
        <w:t xml:space="preserve">s can be expressed generally as, </w:t>
      </w:r>
    </w:p>
    <w:tbl>
      <w:tblPr>
        <w:tblStyle w:val="TableGrid"/>
        <w:tblW w:w="8639" w:type="dxa"/>
        <w:tblCellMar>
          <w:left w:w="128" w:type="dxa"/>
        </w:tblCellMar>
        <w:tblLook w:val="04A0" w:firstRow="1" w:lastRow="0" w:firstColumn="1" w:lastColumn="0" w:noHBand="0" w:noVBand="1"/>
      </w:tblPr>
      <w:tblGrid>
        <w:gridCol w:w="895"/>
        <w:gridCol w:w="7013"/>
        <w:gridCol w:w="731"/>
      </w:tblGrid>
      <w:tr w:rsidR="00743C57" w14:paraId="48B45256" w14:textId="77777777">
        <w:trPr>
          <w:trHeight w:val="503"/>
        </w:trPr>
        <w:tc>
          <w:tcPr>
            <w:tcW w:w="895" w:type="dxa"/>
            <w:tcBorders>
              <w:top w:val="nil"/>
              <w:left w:val="nil"/>
              <w:bottom w:val="nil"/>
              <w:right w:val="nil"/>
            </w:tcBorders>
            <w:shd w:val="clear" w:color="auto" w:fill="auto"/>
            <w:vAlign w:val="center"/>
          </w:tcPr>
          <w:p w14:paraId="44B51DE8" w14:textId="77777777" w:rsidR="00743C57" w:rsidRDefault="00743C57">
            <w:pPr>
              <w:spacing w:after="0" w:line="240" w:lineRule="auto"/>
              <w:ind w:firstLine="0"/>
              <w:contextualSpacing/>
              <w:jc w:val="center"/>
            </w:pPr>
          </w:p>
        </w:tc>
        <w:tc>
          <w:tcPr>
            <w:tcW w:w="7013" w:type="dxa"/>
            <w:tcBorders>
              <w:top w:val="nil"/>
              <w:left w:val="nil"/>
              <w:bottom w:val="nil"/>
              <w:right w:val="nil"/>
            </w:tcBorders>
            <w:shd w:val="clear" w:color="auto" w:fill="auto"/>
            <w:vAlign w:val="center"/>
          </w:tcPr>
          <w:p w14:paraId="73492924" w14:textId="77777777" w:rsidR="00743C57" w:rsidRDefault="000D39DC">
            <w:pPr>
              <w:spacing w:after="0" w:line="240" w:lineRule="auto"/>
              <w:contextualSpacing/>
              <w:jc w:val="center"/>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n</m:t>
                    </m:r>
                  </m:e>
                </m:d>
                <m:r>
                  <w:rPr>
                    <w:rFonts w:ascii="Cambria Math" w:hAnsi="Cambria Math"/>
                  </w:rPr>
                  <m:t>,</m:t>
                </m:r>
              </m:oMath>
            </m:oMathPara>
          </w:p>
        </w:tc>
        <w:tc>
          <w:tcPr>
            <w:tcW w:w="731" w:type="dxa"/>
            <w:tcBorders>
              <w:top w:val="nil"/>
              <w:left w:val="nil"/>
              <w:bottom w:val="nil"/>
              <w:right w:val="nil"/>
            </w:tcBorders>
            <w:shd w:val="clear" w:color="auto" w:fill="auto"/>
            <w:vAlign w:val="center"/>
          </w:tcPr>
          <w:p w14:paraId="58BC3E71"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48C78C8D" w14:textId="77777777" w:rsidR="00743C57" w:rsidRDefault="000D39DC">
      <w:pPr>
        <w:spacing w:after="202"/>
        <w:ind w:firstLine="0"/>
        <w:contextualSpacing/>
      </w:pPr>
      <w:r>
        <w:t xml:space="preserve">where the left-hand side is the per capita growth rate of the focal species </w:t>
      </w:r>
      <w:r>
        <w:rPr>
          <w:i/>
        </w:rPr>
        <w:t>i,</w:t>
      </w:r>
      <w:r>
        <w:t xml:space="preserve"> and </w:t>
      </w:r>
      <w:r>
        <w:rPr>
          <w:i/>
        </w:rPr>
        <w:t>F</w:t>
      </w:r>
      <w:r>
        <w:rPr>
          <w:i/>
          <w:vertAlign w:val="subscript"/>
        </w:rPr>
        <w:t>i</w:t>
      </w:r>
      <w:r>
        <w:t xml:space="preserve"> is a function of competitor densities (including intraspecific density) denoted by the vector </w:t>
      </w:r>
      <w:r>
        <w:rPr>
          <w:b/>
        </w:rPr>
        <w:t>n</w:t>
      </w:r>
      <w:r>
        <w:t xml:space="preserve">.  In most widely used models of species interactions, each competitor has one effect on each </w:t>
      </w:r>
      <w:del w:id="66" w:author="Unknown Author" w:date="2019-09-25T11:21:00Z">
        <w:r>
          <w:delText>other</w:delText>
        </w:r>
      </w:del>
      <w:r>
        <w:t xml:space="preserve"> species in the community, including itself.  The simplest ex</w:t>
      </w:r>
      <w:r>
        <w:t xml:space="preserve">ample of such a pairwise competition model is the Lotka-Volterra (LV) model,  </w:t>
      </w:r>
    </w:p>
    <w:tbl>
      <w:tblPr>
        <w:tblStyle w:val="TableGrid"/>
        <w:tblW w:w="8641" w:type="dxa"/>
        <w:tblCellMar>
          <w:left w:w="128" w:type="dxa"/>
        </w:tblCellMar>
        <w:tblLook w:val="04A0" w:firstRow="1" w:lastRow="0" w:firstColumn="1" w:lastColumn="0" w:noHBand="0" w:noVBand="1"/>
      </w:tblPr>
      <w:tblGrid>
        <w:gridCol w:w="895"/>
        <w:gridCol w:w="7014"/>
        <w:gridCol w:w="732"/>
      </w:tblGrid>
      <w:tr w:rsidR="00743C57" w14:paraId="1B9073DB" w14:textId="77777777">
        <w:trPr>
          <w:trHeight w:val="503"/>
        </w:trPr>
        <w:tc>
          <w:tcPr>
            <w:tcW w:w="895" w:type="dxa"/>
            <w:tcBorders>
              <w:top w:val="nil"/>
              <w:left w:val="nil"/>
              <w:bottom w:val="nil"/>
              <w:right w:val="nil"/>
            </w:tcBorders>
            <w:shd w:val="clear" w:color="auto" w:fill="auto"/>
            <w:vAlign w:val="center"/>
          </w:tcPr>
          <w:p w14:paraId="2A67D8DD" w14:textId="77777777" w:rsidR="00743C57" w:rsidRDefault="00743C57">
            <w:pPr>
              <w:spacing w:after="0" w:line="240" w:lineRule="auto"/>
              <w:ind w:firstLine="0"/>
              <w:contextualSpacing/>
              <w:jc w:val="center"/>
            </w:pPr>
          </w:p>
        </w:tc>
        <w:tc>
          <w:tcPr>
            <w:tcW w:w="7014" w:type="dxa"/>
            <w:tcBorders>
              <w:top w:val="nil"/>
              <w:left w:val="nil"/>
              <w:bottom w:val="nil"/>
              <w:right w:val="nil"/>
            </w:tcBorders>
            <w:shd w:val="clear" w:color="auto" w:fill="auto"/>
            <w:vAlign w:val="center"/>
          </w:tcPr>
          <w:p w14:paraId="6CF74F61" w14:textId="77777777" w:rsidR="00743C57" w:rsidRDefault="000D39DC">
            <w:pPr>
              <w:spacing w:after="0" w:line="240" w:lineRule="auto"/>
              <w:contextualSpacing/>
              <w:jc w:val="both"/>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1-</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2" w:type="dxa"/>
            <w:tcBorders>
              <w:top w:val="nil"/>
              <w:left w:val="nil"/>
              <w:bottom w:val="nil"/>
              <w:right w:val="nil"/>
            </w:tcBorders>
            <w:shd w:val="clear" w:color="auto" w:fill="auto"/>
            <w:vAlign w:val="center"/>
          </w:tcPr>
          <w:p w14:paraId="66AD25CF"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0FB9637D" w14:textId="77777777" w:rsidR="00743C57" w:rsidRDefault="000D39DC">
      <w:pPr>
        <w:spacing w:after="202"/>
        <w:ind w:firstLine="0"/>
        <w:contextualSpacing/>
      </w:pPr>
      <w:r>
        <w:t xml:space="preserve">where, </w:t>
      </w:r>
      <w:r>
        <w:rPr>
          <w:i/>
        </w:rPr>
        <w:t>r</w:t>
      </w:r>
      <w:r>
        <w:rPr>
          <w:i/>
          <w:vertAlign w:val="subscript"/>
        </w:rPr>
        <w:t>i</w:t>
      </w:r>
      <w:r>
        <w:t xml:space="preserve"> is the intrinsic rate of growth for the focal species </w:t>
      </w:r>
      <w:r>
        <w:rPr>
          <w:i/>
        </w:rPr>
        <w:t>i</w:t>
      </w:r>
      <w:r>
        <w:t xml:space="preserve"> and </w:t>
      </w:r>
      <m:oMath>
        <m:sSub>
          <m:sSubPr>
            <m:ctrlPr>
              <w:rPr>
                <w:rFonts w:ascii="Cambria Math" w:hAnsi="Cambria Math"/>
              </w:rPr>
            </m:ctrlPr>
          </m:sSubPr>
          <m:e>
            <m:r>
              <w:rPr>
                <w:rFonts w:ascii="Cambria Math" w:hAnsi="Cambria Math"/>
              </w:rPr>
              <m:t>α</m:t>
            </m:r>
          </m:e>
          <m:sub>
            <m:r>
              <w:rPr>
                <w:rFonts w:ascii="Cambria Math" w:hAnsi="Cambria Math"/>
              </w:rPr>
              <m:t>ij</m:t>
            </m:r>
          </m:sub>
        </m:sSub>
      </m:oMath>
      <w:r>
        <w:t xml:space="preserve"> is the per capita effect of competitor species </w:t>
      </w:r>
      <w:r>
        <w:rPr>
          <w:i/>
        </w:rPr>
        <w:t>j</w:t>
      </w:r>
      <w:r>
        <w:t xml:space="preserve"> on the growth rate of the focal speci</w:t>
      </w:r>
      <w:commentRangeStart w:id="67"/>
      <w:r>
        <w:t>es.</w:t>
      </w:r>
      <w:commentRangeEnd w:id="67"/>
      <w:r>
        <w:commentReference w:id="67"/>
      </w:r>
      <w:r>
        <w:t xml:space="preserve">  This model is pairwise because each interaction can be specified by the pair of species involved, </w:t>
      </w:r>
      <w:r>
        <w:rPr>
          <w:i/>
        </w:rPr>
        <w:t>i</w:t>
      </w:r>
      <w:r>
        <w:t xml:space="preserve"> and </w:t>
      </w:r>
      <w:r>
        <w:rPr>
          <w:i/>
        </w:rPr>
        <w:t>j</w:t>
      </w:r>
      <w:r>
        <w:t xml:space="preserve">.  A key property of any pairwise model, such as the LV </w:t>
      </w:r>
      <w:r>
        <w:t xml:space="preserve">model, is that the effect of each </w:t>
      </w:r>
      <w:del w:id="68" w:author="Unknown Author" w:date="2019-09-19T16:35:00Z">
        <w:r>
          <w:delText>competitor</w:delText>
        </w:r>
      </w:del>
      <w:r>
        <w:t xml:space="preserve"> species </w:t>
      </w:r>
      <w:ins w:id="69" w:author="Unknown Author" w:date="2019-09-19T16:35:00Z">
        <w:r>
          <w:t xml:space="preserve">on another </w:t>
        </w:r>
      </w:ins>
      <w:r>
        <w:t xml:space="preserve">is independent of the density of all </w:t>
      </w:r>
      <w:r>
        <w:rPr>
          <w:i/>
        </w:rPr>
        <w:t>other</w:t>
      </w:r>
      <w:r>
        <w:t xml:space="preserve"> competitor species.  </w:t>
      </w:r>
    </w:p>
    <w:p w14:paraId="562A7E76" w14:textId="77777777" w:rsidR="00743C57" w:rsidRDefault="000D39DC">
      <w:pPr>
        <w:spacing w:after="202"/>
        <w:contextualSpacing/>
      </w:pPr>
      <w:r>
        <w:t>HOIs occur when the effect of one competitor species is modified by the density of another competitor species, also known as an</w:t>
      </w:r>
      <w:r>
        <w:t xml:space="preserve"> interaction modification (IM) </w:t>
      </w:r>
      <w:r>
        <w:fldChar w:fldCharType="begin"/>
      </w:r>
      <w:r>
        <w:instrText>ADDIN ZOTERO_ITEM CSL_CITATION {"citationID":"Bddk2XKW","properties":{"formattedCitation":"(Adler and Morris 1994)","plainCitation":"(Adler and Morris 1994)","noteIndex":0},"citationItems":[{"id":51,"uris":["http://zotero.org</w:instrText>
      </w:r>
      <w:r>
        <w:instrText>/users/688880/items/ETYJBSMS"],"uri":["http://zotero.org/users/688880/items/ETYJBSMS"],"itemData":{"id":51,"type":"article-journal","title":"A General Test for Interaction Modification","container-title":"Ecology","page":"1552-1559","volume":"75","issue":"</w:instrText>
      </w:r>
      <w:r>
        <w:instrText>6","source":"CrossRef","DOI":"10.2307/1939616","ISSN":"00129658","language":"en","author":[{"family":"Adler","given":"Frederick R."},{"family":"Morris","given":"William F."}],"issued":{"date-parts":[["1994",9]]}}}],"schema":"https://github.com/citation-sty</w:instrText>
      </w:r>
      <w:r>
        <w:instrText>le-language/schema/raw/master/csl-citation.json"}</w:instrText>
      </w:r>
      <w:r>
        <w:fldChar w:fldCharType="separate"/>
      </w:r>
      <w:bookmarkStart w:id="70" w:name="__Fieldmark__1031_1709215311"/>
      <w:r>
        <w:t>(</w:t>
      </w:r>
      <w:bookmarkStart w:id="71" w:name="__Fieldmark__277_692662207"/>
      <w:r>
        <w:t>A</w:t>
      </w:r>
      <w:bookmarkStart w:id="72" w:name="__Fieldmark__552_1188487846"/>
      <w:r>
        <w:t>d</w:t>
      </w:r>
      <w:bookmarkStart w:id="73" w:name="__Fieldmark__181_673369620"/>
      <w:r>
        <w:t>l</w:t>
      </w:r>
      <w:bookmarkStart w:id="74" w:name="__Fieldmark__439_1484223485"/>
      <w:r>
        <w:t>er and Morris 1994)</w:t>
      </w:r>
      <w:r>
        <w:fldChar w:fldCharType="end"/>
      </w:r>
      <w:bookmarkEnd w:id="70"/>
      <w:bookmarkEnd w:id="71"/>
      <w:bookmarkEnd w:id="72"/>
      <w:bookmarkEnd w:id="73"/>
      <w:bookmarkEnd w:id="74"/>
      <w:r>
        <w:t>; Figure 1).  We can introduce an</w:t>
      </w:r>
      <w:commentRangeStart w:id="75"/>
      <w:r>
        <w:t xml:space="preserve"> IM</w:t>
      </w:r>
      <w:commentRangeEnd w:id="75"/>
      <w:r>
        <w:commentReference w:id="75"/>
      </w:r>
      <w:r>
        <w:t xml:space="preserve"> in the LV model by replacing any of the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t xml:space="preserve"> terms with a function that is dependent on another competitor’s density </w:t>
      </w:r>
      <w:r>
        <w:fldChar w:fldCharType="begin"/>
      </w:r>
      <w:r>
        <w:instrText>ADDIN ZOTERO_ITEM CSL_</w:instrText>
      </w:r>
      <w:r>
        <w:instrText>CITATION {"citationID":"mja6UP9p","properties":{"formattedCitation":"(Billick and Case 1994)","plainCitation":"(Billick and Case 1994)","noteIndex":0},"citationItems":[{"id":2192,"uris":["http://zotero.org/users/688880/items/MGR8XNWN"],"uri":["http://zoter</w:instrText>
      </w:r>
      <w:r>
        <w:instrText>o.org/users/688880/items/MGR8XNWN"],"itemData":{"id":2192,"type":"article-journal","title":"Higher Order Interactions in Ecological Communities: What Are They and How Can They be Detected?","container-title":"Ecology","page":"1530-1543","volume":"75","issu</w:instrText>
      </w:r>
      <w:r>
        <w:instrText>e":"6","source":"JSTOR","abstract":"The detection and significance of higher order interactions (HOIs) between species has been a matter of debate and experimentation in community ecology for several decades. HOIs are considered potentially significant bec</w:instrText>
      </w:r>
      <w:r>
        <w:instrText>ause their presence is assumed to mean that the dynamic behavior of a full community of species is unpredictable based on observations of interactions between subsets of the species within the community. Despite such attention, the causal mechanisms that p</w:instrText>
      </w:r>
      <w:r>
        <w:instrText>roduce HOIs have been inadequately discussed. We discuss three different usages of the term HOIs and provide insight as to why HOIs might be found within a given community. HOIs may be detected for three reasons: inappropriate assumptions made concerning s</w:instrText>
      </w:r>
      <w:r>
        <w:instrText>pecies interactions that influence statistical tests, unmeasured parameters and variables, and interaction modifications (i.e., a functional change in the interaction of two species caused by a third species. This confusion concerning the defining attribut</w:instrText>
      </w:r>
      <w:r>
        <w:instrText>es of HOIs has made their detection problematic. While the statistical tests being used in the ecological experiments to detect HOIs are described in detail in most papers, the dynamic models underlying these tests are often not made explicit. Additionally</w:instrText>
      </w:r>
      <w:r>
        <w:instrText>, we demonstrate the equivalency of three different statistical tests: the Case and Bender (1981) test, analysis of variance, and a multiplicative test (Wootton 1994). However, the choice of a response variable (i.e., population densities, population growt</w:instrText>
      </w:r>
      <w:r>
        <w:instrText>h rates, per-capita growth rates, etc.) and different data transformations applied to these response variables alter the underlying dynamics model that is being tested. The result is that the statistical test applied does not always perform the intended co</w:instrText>
      </w:r>
      <w:r>
        <w:instrText>mparison but instead tests a different and sometimes unjustified or even inappropriate dynamic model. Finally, we review the relationship between indirect effects and HOIs. Whereas some researchers have lumped HOIs and indirect effects, we argue that the t</w:instrText>
      </w:r>
      <w:r>
        <w:instrText xml:space="preserve">wo represent completely unique and separate phenomena. Additionally, indirect effects can complicate detection of HOIs, and we review several methods by which to separate the two processes.","DOI":"10.2307/1939614","ISSN":"0012-9658","title-short":"Higher </w:instrText>
      </w:r>
      <w:r>
        <w:instrText>Order Interactions in Ecological Communities","journalAbbreviation":"Ecology","author":[{"family":"Billick","given":"Ian"},{"family":"Case","given":"Ted J."}],"issued":{"date-parts":[["1994"]]}}}],"schema":"https://github.com/citation-style-language/schema</w:instrText>
      </w:r>
      <w:r>
        <w:instrText>/raw/master/csl-citation.json"}</w:instrText>
      </w:r>
      <w:r>
        <w:fldChar w:fldCharType="separate"/>
      </w:r>
      <w:bookmarkStart w:id="76" w:name="__Fieldmark__1057_1709215311"/>
      <w:r>
        <w:t>(Billick and Case 1994)</w:t>
      </w:r>
      <w:bookmarkStart w:id="77" w:name="__Fieldmark__451_1484223485"/>
      <w:bookmarkStart w:id="78" w:name="__Fieldmark__565_1188487846"/>
      <w:bookmarkStart w:id="79" w:name="__Fieldmark__299_692662207"/>
      <w:bookmarkStart w:id="80" w:name="__Fieldmark__190_673369620"/>
      <w:bookmarkEnd w:id="77"/>
      <w:bookmarkEnd w:id="78"/>
      <w:bookmarkEnd w:id="79"/>
      <w:bookmarkEnd w:id="80"/>
      <w:r>
        <w:fldChar w:fldCharType="end"/>
      </w:r>
      <w:bookmarkEnd w:id="76"/>
      <w:r>
        <w:t xml:space="preserve">.  For instance, in a pairwise model with two competitor species, </w:t>
      </w:r>
    </w:p>
    <w:tbl>
      <w:tblPr>
        <w:tblStyle w:val="TableGrid"/>
        <w:tblW w:w="8639" w:type="dxa"/>
        <w:tblCellMar>
          <w:left w:w="128" w:type="dxa"/>
        </w:tblCellMar>
        <w:tblLook w:val="04A0" w:firstRow="1" w:lastRow="0" w:firstColumn="1" w:lastColumn="0" w:noHBand="0" w:noVBand="1"/>
      </w:tblPr>
      <w:tblGrid>
        <w:gridCol w:w="895"/>
        <w:gridCol w:w="7013"/>
        <w:gridCol w:w="731"/>
      </w:tblGrid>
      <w:tr w:rsidR="00743C57" w14:paraId="7BE3C30D" w14:textId="77777777">
        <w:trPr>
          <w:trHeight w:val="503"/>
        </w:trPr>
        <w:tc>
          <w:tcPr>
            <w:tcW w:w="895" w:type="dxa"/>
            <w:tcBorders>
              <w:top w:val="nil"/>
              <w:left w:val="nil"/>
              <w:bottom w:val="nil"/>
              <w:right w:val="nil"/>
            </w:tcBorders>
            <w:shd w:val="clear" w:color="auto" w:fill="auto"/>
            <w:vAlign w:val="center"/>
          </w:tcPr>
          <w:p w14:paraId="37425CB8" w14:textId="77777777" w:rsidR="00743C57" w:rsidRDefault="00743C57">
            <w:pPr>
              <w:spacing w:after="0" w:line="240" w:lineRule="auto"/>
              <w:ind w:firstLine="0"/>
              <w:contextualSpacing/>
              <w:jc w:val="center"/>
            </w:pPr>
          </w:p>
        </w:tc>
        <w:tc>
          <w:tcPr>
            <w:tcW w:w="7013" w:type="dxa"/>
            <w:tcBorders>
              <w:top w:val="nil"/>
              <w:left w:val="nil"/>
              <w:bottom w:val="nil"/>
              <w:right w:val="nil"/>
            </w:tcBorders>
            <w:shd w:val="clear" w:color="auto" w:fill="auto"/>
            <w:vAlign w:val="center"/>
          </w:tcPr>
          <w:p w14:paraId="07EBCF3F" w14:textId="77777777" w:rsidR="00743C57" w:rsidRDefault="000D39DC">
            <w:pPr>
              <w:spacing w:after="0" w:line="240" w:lineRule="auto"/>
              <w:contextualSpacing/>
              <w:jc w:val="both"/>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1" w:type="dxa"/>
            <w:tcBorders>
              <w:top w:val="nil"/>
              <w:left w:val="nil"/>
              <w:bottom w:val="nil"/>
              <w:right w:val="nil"/>
            </w:tcBorders>
            <w:shd w:val="clear" w:color="auto" w:fill="auto"/>
            <w:vAlign w:val="center"/>
          </w:tcPr>
          <w:p w14:paraId="7C7A538A"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6BBEB58B" w14:textId="77777777" w:rsidR="00743C57" w:rsidRDefault="000D39DC">
      <w:pPr>
        <w:spacing w:after="202"/>
        <w:ind w:firstLine="0"/>
        <w:contextualSpacing/>
      </w:pPr>
      <w:r>
        <w:t xml:space="preserve">replacing the term </w:t>
      </w:r>
      <m:oMath>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1</m:t>
            </m:r>
          </m:sub>
        </m:sSub>
      </m:oMath>
      <w:r>
        <w:t xml:space="preserve"> with the function </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12</m:t>
                    </m:r>
                  </m:e>
                </m:d>
              </m:sub>
            </m:sSub>
            <m:sSub>
              <m:sSubPr>
                <m:ctrlPr>
                  <w:rPr>
                    <w:rFonts w:ascii="Cambria Math" w:hAnsi="Cambria Math"/>
                  </w:rPr>
                </m:ctrlPr>
              </m:sSubPr>
              <m:e>
                <m:r>
                  <w:rPr>
                    <w:rFonts w:ascii="Cambria Math" w:hAnsi="Cambria Math"/>
                  </w:rPr>
                  <m:t>n</m:t>
                </m:r>
              </m:e>
              <m:sub>
                <m:r>
                  <w:rPr>
                    <w:rFonts w:ascii="Cambria Math" w:hAnsi="Cambria Math"/>
                  </w:rPr>
                  <m:t>2</m:t>
                </m:r>
              </m:sub>
            </m:sSub>
          </m:e>
        </m:d>
      </m:oMath>
      <w:r>
        <w:t xml:space="preserve"> makes the per capita effect of </w:t>
      </w:r>
      <w:r>
        <w:rPr>
          <w:i/>
        </w:rPr>
        <w:t>n</w:t>
      </w:r>
      <w:r>
        <w:rPr>
          <w:vertAlign w:val="subscript"/>
        </w:rPr>
        <w:t>1</w:t>
      </w:r>
      <w:r>
        <w:t xml:space="preserve"> dependent on the density of another competitor, </w:t>
      </w:r>
      <w:r>
        <w:rPr>
          <w:i/>
        </w:rPr>
        <w:t>n</w:t>
      </w:r>
      <w:r>
        <w:rPr>
          <w:vertAlign w:val="subscript"/>
        </w:rPr>
        <w:t>2</w:t>
      </w:r>
      <w:r>
        <w:t xml:space="preserve">, where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12</m:t>
                </m:r>
              </m:e>
            </m:d>
          </m:sub>
        </m:sSub>
      </m:oMath>
      <w:r>
        <w:t xml:space="preserve"> is a coefficient measuring the IM. Substituting this function into the model introduces the product of competitors </w:t>
      </w:r>
      <w:del w:id="81" w:author="Unknown Author" w:date="2019-09-19T16:36:00Z">
        <w:r>
          <w:delText>one</w:delText>
        </w:r>
      </w:del>
      <w:ins w:id="82" w:author="Unknown Author" w:date="2019-09-19T16:36:00Z">
        <w:r>
          <w:t>1</w:t>
        </w:r>
      </w:ins>
      <w:r>
        <w:t xml:space="preserve"> and </w:t>
      </w:r>
      <w:del w:id="83" w:author="Unknown Author" w:date="2019-09-19T16:36:00Z">
        <w:r>
          <w:delText>two</w:delText>
        </w:r>
      </w:del>
      <w:ins w:id="84" w:author="Unknown Author" w:date="2019-09-19T16:36:00Z">
        <w:r>
          <w:t>2</w:t>
        </w:r>
      </w:ins>
      <w:r>
        <w:t xml:space="preserve"> as new term in the model</w:t>
      </w:r>
      <w:ins w:id="85" w:author="Unknown Author" w:date="2019-09-19T16:36:00Z">
        <w:r>
          <w:t>:</w:t>
        </w:r>
      </w:ins>
      <w:del w:id="86" w:author="Unknown Author" w:date="2019-09-19T16:36:00Z">
        <w:r>
          <w:delText>,</w:delText>
        </w:r>
      </w:del>
      <w:r>
        <w:t xml:space="preserve"> </w:t>
      </w:r>
    </w:p>
    <w:tbl>
      <w:tblPr>
        <w:tblStyle w:val="TableGrid"/>
        <w:tblW w:w="8641" w:type="dxa"/>
        <w:tblCellMar>
          <w:left w:w="128" w:type="dxa"/>
        </w:tblCellMar>
        <w:tblLook w:val="04A0" w:firstRow="1" w:lastRow="0" w:firstColumn="1" w:lastColumn="0" w:noHBand="0" w:noVBand="1"/>
      </w:tblPr>
      <w:tblGrid>
        <w:gridCol w:w="1258"/>
        <w:gridCol w:w="6651"/>
        <w:gridCol w:w="732"/>
      </w:tblGrid>
      <w:tr w:rsidR="00743C57" w14:paraId="2D2369EA" w14:textId="77777777">
        <w:trPr>
          <w:trHeight w:val="503"/>
        </w:trPr>
        <w:tc>
          <w:tcPr>
            <w:tcW w:w="1258" w:type="dxa"/>
            <w:tcBorders>
              <w:top w:val="nil"/>
              <w:left w:val="nil"/>
              <w:bottom w:val="nil"/>
              <w:right w:val="nil"/>
            </w:tcBorders>
            <w:shd w:val="clear" w:color="auto" w:fill="auto"/>
            <w:vAlign w:val="center"/>
          </w:tcPr>
          <w:p w14:paraId="0E477E06" w14:textId="77777777" w:rsidR="00743C57" w:rsidRDefault="00743C57">
            <w:pPr>
              <w:spacing w:after="0" w:line="240" w:lineRule="auto"/>
              <w:ind w:firstLine="0"/>
              <w:contextualSpacing/>
              <w:jc w:val="center"/>
            </w:pPr>
          </w:p>
        </w:tc>
        <w:tc>
          <w:tcPr>
            <w:tcW w:w="6651" w:type="dxa"/>
            <w:tcBorders>
              <w:top w:val="nil"/>
              <w:left w:val="nil"/>
              <w:bottom w:val="nil"/>
              <w:right w:val="nil"/>
            </w:tcBorders>
            <w:shd w:val="clear" w:color="auto" w:fill="auto"/>
            <w:vAlign w:val="center"/>
          </w:tcPr>
          <w:p w14:paraId="67BA6EA4" w14:textId="77777777" w:rsidR="00743C57" w:rsidRDefault="000D39DC">
            <w:pPr>
              <w:spacing w:after="0" w:line="240" w:lineRule="auto"/>
              <w:contextualSpacing/>
              <w:jc w:val="center"/>
              <w:rPr>
                <w:rFonts w:ascii="Cambria Math" w:hAnsi="Cambria Math"/>
                <w:i/>
              </w:rPr>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1-</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12</m:t>
                            </m:r>
                          </m:e>
                        </m:d>
                      </m:sub>
                    </m:sSub>
                    <m:sSub>
                      <m:sSubPr>
                        <m:ctrlPr>
                          <w:rPr>
                            <w:rFonts w:ascii="Cambria Math" w:hAnsi="Cambria Math"/>
                          </w:rPr>
                        </m:ctrlPr>
                      </m:sSubPr>
                      <m:e>
                        <m:r>
                          <w:rPr>
                            <w:rFonts w:ascii="Cambria Math" w:hAnsi="Cambria Math"/>
                          </w:rPr>
                          <m:t>n</m:t>
                        </m:r>
                      </m:e>
                      <m:sub>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2" w:type="dxa"/>
            <w:tcBorders>
              <w:top w:val="nil"/>
              <w:left w:val="nil"/>
              <w:bottom w:val="nil"/>
              <w:right w:val="nil"/>
            </w:tcBorders>
            <w:shd w:val="clear" w:color="auto" w:fill="auto"/>
            <w:vAlign w:val="center"/>
          </w:tcPr>
          <w:p w14:paraId="763367D6"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42A30282" w14:textId="77777777" w:rsidR="00743C57" w:rsidRDefault="000D39DC">
      <w:pPr>
        <w:spacing w:after="202"/>
        <w:ind w:firstLine="0"/>
        <w:contextualSpacing/>
      </w:pPr>
      <w:r>
        <w:t xml:space="preserve">Interaction modifications such as this imply a </w:t>
      </w:r>
      <w:commentRangeStart w:id="87"/>
      <w:r>
        <w:t>meaningful change</w:t>
      </w:r>
      <w:commentRangeEnd w:id="87"/>
      <w:r>
        <w:commentReference w:id="87"/>
      </w:r>
      <w:r>
        <w:t xml:space="preserve"> in the nature of an interaction between species. </w:t>
      </w:r>
      <w:commentRangeStart w:id="88"/>
      <w:r>
        <w:t xml:space="preserve"> I</w:t>
      </w:r>
      <w:commentRangeEnd w:id="88"/>
      <w:r>
        <w:commentReference w:id="88"/>
      </w:r>
      <w:r>
        <w:t xml:space="preserve">n this example, the IM between species one species two suggests specific biological hypotheses: </w:t>
      </w:r>
      <w:del w:id="89" w:author="Unknown Author" w:date="2019-09-19T16:37:00Z">
        <w:r>
          <w:delText>something about the behavior or traits of these competitors are different when they are together compared to when they are separate.</w:delText>
        </w:r>
      </w:del>
      <w:commentRangeStart w:id="90"/>
      <w:commentRangeEnd w:id="90"/>
      <w:r>
        <w:commentReference w:id="90"/>
      </w:r>
      <w:del w:id="91" w:author="Unknown Author" w:date="2019-09-19T16:37:00Z">
        <w:r>
          <w:delText xml:space="preserve"> </w:delText>
        </w:r>
      </w:del>
      <w:commentRangeStart w:id="92"/>
      <w:commentRangeEnd w:id="92"/>
      <w:r>
        <w:commentReference w:id="92"/>
      </w:r>
      <w:ins w:id="93" w:author="Unknown Author" w:date="2019-09-19T16:37:00Z">
        <w:r>
          <w:t>the presence of one s</w:t>
        </w:r>
        <w:r>
          <w:t>pe</w:t>
        </w:r>
      </w:ins>
      <w:ins w:id="94" w:author="Unknown Author" w:date="2019-09-19T16:38:00Z">
        <w:r>
          <w:t xml:space="preserve">cies modifies the </w:t>
        </w:r>
        <w:r>
          <w:lastRenderedPageBreak/>
          <w:t>behavior or traits of the second species, and in turn the competitive effects of the second species.</w:t>
        </w:r>
      </w:ins>
    </w:p>
    <w:p w14:paraId="02A42087" w14:textId="77777777" w:rsidR="00743C57" w:rsidRDefault="000D39DC">
      <w:pPr>
        <w:pStyle w:val="Heading2"/>
      </w:pPr>
      <w:r>
        <w:t>A general definition of HOIs</w:t>
      </w:r>
    </w:p>
    <w:p w14:paraId="6D8092B6" w14:textId="77777777" w:rsidR="00743C57" w:rsidRDefault="000D39DC">
      <w:pPr>
        <w:spacing w:after="202"/>
        <w:contextualSpacing/>
      </w:pPr>
      <w:r>
        <w:t>While the basic connection between IM and HOIs is well understood, ecologists have yet to agree on a gener</w:t>
      </w:r>
      <w:r>
        <w:t xml:space="preserve">al definition for HOIs </w:t>
      </w:r>
      <w:r>
        <w:fldChar w:fldCharType="begin"/>
      </w:r>
      <w:r>
        <w:instrText>ADDIN ZOTERO_ITEM CSL_CITATION {"citationID":"a5Xi4DJD","properties":{"formattedCitation":"(Hairston et al. 1968, Billick and Case 1994, Grilli et al. 2017, Letten and Stouffer 2019)","plainCitation":"(Hairston et al. 1968, Billick a</w:instrText>
      </w:r>
      <w:r>
        <w:instrText>nd Case 1994, Grilli et al. 2017, Letten and Stouffer 2019)","noteIndex":0},"citationItems":[{"id":7766,"uris":["http://zotero.org/users/688880/items/ZRANFIUV"],"uri":["http://zotero.org/users/688880/items/ZRANFIUV"],"itemData":{"id":7766,"type":"article-j</w:instrText>
      </w:r>
      <w:r>
        <w:instrText>ournal","title":"The Relationship between Species Diversity and Stability: An Experimental Approach with Protozoa and Bacteria","container-title":"Ecology","page":"1091-1101","volume":"49","issue":"6","source":"JSTOR","archive":"JSTOR","abstract":"[Small e</w:instrText>
      </w:r>
      <w:r>
        <w:instrText>xperimental communities of bacteria and Protozoa were designed to test the widely held hypothesis that higher species diversity brings about greater stability. Three species of bacteria, three species of Paramecium and two species of protozoan predators, D</w:instrText>
      </w:r>
      <w:r>
        <w:instrText>idinium and Woodruffia, were used. The communities were maintained by regular additions of the appropriate combinations of species of bacteria. Stability was measured as persistence of all species and as a tendency to maintain evenness of the species abund</w:instrText>
      </w:r>
      <w:r>
        <w:instrText>ance distribution. The measures were in essential agreement. Stability at the Paramecium trophic level was increased by increasing diversity at the bacterium level, but three species of Paramecium were less stable than two. An important finding was that on</w:instrText>
      </w:r>
      <w:r>
        <w:instrText>e pair of Paramecium species consistently showed greater stability without the third species than with it. This finding indicates that there were significant second-order effects, with two species having an interaction that was detrimental to the third spe</w:instrText>
      </w:r>
      <w:r>
        <w:instrText>cies. We conclude that much more experimental and observational work is necessary before the nature of any functional relationship between diversity and stability can be claimed with confidence.]","DOI":"10.2307/1934492","ISSN":"0012-9658","title-short":"T</w:instrText>
      </w:r>
      <w:r>
        <w:instrText>he Relationship between Species Diversity and Stability","author":[{"family":"Hairston","given":"N. G."},{"family":"Allan","given":"J. D."},{"family":"Colwell","given":"R. K."},{"family":"Futuyma","given":"D. J."},{"family":"Howell","given":"J."},{"family"</w:instrText>
      </w:r>
      <w:r>
        <w:instrText>:"Lubin","given":"M. D."},{"family":"Mathias","given":"J."},{"family":"Vandermeer","given":"J. H."}],"issued":{"date-parts":[["1968"]]}}},{"id":2192,"uris":["http://zotero.org/users/688880/items/MGR8XNWN"],"uri":["http://zotero.org/users/688880/items/MGR8X</w:instrText>
      </w:r>
      <w:r>
        <w:instrText>NWN"],"itemData":{"id":2192,"type":"article-journal","title":"Higher Order Interactions in Ecological Communities: What Are They and How Can They be Detected?","container-title":"Ecology","page":"1530-1543","volume":"75","issue":"6","source":"JSTOR","abstr</w:instrText>
      </w:r>
      <w:r>
        <w:instrText>act":"The detection and significance of higher order interactions (HOIs) between species has been a matter of debate and experimentation in community ecology for several decades. HOIs are considered potentially significant because their presence is assumed</w:instrText>
      </w:r>
      <w:r>
        <w:instrText xml:space="preserve"> to mean that the dynamic behavior of a full community of species is unpredictable based on observations of interactions between subsets of the species within the community. Despite such attention, the causal mechanisms that produce HOIs have been inadequa</w:instrText>
      </w:r>
      <w:r>
        <w:instrText>tely discussed. We discuss three different usages of the term HOIs and provide insight as to why HOIs might be found within a given community. HOIs may be detected for three reasons: inappropriate assumptions made concerning species interactions that influ</w:instrText>
      </w:r>
      <w:r>
        <w:instrText>ence statistical tests, unmeasured parameters and variables, and interaction modifications (i.e., a functional change in the interaction of two species caused by a third species. This confusion concerning the defining attributes of HOIs has made their dete</w:instrText>
      </w:r>
      <w:r>
        <w:instrText>ction problematic. While the statistical tests being used in the ecological experiments to detect HOIs are described in detail in most papers, the dynamic models underlying these tests are often not made explicit. Additionally, we demonstrate the equivalen</w:instrText>
      </w:r>
      <w:r>
        <w:instrText>cy of three different statistical tests: the Case and Bender (1981) test, analysis of variance, and a multiplicative test (Wootton 1994). However, the choice of a response variable (i.e., population densities, population growth rates, per-capita growth rat</w:instrText>
      </w:r>
      <w:r>
        <w:instrText>es, etc.) and different data transformations applied to these response variables alter the underlying dynamics model that is being tested. The result is that the statistical test applied does not always perform the intended comparison but instead tests a d</w:instrText>
      </w:r>
      <w:r>
        <w:instrText>ifferent and sometimes unjustified or even inappropriate dynamic model. Finally, we review the relationship between indirect effects and HOIs. Whereas some researchers have lumped HOIs and indirect effects, we argue that the two represent completely unique</w:instrText>
      </w:r>
      <w:r>
        <w:instrText xml:space="preserve"> and separate phenomena. Additionally, indirect effects can complicate detection of HOIs, and we review several methods by which to separate the two processes.","DOI":"10.2307/1939614","ISSN":"0012-9658","title-short":"Higher Order Interactions in Ecologic</w:instrText>
      </w:r>
      <w:r>
        <w:instrText>al Communities","journalAbbreviation":"Ecology","author":[{"family":"Billick","given":"Ian"},{"family":"Case","given":"Ted J."}],"issued":{"date-parts":[["1994"]]}}},{"id":14,"uris":["http://zotero.org/users/688880/items/CB4MYUDW"],"uri":["http://zotero.or</w:instrText>
      </w:r>
      <w:r>
        <w:instrText>g/users/688880/items/CB4MYUDW"],"itemData":{"id":14,"type":"article-journal","title":"Higher-order interactions stabilize dynamics in competitive network models","container-title":"Nature","page":"210-213","volume":"548","issue":"7666","source":"www.nature</w:instrText>
      </w:r>
      <w:r>
        <w:instrText>.com","abstract":"Ecologists have long sought a way to explain how the remarkable biodiversity observed in nature is maintained. On the one hand, simple models of interacting competitors cannot produce the stable persistence of very large ecological commun</w:instrText>
      </w:r>
      <w:r>
        <w:instrText>ities1,2,3,4,5. On the other hand, neutral models6,7,8,9, in which species do not interact and diversity is maintained by immigration and speciation, yield unrealistically small fluctuations in population abundance10, and a strong positive correlation betw</w:instrText>
      </w:r>
      <w:r>
        <w:instrText>een a species’ abundance and its age11, contrary to empirical evidence. Models allowing for the robust persistence of large communities of interacting competitors are lacking. Here we show that very diverse communities could persist thanks to the stabilizi</w:instrText>
      </w:r>
      <w:r>
        <w:instrText xml:space="preserve">ng role of higher-order interactions12,13, in which the presence of a species influences the interaction between other species. Although higher-order interactions have been studied for decades14,15,16, their role in shaping ecological communities is still </w:instrText>
      </w:r>
      <w:r>
        <w:instrText>unclear5. The inclusion of higher-order interactions in competitive network models stabilizes dynamics, making species coexistence robust to the perturbation of both population abundance and parameter values. We show that higher-order interactions have str</w:instrText>
      </w:r>
      <w:r>
        <w:instrText>ong effects in models of closed ecological communities, as well as of open communities in which new species are constantly introduced. In our framework, higher-order interactions are completely defined by pairwise interactions, facilitating empirical param</w:instrText>
      </w:r>
      <w:r>
        <w:instrText>eterization and validation of our models.","DOI":"10.1038/nature23273","ISSN":"1476-4687","language":"en","author":[{"family":"Grilli","given":"Jacopo"},{"family":"Barabás","given":"György"},{"family":"Michalska-Smith","given":"Matthew J."},{"family":"Alle</w:instrText>
      </w:r>
      <w:r>
        <w:instrText>sina","given":"Stefano"}],"issued":{"date-parts":[["2017",8]]}}},{"id":7620,"uris":["http://zotero.org/users/688880/items/LNFPQT3Z"],"uri":["http://zotero.org/users/688880/items/LNFPQT3Z"],"itemData":{"id":7620,"type":"article-journal","title":"The mechani</w:instrText>
      </w:r>
      <w:r>
        <w:instrText>stic basis for higher-order interactions and non-additivity in competitive communities","container-title":"Ecology Letters","volume":"In Press","author":[{"family":"Letten","given":"Andrew D."},{"family":"Stouffer","given":"Daniel B."}],"issued":{"date-par</w:instrText>
      </w:r>
      <w:r>
        <w:instrText>ts":[["2019"]]}}}],"schema":"https://github.com/citation-style-language/schema/raw/master/csl-citation.json"}</w:instrText>
      </w:r>
      <w:r>
        <w:fldChar w:fldCharType="separate"/>
      </w:r>
      <w:bookmarkStart w:id="95" w:name="__Fieldmark__1142_1709215311"/>
      <w:r>
        <w:t>(</w:t>
      </w:r>
      <w:bookmarkStart w:id="96" w:name="__Fieldmark__385_692662207"/>
      <w:r>
        <w:t>H</w:t>
      </w:r>
      <w:bookmarkStart w:id="97" w:name="__Fieldmark__641_1188487846"/>
      <w:r>
        <w:t>a</w:t>
      </w:r>
      <w:bookmarkStart w:id="98" w:name="__Fieldmark__240_673369620"/>
      <w:r>
        <w:t>i</w:t>
      </w:r>
      <w:bookmarkStart w:id="99" w:name="__Fieldmark__549_1484223485"/>
      <w:r>
        <w:t>rston et al. 1968, Billick and Case 1994, Grilli et al. 2017, Letten and Stouffer 2019)</w:t>
      </w:r>
      <w:r>
        <w:fldChar w:fldCharType="end"/>
      </w:r>
      <w:bookmarkEnd w:id="95"/>
      <w:bookmarkEnd w:id="96"/>
      <w:bookmarkEnd w:id="97"/>
      <w:bookmarkEnd w:id="98"/>
      <w:bookmarkEnd w:id="99"/>
      <w:r>
        <w:t>.  Here we offer our own general definition of HOIs a</w:t>
      </w:r>
      <w:r>
        <w:t>nd compare it with previous definitions. We define a model with HOIs as</w:t>
      </w:r>
      <w:r>
        <w:rPr>
          <w:b/>
        </w:rPr>
        <w:t xml:space="preserve"> any multispecies competition model that cannot be broken down into separate density dependent models for each species of competitor (Figure 1)</w:t>
      </w:r>
      <w:r>
        <w:t>.  By contrast, a model is pairwise and th</w:t>
      </w:r>
      <w:r>
        <w:t>ere are no HOIs if it can be broken down into a set of single competitor models without any loss of information.  For instance, we can break the HOI model in (</w:t>
      </w:r>
      <w:commentRangeStart w:id="100"/>
      <w:ins w:id="101" w:author="Unknown Author" w:date="2019-09-25T11:28:00Z">
        <w:r>
          <w:t>eqn</w:t>
        </w:r>
      </w:ins>
      <w:commentRangeEnd w:id="100"/>
      <w:ins w:id="102" w:author="Unknown Author" w:date="2019-09-25T11:34:00Z">
        <w:r>
          <w:commentReference w:id="100"/>
        </w:r>
        <w:r>
          <w:t xml:space="preserve"> </w:t>
        </w:r>
      </w:ins>
      <w:r>
        <w:t xml:space="preserve">3) into two separate models, one for each competitor species,  </w:t>
      </w:r>
    </w:p>
    <w:tbl>
      <w:tblPr>
        <w:tblStyle w:val="TableGrid"/>
        <w:tblW w:w="8641" w:type="dxa"/>
        <w:tblCellMar>
          <w:left w:w="128" w:type="dxa"/>
        </w:tblCellMar>
        <w:tblLook w:val="04A0" w:firstRow="1" w:lastRow="0" w:firstColumn="1" w:lastColumn="0" w:noHBand="0" w:noVBand="1"/>
      </w:tblPr>
      <w:tblGrid>
        <w:gridCol w:w="1258"/>
        <w:gridCol w:w="6651"/>
        <w:gridCol w:w="732"/>
      </w:tblGrid>
      <w:tr w:rsidR="00743C57" w14:paraId="05E51D3E" w14:textId="77777777">
        <w:trPr>
          <w:trHeight w:val="503"/>
        </w:trPr>
        <w:tc>
          <w:tcPr>
            <w:tcW w:w="1258" w:type="dxa"/>
            <w:tcBorders>
              <w:top w:val="nil"/>
              <w:left w:val="nil"/>
              <w:bottom w:val="nil"/>
              <w:right w:val="nil"/>
            </w:tcBorders>
            <w:shd w:val="clear" w:color="auto" w:fill="auto"/>
            <w:vAlign w:val="center"/>
          </w:tcPr>
          <w:p w14:paraId="78894EBF" w14:textId="77777777" w:rsidR="00743C57" w:rsidRDefault="00743C57">
            <w:pPr>
              <w:spacing w:after="0" w:line="240" w:lineRule="auto"/>
              <w:ind w:firstLine="0"/>
              <w:contextualSpacing/>
              <w:jc w:val="center"/>
            </w:pPr>
          </w:p>
        </w:tc>
        <w:tc>
          <w:tcPr>
            <w:tcW w:w="6651" w:type="dxa"/>
            <w:tcBorders>
              <w:top w:val="nil"/>
              <w:left w:val="nil"/>
              <w:bottom w:val="nil"/>
              <w:right w:val="nil"/>
            </w:tcBorders>
            <w:shd w:val="clear" w:color="auto" w:fill="auto"/>
            <w:vAlign w:val="center"/>
          </w:tcPr>
          <w:p w14:paraId="469EE541" w14:textId="77777777" w:rsidR="00743C57" w:rsidRDefault="000D39DC">
            <w:pPr>
              <w:spacing w:after="0" w:line="240" w:lineRule="auto"/>
              <w:contextualSpacing/>
              <w:jc w:val="center"/>
            </w:pP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1</m:t>
                      </m:r>
                    </m:sub>
                  </m:sSub>
                </m:e>
              </m:d>
              <m:r>
                <w:rPr>
                  <w:rFonts w:ascii="Cambria Math" w:hAnsi="Cambria Math"/>
                </w:rPr>
                <m:t>,</m:t>
              </m:r>
            </m:oMath>
            <w:r>
              <w:t xml:space="preserve">  (the response to competitor one)</w:t>
            </w:r>
          </w:p>
          <w:p w14:paraId="58CDCFCB" w14:textId="77777777" w:rsidR="00743C57" w:rsidRDefault="000D39DC">
            <w:pPr>
              <w:spacing w:after="0" w:line="240" w:lineRule="auto"/>
              <w:contextualSpacing/>
              <w:jc w:val="center"/>
            </w:pP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2</m:t>
                      </m:r>
                    </m:sub>
                  </m:sSub>
                </m:e>
              </m:d>
            </m:oMath>
            <w:r>
              <w:t>, (the response to competitor two).</w:t>
            </w:r>
          </w:p>
        </w:tc>
        <w:tc>
          <w:tcPr>
            <w:tcW w:w="732" w:type="dxa"/>
            <w:tcBorders>
              <w:top w:val="nil"/>
              <w:left w:val="nil"/>
              <w:bottom w:val="nil"/>
              <w:right w:val="nil"/>
            </w:tcBorders>
            <w:shd w:val="clear" w:color="auto" w:fill="auto"/>
            <w:vAlign w:val="center"/>
          </w:tcPr>
          <w:p w14:paraId="6AA98F23"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419F79BD" w14:textId="77777777" w:rsidR="00743C57" w:rsidRDefault="000D39DC">
      <w:pPr>
        <w:spacing w:after="202"/>
        <w:ind w:firstLine="0"/>
        <w:contextualSpacing/>
      </w:pPr>
      <w:r>
        <w:t xml:space="preserve">However, this decomposition of the multi-competitor model results in the loss of the term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12</m:t>
                </m:r>
              </m:e>
            </m:d>
          </m:sub>
        </m:sSub>
        <m:sSub>
          <m:sSubPr>
            <m:ctrlPr>
              <w:rPr>
                <w:rFonts w:ascii="Cambria Math" w:hAnsi="Cambria Math"/>
              </w:rPr>
            </m:ctrlPr>
          </m:sSubPr>
          <m:e>
            <m:r>
              <w:rPr>
                <w:rFonts w:ascii="Cambria Math" w:hAnsi="Cambria Math"/>
              </w:rPr>
              <m:t>n</m:t>
            </m:r>
          </m:e>
          <m:sub>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oMath>
      <w:r>
        <w:t xml:space="preserve"> The empirical significance of this is that there is no way to measure the coefficient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12</m:t>
                </m:r>
              </m:e>
            </m:d>
          </m:sub>
        </m:sSub>
      </m:oMath>
      <w:r>
        <w:t xml:space="preserve"> from observations of separate single competitor gradients.  By our definition this is an HOI resulting from an IM between species one and two. </w:t>
      </w:r>
    </w:p>
    <w:p w14:paraId="1E0E1391" w14:textId="77777777" w:rsidR="00743C57" w:rsidRDefault="000D39DC">
      <w:pPr>
        <w:spacing w:after="202"/>
        <w:contextualSpacing/>
      </w:pPr>
      <w:r>
        <w:t xml:space="preserve">We refer to the above as an example of a </w:t>
      </w:r>
      <w:r>
        <w:rPr>
          <w:i/>
        </w:rPr>
        <w:t>hard HOI</w:t>
      </w:r>
      <w:r>
        <w:t xml:space="preserve"> and contrast it with the more general phenomenon of non-linear density dependence which produces what we term </w:t>
      </w:r>
      <w:r>
        <w:rPr>
          <w:i/>
        </w:rPr>
        <w:t>soft HOI</w:t>
      </w:r>
      <w:r>
        <w:t xml:space="preserve">s.  A general test for soft HOIs is to take the partial derivative of the competition </w:t>
      </w:r>
      <w:r>
        <w:lastRenderedPageBreak/>
        <w:t>fu</w:t>
      </w:r>
      <w:r>
        <w:t xml:space="preserve">nction, </w:t>
      </w:r>
      <w:r>
        <w:rPr>
          <w:i/>
        </w:rPr>
        <w:t>F</w:t>
      </w:r>
      <w:r>
        <w:rPr>
          <w:i/>
        </w:rPr>
        <w:softHyphen/>
      </w:r>
      <w:r>
        <w:rPr>
          <w:i/>
          <w:vertAlign w:val="subscript"/>
        </w:rPr>
        <w:t>i</w:t>
      </w:r>
      <w:r>
        <w:rPr>
          <w:i/>
        </w:rPr>
        <w:t xml:space="preserve"> </w:t>
      </w:r>
      <w:r>
        <w:t xml:space="preserve">in (1), with respect to the density of a single competitor species, </w:t>
      </w:r>
      <w:r>
        <w:rPr>
          <w:i/>
        </w:rPr>
        <w:t>n</w:t>
      </w:r>
      <w:r>
        <w:rPr>
          <w:i/>
          <w:vertAlign w:val="subscript"/>
        </w:rPr>
        <w:t>j</w:t>
      </w:r>
      <w:r>
        <w:t xml:space="preserve">: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den>
        </m:f>
      </m:oMath>
      <w:r>
        <w:t xml:space="preserve">. This partial derivative is the </w:t>
      </w:r>
      <w:commentRangeStart w:id="103"/>
      <w:r>
        <w:t>mathematical definition</w:t>
      </w:r>
      <w:commentRangeEnd w:id="103"/>
      <w:r>
        <w:commentReference w:id="103"/>
      </w:r>
      <w:r>
        <w:t xml:space="preserve"> of a single competitor species’ effect on the focal species.  If this partial derivative is itself </w:t>
      </w:r>
      <w:r>
        <w:t xml:space="preserve">a function of competitor density, then there is some form of non-linear density dependence either in the model. This definition of HOIs is similar to that used in earlier discussions of HOIs </w:t>
      </w:r>
      <w:r>
        <w:fldChar w:fldCharType="begin"/>
      </w:r>
      <w:r>
        <w:instrText>ADDIN ZOTERO_ITEM CSL_CITATION {"citationID":"pCVgFaek","properti</w:instrText>
      </w:r>
      <w:r>
        <w:instrText>es":{"formattedCitation":"(Case and Bender 1981, Letten and Stouffer 2019)","plainCitation":"(Case and Bender 1981, Letten and Stouffer 2019)","noteIndex":0},"citationItems":[{"id":7341,"uris":["http://zotero.org/users/688880/items/JC36J9Q5"],"uri":["http:</w:instrText>
      </w:r>
      <w:r>
        <w:instrText>//zotero.org/users/688880/items/JC36J9Q5"],"itemData":{"id":7341,"type":"article-journal","title":"Testing for Higher Order Interactions","container-title":"The American Naturalist","page":"920-929","volume":"118","issue":"6","source":"JSTOR","ISSN":"0003-</w:instrText>
      </w:r>
      <w:r>
        <w:instrText>0147","author":[{"family":"Case","given":"Ted J."},{"family":"Bender","given":"Edward A."}],"issued":{"date-parts":[["1981"]]}}},{"id":7620,"uris":["http://zotero.org/users/688880/items/LNFPQT3Z"],"uri":["http://zotero.org/users/688880/items/LNFPQT3Z"],"it</w:instrText>
      </w:r>
      <w:r>
        <w:instrText>emData":{"id":7620,"type":"article-journal","title":"The mechanistic basis for higher-order interactions and non-additivity in competitive communities","container-title":"Ecology Letters","volume":"In Press","author":[{"family":"Letten","given":"Andrew D."</w:instrText>
      </w:r>
      <w:r>
        <w:instrText>},{"family":"Stouffer","given":"Daniel B."}],"issued":{"date-parts":[["2019"]]}}}],"schema":"https://github.com/citation-style-language/schema/raw/master/csl-citation.json"}</w:instrText>
      </w:r>
      <w:r>
        <w:fldChar w:fldCharType="separate"/>
      </w:r>
      <w:bookmarkStart w:id="104" w:name="__Fieldmark__1211_1709215311"/>
      <w:r>
        <w:t>(Case and Bender 1981, Letten and Stouffer 2019)</w:t>
      </w:r>
      <w:bookmarkStart w:id="105" w:name="__Fieldmark__450_692662207"/>
      <w:bookmarkStart w:id="106" w:name="__Fieldmark__672_1484223485"/>
      <w:bookmarkStart w:id="107" w:name="__Fieldmark__287_673369620"/>
      <w:bookmarkStart w:id="108" w:name="__Fieldmark__692_1188487846"/>
      <w:bookmarkEnd w:id="105"/>
      <w:bookmarkEnd w:id="106"/>
      <w:bookmarkEnd w:id="107"/>
      <w:bookmarkEnd w:id="108"/>
      <w:r>
        <w:fldChar w:fldCharType="end"/>
      </w:r>
      <w:bookmarkEnd w:id="104"/>
      <w:r>
        <w:t>. However, as a definition for H</w:t>
      </w:r>
      <w:r>
        <w:t xml:space="preserve">OIs, this leads to the conclusion that every competition model except the linear LV model has HOIs </w:t>
      </w:r>
      <w:r>
        <w:fldChar w:fldCharType="begin"/>
      </w:r>
      <w:r>
        <w:instrText>ADDIN ZOTERO_ITEM CSL_CITATION {"citationID":"PeStWgSb","properties":{"formattedCitation":"(Pomerantz 1981, Adler and Morris 1994)","plainCitation":"(Pomeran</w:instrText>
      </w:r>
      <w:r>
        <w:instrText>tz 1981, Adler and Morris 1994)","noteIndex":0},"citationItems":[{"id":7570,"uris":["http://zotero.org/users/688880/items/VKXVZVR4"],"uri":["http://zotero.org/users/688880/items/VKXVZVR4"],"itemData":{"id":7570,"type":"article-journal","title":"Do \"Higher</w:instrText>
      </w:r>
      <w:r>
        <w:instrText xml:space="preserve"> Order Interactions\" in Competition Systems Really Exist?","container-title":"The American Naturalist","page":"583-591","volume":"117","issue":"4","source":"JSTOR","ISSN":"0003-0147","author":[{"family":"Pomerantz","given":"Mark J."}],"issued":{"date-part</w:instrText>
      </w:r>
      <w:r>
        <w:instrText>s":[["1981"]]}}},{"id":51,"uris":["http://zotero.org/users/688880/items/ETYJBSMS"],"uri":["http://zotero.org/users/688880/items/ETYJBSMS"],"itemData":{"id":51,"type":"article-journal","title":"A General Test for Interaction Modification","container-title":</w:instrText>
      </w:r>
      <w:r>
        <w:instrText>"Ecology","page":"1552-1559","volume":"75","issue":"6","source":"CrossRef","DOI":"10.2307/1939616","ISSN":"00129658","language":"en","author":[{"family":"Adler","given":"Frederick R."},{"family":"Morris","given":"William F."}],"issued":{"date-parts":[["199</w:instrText>
      </w:r>
      <w:r>
        <w:instrText>4",9]]}}}],"schema":"https://github.com/citation-style-language/schema/raw/master/csl-citation.json"}</w:instrText>
      </w:r>
      <w:r>
        <w:fldChar w:fldCharType="separate"/>
      </w:r>
      <w:bookmarkStart w:id="109" w:name="__Fieldmark__1228_1709215311"/>
      <w:r>
        <w:t>(Pomerantz 1981, Adler and Morris 1994)</w:t>
      </w:r>
      <w:bookmarkStart w:id="110" w:name="__Fieldmark__685_1484223485"/>
      <w:bookmarkStart w:id="111" w:name="__Fieldmark__703_1188487846"/>
      <w:bookmarkStart w:id="112" w:name="__Fieldmark__294_673369620"/>
      <w:bookmarkStart w:id="113" w:name="__Fieldmark__468_692662207"/>
      <w:bookmarkEnd w:id="110"/>
      <w:bookmarkEnd w:id="111"/>
      <w:bookmarkEnd w:id="112"/>
      <w:bookmarkEnd w:id="113"/>
      <w:r>
        <w:fldChar w:fldCharType="end"/>
      </w:r>
      <w:bookmarkEnd w:id="109"/>
      <w:r>
        <w:t xml:space="preserve">.  For instance, the multispecies Hassel model </w:t>
      </w:r>
      <w:r>
        <w:fldChar w:fldCharType="begin"/>
      </w:r>
      <w:r>
        <w:instrText>ADDIN ZOTERO_ITEM CSL_CITATION {"citationID":"A8OhDKti","propertie</w:instrText>
      </w:r>
      <w:r>
        <w:instrText>s":{"formattedCitation":"(Hassell and Comins 1976)","plainCitation":"(Hassell and Comins 1976)","noteIndex":0},"citationItems":[{"id":9,"uris":["http://zotero.org/users/688880/items/DW227A4V"],"uri":["http://zotero.org/users/688880/items/DW227A4V"],"itemDa</w:instrText>
      </w:r>
      <w:r>
        <w:instrText>ta":{"id":9,"type":"article-journal","title":"Discrete time models for two-species competition","container-title":"Theoretical Population Biology","page":"202-221","volume":"9","issue":"2","source":"CrossRef","DOI":"10.1016/0040-5809(76)90045-9","ISSN":"00</w:instrText>
      </w:r>
      <w:r>
        <w:instrText>405809","language":"en","author":[{"family":"Hassell","given":"M.P."},{"family":"Comins","given":"H.N."}],"issued":{"date-parts":[["1976",4]]}}}],"schema":"https://github.com/citation-style-language/schema/raw/master/csl-citation.json"}</w:instrText>
      </w:r>
      <w:r>
        <w:fldChar w:fldCharType="separate"/>
      </w:r>
      <w:bookmarkStart w:id="114" w:name="__Fieldmark__1245_1709215311"/>
      <w:r>
        <w:t xml:space="preserve">(Hassell and Comins </w:t>
      </w:r>
      <w:r>
        <w:t>1976)</w:t>
      </w:r>
      <w:bookmarkStart w:id="115" w:name="__Fieldmark__695_1484223485"/>
      <w:bookmarkStart w:id="116" w:name="__Fieldmark__301_673369620"/>
      <w:bookmarkStart w:id="117" w:name="__Fieldmark__486_692662207"/>
      <w:bookmarkStart w:id="118" w:name="__Fieldmark__714_1188487846"/>
      <w:bookmarkEnd w:id="115"/>
      <w:bookmarkEnd w:id="116"/>
      <w:bookmarkEnd w:id="117"/>
      <w:bookmarkEnd w:id="118"/>
      <w:r>
        <w:fldChar w:fldCharType="end"/>
      </w:r>
      <w:bookmarkEnd w:id="114"/>
      <w:r>
        <w:t xml:space="preserve">, </w:t>
      </w:r>
    </w:p>
    <w:tbl>
      <w:tblPr>
        <w:tblStyle w:val="TableGrid"/>
        <w:tblW w:w="8640" w:type="dxa"/>
        <w:tblCellMar>
          <w:left w:w="128" w:type="dxa"/>
        </w:tblCellMar>
        <w:tblLook w:val="04A0" w:firstRow="1" w:lastRow="0" w:firstColumn="1" w:lastColumn="0" w:noHBand="0" w:noVBand="1"/>
      </w:tblPr>
      <w:tblGrid>
        <w:gridCol w:w="894"/>
        <w:gridCol w:w="7015"/>
        <w:gridCol w:w="731"/>
      </w:tblGrid>
      <w:tr w:rsidR="00743C57" w14:paraId="787BAD90" w14:textId="77777777">
        <w:trPr>
          <w:trHeight w:val="503"/>
        </w:trPr>
        <w:tc>
          <w:tcPr>
            <w:tcW w:w="894" w:type="dxa"/>
            <w:tcBorders>
              <w:top w:val="nil"/>
              <w:left w:val="nil"/>
              <w:bottom w:val="nil"/>
              <w:right w:val="nil"/>
            </w:tcBorders>
            <w:shd w:val="clear" w:color="auto" w:fill="auto"/>
            <w:vAlign w:val="center"/>
          </w:tcPr>
          <w:p w14:paraId="1D11553B" w14:textId="77777777" w:rsidR="00743C57" w:rsidRDefault="00743C57">
            <w:pPr>
              <w:spacing w:after="0" w:line="240" w:lineRule="auto"/>
              <w:ind w:firstLine="0"/>
              <w:contextualSpacing/>
              <w:jc w:val="center"/>
            </w:pPr>
          </w:p>
        </w:tc>
        <w:tc>
          <w:tcPr>
            <w:tcW w:w="7015" w:type="dxa"/>
            <w:tcBorders>
              <w:top w:val="nil"/>
              <w:left w:val="nil"/>
              <w:bottom w:val="nil"/>
              <w:right w:val="nil"/>
            </w:tcBorders>
            <w:shd w:val="clear" w:color="auto" w:fill="auto"/>
            <w:vAlign w:val="center"/>
          </w:tcPr>
          <w:p w14:paraId="3CFF6AB6" w14:textId="77777777" w:rsidR="00743C57" w:rsidRDefault="000D39DC">
            <w:pPr>
              <w:spacing w:after="0" w:line="240" w:lineRule="auto"/>
              <w:contextualSpacing/>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r>
                          <w:rPr>
                            <w:rFonts w:ascii="Cambria Math" w:hAnsi="Cambria Math"/>
                          </w:rPr>
                          <m:t>+1</m:t>
                        </m:r>
                      </m:e>
                    </m:d>
                  </m:num>
                  <m:den>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1+</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1" w:type="dxa"/>
            <w:tcBorders>
              <w:top w:val="nil"/>
              <w:left w:val="nil"/>
              <w:bottom w:val="nil"/>
              <w:right w:val="nil"/>
            </w:tcBorders>
            <w:shd w:val="clear" w:color="auto" w:fill="auto"/>
            <w:vAlign w:val="center"/>
          </w:tcPr>
          <w:p w14:paraId="2DAD9D63"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3BBE5BE8" w14:textId="77777777" w:rsidR="00743C57" w:rsidRDefault="000D39DC">
      <w:pPr>
        <w:spacing w:after="202"/>
        <w:ind w:firstLine="0"/>
        <w:contextualSpacing/>
      </w:pPr>
      <w:r>
        <w:t xml:space="preserve">has the partial derivative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m:t>
                </m:r>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1+</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r>
              <w:rPr>
                <w:rFonts w:ascii="Cambria Math" w:hAnsi="Cambria Math"/>
              </w:rPr>
              <m:t>1</m:t>
            </m:r>
          </m:sup>
        </m:sSup>
      </m:oMath>
      <w:r>
        <w:t xml:space="preserve">.  Thus, the effect of competitor </w:t>
      </w:r>
      <w:r>
        <w:rPr>
          <w:i/>
        </w:rPr>
        <w:t>j</w:t>
      </w:r>
      <w:r>
        <w:t xml:space="preserve"> on the focal species </w:t>
      </w:r>
      <w:r>
        <w:rPr>
          <w:i/>
        </w:rPr>
        <w:t>i</w:t>
      </w:r>
      <w:r>
        <w:t xml:space="preserve"> </w:t>
      </w:r>
      <w:del w:id="119" w:author="Unknown Author" w:date="2019-10-07T12:43:00Z">
        <w:r>
          <w:delText>is a function of</w:delText>
        </w:r>
      </w:del>
      <w:ins w:id="120" w:author="Unknown Author" w:date="2019-10-07T12:43:00Z">
        <w:r>
          <w:t>depends on</w:t>
        </w:r>
      </w:ins>
      <w:r>
        <w:t xml:space="preserve"> the density of all other competitor species. Nevertheless, as in the LV model, the Hassel model does not imply hard HOIs as we define them because it can be decomposed into a set of pairwise interactions without loss of any information.  For instance, for</w:t>
      </w:r>
      <w:r>
        <w:t xml:space="preserve"> two competitor species:  </w:t>
      </w:r>
    </w:p>
    <w:tbl>
      <w:tblPr>
        <w:tblStyle w:val="TableGrid"/>
        <w:tblW w:w="8641" w:type="dxa"/>
        <w:tblCellMar>
          <w:left w:w="128" w:type="dxa"/>
        </w:tblCellMar>
        <w:tblLook w:val="04A0" w:firstRow="1" w:lastRow="0" w:firstColumn="1" w:lastColumn="0" w:noHBand="0" w:noVBand="1"/>
      </w:tblPr>
      <w:tblGrid>
        <w:gridCol w:w="900"/>
        <w:gridCol w:w="7009"/>
        <w:gridCol w:w="732"/>
      </w:tblGrid>
      <w:tr w:rsidR="00743C57" w14:paraId="02ECDD33" w14:textId="77777777">
        <w:trPr>
          <w:trHeight w:val="503"/>
        </w:trPr>
        <w:tc>
          <w:tcPr>
            <w:tcW w:w="900" w:type="dxa"/>
            <w:tcBorders>
              <w:top w:val="nil"/>
              <w:left w:val="nil"/>
              <w:bottom w:val="nil"/>
              <w:right w:val="nil"/>
            </w:tcBorders>
            <w:shd w:val="clear" w:color="auto" w:fill="auto"/>
            <w:vAlign w:val="center"/>
          </w:tcPr>
          <w:p w14:paraId="10D8B105" w14:textId="77777777" w:rsidR="00743C57" w:rsidRDefault="00743C57">
            <w:pPr>
              <w:spacing w:after="0" w:line="240" w:lineRule="auto"/>
              <w:ind w:firstLine="0"/>
              <w:contextualSpacing/>
              <w:jc w:val="center"/>
            </w:pPr>
          </w:p>
        </w:tc>
        <w:tc>
          <w:tcPr>
            <w:tcW w:w="7009" w:type="dxa"/>
            <w:tcBorders>
              <w:top w:val="nil"/>
              <w:left w:val="nil"/>
              <w:bottom w:val="nil"/>
              <w:right w:val="nil"/>
            </w:tcBorders>
            <w:shd w:val="clear" w:color="auto" w:fill="auto"/>
            <w:vAlign w:val="center"/>
          </w:tcPr>
          <w:p w14:paraId="640BC935" w14:textId="77777777" w:rsidR="00743C57" w:rsidRDefault="000D39DC">
            <w:pPr>
              <w:spacing w:after="0" w:line="240" w:lineRule="auto"/>
              <w:ind w:firstLine="0"/>
              <w:contextualSpacing/>
              <w:jc w:val="center"/>
            </w:pP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e>
                  </m:d>
                </m:e>
                <m: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sup>
              </m:sSup>
              <m:r>
                <w:rPr>
                  <w:rFonts w:ascii="Cambria Math" w:hAnsi="Cambria Math"/>
                </w:rPr>
                <m:t>,</m:t>
              </m:r>
            </m:oMath>
            <w:r>
              <w:t xml:space="preserve"> (the response to competitor one)</w:t>
            </w:r>
          </w:p>
          <w:p w14:paraId="3332DF87" w14:textId="77777777" w:rsidR="00743C57" w:rsidRDefault="000D39DC">
            <w:pPr>
              <w:spacing w:after="0" w:line="240" w:lineRule="auto"/>
              <w:ind w:firstLine="0"/>
              <w:contextualSpacing/>
              <w:jc w:val="center"/>
            </w:pP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2</m:t>
                          </m:r>
                        </m:sub>
                      </m:sSub>
                    </m:e>
                  </m:d>
                </m:e>
                <m:sup>
                  <m:r>
                    <m:rPr>
                      <m:lit/>
                      <m:nor/>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sup>
              </m:sSup>
            </m:oMath>
            <w:r>
              <w:t xml:space="preserve">, (the response to competitor two). </w:t>
            </w:r>
          </w:p>
        </w:tc>
        <w:tc>
          <w:tcPr>
            <w:tcW w:w="732" w:type="dxa"/>
            <w:tcBorders>
              <w:top w:val="nil"/>
              <w:left w:val="nil"/>
              <w:bottom w:val="nil"/>
              <w:right w:val="nil"/>
            </w:tcBorders>
            <w:shd w:val="clear" w:color="auto" w:fill="auto"/>
            <w:vAlign w:val="center"/>
          </w:tcPr>
          <w:p w14:paraId="41B61FC0"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53EE95D6" w14:textId="77777777" w:rsidR="00743C57" w:rsidRDefault="000D39DC">
      <w:pPr>
        <w:spacing w:after="202"/>
        <w:contextualSpacing/>
      </w:pPr>
      <w:r>
        <w:t>In addition to the practical question of whether a model can be parameterized from observing each competitor’s effects separately, there are important ecological reasons to distinguish soft HOIs, as found in the Hassel model, from hard HOIs.  First, soft H</w:t>
      </w:r>
      <w:r>
        <w:t xml:space="preserve">OIs between species can arise over discrete time intervals when the interaction </w:t>
      </w:r>
      <w:r>
        <w:lastRenderedPageBreak/>
        <w:t xml:space="preserve">between competitors is linear in continuous time </w:t>
      </w:r>
      <w:r>
        <w:fldChar w:fldCharType="begin"/>
      </w:r>
      <w:r>
        <w:instrText>ADDIN ZOTERO_ITEM CSL_CITATION {"citationID":"2LOtKnfZ","properties":{"formattedCitation":"(Hassell and Comins 1976, O\\uc0\\u8</w:instrText>
      </w:r>
      <w:r>
        <w:instrText>217{}Dwyer 2018)","plainCitation":"(Hassell and Comins 1976, O’Dwyer 2018)","noteIndex":0},"citationItems":[{"id":9,"uris":["http://zotero.org/users/688880/items/DW227A4V"],"uri":["http://zotero.org/users/688880/items/DW227A4V"],"itemData":{"id":9,"type":"</w:instrText>
      </w:r>
      <w:r>
        <w:instrText>article-journal","title":"Discrete time models for two-species competition","container-title":"Theoretical Population Biology","page":"202-221","volume":"9","issue":"2","source":"CrossRef","DOI":"10.1016/0040-5809(76)90045-9","ISSN":"00405809","language":"</w:instrText>
      </w:r>
      <w:r>
        <w:instrText>en","author":[{"family":"Hassell","given":"M.P."},{"family":"Comins","given":"H.N."}],"issued":{"date-parts":[["1976",4]]}}},{"id":7504,"uris":["http://zotero.org/users/688880/items/E4YR68IQ"],"uri":["http://zotero.org/users/688880/items/E4YR68IQ"],"itemDa</w:instrText>
      </w:r>
      <w:r>
        <w:instrText>ta":{"id":7504,"type":"article-journal","title":"Whence Lotka-Volterra?: Conservation laws and integrable systems in ecology","container-title":"Theoretical Ecology","source":"Crossref","abstract":"Competition in ecology is often modeled in terms of direct</w:instrText>
      </w:r>
      <w:r>
        <w:instrText>, negative effects of one individual on another. An example is logistic growth, modeling the effects of intraspecific competition, while the Lotka-Volterra equations for competition extend this to systems of multiple species, with varying strengths of intr</w:instrText>
      </w:r>
      <w:r>
        <w:instrText>a- and interspecific competition. These equations are a classic and well-used staple of quantitative ecology, providing a framework to understand species interactions, species coexistence, and community assembly. They can be derived from an assumption of r</w:instrText>
      </w:r>
      <w:r>
        <w:instrText>andom mixing of organisms, and an outcome of each interaction that removes one or more individuals. However, this framing is somewhat unsatisfactory, and ecologists may prefer to think of phenomenological equations for competition as deriving from competit</w:instrText>
      </w:r>
      <w:r>
        <w:instrText>ion for a set of resources required for growth, which in turn may undergo their own complex dynamics. While it is intuitive that these frameworks are connected, and the connection is well-understood near to equilibria, here, we ask the question: when can c</w:instrText>
      </w:r>
      <w:r>
        <w:instrText>onsumer dynamics alone become an exact description of a full system of consumers and resources? We identify that consumer-resource systems with this property must have some kind of redundancy in the original description, or equivalently there is one or mor</w:instrText>
      </w:r>
      <w:r>
        <w:instrText>e conservation laws for quantities that do not change with time. Such systems are known in mathematics as integrable systems. We suggest that integrability in consumer-resource dynamics can only arise in cases where each species in an assemblage requires a</w:instrText>
      </w:r>
      <w:r>
        <w:instrText xml:space="preserve"> distinct and unique combination of resources, and even in these cases, it is not clear that the resulting dynamics will lead to Lotka-Volterra competition.","URL":"http://link.springer.com/10.1007/s12080-018-0377-0","DOI":"10.1007/s12080-018-0377-0","ISSN</w:instrText>
      </w:r>
      <w:r>
        <w:instrText>":"1874-1738, 1874-1746","title-short":"Whence Lotka-Volterra?","language":"en","author":[{"family":"O’Dwyer","given":"James P."}],"issued":{"date-parts":[["2018",4,24]]},"accessed":{"date-parts":[["2018",10,8]]}}}],"schema":"https://github.com/citation-st</w:instrText>
      </w:r>
      <w:r>
        <w:instrText>yle-language/schema/raw/master/csl-citation.json"}</w:instrText>
      </w:r>
      <w:r>
        <w:fldChar w:fldCharType="separate"/>
      </w:r>
      <w:bookmarkStart w:id="121" w:name="__Fieldmark__1297_1709215311"/>
      <w:r>
        <w:rPr>
          <w:rFonts w:cs="Times New Roman"/>
        </w:rPr>
        <w:t>(</w:t>
      </w:r>
      <w:bookmarkStart w:id="122" w:name="__Fieldmark__536_692662207"/>
      <w:r>
        <w:rPr>
          <w:rFonts w:cs="Times New Roman"/>
        </w:rPr>
        <w:t>H</w:t>
      </w:r>
      <w:bookmarkStart w:id="123" w:name="__Fieldmark__757_1188487846"/>
      <w:r>
        <w:rPr>
          <w:rFonts w:cs="Times New Roman"/>
        </w:rPr>
        <w:t>a</w:t>
      </w:r>
      <w:bookmarkStart w:id="124" w:name="__Fieldmark__340_673369620"/>
      <w:r>
        <w:rPr>
          <w:rFonts w:cs="Times New Roman"/>
        </w:rPr>
        <w:t>s</w:t>
      </w:r>
      <w:bookmarkStart w:id="125" w:name="__Fieldmark__765_1484223485"/>
      <w:r>
        <w:rPr>
          <w:rFonts w:cs="Times New Roman"/>
        </w:rPr>
        <w:t>sell and Comins 1976, O’Dwyer 2018)</w:t>
      </w:r>
      <w:r>
        <w:fldChar w:fldCharType="end"/>
      </w:r>
      <w:bookmarkEnd w:id="121"/>
      <w:bookmarkEnd w:id="122"/>
      <w:bookmarkEnd w:id="123"/>
      <w:bookmarkEnd w:id="124"/>
      <w:bookmarkEnd w:id="125"/>
      <w:r>
        <w:t xml:space="preserve">.  In the case of the discrete time Hassel model, the lifetime competitive effect of each additional individual declines with competitor density because </w:t>
      </w:r>
      <w:commentRangeStart w:id="126"/>
      <w:r>
        <w:t>each indivi</w:t>
      </w:r>
      <w:r>
        <w:t xml:space="preserve">dual competitor is smaller and thus has </w:t>
      </w:r>
      <w:del w:id="127" w:author="Unknown Author" w:date="2019-10-07T12:44:00Z">
        <w:r>
          <w:delText>less of a</w:delText>
        </w:r>
      </w:del>
      <w:ins w:id="128" w:author="Unknown Author" w:date="2019-10-07T12:44:00Z">
        <w:r>
          <w:t>a smaller</w:t>
        </w:r>
      </w:ins>
      <w:r>
        <w:t xml:space="preserve"> per capita</w:t>
      </w:r>
      <w:commentRangeEnd w:id="126"/>
      <w:r>
        <w:commentReference w:id="126"/>
      </w:r>
      <w:r>
        <w:t xml:space="preserve"> effect on the focal species. Thus, while the effects of competition are non-linear, there is no ecologically meaningful IM between competitors other than their change in size—and this</w:t>
      </w:r>
      <w:r>
        <w:t xml:space="preserve"> is implicit in the form of the model.  </w:t>
      </w:r>
    </w:p>
    <w:p w14:paraId="02F72850" w14:textId="77777777" w:rsidR="00743C57" w:rsidRDefault="000D39DC">
      <w:pPr>
        <w:spacing w:after="202"/>
        <w:contextualSpacing/>
      </w:pPr>
      <w:r>
        <w:t>Another case where we can find an ecologically meaningful difference between hard and soft HOIs is in an example provided by Adler and Morris (1994).  They describe a hypothetical scenario where different species of</w:t>
      </w:r>
      <w:r>
        <w:t xml:space="preserve"> plants compete for light</w:t>
      </w:r>
      <w:ins w:id="129" w:author="Unknown Author" w:date="2019-10-07T12:50:00Z">
        <w:r>
          <w:t>,</w:t>
        </w:r>
      </w:ins>
      <w:r>
        <w:t xml:space="preserve"> with taller species reducing the amount of light received by shorter species. In their example, each species simply blocks a proportion of the light that passes through its canopy—thus the nature of the interaction between a tall species and a shorter one</w:t>
      </w:r>
      <w:r>
        <w:t xml:space="preserve"> is independent of all other species. Nevertheless, this model of interaction means that the effect of a taller species on a shorter species below depends multiplicative on the density of any competitors with a canopy between the two.  As in the Hassel mod</w:t>
      </w:r>
      <w:r>
        <w:t>el, per capita competition is non-linear, but arguably there is no ecologically meaningful IM between different competitors—they simply reduce the fraction of light received regardless of the presence of any other species. By contrast, hard HOIs as we defi</w:t>
      </w:r>
      <w:r>
        <w:t xml:space="preserve">ne them require a distinct IM between competitors. </w:t>
      </w:r>
    </w:p>
    <w:p w14:paraId="5ED228F4" w14:textId="77777777" w:rsidR="00743C57" w:rsidRDefault="000D39DC">
      <w:pPr>
        <w:spacing w:after="202"/>
        <w:contextualSpacing/>
      </w:pPr>
      <w:r>
        <w:t xml:space="preserve">A related issue that arises in equating simple non-linearity with HOIs is that this would treat as HOIs non-linear responses to single competitor densities.  For instance, </w:t>
      </w:r>
      <w:r>
        <w:lastRenderedPageBreak/>
        <w:t>recent papers by Letten and Stou</w:t>
      </w:r>
      <w:r>
        <w:t xml:space="preserve">ffer (2019) and Mayfield and Letten </w:t>
      </w:r>
      <w:r>
        <w:fldChar w:fldCharType="begin"/>
      </w:r>
      <w:r>
        <w:instrText>ADDIN ZOTERO_ITEM CSL_CITATION {"citationID":"jj8uwSbr","properties":{"formattedCitation":"(2017)","plainCitation":"(2017)","noteIndex":0},"citationItems":[{"id":2899,"uris":["http://zotero.org/users/688880/items/67ZRSRK</w:instrText>
      </w:r>
      <w:r>
        <w:instrText>R"],"uri":["http://zotero.org/users/688880/items/67ZRSRKR"],"itemData":{"id":2899,"type":"article-journal","title":"Higher-order interactions capture unexplained complexity in diverse communities","container-title":"Nature Ecology &amp; Evolution","page":"0062</w:instrText>
      </w:r>
      <w:r>
        <w:instrText>","volume":"1","source":"www.nature.com","abstract":"Higher-order interactions (HOIs) are often assumed to be negligible in natural communities. Here, the authors present a framework for incorporating HOIs into diversity models and show that their inclusio</w:instrText>
      </w:r>
      <w:r>
        <w:instrText>n can dramatically improve explanatory power.","DOI":"10.1038/s41559-016-0062","ISSN":"2397-334X","language":"en","author":[{"family":"Mayfield","given":"Margaret M."},{"family":"Stouffer","given":"Daniel B."}],"issued":{"date-parts":[["2017",2,17]]}},"sup</w:instrText>
      </w:r>
      <w:r>
        <w:instrText>press-author":true}],"schema":"https://github.com/citation-style-language/schema/raw/master/csl-citation.json"}</w:instrText>
      </w:r>
      <w:r>
        <w:fldChar w:fldCharType="separate"/>
      </w:r>
      <w:bookmarkStart w:id="130" w:name="__Fieldmark__1335_1709215311"/>
      <w:r>
        <w:t>(</w:t>
      </w:r>
      <w:bookmarkStart w:id="131" w:name="__Fieldmark__561_692662207"/>
      <w:r>
        <w:t>2</w:t>
      </w:r>
      <w:bookmarkStart w:id="132" w:name="__Fieldmark__778_1188487846"/>
      <w:r>
        <w:t>0</w:t>
      </w:r>
      <w:bookmarkStart w:id="133" w:name="__Fieldmark__357_673369620"/>
      <w:r>
        <w:t>1</w:t>
      </w:r>
      <w:bookmarkStart w:id="134" w:name="__Fieldmark__849_1484223485"/>
      <w:r>
        <w:t>7)</w:t>
      </w:r>
      <w:r>
        <w:fldChar w:fldCharType="end"/>
      </w:r>
      <w:bookmarkEnd w:id="130"/>
      <w:bookmarkEnd w:id="131"/>
      <w:bookmarkEnd w:id="132"/>
      <w:bookmarkEnd w:id="133"/>
      <w:bookmarkEnd w:id="134"/>
      <w:r>
        <w:t xml:space="preserve"> defined HOIs as any higher order terms of competitor density, including single species terms, such as a single species quadratic term, </w:t>
      </w:r>
      <m:oMath>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rPr>
              <m:t>1</m:t>
            </m:r>
          </m:sub>
        </m:sSub>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oMath>
      <w:r>
        <w:t xml:space="preserve">.  This definition does not fit with the emphasis among ecologists on HOIs as phenomenon that arises between two or more </w:t>
      </w:r>
      <w:r>
        <w:rPr>
          <w:i/>
        </w:rPr>
        <w:t>different species</w:t>
      </w:r>
      <w:r>
        <w:t xml:space="preserve"> of competitor </w:t>
      </w:r>
      <w:r>
        <w:fldChar w:fldCharType="begin"/>
      </w:r>
      <w:r>
        <w:instrText>ADDIN ZOTERO_ITEM CSL_CITATION {"citationID":"xHKMYasq","properties":{"formattedCitation":"(Ha</w:instrText>
      </w:r>
      <w:r>
        <w:instrText>irston et al. 1968, Vandermeer 1969, Neill 1974, Morin et al. 1988)","plainCitation":"(Hairston et al. 1968, Vandermeer 1969, Neill 1974, Morin et al. 1988)","noteIndex":0},"citationItems":[{"id":7766,"uris":["http://zotero.org/users/688880/items/ZRANFIUV"</w:instrText>
      </w:r>
      <w:r>
        <w:instrText>],"uri":["http://zotero.org/users/688880/items/ZRANFIUV"],"itemData":{"id":7766,"type":"article-journal","title":"The Relationship between Species Diversity and Stability: An Experimental Approach with Protozoa and Bacteria","container-title":"Ecology","pa</w:instrText>
      </w:r>
      <w:r>
        <w:instrText>ge":"1091-1101","volume":"49","issue":"6","source":"JSTOR","archive":"JSTOR","abstract":"[Small experimental communities of bacteria and Protozoa were designed to test the widely held hypothesis that higher species diversity brings about greater stability.</w:instrText>
      </w:r>
      <w:r>
        <w:instrText xml:space="preserve"> Three species of bacteria, three species of Paramecium and two species of protozoan predators, Didinium and Woodruffia, were used. The communities were maintained by regular additions of the appropriate combinations of species of bacteria. Stability was m</w:instrText>
      </w:r>
      <w:r>
        <w:instrText>easured as persistence of all species and as a tendency to maintain evenness of the species abundance distribution. The measures were in essential agreement. Stability at the Paramecium trophic level was increased by increasing diversity at the bacterium l</w:instrText>
      </w:r>
      <w:r>
        <w:instrText>evel, but three species of Paramecium were less stable than two. An important finding was that one pair of Paramecium species consistently showed greater stability without the third species than with it. This finding indicates that there were significant s</w:instrText>
      </w:r>
      <w:r>
        <w:instrText>econd-order effects, with two species having an interaction that was detrimental to the third species. We conclude that much more experimental and observational work is necessary before the nature of any functional relationship between diversity and stabil</w:instrText>
      </w:r>
      <w:r>
        <w:instrText>ity can be claimed with confidence.]","DOI":"10.2307/1934492","ISSN":"0012-9658","title-short":"The Relationship between Species Diversity and Stability","author":[{"family":"Hairston","given":"N. G."},{"family":"Allan","given":"J. D."},{"family":"Colwell"</w:instrText>
      </w:r>
      <w:r>
        <w:instrText>,"given":"R. K."},{"family":"Futuyma","given":"D. J."},{"family":"Howell","given":"J."},{"family":"Lubin","given":"M. D."},{"family":"Mathias","given":"J."},{"family":"Vandermeer","given":"J. H."}],"issued":{"date-parts":[["1968"]]}}},{"id":7573,"uris":["h</w:instrText>
      </w:r>
      <w:r>
        <w:instrText>ttp://zotero.org/users/688880/items/MDKZWCM7"],"uri":["http://zotero.org/users/688880/items/MDKZWCM7"],"itemData":{"id":7573,"type":"article-journal","title":"The Competitive Structure of Communities: An Experimental Approach with Protozoa","container-titl</w:instrText>
      </w:r>
      <w:r>
        <w:instrText>e":"Ecology","page":"362-371","volume":"50","issue":"3","source":"Crossref","DOI":"10.2307/1933884","ISSN":"00129658","title-short":"The Competitive Structure of Communities","language":"en","author":[{"family":"Vandermeer","given":"John H."}],"issued":{"d</w:instrText>
      </w:r>
      <w:r>
        <w:instrText>ate-parts":[["1969",5]]}}},{"id":7500,"uris":["http://zotero.org/users/688880/items/XWBA33IH"],"uri":["http://zotero.org/users/688880/items/XWBA33IH"],"itemData":{"id":7500,"type":"article-journal","title":"The Community Matrix and Interdependence of the C</w:instrText>
      </w:r>
      <w:r>
        <w:instrText>ompetition Coefficients","container-title":"The American Naturalist","page":"399-408","volume":"108","issue":"962","source":"JSTOR","abstract":"In response to recent elaborations of the community matrix concept, I argue that nonlinear (higher-order) intera</w:instrText>
      </w:r>
      <w:r>
        <w:instrText>ctions between species are probably very important in many competitive relationships. Several competition coefficients calculated from populations of microcrustaceans in equilibrium microcosm communities change significantly with changes induced in the spe</w:instrText>
      </w:r>
      <w:r>
        <w:instrText>cies composition of the remainder of the community. Because of interdependence among first-order competition coefficients, interpretation of community perturbation experiments becomes exceptionally difficult and subsequent calculations based on an α matrix</w:instrText>
      </w:r>
      <w:r>
        <w:instrText xml:space="preserve"> to predict the number of species expected in the community are inappropriate to the assumptions of the model.","ISSN":"0003-0147","author":[{"family":"Neill","given":"William E."}],"issued":{"date-parts":[["1974"]]}}},{"id":2221,"uris":["http://zotero.org</w:instrText>
      </w:r>
      <w:r>
        <w:instrText>/users/688880/items/QNZJCBFT"],"uri":["http://zotero.org/users/688880/items/QNZJCBFT"],"itemData":{"id":2221,"type":"article-journal","title":"Competition Between Aquatic Insects and Vertebrates: Interaction Strength and Higher Order Interactions","contain</w:instrText>
      </w:r>
      <w:r>
        <w:instrText>er-title":"Ecology","page":"1401-1409","volume":"69","issue":"5","source":"CrossRef","DOI":"10.2307/1941637","ISSN":"00129658","title-short":"Competition Between Aquatic Insects and Vertebrates","language":"en","author":[{"family":"Morin","given":"Peter Ja</w:instrText>
      </w:r>
      <w:r>
        <w:instrText>y"},{"family":"Lawler","given":"Sharon P."},{"family":"Johnson","given":"Elizabeth A."}],"issued":{"date-parts":[["1988",10]]}}}],"schema":"https://github.com/citation-style-language/schema/raw/master/csl-citation.json"}</w:instrText>
      </w:r>
      <w:r>
        <w:fldChar w:fldCharType="separate"/>
      </w:r>
      <w:bookmarkStart w:id="135" w:name="__Fieldmark__1358_1709215311"/>
      <w:r>
        <w:t>(</w:t>
      </w:r>
      <w:bookmarkStart w:id="136" w:name="__Fieldmark__580_692662207"/>
      <w:r>
        <w:t>H</w:t>
      </w:r>
      <w:bookmarkStart w:id="137" w:name="__Fieldmark__793_1188487846"/>
      <w:r>
        <w:t>a</w:t>
      </w:r>
      <w:bookmarkStart w:id="138" w:name="__Fieldmark__368_673369620"/>
      <w:r>
        <w:t>i</w:t>
      </w:r>
      <w:bookmarkStart w:id="139" w:name="__Fieldmark__869_1484223485"/>
      <w:r>
        <w:t>rston et al. 1968, Vandermeer 19</w:t>
      </w:r>
      <w:r>
        <w:t>69, Neill 1974, Morin et al. 1988)</w:t>
      </w:r>
      <w:r>
        <w:fldChar w:fldCharType="end"/>
      </w:r>
      <w:bookmarkEnd w:id="135"/>
      <w:bookmarkEnd w:id="136"/>
      <w:bookmarkEnd w:id="137"/>
      <w:bookmarkEnd w:id="138"/>
      <w:bookmarkEnd w:id="139"/>
      <w:r>
        <w:t xml:space="preserve">.  Single species higher order terms can be interpreted as a kind of IM between individuals of the same species, i.e. the effect of each additional individual is modified by all other individuals. However, these single </w:t>
      </w:r>
      <w:r>
        <w:t xml:space="preserve">species higher order terms can be fully parameterized by observing the response of a focal individual to gradients of each species separately, thus they do not qualify as hard HOIs by our definition. Moreover, they do not lead to </w:t>
      </w:r>
      <w:commentRangeStart w:id="140"/>
      <w:r>
        <w:t>emergent properties in com</w:t>
      </w:r>
      <w:r>
        <w:t>munities with two or more competitors that are not present in the set of single competitor communities</w:t>
      </w:r>
      <w:commentRangeEnd w:id="140"/>
      <w:r>
        <w:commentReference w:id="140"/>
      </w:r>
      <w:r>
        <w:t xml:space="preserve">. </w:t>
      </w:r>
    </w:p>
    <w:p w14:paraId="3F79F2B5" w14:textId="77777777" w:rsidR="00743C57" w:rsidRDefault="000D39DC">
      <w:pPr>
        <w:spacing w:after="202"/>
        <w:contextualSpacing/>
      </w:pPr>
      <w:r>
        <w:t xml:space="preserve">Adler and Morris (1994) derived a test for HOIs based on the partial derivative of the population growth model with respect to competitor density,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den>
        </m:f>
        <m:r>
          <w:rPr>
            <w:rFonts w:ascii="Cambria Math" w:hAnsi="Cambria Math"/>
          </w:rPr>
          <m:t>.</m:t>
        </m:r>
      </m:oMath>
      <w:r>
        <w:t xml:space="preserve">  The Adler and Morris definition agrees with our definition in most cases however there are some cases where our definition and theirs differ and we believe ours is more general. In particular, their test for HOIs would indicate HOIs in any mo</w:t>
      </w:r>
      <w:r>
        <w:t xml:space="preserve">del in which there are </w:t>
      </w:r>
      <w:commentRangeStart w:id="141"/>
      <w:r>
        <w:t>different forms of density dependence for different competitor species.</w:t>
      </w:r>
      <w:commentRangeEnd w:id="141"/>
      <w:r>
        <w:commentReference w:id="141"/>
      </w:r>
      <w:r>
        <w:t xml:space="preserve"> However, these types of models do not necessarily lead to </w:t>
      </w:r>
      <w:commentRangeStart w:id="142"/>
      <w:r>
        <w:t>emergent properties</w:t>
      </w:r>
      <w:commentRangeEnd w:id="142"/>
      <w:r>
        <w:commentReference w:id="142"/>
      </w:r>
      <w:r>
        <w:t xml:space="preserve"> and so do not necessarily contain HOIs as we define them. </w:t>
      </w:r>
    </w:p>
    <w:p w14:paraId="4460E0F8" w14:textId="77777777" w:rsidR="00743C57" w:rsidRDefault="000D39DC">
      <w:pPr>
        <w:spacing w:after="202"/>
        <w:contextualSpacing/>
      </w:pPr>
      <w:r>
        <w:t>In the second half</w:t>
      </w:r>
      <w:r>
        <w:t xml:space="preserve"> of the paper, we show how an ecologist could apply our definition to test for the presence of HOIs in empirical data. We use a mechanistic growth </w:t>
      </w:r>
      <w:r>
        <w:lastRenderedPageBreak/>
        <w:t xml:space="preserve">model to simulate resource competition among three annual plant species. We then </w:t>
      </w:r>
      <w:del w:id="143" w:author="Unknown Author" w:date="2019-10-07T12:58:00Z">
        <w:r>
          <w:delText>attempt to</w:delText>
        </w:r>
      </w:del>
      <w:r>
        <w:t xml:space="preserve"> fit species’ resp</w:t>
      </w:r>
      <w:r>
        <w:t>onses to interspecific competition using phenomenological competition models</w:t>
      </w:r>
      <w:ins w:id="144" w:author="Unknown Author" w:date="2019-10-07T12:59:00Z">
        <w:r>
          <w:t xml:space="preserve"> that do or do not hard or soft HOIs</w:t>
        </w:r>
      </w:ins>
      <w:r>
        <w:t>. Using our definition for HOIs above, we evaluate which species’ responses require a competition model with HOIs.  By considering when HOIs eme</w:t>
      </w:r>
      <w:r>
        <w:t xml:space="preserve">rge in this simple simulation we </w:t>
      </w:r>
      <w:del w:id="145" w:author="Unknown Author" w:date="2019-10-07T13:00:00Z">
        <w:r>
          <w:delText>show</w:delText>
        </w:r>
      </w:del>
      <w:ins w:id="146" w:author="Unknown Author" w:date="2019-10-07T13:00:00Z">
        <w:r>
          <w:t>identify</w:t>
        </w:r>
      </w:ins>
      <w:r>
        <w:t xml:space="preserve"> the steps required to detect HOIs in empirical data and shed light on the processes that could generate HOIs in nature.</w:t>
      </w:r>
    </w:p>
    <w:p w14:paraId="53A3746B" w14:textId="77777777" w:rsidR="00743C57" w:rsidRDefault="000D39DC">
      <w:pPr>
        <w:pStyle w:val="Heading"/>
      </w:pPr>
      <w:bookmarkStart w:id="147" w:name="hois-in-a-mechanistic-resource-competiti"/>
      <w:bookmarkStart w:id="148" w:name="hois-arrising-from-cycles-of-pairwise-co"/>
      <w:bookmarkStart w:id="149" w:name="defining-higher-order-interactions"/>
      <w:bookmarkEnd w:id="147"/>
      <w:bookmarkEnd w:id="148"/>
      <w:bookmarkEnd w:id="149"/>
      <w:r>
        <w:t>HOIs in a mechanistic resource competition model</w:t>
      </w:r>
    </w:p>
    <w:p w14:paraId="40B5FD0B" w14:textId="77777777" w:rsidR="00743C57" w:rsidRDefault="000D39DC">
      <w:pPr>
        <w:spacing w:after="202"/>
        <w:contextualSpacing/>
      </w:pPr>
      <w:r>
        <w:t>We developed a mechanistic competition mo</w:t>
      </w:r>
      <w:r>
        <w:t xml:space="preserve">del intended to simulate the growth dynamics of annual plants in a Mediterranean climate. These systems are characterized by plants that germinate in the winter and grow, flower, and produce seeds by the early summer </w:t>
      </w:r>
      <w:r>
        <w:fldChar w:fldCharType="begin"/>
      </w:r>
      <w:r>
        <w:instrText>ADDIN ZOTERO_ITEM CSL_CITATION {"citati</w:instrText>
      </w:r>
      <w:r>
        <w:instrText>onID":"2rW4iJnA","properties":{"formattedCitation":"(Godoy and Levine 2013)","plainCitation":"(Godoy and Levine 2013)","noteIndex":0},"citationItems":[{"id":1750,"uris":["http://zotero.org/users/688880/items/MAEVP4H8"],"uri":["http://zotero.org/users/68888</w:instrText>
      </w:r>
      <w:r>
        <w:instrText>0/items/MAEVP4H8"],"itemData":{"id":1750,"type":"article-journal","title":"Phenology effects on invasion success: insights from coupling field experiments to coexistence theory","container-title":"Ecology","page":"726-736","volume":"95","issue":"3","source</w:instrText>
      </w:r>
      <w:r>
        <w:instrText>":"esajournals.org (Atypon)","abstract":"Ecologists have identified a growing number of functional traits that promote invasion. However, whether trait differences between exotic and native species promote invasion success by enhancing niche differences or</w:instrText>
      </w:r>
      <w:r>
        <w:instrText xml:space="preserve"> giving invaders competitive advantages is poorly understood. We explored the mechanisms by which phenology determines invasion success in a California annual plant community by quantifying how the seasonal timing of growth relates to niche differences tha</w:instrText>
      </w:r>
      <w:r>
        <w:instrText>t stabilize coexistence, and the competitive ability differences that drive dominance and exclusion. We parameterized models of community dynamics from experimentally assembled annual communities in which exotic plants displayed earlier, coincident, or lat</w:instrText>
      </w:r>
      <w:r>
        <w:instrText>er phenology than native residents. Using recent theoretical advances from the coexistence literature, we found that differences in phenology promote stabilizing niche differences between exotic and native species. However, phenology was more strongly rela</w:instrText>
      </w:r>
      <w:r>
        <w:instrText>ted to competitive ability differences, allowing later invaders to outcompete earlier native competitors and native residents to outcompete earlier invaders in field experiments. Few of these insights could be inferred by comparing the competitive outcomes</w:instrText>
      </w:r>
      <w:r>
        <w:instrText xml:space="preserve"> across invaders, highlighting the need to quantify niche and competitive ability differences when disentangling how species differences drive invasion success.","DOI":"10.1890/13-1157.1","ISSN":"0012-9658","title-short":"Phenology effects on invasion succ</w:instrText>
      </w:r>
      <w:r>
        <w:instrText>ess","journalAbbreviation":"Ecology","author":[{"family":"Godoy","given":"Oscar"},{"family":"Levine","given":"Jonathan M."}],"issued":{"date-parts":[["2013",7,31]]}}}],"schema":"https://github.com/citation-style-language/schema/raw/master/csl-citation.json</w:instrText>
      </w:r>
      <w:r>
        <w:instrText>"}</w:instrText>
      </w:r>
      <w:r>
        <w:fldChar w:fldCharType="separate"/>
      </w:r>
      <w:bookmarkStart w:id="150" w:name="__Fieldmark__1415_1709215311"/>
      <w:r>
        <w:t>(</w:t>
      </w:r>
      <w:bookmarkStart w:id="151" w:name="__Fieldmark__616_692662207"/>
      <w:r>
        <w:t>G</w:t>
      </w:r>
      <w:bookmarkStart w:id="152" w:name="__Fieldmark__825_1188487846"/>
      <w:r>
        <w:t>o</w:t>
      </w:r>
      <w:bookmarkStart w:id="153" w:name="__Fieldmark__396_673369620"/>
      <w:r>
        <w:t>d</w:t>
      </w:r>
      <w:bookmarkStart w:id="154" w:name="__Fieldmark__964_1484223485"/>
      <w:r>
        <w:t>oy and Levine 2013)</w:t>
      </w:r>
      <w:r>
        <w:fldChar w:fldCharType="end"/>
      </w:r>
      <w:bookmarkEnd w:id="150"/>
      <w:bookmarkEnd w:id="151"/>
      <w:bookmarkEnd w:id="152"/>
      <w:bookmarkEnd w:id="153"/>
      <w:bookmarkEnd w:id="154"/>
      <w:r>
        <w:t>. In our model, we track a single pool of soil resources, most easily thought of as water or water-soluble nutrients. This pool is not resupplied during the season and is depleted overtime. As the resource concentration declines</w:t>
      </w:r>
      <w:r>
        <w:t xml:space="preserve">, plant growth slows and eventually stops. We make the assumption that when net growth is zero, the plant will convert a fraction of its biomass into seeds that will germinate at the start of the next growing season </w:t>
      </w:r>
      <w:r>
        <w:fldChar w:fldCharType="begin"/>
      </w:r>
      <w:r>
        <w:instrText>ADDIN ZOTERO_ITEM CSL_CITATION {"citatio</w:instrText>
      </w:r>
      <w:r>
        <w:instrText>nID":"N8wmZfWW","properties":{"formattedCitation":"(Cohen 1976)","plainCitation":"(Cohen 1976)","noteIndex":0},"citationItems":[{"id":2841,"uris":["http://zotero.org/users/688880/items/PHM659CT"],"uri":["http://zotero.org/users/688880/items/PHM659CT"],"ite</w:instrText>
      </w:r>
      <w:r>
        <w:instrText>mData":{"id":2841,"type":"article-journal","title":"The Optimal Timing of Reproduction","container-title":"The American Naturalist","page":"801-807","volume":"110","issue":"975","source":"JSTOR","abstract":"The optimal timing of reproductive effort is dete</w:instrText>
      </w:r>
      <w:r>
        <w:instrText>rmined in a model which takes into account (a) the physiological limits on the growth and biomass production of the individuals, (b) the survival function of the population, and (c) the reutilization of somatic biomass for reproduction at the end of the se</w:instrText>
      </w:r>
      <w:r>
        <w:instrText>ason. Total reproductive biomass is maximized by a step transition from somatic growth to reproductive production. Optimal transition is at a biomass which is much less than the maximally attainable biomass. Optimal transition time is an increasing functio</w:instrText>
      </w:r>
      <w:r>
        <w:instrText>n of the survival and of the reutilization conversion factor. Much higher optimal transition biomass is expected where reproductive success depends not only on the production of reproductive biomass but is an increasing function of somatic biomass as well.</w:instrText>
      </w:r>
      <w:r>
        <w:instrText>","ISSN":"0003-0147","author":[{"family":"Cohen","given":"Dan"}],"issued":{"date-parts":[["1976"]]}}}],"schema":"https://github.com/citation-style-language/schema/raw/master/csl-citation.json"}</w:instrText>
      </w:r>
      <w:r>
        <w:fldChar w:fldCharType="separate"/>
      </w:r>
      <w:bookmarkStart w:id="155" w:name="__Fieldmark__1434_1709215311"/>
      <w:r>
        <w:t>(</w:t>
      </w:r>
      <w:bookmarkStart w:id="156" w:name="__Fieldmark__631_692662207"/>
      <w:r>
        <w:t>C</w:t>
      </w:r>
      <w:bookmarkStart w:id="157" w:name="__Fieldmark__836_1188487846"/>
      <w:r>
        <w:t>o</w:t>
      </w:r>
      <w:bookmarkStart w:id="158" w:name="__Fieldmark__403_673369620"/>
      <w:r>
        <w:t>h</w:t>
      </w:r>
      <w:bookmarkStart w:id="159" w:name="__Fieldmark__1002_1484223485"/>
      <w:r>
        <w:t>en 1976)</w:t>
      </w:r>
      <w:r>
        <w:fldChar w:fldCharType="end"/>
      </w:r>
      <w:bookmarkEnd w:id="155"/>
      <w:bookmarkEnd w:id="156"/>
      <w:bookmarkEnd w:id="157"/>
      <w:bookmarkEnd w:id="158"/>
      <w:bookmarkEnd w:id="159"/>
      <w:r>
        <w:t xml:space="preserve">.  </w:t>
      </w:r>
    </w:p>
    <w:p w14:paraId="20B97679" w14:textId="77777777" w:rsidR="00743C57" w:rsidRDefault="000D39DC">
      <w:pPr>
        <w:spacing w:after="202"/>
        <w:contextualSpacing/>
      </w:pPr>
      <w:r>
        <w:t xml:space="preserve">Resource dynamics in the model are given by </w:t>
      </w:r>
      <w:r>
        <w:t>the differential equation,</w:t>
      </w:r>
    </w:p>
    <w:tbl>
      <w:tblPr>
        <w:tblStyle w:val="TableGrid"/>
        <w:tblW w:w="8641" w:type="dxa"/>
        <w:tblCellMar>
          <w:left w:w="128" w:type="dxa"/>
        </w:tblCellMar>
        <w:tblLook w:val="04A0" w:firstRow="1" w:lastRow="0" w:firstColumn="1" w:lastColumn="0" w:noHBand="0" w:noVBand="1"/>
      </w:tblPr>
      <w:tblGrid>
        <w:gridCol w:w="890"/>
        <w:gridCol w:w="7019"/>
        <w:gridCol w:w="732"/>
      </w:tblGrid>
      <w:tr w:rsidR="00743C57" w14:paraId="3CFA1C91" w14:textId="77777777">
        <w:trPr>
          <w:trHeight w:val="503"/>
        </w:trPr>
        <w:tc>
          <w:tcPr>
            <w:tcW w:w="890" w:type="dxa"/>
            <w:tcBorders>
              <w:top w:val="nil"/>
              <w:left w:val="nil"/>
              <w:bottom w:val="nil"/>
              <w:right w:val="nil"/>
            </w:tcBorders>
            <w:shd w:val="clear" w:color="auto" w:fill="auto"/>
            <w:vAlign w:val="center"/>
          </w:tcPr>
          <w:p w14:paraId="0602D3E1" w14:textId="77777777" w:rsidR="00743C57" w:rsidRDefault="00743C57">
            <w:pPr>
              <w:spacing w:after="0" w:line="240" w:lineRule="auto"/>
              <w:ind w:firstLine="0"/>
              <w:contextualSpacing/>
              <w:jc w:val="center"/>
            </w:pPr>
          </w:p>
        </w:tc>
        <w:tc>
          <w:tcPr>
            <w:tcW w:w="7019" w:type="dxa"/>
            <w:tcBorders>
              <w:top w:val="nil"/>
              <w:left w:val="nil"/>
              <w:bottom w:val="nil"/>
              <w:right w:val="nil"/>
            </w:tcBorders>
            <w:shd w:val="clear" w:color="auto" w:fill="auto"/>
            <w:vAlign w:val="center"/>
          </w:tcPr>
          <w:p w14:paraId="35872300" w14:textId="77777777" w:rsidR="00743C57" w:rsidRDefault="000D39DC">
            <w:pPr>
              <w:spacing w:after="0" w:line="240" w:lineRule="auto"/>
              <w:contextualSpacing/>
              <w:jc w:val="center"/>
            </w:pPr>
            <m:oMathPara>
              <m:oMath>
                <m:f>
                  <m:fPr>
                    <m:ctrlPr>
                      <w:rPr>
                        <w:rFonts w:ascii="Cambria Math" w:hAnsi="Cambria Math"/>
                      </w:rPr>
                    </m:ctrlPr>
                  </m:fPr>
                  <m:num>
                    <m:r>
                      <w:rPr>
                        <w:rFonts w:ascii="Cambria Math" w:hAnsi="Cambria Math"/>
                      </w:rPr>
                      <m:t>dR</m:t>
                    </m:r>
                  </m:num>
                  <m:den>
                    <m:r>
                      <w:rPr>
                        <w:rFonts w:ascii="Cambria Math" w:hAnsi="Cambria Math"/>
                      </w:rPr>
                      <m:t>du</m:t>
                    </m:r>
                  </m:den>
                </m:f>
                <m:r>
                  <w:rPr>
                    <w:rFonts w:ascii="Cambria Math" w:hAnsi="Cambria Math"/>
                  </w:rPr>
                  <m:t>=</m:t>
                </m:r>
                <m:r>
                  <w:rPr>
                    <w:rFonts w:ascii="Cambria Math" w:hAnsi="Cambria Math"/>
                  </w:rPr>
                  <m:t>I</m:t>
                </m:r>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u</m:t>
                            </m:r>
                          </m:e>
                        </m:d>
                      </m:e>
                    </m:d>
                  </m:e>
                </m:nary>
                <m:r>
                  <w:rPr>
                    <w:rFonts w:ascii="Cambria Math" w:hAnsi="Cambria Math"/>
                  </w:rPr>
                  <m:t>,</m:t>
                </m:r>
              </m:oMath>
            </m:oMathPara>
          </w:p>
        </w:tc>
        <w:tc>
          <w:tcPr>
            <w:tcW w:w="732" w:type="dxa"/>
            <w:tcBorders>
              <w:top w:val="nil"/>
              <w:left w:val="nil"/>
              <w:bottom w:val="nil"/>
              <w:right w:val="nil"/>
            </w:tcBorders>
            <w:shd w:val="clear" w:color="auto" w:fill="auto"/>
            <w:vAlign w:val="center"/>
          </w:tcPr>
          <w:p w14:paraId="1C567CB0"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6226BC18" w14:textId="77777777" w:rsidR="00743C57" w:rsidRDefault="000D39DC">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is the resource availability at time </w:t>
      </w:r>
      <m:oMath>
        <m:r>
          <w:rPr>
            <w:rFonts w:ascii="Cambria Math" w:hAnsi="Cambria Math"/>
          </w:rPr>
          <m:t>u</m:t>
        </m:r>
      </m:oMath>
      <w:r>
        <w:t xml:space="preserve">, </w:t>
      </w:r>
      <m:oMath>
        <m:r>
          <w:rPr>
            <w:rFonts w:ascii="Cambria Math" w:hAnsi="Cambria Math"/>
          </w:rPr>
          <m:t>I</m:t>
        </m:r>
      </m:oMath>
      <w:r>
        <w:t xml:space="preserve"> is the resource supply rate, and the final term is the sum of resource uptake over all </w:t>
      </w:r>
      <w:r>
        <w:rPr>
          <w:i/>
        </w:rPr>
        <w:t>m</w:t>
      </w:r>
      <w:r>
        <w:t xml:space="preserve"> species in the community. Biomass </w:t>
      </w:r>
      <w:r>
        <w:lastRenderedPageBreak/>
        <w:t xml:space="preserve">per individual of each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the number of individuals in the population is given by </w:t>
      </w:r>
      <w:r>
        <w:rPr>
          <w:i/>
        </w:rPr>
        <w:t>n</w:t>
      </w:r>
      <w:r>
        <w:rPr>
          <w:i/>
          <w:vertAlign w:val="subscript"/>
        </w:rPr>
        <w:t>i</w:t>
      </w:r>
      <w:r>
        <w:t xml:space="preserve">. The function </w:t>
      </w:r>
      <w:r>
        <w:rPr>
          <w:i/>
        </w:rPr>
        <w:t>g</w:t>
      </w:r>
      <w:r>
        <w:rPr>
          <w:i/>
          <w:vertAlign w:val="subscript"/>
        </w:rPr>
        <w:t>i</w:t>
      </w:r>
      <w:r>
        <w:t>(</w:t>
      </w:r>
      <w:r>
        <w:rPr>
          <w:i/>
        </w:rPr>
        <w:t>b</w:t>
      </w:r>
      <w:r>
        <w:rPr>
          <w:i/>
        </w:rPr>
        <w:softHyphen/>
      </w:r>
      <w:r>
        <w:rPr>
          <w:i/>
          <w:vertAlign w:val="subscript"/>
        </w:rPr>
        <w:t>i</w:t>
      </w:r>
      <w:r>
        <w:t xml:space="preserve">) converts per capita biomass into surface area of fine roots. Total resource uptake rate is the product of root surface area and the rate of resource conductance per unit root surface area. The rate of resource conductance is a function, </w:t>
      </w:r>
      <m:oMath>
        <m:r>
          <w:rPr>
            <w:rFonts w:ascii="Cambria Math" w:hAnsi="Cambria Math"/>
          </w:rPr>
          <m:t>f</m:t>
        </m:r>
        <m:d>
          <m:dPr>
            <m:ctrlPr>
              <w:rPr>
                <w:rFonts w:ascii="Cambria Math" w:hAnsi="Cambria Math"/>
              </w:rPr>
            </m:ctrlPr>
          </m:dPr>
          <m:e>
            <m:r>
              <w:rPr>
                <w:rFonts w:ascii="Cambria Math" w:hAnsi="Cambria Math"/>
              </w:rPr>
              <m:t>R</m:t>
            </m:r>
          </m:e>
        </m:d>
      </m:oMath>
      <w:r>
        <w:t>, of soil res</w:t>
      </w:r>
      <w:r>
        <w:t xml:space="preserve">ource concentration. We simulate a Mediterranean climate by setting initial resource availability high, </w:t>
      </w:r>
      <m:oMath>
        <m:r>
          <w:rPr>
            <w:rFonts w:ascii="Cambria Math" w:hAnsi="Cambria Math"/>
          </w:rPr>
          <m:t>R</m:t>
        </m:r>
        <m:d>
          <m:dPr>
            <m:ctrlPr>
              <w:rPr>
                <w:rFonts w:ascii="Cambria Math" w:hAnsi="Cambria Math"/>
              </w:rPr>
            </m:ctrlPr>
          </m:dPr>
          <m:e>
            <m:r>
              <w:rPr>
                <w:rFonts w:ascii="Cambria Math" w:hAnsi="Cambria Math"/>
              </w:rPr>
              <m:t>u</m:t>
            </m:r>
            <m:r>
              <w:rPr>
                <w:rFonts w:ascii="Cambria Math" w:hAnsi="Cambria Math"/>
              </w:rPr>
              <m:t>=0</m:t>
            </m:r>
          </m:e>
        </m:d>
        <m:r>
          <w:rPr>
            <w:rFonts w:ascii="Cambria Math" w:hAnsi="Cambria Math"/>
          </w:rPr>
          <m:t>≫0</m:t>
        </m:r>
      </m:oMath>
      <w:r>
        <w:t xml:space="preserve">, and setting the resource supply rate, </w:t>
      </w:r>
      <m:oMath>
        <m:r>
          <w:rPr>
            <w:rFonts w:ascii="Cambria Math" w:hAnsi="Cambria Math"/>
          </w:rPr>
          <m:t>I</m:t>
        </m:r>
      </m:oMath>
      <w:r>
        <w:t xml:space="preserve">, to zero. </w:t>
      </w:r>
    </w:p>
    <w:p w14:paraId="030AC142" w14:textId="77777777" w:rsidR="00743C57" w:rsidRDefault="000D39DC">
      <w:pPr>
        <w:spacing w:after="202"/>
        <w:contextualSpacing/>
      </w:pPr>
      <w:r>
        <w:t>Growth of each species is given by a piecewise differential equation,</w:t>
      </w:r>
    </w:p>
    <w:tbl>
      <w:tblPr>
        <w:tblStyle w:val="TableGrid"/>
        <w:tblW w:w="8640" w:type="dxa"/>
        <w:tblCellMar>
          <w:left w:w="128" w:type="dxa"/>
        </w:tblCellMar>
        <w:tblLook w:val="04A0" w:firstRow="1" w:lastRow="0" w:firstColumn="1" w:lastColumn="0" w:noHBand="0" w:noVBand="1"/>
      </w:tblPr>
      <w:tblGrid>
        <w:gridCol w:w="861"/>
        <w:gridCol w:w="7061"/>
        <w:gridCol w:w="718"/>
      </w:tblGrid>
      <w:tr w:rsidR="00743C57" w14:paraId="62362C06" w14:textId="77777777">
        <w:trPr>
          <w:trHeight w:val="503"/>
        </w:trPr>
        <w:tc>
          <w:tcPr>
            <w:tcW w:w="861" w:type="dxa"/>
            <w:tcBorders>
              <w:top w:val="nil"/>
              <w:left w:val="nil"/>
              <w:bottom w:val="nil"/>
              <w:right w:val="nil"/>
            </w:tcBorders>
            <w:shd w:val="clear" w:color="auto" w:fill="auto"/>
            <w:vAlign w:val="center"/>
          </w:tcPr>
          <w:p w14:paraId="4EA4C0F7" w14:textId="77777777" w:rsidR="00743C57" w:rsidRDefault="00743C57">
            <w:pPr>
              <w:spacing w:after="0" w:line="240" w:lineRule="auto"/>
              <w:ind w:firstLine="0"/>
              <w:contextualSpacing/>
              <w:jc w:val="center"/>
            </w:pPr>
          </w:p>
        </w:tc>
        <w:tc>
          <w:tcPr>
            <w:tcW w:w="7061" w:type="dxa"/>
            <w:tcBorders>
              <w:top w:val="nil"/>
              <w:left w:val="nil"/>
              <w:bottom w:val="nil"/>
              <w:right w:val="nil"/>
            </w:tcBorders>
            <w:shd w:val="clear" w:color="auto" w:fill="auto"/>
            <w:vAlign w:val="center"/>
          </w:tcPr>
          <w:p w14:paraId="218BA238" w14:textId="77777777" w:rsidR="00743C57" w:rsidRDefault="000D39DC">
            <w:pPr>
              <w:spacing w:after="0" w:line="240" w:lineRule="auto"/>
              <w:contextualSpacing/>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r>
                          <w:rPr>
                            <w:rFonts w:ascii="Cambria Math" w:hAnsi="Cambria Math"/>
                          </w:rPr>
                          <m:t>&gt;</m:t>
                        </m:r>
                        <m:sSub>
                          <m:sSubPr>
                            <m:ctrlPr>
                              <w:rPr>
                                <w:rFonts w:ascii="Cambria Math" w:hAnsi="Cambria Math"/>
                              </w:rPr>
                            </m:ctrlPr>
                          </m:sSubPr>
                          <m:e>
                            <m:r>
                              <w:rPr>
                                <w:rFonts w:ascii="Cambria Math" w:hAnsi="Cambria Math"/>
                              </w:rPr>
                              <m:t>δ</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0,∧</m:t>
                        </m:r>
                        <m:sSub>
                          <m:sSubPr>
                            <m:ctrlPr>
                              <w:rPr>
                                <w:rFonts w:ascii="Cambria Math" w:hAnsi="Cambria Math"/>
                              </w:rPr>
                            </m:ctrlPr>
                          </m:sSubPr>
                          <m:e>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eqArr>
                  </m:e>
                </m:d>
              </m:oMath>
            </m:oMathPara>
          </w:p>
        </w:tc>
        <w:tc>
          <w:tcPr>
            <w:tcW w:w="718" w:type="dxa"/>
            <w:tcBorders>
              <w:top w:val="nil"/>
              <w:left w:val="nil"/>
              <w:bottom w:val="nil"/>
              <w:right w:val="nil"/>
            </w:tcBorders>
            <w:shd w:val="clear" w:color="auto" w:fill="auto"/>
            <w:vAlign w:val="center"/>
          </w:tcPr>
          <w:p w14:paraId="04DB0AB3"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5343C875" w14:textId="77777777" w:rsidR="00743C57" w:rsidRDefault="000D39DC">
      <w:pPr>
        <w:spacing w:after="202"/>
        <w:ind w:firstLine="0"/>
        <w:contextualSpacing/>
      </w:pPr>
      <w:r>
        <w:t xml:space="preserve">where, </w:t>
      </w:r>
      <w:r>
        <w:rPr>
          <w:i/>
        </w:rPr>
        <w:t>q</w:t>
      </w:r>
      <w:r>
        <w:t xml:space="preserve"> is the rate of resource conversion into biomass and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is the rate of bi</w:t>
      </w:r>
      <w:commentRangeStart w:id="160"/>
      <w:r>
        <w:t>omass</w:t>
      </w:r>
      <w:commentRangeEnd w:id="160"/>
      <w:r>
        <w:commentReference w:id="160"/>
      </w:r>
      <w:r>
        <w:t xml:space="preserve"> loss and respiration. The inequalities indicate that when net growth of each species is less than or equal to zero, growth and resource consumption stops (i.e. is set to zero). Per capita biomass of each species, </w:t>
      </w:r>
      <w:r>
        <w:rPr>
          <w:i/>
        </w:rPr>
        <w:t>b</w:t>
      </w:r>
      <w:r>
        <w:rPr>
          <w:i/>
          <w:vertAlign w:val="subscript"/>
        </w:rPr>
        <w:t>i</w:t>
      </w:r>
      <w:r>
        <w:t>, is converted into per capita root surf</w:t>
      </w:r>
      <w:r>
        <w:t xml:space="preserve">ace area via the function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t xml:space="preserve">, where </w:t>
      </w:r>
      <w:r>
        <w:rPr>
          <w:i/>
        </w:rPr>
        <w:t>p</w:t>
      </w:r>
      <w:r>
        <w:t xml:space="preserve"> is the proportion of growth allocated to roots, </w:t>
      </w:r>
      <w:r>
        <w:rPr>
          <w:i/>
        </w:rPr>
        <w:t>d</w:t>
      </w:r>
      <w:r>
        <w:rPr>
          <w:i/>
          <w:vertAlign w:val="subscript"/>
        </w:rPr>
        <w:t>i</w:t>
      </w:r>
      <w:r>
        <w:t xml:space="preserve"> is root tissue density in g cm</w:t>
      </w:r>
      <w:r>
        <w:softHyphen/>
      </w:r>
      <w:r>
        <w:rPr>
          <w:vertAlign w:val="superscript"/>
        </w:rPr>
        <w:t>-3</w:t>
      </w:r>
      <w:r>
        <w:t xml:space="preserve"> and </w:t>
      </w:r>
      <m:oMath>
        <m:r>
          <w:rPr>
            <w:rFonts w:ascii="Cambria Math" w:hAnsi="Cambria Math"/>
          </w:rPr>
          <m:t>ν</m:t>
        </m:r>
      </m:oMath>
      <w:r>
        <w:t xml:space="preserve"> is an exponent that scales root volume to root surface area (similar to Kooijmans </w:t>
      </w:r>
      <w:r>
        <w:fldChar w:fldCharType="begin"/>
      </w:r>
      <w:r>
        <w:instrText>ADDIN ZOTERO_ITEM CSL_CIT</w:instrText>
      </w:r>
      <w:r>
        <w:instrText>ATION {"citationID":"gki8zIaM","properties":{"formattedCitation":"(1986)","plainCitation":"(1986)","noteIndex":0},"citationItems":[{"id":7854,"uris":["http://zotero.org/users/688880/items/SBA8YFGT"],"uri":["http://zotero.org/users/688880/items/SBA8YFGT"],"</w:instrText>
      </w:r>
      <w:r>
        <w:instrText>itemData":{"id":7854,"type":"article-journal","title":"Energy budgets can explain body size relations","container-title":"Journal of Theoretical Biology","page":"269-282","volume":"121","issue":"3","source":"ScienceDirect","abstract":"The size-dependence o</w:instrText>
      </w:r>
      <w:r>
        <w:instrText>f some 20 physiological variables has been derived from a rather simple model for energy budgets. This nine parameter model is based on detailed observations on the growth and reproduction at varying food densities, and has the state variables size and sto</w:instrText>
      </w:r>
      <w:r>
        <w:instrText>rage. The size-dependence of some variables works out to be different for animals of the same species as opposed to animals of different species. The reproductive rate, for instance, tends to increase with size for animals of the same species, but to decre</w:instrText>
      </w:r>
      <w:r>
        <w:instrText xml:space="preserve">ase with size for animals of different species. This is because the parameter values are constants within a species, but vary in a size dependent manner for animals of different species. Although growth at constant food density is assumed to be of the von </w:instrText>
      </w:r>
      <w:r>
        <w:instrText xml:space="preserve">Bertalanffy type, and routine metabolism to be proportional to size, respiration turns out to be about proportional to size to the power 3/4, both within and between species. The value of about 3/4 has frequently been found, but it has always been thought </w:instrText>
      </w:r>
      <w:r>
        <w:instrText>to be incompatible with von Bertalanffy growth.","DOI":"10.1016/S0022-5193(86)80107-2","ISSN":"0022-5193","journalAbbreviation":"Journal of Theoretical Biology","author":[{"family":"Kooijman","given":"S. A. L. M."}],"issued":{"date-parts":[["1986",8,7]]}},</w:instrText>
      </w:r>
      <w:r>
        <w:instrText>"suppress-author":true}],"schema":"https://github.com/citation-style-language/schema/raw/master/csl-citation.json"}</w:instrText>
      </w:r>
      <w:r>
        <w:fldChar w:fldCharType="separate"/>
      </w:r>
      <w:bookmarkStart w:id="161" w:name="__Fieldmark__1531_1709215311"/>
      <w:r>
        <w:t>(1986)</w:t>
      </w:r>
      <w:bookmarkStart w:id="162" w:name="__Fieldmark__719_692662207"/>
      <w:bookmarkStart w:id="163" w:name="__Fieldmark__920_1188487846"/>
      <w:bookmarkStart w:id="164" w:name="__Fieldmark__1172_1484223485"/>
      <w:bookmarkStart w:id="165" w:name="__Fieldmark__483_673369620"/>
      <w:bookmarkEnd w:id="162"/>
      <w:bookmarkEnd w:id="163"/>
      <w:bookmarkEnd w:id="164"/>
      <w:bookmarkEnd w:id="165"/>
      <w:r>
        <w:fldChar w:fldCharType="end"/>
      </w:r>
      <w:bookmarkEnd w:id="161"/>
      <w:r>
        <w:t>).  The rate of resource uptake per unit root surface area is dependent on resource concentration following Michaelis-Menton kinetic</w:t>
      </w:r>
      <w:r>
        <w:t>s</w:t>
      </w:r>
      <w:commentRangeStart w:id="166"/>
      <w:r>
        <w:t xml:space="preserve">: </w:t>
      </w:r>
      <m:oMath>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m:t>
            </m:r>
            <m:r>
              <w:rPr>
                <w:rFonts w:ascii="Cambria Math" w:hAnsi="Cambria Math"/>
              </w:rPr>
              <m:t>+</m:t>
            </m:r>
            <m:r>
              <w:rPr>
                <w:rFonts w:ascii="Cambria Math" w:hAnsi="Cambria Math"/>
              </w:rPr>
              <m:t>R</m:t>
            </m:r>
          </m:den>
        </m:f>
        <m:r>
          <w:rPr>
            <w:rFonts w:ascii="Cambria Math" w:hAnsi="Cambria Math"/>
          </w:rPr>
          <m:t>.</m:t>
        </m:r>
      </m:oMath>
      <w:commentRangeEnd w:id="166"/>
      <w:r>
        <w:commentReference w:id="166"/>
      </w:r>
    </w:p>
    <w:p w14:paraId="6A6E0805" w14:textId="77777777" w:rsidR="00743C57" w:rsidRDefault="000D39DC">
      <w:pPr>
        <w:spacing w:after="202"/>
        <w:contextualSpacing/>
      </w:pPr>
      <w:r>
        <w:t xml:space="preserve">The equations above describe growth in biomass, </w:t>
      </w:r>
      <w:commentRangeStart w:id="167"/>
      <w:r>
        <w:rPr>
          <w:i/>
        </w:rPr>
        <w:t>B</w:t>
      </w:r>
      <w:commentRangeEnd w:id="167"/>
      <w:r>
        <w:commentReference w:id="167"/>
      </w:r>
      <w:r>
        <w:rPr>
          <w:i/>
          <w:vertAlign w:val="subscript"/>
        </w:rPr>
        <w:t>i</w:t>
      </w:r>
      <w:r>
        <w:t xml:space="preserve">, over the course of days within a single growing season. In contrast, a population-level phenomenological competition model would track the total population density, </w:t>
      </w:r>
      <w:r>
        <w:rPr>
          <w:i/>
        </w:rPr>
        <w:t>n</w:t>
      </w:r>
      <w:r>
        <w:rPr>
          <w:i/>
          <w:vertAlign w:val="subscript"/>
        </w:rPr>
        <w:t>i</w:t>
      </w:r>
      <w:r>
        <w:t>, over</w:t>
      </w:r>
      <w:r>
        <w:t xml:space="preserve"> annual time steps, </w:t>
      </w:r>
      <m:oMath>
        <m:r>
          <w:rPr>
            <w:rFonts w:ascii="Cambria Math" w:hAnsi="Cambria Math"/>
          </w:rPr>
          <m:t>t</m:t>
        </m:r>
      </m:oMath>
      <w:r>
        <w:t xml:space="preserve">.  In order to convert population density into biomass we assume that individuals start the </w:t>
      </w:r>
      <w:r>
        <w:lastRenderedPageBreak/>
        <w:t>growing season as seeds with a fixed size.  Thus, the initial biomass is</w:t>
      </w:r>
      <m:oMath>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μn</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where </w:t>
      </w:r>
      <m:oMath>
        <m:r>
          <w:rPr>
            <w:rFonts w:ascii="Cambria Math" w:hAnsi="Cambria Math"/>
          </w:rPr>
          <m:t>μ</m:t>
        </m:r>
      </m:oMath>
      <w:r>
        <w:t xml:space="preserve"> is the mass per seed and </w:t>
      </w: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is the number</w:t>
      </w:r>
      <w:r>
        <w:t xml:space="preserve"> of seeds in the population in year </w:t>
      </w:r>
      <w:r>
        <w:rPr>
          <w:i/>
        </w:rPr>
        <w:t>t</w:t>
      </w:r>
      <w:r>
        <w:t xml:space="preserve">. The population density in the following year </w:t>
      </w: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r>
              <w:rPr>
                <w:rFonts w:ascii="Cambria Math" w:hAnsi="Cambria Math"/>
              </w:rPr>
              <m:t>+1</m:t>
            </m:r>
          </m:e>
        </m:d>
      </m:oMath>
      <w:r>
        <w:t xml:space="preserve"> is equal to the number of seeds produced by the mature plants at the end of the growing season, </w:t>
      </w:r>
    </w:p>
    <w:tbl>
      <w:tblPr>
        <w:tblStyle w:val="TableGrid"/>
        <w:tblW w:w="8641" w:type="dxa"/>
        <w:tblCellMar>
          <w:left w:w="128" w:type="dxa"/>
        </w:tblCellMar>
        <w:tblLook w:val="04A0" w:firstRow="1" w:lastRow="0" w:firstColumn="1" w:lastColumn="0" w:noHBand="0" w:noVBand="1"/>
      </w:tblPr>
      <w:tblGrid>
        <w:gridCol w:w="895"/>
        <w:gridCol w:w="7011"/>
        <w:gridCol w:w="735"/>
      </w:tblGrid>
      <w:tr w:rsidR="00743C57" w14:paraId="33DA141B" w14:textId="77777777">
        <w:trPr>
          <w:trHeight w:val="503"/>
        </w:trPr>
        <w:tc>
          <w:tcPr>
            <w:tcW w:w="895" w:type="dxa"/>
            <w:tcBorders>
              <w:top w:val="nil"/>
              <w:left w:val="nil"/>
              <w:bottom w:val="nil"/>
              <w:right w:val="nil"/>
            </w:tcBorders>
            <w:shd w:val="clear" w:color="auto" w:fill="auto"/>
            <w:vAlign w:val="center"/>
          </w:tcPr>
          <w:p w14:paraId="1A3687A7" w14:textId="77777777" w:rsidR="00743C57" w:rsidRDefault="00743C57">
            <w:pPr>
              <w:spacing w:after="0" w:line="240" w:lineRule="auto"/>
              <w:ind w:firstLine="0"/>
              <w:contextualSpacing/>
              <w:jc w:val="center"/>
            </w:pPr>
          </w:p>
        </w:tc>
        <w:tc>
          <w:tcPr>
            <w:tcW w:w="7011" w:type="dxa"/>
            <w:tcBorders>
              <w:top w:val="nil"/>
              <w:left w:val="nil"/>
              <w:bottom w:val="nil"/>
              <w:right w:val="nil"/>
            </w:tcBorders>
            <w:shd w:val="clear" w:color="auto" w:fill="auto"/>
            <w:vAlign w:val="center"/>
          </w:tcPr>
          <w:p w14:paraId="38FED15C" w14:textId="77777777" w:rsidR="00743C57" w:rsidRDefault="000D39DC">
            <w:pPr>
              <w:spacing w:after="0" w:line="240" w:lineRule="auto"/>
              <w:contextualSpacing/>
              <w:jc w:val="center"/>
            </w:pPr>
            <m:oMathPara>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r>
                      <w:rPr>
                        <w:rFonts w:ascii="Cambria Math" w:hAnsi="Cambria Math"/>
                      </w:rPr>
                      <m:t>+1</m:t>
                    </m:r>
                  </m:e>
                </m:d>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μ</m:t>
                    </m:r>
                  </m:den>
                </m:f>
                <m:d>
                  <m:dPr>
                    <m:ctrlPr>
                      <w:rPr>
                        <w:rFonts w:ascii="Cambria Math" w:hAnsi="Cambria Math"/>
                      </w:rPr>
                    </m:ctrlPr>
                  </m:dPr>
                  <m:e>
                    <m:r>
                      <w:rPr>
                        <w:rFonts w:ascii="Cambria Math" w:hAnsi="Cambria Math"/>
                      </w:rPr>
                      <m:t>max</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oMath>
            </m:oMathPara>
          </w:p>
        </w:tc>
        <w:tc>
          <w:tcPr>
            <w:tcW w:w="735" w:type="dxa"/>
            <w:tcBorders>
              <w:top w:val="nil"/>
              <w:left w:val="nil"/>
              <w:bottom w:val="nil"/>
              <w:right w:val="nil"/>
            </w:tcBorders>
            <w:shd w:val="clear" w:color="auto" w:fill="auto"/>
            <w:vAlign w:val="center"/>
          </w:tcPr>
          <w:p w14:paraId="22B27909"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50420E60" w14:textId="77777777" w:rsidR="00743C57" w:rsidRDefault="000D39DC">
      <w:pPr>
        <w:spacing w:after="202"/>
        <w:ind w:firstLine="0"/>
        <w:contextualSpacing/>
      </w:pPr>
      <w:r>
        <w:t xml:space="preserve">where max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is the final accumulated biomass of species </w:t>
      </w:r>
      <w:r>
        <w:rPr>
          <w:i/>
        </w:rPr>
        <w:t>i</w:t>
      </w:r>
      <w:r>
        <w:t xml:space="preserve"> and </w:t>
      </w:r>
      <w:r>
        <w:rPr>
          <w:i/>
        </w:rPr>
        <w:t>c</w:t>
      </w:r>
      <w:r>
        <w:t xml:space="preserve"> gives the proportion of total biomass converted to seeds.  </w:t>
      </w:r>
    </w:p>
    <w:p w14:paraId="112E460E" w14:textId="77777777" w:rsidR="00743C57" w:rsidRDefault="000D39DC">
      <w:pPr>
        <w:spacing w:after="202"/>
        <w:contextualSpacing/>
      </w:pPr>
      <w:r>
        <w:t xml:space="preserve">We simulate the dynamics of three virtual annual plant species that differ in only two parameters: 1) root tissue density, </w:t>
      </w:r>
      <w:r>
        <w:rPr>
          <w:i/>
        </w:rPr>
        <w:t>d</w:t>
      </w:r>
      <w:r>
        <w:rPr>
          <w:i/>
          <w:vertAlign w:val="subscript"/>
        </w:rPr>
        <w:t>i</w:t>
      </w:r>
      <w:r>
        <w:t xml:space="preserve"> and 2) the rate of tissue loss and respiration,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We assume a trade-off between these parameters such that the rank of root density </w:t>
      </w:r>
      <w:r>
        <w:rPr>
          <w:i/>
        </w:rPr>
        <w:t>d</w:t>
      </w:r>
      <w:r>
        <w:rPr>
          <w:i/>
          <w:vertAlign w:val="subscript"/>
        </w:rPr>
        <w:t>i</w:t>
      </w:r>
      <w:r>
        <w:t xml:space="preserve"> among species is inverse to the rank of tissue respiration and loss rate,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oMath>
      <w:r>
        <w:fldChar w:fldCharType="begin"/>
      </w:r>
      <w:r>
        <w:instrText>ADDIN ZOTERO_ITEM CSL_CITATION {"cita</w:instrText>
      </w:r>
      <w:r>
        <w:instrText>tionID":"YaBHHNfo","properties":{"formattedCitation":"(Tjoelker et al. 2005, Birouste et al. 2014)","plainCitation":"(Tjoelker et al. 2005, Birouste et al. 2014)","noteIndex":0},"citationItems":[{"id":677,"uris":["http://zotero.org/users/688880/items/EFTSF</w:instrText>
      </w:r>
      <w:r>
        <w:instrText>SNN"],"uri":["http://zotero.org/users/688880/items/EFTSFSNN"],"itemData":{"id":677,"type":"article-journal","title":"Linking leaf and root trait syndromes among 39 grassland and savannah species","container-title":"New Phytologist","page":"493-508","volume</w:instrText>
      </w:r>
      <w:r>
        <w:instrText>":"167","issue":"2","source":"Wiley Online Library","abstract":"• Here, we tested hypothesized relationships among leaf and fine root traits of grass, forb, legume, and woody plant species of a savannah community.• CO2 exchange rates, structural traits, ch</w:instrText>
      </w:r>
      <w:r>
        <w:instrText>emistry, and longevity were measured in tissues of 39 species grown in long-term monocultures.• Across species, respiration rates of leaves and fine roots exhibited a common regression relationship with tissue nitrogen (N) concentration, although legumes h</w:instrText>
      </w:r>
      <w:r>
        <w:instrText>ad lower rates at comparable N concentrations. Respiration rates and N concentration declined with increasing longevity of leaves and roots. Species rankings of leaf and fine-root N and longevity were correlated, but not specific leaf area and specific roo</w:instrText>
      </w:r>
      <w:r>
        <w:instrText>t length. The C3 and C4 grasses had lower N concentrations than forbs and legumes, but higher photosynthesis rates across a similar range of leaf N.• Despite contrasting photosynthetic pathways and N2-fixing ability among these species, concordance in abov</w:instrText>
      </w:r>
      <w:r>
        <w:instrText>e- and below-ground traits was evident in comparable rankings in leaf and root longevity, N and respiration rates, which is evidence of a common leaf and root trait syndrome linking traits to effects on plant and ecosystem processes.","DOI":"10.1111/j.1469</w:instrText>
      </w:r>
      <w:r>
        <w:instrText>-8137.2005.01428.x","ISSN":"1469-8137","language":"en","author":[{"family":"Tjoelker","given":"M. G"},{"family":"Craine","given":"J. M"},{"family":"Wedin","given":"D."},{"family":"Reich","given":"P. B"},{"family":"Tilman","given":"D."}],"issued":{"date-par</w:instrText>
      </w:r>
      <w:r>
        <w:instrText xml:space="preserve">ts":[["2005",8,1]]}}},{"id":7857,"uris":["http://zotero.org/users/688880/items/SCSQGEDA"],"uri":["http://zotero.org/users/688880/items/SCSQGEDA"],"itemData":{"id":7857,"type":"article-journal","title":"Measurement of fine root tissue density: a comparison </w:instrText>
      </w:r>
      <w:r>
        <w:instrText xml:space="preserve">of three methods reveals the potential of root dry matter content","container-title":"Plant and Soil","page":"299-313","volume":"374","issue":"1","source":"Springer Link","abstract":"AimsRoot tissue density (RTD, the ratio of root dry mass to root volume) </w:instrText>
      </w:r>
      <w:r>
        <w:instrText>is a fundamental trait in comparative root ecology, being increasingly used as an indicator of plant species’ resource use strategy. However, the lack of standardized method to measure this trait makes comparisons tricky. This study aims to compare three m</w:instrText>
      </w:r>
      <w:r>
        <w:instrText>ethods commonly used for determining fine RTD and to test whether root dry matter content (RDMC, the ratio between root dry mass and root fresh mass) could be used as a surrogate of fine root tissue density.MethodsRTD of 163 fine root samples was determine</w:instrText>
      </w:r>
      <w:r>
        <w:instrText>d using (i) Archimedes’ method, (ii) image analysis (WinRHIZO software), and (iii) using the root dry matter content as a proxy. Root samples belonged to different herbaceous species grown in different conditions.ResultsRTD measured with Archimedes’ method</w:instrText>
      </w:r>
      <w:r>
        <w:instrText xml:space="preserve"> was positively correlated with RTD estimated with image analysis and with RDMC. However we demonstrated that RTD measured with Archimedes’ method was better predicted by RDMC (R2 = 0.90) than by RTD measured with image analysis (R2 = 0.56). The performanc</w:instrText>
      </w:r>
      <w:r>
        <w:instrText>e and limitations of each method were discussed.ConclusionRDMC is a quick, cheap and relatively easy measurable root attribute; we thus recommended its measurement as a proxy of fine root tissue density.","DOI":"10.1007/s11104-013-1874-y","ISSN":"1573-5036</w:instrText>
      </w:r>
      <w:r>
        <w:instrText>","title-short":"Measurement of fine root tissue density","journalAbbreviation":"Plant Soil","language":"en","author":[{"family":"Birouste","given":"Marine"},{"family":"Zamora-Ledezma","given":"Ezequiel"},{"family":"Bossard","given":"Carine"},{"family":"Pé</w:instrText>
      </w:r>
      <w:r>
        <w:instrText>rez-Ramos","given":"Ignacio M."},{"family":"Roumet","given":"Catherine"}],"issued":{"date-parts":[["2014",1,1]]}}}],"schema":"https://github.com/citation-style-language/schema/raw/master/csl-citation.json"}</w:instrText>
      </w:r>
      <w:r>
        <w:fldChar w:fldCharType="separate"/>
      </w:r>
      <w:bookmarkStart w:id="168" w:name="__Fieldmark__1618_1709215311"/>
      <w:r>
        <w:t>(</w:t>
      </w:r>
      <w:bookmarkStart w:id="169" w:name="__Fieldmark__792_692662207"/>
      <w:r>
        <w:t>T</w:t>
      </w:r>
      <w:bookmarkStart w:id="170" w:name="__Fieldmark__989_1188487846"/>
      <w:r>
        <w:t>j</w:t>
      </w:r>
      <w:bookmarkStart w:id="171" w:name="__Fieldmark__548_673369620"/>
      <w:r>
        <w:t>o</w:t>
      </w:r>
      <w:bookmarkStart w:id="172" w:name="__Fieldmark__1314_1484223485"/>
      <w:r>
        <w:t>elker et al. 2005, Birouste et al. 2014)</w:t>
      </w:r>
      <w:r>
        <w:fldChar w:fldCharType="end"/>
      </w:r>
      <w:bookmarkEnd w:id="168"/>
      <w:bookmarkEnd w:id="169"/>
      <w:bookmarkEnd w:id="170"/>
      <w:bookmarkEnd w:id="171"/>
      <w:bookmarkEnd w:id="172"/>
      <w:r>
        <w:t xml:space="preserve"> (</w:t>
      </w:r>
      <w:r>
        <w:fldChar w:fldCharType="begin"/>
      </w:r>
      <w:r>
        <w:instrText>R</w:instrText>
      </w:r>
      <w:r>
        <w:instrText>EF _Ref514237815 \h</w:instrText>
      </w:r>
      <w:r>
        <w:fldChar w:fldCharType="separate"/>
      </w:r>
      <w:r>
        <w:t>Figure 2</w:t>
      </w:r>
      <w:r>
        <w:fldChar w:fldCharType="end"/>
      </w:r>
      <w:r>
        <w:t xml:space="preserve">c). Phenological difference, i.e. </w:t>
      </w:r>
      <w:ins w:id="173" w:author="Unknown Author" w:date="2019-10-07T13:03:00Z">
        <w:r>
          <w:t xml:space="preserve">differences in </w:t>
        </w:r>
      </w:ins>
      <w:r>
        <w:t>growth over time, between the species naturally emerge from the differences in these traits (Figure 2). Species w</w:t>
      </w:r>
      <w:r>
        <w:t>ith lower root density convert each gram of biomass into more root surface area and this allows them to grow faster early in the season when resource concentrations are high. In contrast, species with denser roots but lower rates of tissue loss and respira</w:t>
      </w:r>
      <w:r>
        <w:t>tion grow more slowly but continue growing later into the season as resource availability declines.  Thus, we refer to the three species in our simulations as ‘early’, ‘mid’ and ‘late’, depending on when they stop growing during the simulation (</w:t>
      </w:r>
      <w:r>
        <w:fldChar w:fldCharType="begin"/>
      </w:r>
      <w:r>
        <w:instrText>REF _Ref514</w:instrText>
      </w:r>
      <w:r>
        <w:instrText>237815 \h</w:instrText>
      </w:r>
      <w:r>
        <w:fldChar w:fldCharType="separate"/>
      </w:r>
      <w:r>
        <w:t>Figure 2</w:t>
      </w:r>
      <w:r>
        <w:fldChar w:fldCharType="end"/>
      </w:r>
      <w:r>
        <w:t xml:space="preserve">). </w:t>
      </w:r>
    </w:p>
    <w:p w14:paraId="37423E02" w14:textId="77777777" w:rsidR="00743C57" w:rsidRDefault="000D39DC">
      <w:pPr>
        <w:spacing w:after="202"/>
        <w:contextualSpacing/>
      </w:pPr>
      <w:bookmarkStart w:id="174" w:name="response-surface-experiment"/>
      <w:bookmarkEnd w:id="174"/>
      <w:r>
        <w:t xml:space="preserve">We used the model to simulate a virtual experiment in which each annual plant species is grown with a range of competitor densities.  Each simulation lasts one growing </w:t>
      </w:r>
      <w:r>
        <w:lastRenderedPageBreak/>
        <w:t xml:space="preserve">season (200 days).  After the simulation ends, we </w:t>
      </w:r>
      <w:del w:id="175" w:author="Unknown Author" w:date="2019-10-07T13:08:00Z">
        <w:r>
          <w:delText>find</w:delText>
        </w:r>
      </w:del>
      <w:ins w:id="176" w:author="Unknown Author" w:date="2019-10-07T13:08:00Z">
        <w:r>
          <w:t>quantify</w:t>
        </w:r>
      </w:ins>
      <w:r>
        <w:t xml:space="preserve"> the per capita seed output of each species and save this as a measure of population performance.  We </w:t>
      </w:r>
      <w:del w:id="177" w:author="Unknown Author" w:date="2019-10-07T13:07:00Z">
        <w:r>
          <w:delText>quantified</w:delText>
        </w:r>
      </w:del>
      <w:ins w:id="178" w:author="Unknown Author" w:date="2019-10-07T13:07:00Z">
        <w:r>
          <w:t>simulated</w:t>
        </w:r>
      </w:ins>
      <w:r>
        <w:t xml:space="preserve"> each species performance across densities of 0, 1, 2, 3, 4, 9, 16, 25 or</w:t>
      </w:r>
      <w:r>
        <w:t xml:space="preserve"> 36 individual competitors of each other species. Each species is tested against all possible combinations of two com</w:t>
      </w:r>
      <w:commentRangeStart w:id="179"/>
      <w:r>
        <w:t xml:space="preserve">petitor species in an orthogonal design. </w:t>
      </w:r>
      <w:commentRangeEnd w:id="179"/>
      <w:r>
        <w:commentReference w:id="179"/>
      </w:r>
      <w:r>
        <w:t>We excluded scenarios in which all three species have densities greater than one to avoid fitti</w:t>
      </w:r>
      <w:r>
        <w:t xml:space="preserve">ng three-way HOIs. This design allows us to measure the pairwise effects between competitors as well as the presence of HOIs between species. </w:t>
      </w:r>
    </w:p>
    <w:p w14:paraId="0351B20A" w14:textId="77777777" w:rsidR="00743C57" w:rsidRDefault="000D39DC">
      <w:pPr>
        <w:spacing w:after="202"/>
        <w:contextualSpacing/>
      </w:pPr>
      <w:r>
        <w:t>We chose parameters that produced growth and phenology patterns qualitatively similar to growth curves observed i</w:t>
      </w:r>
      <w:r>
        <w:t xml:space="preserve">n annual plant communities </w:t>
      </w:r>
      <w:r>
        <w:fldChar w:fldCharType="begin"/>
      </w:r>
      <w:r>
        <w:instrText>ADDIN ZOTERO_ITEM CSL_CITATION {"citationID":"N3d7Fw52","properties":{"formattedCitation":"(Godoy and Levine 2013)","plainCitation":"(Godoy and Levine 2013)","noteIndex":0},"citationItems":[{"id":1750,"uris":["http://zotero.org/u</w:instrText>
      </w:r>
      <w:r>
        <w:instrText>sers/688880/items/MAEVP4H8"],"uri":["http://zotero.org/users/688880/items/MAEVP4H8"],"itemData":{"id":1750,"type":"article-journal","title":"Phenology effects on invasion success: insights from coupling field experiments to coexistence theory","container-t</w:instrText>
      </w:r>
      <w:r>
        <w:instrText xml:space="preserve">itle":"Ecology","page":"726-736","volume":"95","issue":"3","source":"esajournals.org (Atypon)","abstract":"Ecologists have identified a growing number of functional traits that promote invasion. However, whether trait differences between exotic and native </w:instrText>
      </w:r>
      <w:r>
        <w:instrText xml:space="preserve">species promote invasion success by enhancing niche differences or giving invaders competitive advantages is poorly understood. We explored the mechanisms by which phenology determines invasion success in a California annual plant community by quantifying </w:instrText>
      </w:r>
      <w:r>
        <w:instrText>how the seasonal timing of growth relates to niche differences that stabilize coexistence, and the competitive ability differences that drive dominance and exclusion. We parameterized models of community dynamics from experimentally assembled annual commun</w:instrText>
      </w:r>
      <w:r>
        <w:instrText>ities in which exotic plants displayed earlier, coincident, or later phenology than native residents. Using recent theoretical advances from the coexistence literature, we found that differences in phenology promote stabilizing niche differences between ex</w:instrText>
      </w:r>
      <w:r>
        <w:instrText>otic and native species. However, phenology was more strongly related to competitive ability differences, allowing later invaders to outcompete earlier native competitors and native residents to outcompete earlier invaders in field experiments. Few of thes</w:instrText>
      </w:r>
      <w:r>
        <w:instrText>e insights could be inferred by comparing the competitive outcomes across invaders, highlighting the need to quantify niche and competitive ability differences when disentangling how species differences drive invasion success.","DOI":"10.1890/13-1157.1","I</w:instrText>
      </w:r>
      <w:r>
        <w:instrText>SSN":"0012-9658","title-short":"Phenology effects on invasion success","journalAbbreviation":"Ecology","author":[{"family":"Godoy","given":"Oscar"},{"family":"Levine","given":"Jonathan M."}],"issued":{"date-parts":[["2013",7,31]]}}}],"schema":"https://gith</w:instrText>
      </w:r>
      <w:r>
        <w:instrText>ub.com/citation-style-language/schema/raw/master/csl-citation.json"}</w:instrText>
      </w:r>
      <w:r>
        <w:fldChar w:fldCharType="separate"/>
      </w:r>
      <w:bookmarkStart w:id="180" w:name="__Fieldmark__1662_1709215311"/>
      <w:r>
        <w:t>(</w:t>
      </w:r>
      <w:bookmarkStart w:id="181" w:name="__Fieldmark__819_692662207"/>
      <w:r>
        <w:t>G</w:t>
      </w:r>
      <w:bookmarkStart w:id="182" w:name="__Fieldmark__1012_1188487846"/>
      <w:r>
        <w:t>o</w:t>
      </w:r>
      <w:bookmarkStart w:id="183" w:name="__Fieldmark__567_673369620"/>
      <w:r>
        <w:t>d</w:t>
      </w:r>
      <w:bookmarkStart w:id="184" w:name="__Fieldmark__1403_1484223485"/>
      <w:r>
        <w:t>oy and Levine 2013)</w:t>
      </w:r>
      <w:r>
        <w:fldChar w:fldCharType="end"/>
      </w:r>
      <w:bookmarkEnd w:id="180"/>
      <w:bookmarkEnd w:id="181"/>
      <w:bookmarkEnd w:id="182"/>
      <w:bookmarkEnd w:id="183"/>
      <w:bookmarkEnd w:id="184"/>
      <w:r>
        <w:t>. We provide a table of parameter values for the simulations in the supporting information (</w:t>
      </w:r>
      <w:r>
        <w:fldChar w:fldCharType="begin"/>
      </w:r>
      <w:r>
        <w:instrText>REF _Ref532125852 \h</w:instrText>
      </w:r>
      <w:r>
        <w:fldChar w:fldCharType="separate"/>
      </w:r>
      <w:r>
        <w:t>Table S 1</w:t>
      </w:r>
      <w:r>
        <w:fldChar w:fldCharType="end"/>
      </w:r>
      <w:r>
        <w:t xml:space="preserve">). We simulate growth and resource dynamics by solving (7) and (8) using the package </w:t>
      </w:r>
      <w:r>
        <w:rPr>
          <w:rFonts w:ascii="Lucida Console" w:hAnsi="Lucida Console" w:cs="Arial"/>
        </w:rPr>
        <w:t>desolve</w:t>
      </w:r>
      <w:r>
        <w:t xml:space="preserve"> in the statistical program </w:t>
      </w:r>
      <w:r>
        <w:rPr>
          <w:rFonts w:cs="Times New Roman"/>
        </w:rPr>
        <w:t xml:space="preserve">R </w:t>
      </w:r>
      <w:r>
        <w:fldChar w:fldCharType="begin"/>
      </w:r>
      <w:r>
        <w:instrText>ADDIN ZOTERO_ITEM CSL_CITATION {"citationID":"wGnLemQR","properties":{"formattedCitation":"(R Core Team 2015</w:instrText>
      </w:r>
      <w:r>
        <w:instrText>)","plainCitation":"(R Core Team 2015)","noteIndex":0},"citationItems":[{"id":106,"uris":["http://zotero.org/users/688880/items/T2P37MVD"],"uri":["http://zotero.org/users/688880/items/T2P37MVD"],"itemData":{"id":106,"type":"book","title":"R: A Language and</w:instrText>
      </w:r>
      <w:r>
        <w:instrText xml:space="preserve"> Environment for Statistical Computing","publisher":"R Foundation for Statistical Computing","publisher-place":"Vienna, Austria","event-place":"Vienna, Austria","URL":"https://www.R-project.org/","author":[{"literal":"R Core Team"}],"issued":{"date-parts":</w:instrText>
      </w:r>
      <w:r>
        <w:instrText>[["2015"]]}}}],"schema":"https://github.com/citation-style-language/schema/raw/master/csl-citation.json"}</w:instrText>
      </w:r>
      <w:r>
        <w:fldChar w:fldCharType="separate"/>
      </w:r>
      <w:bookmarkStart w:id="185" w:name="__Fieldmark__1687_1709215311"/>
      <w:r>
        <w:rPr>
          <w:rFonts w:cs="Times New Roman"/>
        </w:rPr>
        <w:t>(</w:t>
      </w:r>
      <w:bookmarkStart w:id="186" w:name="__Fieldmark__840_692662207"/>
      <w:r>
        <w:rPr>
          <w:rFonts w:cs="Times New Roman"/>
        </w:rPr>
        <w:t>R</w:t>
      </w:r>
      <w:bookmarkStart w:id="187" w:name="__Fieldmark__1029_1188487846"/>
      <w:r>
        <w:rPr>
          <w:rFonts w:cs="Times New Roman"/>
        </w:rPr>
        <w:t xml:space="preserve"> </w:t>
      </w:r>
      <w:bookmarkStart w:id="188" w:name="__Fieldmark__580_673369620"/>
      <w:r>
        <w:rPr>
          <w:rFonts w:cs="Times New Roman"/>
        </w:rPr>
        <w:t>C</w:t>
      </w:r>
      <w:bookmarkStart w:id="189" w:name="__Fieldmark__1417_1484223485"/>
      <w:r>
        <w:rPr>
          <w:rFonts w:cs="Times New Roman"/>
        </w:rPr>
        <w:t>ore Team 2015)</w:t>
      </w:r>
      <w:r>
        <w:fldChar w:fldCharType="end"/>
      </w:r>
      <w:bookmarkEnd w:id="185"/>
      <w:bookmarkEnd w:id="186"/>
      <w:bookmarkEnd w:id="187"/>
      <w:bookmarkEnd w:id="188"/>
      <w:bookmarkEnd w:id="189"/>
      <w:r>
        <w:t xml:space="preserve">. </w:t>
      </w:r>
    </w:p>
    <w:p w14:paraId="7027DEE7" w14:textId="77777777" w:rsidR="00743C57" w:rsidRDefault="000D39DC">
      <w:pPr>
        <w:pStyle w:val="Heading2"/>
      </w:pPr>
      <w:bookmarkStart w:id="190" w:name="phenomenological-annual-plant-model"/>
      <w:bookmarkEnd w:id="190"/>
      <w:commentRangeStart w:id="191"/>
      <w:r>
        <w:t>Phenomenological annual plant model</w:t>
      </w:r>
      <w:commentRangeEnd w:id="191"/>
      <w:r>
        <w:commentReference w:id="191"/>
      </w:r>
    </w:p>
    <w:p w14:paraId="449F49BE" w14:textId="77777777" w:rsidR="00743C57" w:rsidRDefault="000D39DC">
      <w:pPr>
        <w:spacing w:after="202"/>
        <w:contextualSpacing/>
      </w:pPr>
      <w:r>
        <w:t>In order to investigate whether this simulation produces HOIs between the competitors, w</w:t>
      </w:r>
      <w:r>
        <w:t xml:space="preserve">e fit three phenomenological competition models to the per capita seed production of each species. The first model is the Hassell model (Equation 6), 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is the maximum per capita seed production, </w:t>
      </w:r>
      <m:oMath>
        <m:sSub>
          <m:sSubPr>
            <m:ctrlPr>
              <w:rPr>
                <w:rFonts w:ascii="Cambria Math" w:hAnsi="Cambria Math"/>
              </w:rPr>
            </m:ctrlPr>
          </m:sSubPr>
          <m:e>
            <m:r>
              <w:rPr>
                <w:rFonts w:ascii="Cambria Math" w:hAnsi="Cambria Math"/>
              </w:rPr>
              <m:t>α</m:t>
            </m:r>
          </m:e>
          <m:sub>
            <m:r>
              <w:rPr>
                <w:rFonts w:ascii="Cambria Math" w:hAnsi="Cambria Math"/>
              </w:rPr>
              <m:t>ij</m:t>
            </m:r>
          </m:sub>
        </m:sSub>
      </m:oMath>
      <w:r>
        <w:t xml:space="preserve"> is the per capita competitive effect of spe</w:t>
      </w:r>
      <w:r>
        <w:t xml:space="preserve">cies </w:t>
      </w:r>
      <m:oMath>
        <m:r>
          <w:rPr>
            <w:rFonts w:ascii="Cambria Math" w:hAnsi="Cambria Math"/>
          </w:rPr>
          <m:t>j</m:t>
        </m:r>
      </m:oMath>
      <w:r>
        <w:t xml:space="preserve"> on </w:t>
      </w:r>
      <m:oMath>
        <m:r>
          <w:rPr>
            <w:rFonts w:ascii="Cambria Math" w:hAnsi="Cambria Math"/>
          </w:rPr>
          <m:t>i</m:t>
        </m:r>
      </m:oMath>
      <w:r>
        <w:t xml:space="preserve"> and the denominator in the model is raised to the exponent </w:t>
      </w: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We specified an HOI version of the Hassel model as follows, </w:t>
      </w:r>
    </w:p>
    <w:tbl>
      <w:tblPr>
        <w:tblStyle w:val="TableGrid"/>
        <w:tblW w:w="8641" w:type="dxa"/>
        <w:tblCellMar>
          <w:left w:w="128" w:type="dxa"/>
        </w:tblCellMar>
        <w:tblLook w:val="04A0" w:firstRow="1" w:lastRow="0" w:firstColumn="1" w:lastColumn="0" w:noHBand="0" w:noVBand="1"/>
      </w:tblPr>
      <w:tblGrid>
        <w:gridCol w:w="900"/>
        <w:gridCol w:w="7003"/>
        <w:gridCol w:w="738"/>
      </w:tblGrid>
      <w:tr w:rsidR="00743C57" w14:paraId="1F12FC23" w14:textId="77777777">
        <w:trPr>
          <w:trHeight w:val="503"/>
        </w:trPr>
        <w:tc>
          <w:tcPr>
            <w:tcW w:w="900" w:type="dxa"/>
            <w:tcBorders>
              <w:top w:val="nil"/>
              <w:left w:val="nil"/>
              <w:bottom w:val="nil"/>
              <w:right w:val="nil"/>
            </w:tcBorders>
            <w:shd w:val="clear" w:color="auto" w:fill="auto"/>
            <w:vAlign w:val="center"/>
          </w:tcPr>
          <w:p w14:paraId="2DDCD850" w14:textId="77777777" w:rsidR="00743C57" w:rsidRDefault="00743C57">
            <w:pPr>
              <w:spacing w:after="0" w:line="240" w:lineRule="auto"/>
              <w:ind w:firstLine="0"/>
              <w:contextualSpacing/>
            </w:pPr>
          </w:p>
        </w:tc>
        <w:tc>
          <w:tcPr>
            <w:tcW w:w="7003" w:type="dxa"/>
            <w:tcBorders>
              <w:top w:val="nil"/>
              <w:left w:val="nil"/>
              <w:bottom w:val="nil"/>
              <w:right w:val="nil"/>
            </w:tcBorders>
            <w:shd w:val="clear" w:color="auto" w:fill="auto"/>
            <w:vAlign w:val="center"/>
          </w:tcPr>
          <w:p w14:paraId="0C634A2F" w14:textId="77777777" w:rsidR="00743C57" w:rsidRDefault="000D39DC">
            <w:pPr>
              <w:spacing w:after="0" w:line="240" w:lineRule="auto"/>
              <w:contextualSpacing/>
              <w:jc w:val="center"/>
              <w:rPr>
                <w:rFonts w:ascii="Cambria Math" w:eastAsia="Cambria" w:hAnsi="Cambria Math" w:cs="Cambria"/>
                <w:i/>
              </w:rPr>
            </w:pPr>
            <m:oMathPara>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r>
                          <w:rPr>
                            <w:rFonts w:ascii="Cambria Math" w:hAnsi="Cambria Math"/>
                          </w:rPr>
                          <m:t>+1</m:t>
                        </m:r>
                      </m:e>
                    </m:d>
                  </m:num>
                  <m:den>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i</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3</m:t>
                                </m:r>
                              </m:sup>
                              <m:e>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3</m:t>
                                </m:r>
                              </m:sup>
                              <m:e>
                                <m:nary>
                                  <m:naryPr>
                                    <m:chr m:val="∑"/>
                                    <m:ctrlPr>
                                      <w:rPr>
                                        <w:rFonts w:ascii="Cambria Math" w:hAnsi="Cambria Math"/>
                                      </w:rPr>
                                    </m:ctrlPr>
                                  </m:naryPr>
                                  <m:sub>
                                    <m:r>
                                      <w:rPr>
                                        <w:rFonts w:ascii="Cambria Math" w:hAnsi="Cambria Math"/>
                                      </w:rPr>
                                      <m:t>k</m:t>
                                    </m:r>
                                    <m:r>
                                      <w:rPr>
                                        <w:rFonts w:ascii="Cambria Math" w:hAnsi="Cambria Math"/>
                                      </w:rPr>
                                      <m:t>=</m:t>
                                    </m:r>
                                    <m:r>
                                      <w:rPr>
                                        <w:rFonts w:ascii="Cambria Math" w:hAnsi="Cambria Math"/>
                                      </w:rPr>
                                      <m:t>j</m:t>
                                    </m:r>
                                    <m:r>
                                      <w:rPr>
                                        <w:rFonts w:ascii="Cambria Math" w:hAnsi="Cambria Math"/>
                                      </w:rPr>
                                      <m:t>+1</m:t>
                                    </m:r>
                                  </m:sub>
                                  <m:sup>
                                    <m:r>
                                      <w:rPr>
                                        <w:rFonts w:ascii="Cambria Math" w:hAnsi="Cambria Math"/>
                                      </w:rPr>
                                      <m:t>3</m:t>
                                    </m:r>
                                  </m:sup>
                                  <m:e>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jk</m:t>
                                            </m:r>
                                          </m:e>
                                        </m:d>
                                      </m:sub>
                                    </m:sSub>
                                    <m:sSub>
                                      <m:sSubPr>
                                        <m:ctrlPr>
                                          <w:rPr>
                                            <w:rFonts w:ascii="Cambria Math" w:hAnsi="Cambria Math"/>
                                          </w:rPr>
                                        </m:ctrlPr>
                                      </m:sSubPr>
                                      <m:e>
                                        <m:r>
                                          <w:rPr>
                                            <w:rFonts w:ascii="Cambria Math" w:hAnsi="Cambria Math"/>
                                          </w:rPr>
                                          <m:t>n</m:t>
                                        </m:r>
                                      </m:e>
                                      <m:sub>
                                        <m:r>
                                          <w:rPr>
                                            <w:rFonts w:ascii="Cambria Math" w:hAnsi="Cambria Math"/>
                                          </w:rPr>
                                          <m:t>j</m:t>
                                        </m:r>
                                      </m:sub>
                                    </m:sSub>
                                    <m:sSub>
                                      <m:sSubPr>
                                        <m:ctrlPr>
                                          <w:rPr>
                                            <w:rFonts w:ascii="Cambria Math" w:hAnsi="Cambria Math"/>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rPr>
                            </m:ctrlPr>
                          </m:sSubPr>
                          <m:e>
                            <m:r>
                              <w:rPr>
                                <w:rFonts w:ascii="Cambria Math" w:hAnsi="Cambria Math"/>
                              </w:rPr>
                              <m:t>τ</m:t>
                            </m:r>
                          </m:e>
                          <m:sub>
                            <m:r>
                              <w:rPr>
                                <w:rFonts w:ascii="Cambria Math" w:hAnsi="Cambria Math"/>
                              </w:rPr>
                              <m:t>i</m:t>
                            </m:r>
                          </m:sub>
                        </m:sSub>
                      </m:sup>
                    </m:sSup>
                  </m:den>
                </m:f>
                <m:r>
                  <w:rPr>
                    <w:rFonts w:ascii="Cambria Math" w:hAnsi="Cambria Math"/>
                  </w:rPr>
                  <m:t>,</m:t>
                </m:r>
              </m:oMath>
            </m:oMathPara>
          </w:p>
        </w:tc>
        <w:tc>
          <w:tcPr>
            <w:tcW w:w="738" w:type="dxa"/>
            <w:tcBorders>
              <w:top w:val="nil"/>
              <w:left w:val="nil"/>
              <w:bottom w:val="nil"/>
              <w:right w:val="nil"/>
            </w:tcBorders>
            <w:shd w:val="clear" w:color="auto" w:fill="auto"/>
            <w:vAlign w:val="center"/>
          </w:tcPr>
          <w:p w14:paraId="5821ADBC"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365F8157" w14:textId="77777777" w:rsidR="00743C57" w:rsidRDefault="000D39DC">
      <w:pPr>
        <w:spacing w:after="202"/>
        <w:ind w:firstLine="0"/>
        <w:contextualSpacing/>
      </w:pPr>
      <w:r>
        <w:lastRenderedPageBreak/>
        <w:t xml:space="preserve">where all two-species HOI effects on the focal species </w:t>
      </w:r>
      <w:r>
        <w:rPr>
          <w:i/>
        </w:rPr>
        <w:t>i</w:t>
      </w:r>
      <w:r>
        <w:t xml:space="preserve"> are fitted with the coefficients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jk</m:t>
                </m:r>
              </m:e>
            </m:d>
          </m:sub>
        </m:sSub>
      </m:oMath>
      <w:r>
        <w:t xml:space="preserve"> </w:t>
      </w:r>
      <w:r>
        <w:fldChar w:fldCharType="begin"/>
      </w:r>
      <w:r>
        <w:instrText>ADDIN ZOTERO_ITEM CSL_CITATION {"citationID":"GMd79ukl","properties":{"formattedCitation":"(Mayfield and Stouffer 2017)","plainCitation":"(Mayfield and Stouf</w:instrText>
      </w:r>
      <w:r>
        <w:instrText>fer 2017)","noteIndex":0},"citationItems":[{"id":2899,"uris":["http://zotero.org/users/688880/items/67ZRSRKR"],"uri":["http://zotero.org/users/688880/items/67ZRSRKR"],"itemData":{"id":2899,"type":"article-journal","title":"Higher-order interactions capture</w:instrText>
      </w:r>
      <w:r>
        <w:instrText xml:space="preserve"> unexplained complexity in diverse communities","container-title":"Nature Ecology &amp; Evolution","page":"0062","volume":"1","source":"www.nature.com","abstract":"Higher-order interactions (HOIs) are often assumed to be negligible in natural communities. Here</w:instrText>
      </w:r>
      <w:r>
        <w:instrText>, the authors present a framework for incorporating HOIs into diversity models and show that their inclusion can dramatically improve explanatory power.","DOI":"10.1038/s41559-016-0062","ISSN":"2397-334X","language":"en","author":[{"family":"Mayfield","giv</w:instrText>
      </w:r>
      <w:r>
        <w:instrText>en":"Margaret M."},{"family":"Stouffer","given":"Daniel B."}],"issued":{"date-parts":[["2017",2,17]]}}}],"schema":"https://github.com/citation-style-language/schema/raw/master/csl-citation.json"}</w:instrText>
      </w:r>
      <w:r>
        <w:fldChar w:fldCharType="separate"/>
      </w:r>
      <w:bookmarkStart w:id="192" w:name="__Fieldmark__1738_1709215311"/>
      <w:r>
        <w:t>(</w:t>
      </w:r>
      <w:bookmarkStart w:id="193" w:name="__Fieldmark__884_692662207"/>
      <w:r>
        <w:t>M</w:t>
      </w:r>
      <w:bookmarkStart w:id="194" w:name="__Fieldmark__1069_1188487846"/>
      <w:r>
        <w:t>a</w:t>
      </w:r>
      <w:bookmarkStart w:id="195" w:name="__Fieldmark__616_673369620"/>
      <w:r>
        <w:t>y</w:t>
      </w:r>
      <w:bookmarkStart w:id="196" w:name="__Fieldmark__1486_1484223485"/>
      <w:r>
        <w:t>field and Stouffer 2017)</w:t>
      </w:r>
      <w:r>
        <w:fldChar w:fldCharType="end"/>
      </w:r>
      <w:bookmarkEnd w:id="192"/>
      <w:bookmarkEnd w:id="193"/>
      <w:bookmarkEnd w:id="194"/>
      <w:bookmarkEnd w:id="195"/>
      <w:bookmarkEnd w:id="196"/>
      <w:r>
        <w:t xml:space="preserve">.  By our definition,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jk</m:t>
                </m:r>
              </m:e>
            </m:d>
          </m:sub>
        </m:sSub>
      </m:oMath>
      <w:r>
        <w:t xml:space="preserve"> represents a hard HOI that can only be evaluated by measuring the per capita seed production of the focal species in cases where two competitor species are present (i.e. </w:t>
      </w:r>
      <w:r>
        <w:rPr>
          <w:i/>
        </w:rPr>
        <w:t>n</w:t>
      </w:r>
      <w:r>
        <w:rPr>
          <w:i/>
          <w:vertAlign w:val="subscript"/>
        </w:rPr>
        <w:t>j</w:t>
      </w:r>
      <w:r>
        <w:t xml:space="preserve"> &gt; 0 and </w:t>
      </w:r>
      <w:r>
        <w:softHyphen/>
      </w:r>
      <w:r>
        <w:rPr>
          <w:i/>
        </w:rPr>
        <w:t>n</w:t>
      </w:r>
      <w:r>
        <w:rPr>
          <w:i/>
        </w:rPr>
        <w:softHyphen/>
      </w:r>
      <w:r>
        <w:rPr>
          <w:i/>
          <w:vertAlign w:val="subscript"/>
        </w:rPr>
        <w:t>k</w:t>
      </w:r>
      <w:r>
        <w:t xml:space="preserve"> &gt; 0).  </w:t>
      </w:r>
    </w:p>
    <w:p w14:paraId="08F1AA0B" w14:textId="77777777" w:rsidR="00743C57" w:rsidRDefault="000D39DC">
      <w:pPr>
        <w:spacing w:after="202"/>
        <w:ind w:firstLine="0"/>
        <w:contextualSpacing/>
      </w:pPr>
      <w:r>
        <w:tab/>
        <w:t xml:space="preserve">Finally, we also considered a pairwise multiplicative model </w:t>
      </w:r>
      <w:r>
        <w:t xml:space="preserve">of the form, </w:t>
      </w:r>
    </w:p>
    <w:tbl>
      <w:tblPr>
        <w:tblStyle w:val="TableGrid"/>
        <w:tblW w:w="8641" w:type="dxa"/>
        <w:tblCellMar>
          <w:left w:w="128" w:type="dxa"/>
        </w:tblCellMar>
        <w:tblLook w:val="04A0" w:firstRow="1" w:lastRow="0" w:firstColumn="1" w:lastColumn="0" w:noHBand="0" w:noVBand="1"/>
      </w:tblPr>
      <w:tblGrid>
        <w:gridCol w:w="900"/>
        <w:gridCol w:w="7003"/>
        <w:gridCol w:w="738"/>
      </w:tblGrid>
      <w:tr w:rsidR="00743C57" w14:paraId="6B84BE70" w14:textId="77777777">
        <w:trPr>
          <w:trHeight w:val="503"/>
        </w:trPr>
        <w:tc>
          <w:tcPr>
            <w:tcW w:w="900" w:type="dxa"/>
            <w:tcBorders>
              <w:top w:val="nil"/>
              <w:left w:val="nil"/>
              <w:bottom w:val="nil"/>
              <w:right w:val="nil"/>
            </w:tcBorders>
            <w:shd w:val="clear" w:color="auto" w:fill="auto"/>
            <w:vAlign w:val="center"/>
          </w:tcPr>
          <w:p w14:paraId="3A152DC1" w14:textId="77777777" w:rsidR="00743C57" w:rsidRDefault="00743C57">
            <w:pPr>
              <w:spacing w:after="0" w:line="240" w:lineRule="auto"/>
              <w:ind w:firstLine="0"/>
              <w:contextualSpacing/>
            </w:pPr>
          </w:p>
        </w:tc>
        <w:tc>
          <w:tcPr>
            <w:tcW w:w="7003" w:type="dxa"/>
            <w:tcBorders>
              <w:top w:val="nil"/>
              <w:left w:val="nil"/>
              <w:bottom w:val="nil"/>
              <w:right w:val="nil"/>
            </w:tcBorders>
            <w:shd w:val="clear" w:color="auto" w:fill="auto"/>
            <w:vAlign w:val="center"/>
          </w:tcPr>
          <w:p w14:paraId="59892312" w14:textId="77777777" w:rsidR="00743C57" w:rsidRDefault="000D39DC">
            <w:pPr>
              <w:spacing w:after="0" w:line="240" w:lineRule="auto"/>
              <w:contextualSpacing/>
              <w:jc w:val="center"/>
              <w:rPr>
                <w:rFonts w:ascii="Cambria Math" w:eastAsia="Cambria" w:hAnsi="Cambria Math" w:cs="Cambria"/>
                <w:i/>
              </w:rPr>
            </w:pPr>
            <m:oMathPara>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r>
                          <w:rPr>
                            <w:rFonts w:ascii="Cambria Math" w:hAnsi="Cambria Math"/>
                          </w:rPr>
                          <m:t>+1</m:t>
                        </m:r>
                      </m:e>
                    </m:d>
                  </m:num>
                  <m:den>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i</m:t>
                        </m:r>
                      </m:sub>
                    </m:sSub>
                  </m:num>
                  <m:den>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3</m:t>
                                </m:r>
                              </m:sup>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rPr>
                            </m:ctrlPr>
                          </m:sSubPr>
                          <m:e>
                            <m:r>
                              <w:rPr>
                                <w:rFonts w:ascii="Cambria Math" w:hAnsi="Cambria Math"/>
                              </w:rPr>
                              <m:t>τ</m:t>
                            </m:r>
                          </m:e>
                          <m:sub>
                            <m:r>
                              <w:rPr>
                                <w:rFonts w:ascii="Cambria Math" w:hAnsi="Cambria Math"/>
                              </w:rPr>
                              <m:t>i</m:t>
                            </m:r>
                          </m:sub>
                        </m:sSub>
                      </m:sup>
                    </m:sSup>
                  </m:den>
                </m:f>
                <m:r>
                  <w:rPr>
                    <w:rFonts w:ascii="Cambria Math" w:hAnsi="Cambria Math"/>
                  </w:rPr>
                  <m:t>.</m:t>
                </m:r>
              </m:oMath>
            </m:oMathPara>
          </w:p>
        </w:tc>
        <w:tc>
          <w:tcPr>
            <w:tcW w:w="738" w:type="dxa"/>
            <w:tcBorders>
              <w:top w:val="nil"/>
              <w:left w:val="nil"/>
              <w:bottom w:val="nil"/>
              <w:right w:val="nil"/>
            </w:tcBorders>
            <w:shd w:val="clear" w:color="auto" w:fill="auto"/>
            <w:vAlign w:val="center"/>
          </w:tcPr>
          <w:p w14:paraId="7D136132" w14:textId="77777777" w:rsidR="00743C57" w:rsidRDefault="000D39DC">
            <w:pPr>
              <w:spacing w:after="0" w:line="240" w:lineRule="auto"/>
              <w:ind w:firstLine="0"/>
              <w:contextualSpacing/>
              <w:jc w:val="center"/>
            </w:pPr>
            <w:r>
              <w:t>(</w:t>
            </w:r>
            <w:r>
              <w:fldChar w:fldCharType="begin"/>
            </w:r>
            <w:r>
              <w:instrText>SEQ eq \* ARABIC</w:instrText>
            </w:r>
            <w:r>
              <w:fldChar w:fldCharType="separate"/>
            </w:r>
            <w:r>
              <w:t>0</w:t>
            </w:r>
            <w:r>
              <w:fldChar w:fldCharType="end"/>
            </w:r>
            <w:r>
              <w:t>)</w:t>
            </w:r>
          </w:p>
        </w:tc>
      </w:tr>
    </w:tbl>
    <w:p w14:paraId="5E8AB184" w14:textId="77777777" w:rsidR="00743C57" w:rsidRDefault="000D39DC">
      <w:pPr>
        <w:spacing w:after="202"/>
        <w:ind w:firstLine="0"/>
        <w:contextualSpacing/>
      </w:pPr>
      <w:r>
        <w:t>This model does not have HOIs per our definition. However, when there are two or more competitors the den</w:t>
      </w:r>
      <w:commentRangeStart w:id="197"/>
      <w:r>
        <w:t xml:space="preserve">ominator becomes a polynomial with multiplicative terms of competitor </w:t>
      </w:r>
      <w:r>
        <w:t>density</w:t>
      </w:r>
      <w:commentRangeEnd w:id="197"/>
      <w:r>
        <w:commentReference w:id="197"/>
      </w:r>
      <w:r>
        <w:t xml:space="preserve">.  Thus, contrasting this model with the HOI model allows us to test whether hard HOIs are truly required. </w:t>
      </w:r>
    </w:p>
    <w:p w14:paraId="09C90546" w14:textId="77777777" w:rsidR="00743C57" w:rsidRDefault="000D39DC">
      <w:pPr>
        <w:spacing w:after="202"/>
        <w:contextualSpacing/>
      </w:pPr>
      <w:r>
        <w:t>We first fit the Hassel model to only the pairwise cases and checked the model fit graphically. We then fit all three models to the full set of competitor densities.  For each focal species and model, we calculated root mean squared error (RMSE) as a measu</w:t>
      </w:r>
      <w:r>
        <w:t xml:space="preserve">re of goodness of fit. We evaluated the strength and direction of HOIs by examining the HOI coefficients,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jk</m:t>
                </m:r>
              </m:e>
            </m:d>
          </m:sub>
        </m:sSub>
      </m:oMath>
      <w:r>
        <w:t>.  To fit the models, we used the non-linear least squares model</w:t>
      </w:r>
      <w:del w:id="198" w:author="Unknown Author" w:date="2019-10-07T13:14:00Z">
        <w:r>
          <w:delText>l</w:delText>
        </w:r>
      </w:del>
      <w:r>
        <w:t xml:space="preserve">ing function, </w:t>
      </w:r>
      <w:r>
        <w:rPr>
          <w:rFonts w:ascii="Lucida Console" w:hAnsi="Lucida Console" w:cs="Arial"/>
        </w:rPr>
        <w:t>nls,</w:t>
      </w:r>
      <w:r>
        <w:t xml:space="preserve"> in R. Code to run the simulations, fit the models and prod</w:t>
      </w:r>
      <w:r>
        <w:t xml:space="preserve">uce the figures is given in the online supporting information.   </w:t>
      </w:r>
    </w:p>
    <w:p w14:paraId="7FDC0C9E" w14:textId="77777777" w:rsidR="00743C57" w:rsidRDefault="000D39DC">
      <w:pPr>
        <w:pStyle w:val="Heading"/>
      </w:pPr>
      <w:bookmarkStart w:id="199" w:name="model-fits"/>
      <w:bookmarkEnd w:id="199"/>
      <w:r>
        <w:t>Results</w:t>
      </w:r>
    </w:p>
    <w:p w14:paraId="37DD0076" w14:textId="77777777" w:rsidR="00743C57" w:rsidRDefault="000D39DC">
      <w:pPr>
        <w:spacing w:after="202"/>
        <w:contextualSpacing/>
      </w:pPr>
      <w:r>
        <w:t>For all three species we found the Hassel model fit the simulated pairwise data accurately (</w:t>
      </w:r>
      <w:r>
        <w:fldChar w:fldCharType="begin"/>
      </w:r>
      <w:r>
        <w:instrText>REF _Ref514237754 \h</w:instrText>
      </w:r>
      <w:r>
        <w:fldChar w:fldCharType="separate"/>
      </w:r>
      <w:r>
        <w:t>Figure 3</w:t>
      </w:r>
      <w:r>
        <w:fldChar w:fldCharType="end"/>
      </w:r>
      <w:r>
        <w:t>).  Next, we compared the three phenomenological models fit to the full range of competitor densities (</w:t>
      </w:r>
      <w:r>
        <w:fldChar w:fldCharType="begin"/>
      </w:r>
      <w:r>
        <w:instrText>REF _Ref524701722 \h</w:instrText>
      </w:r>
      <w:r>
        <w:fldChar w:fldCharType="separate"/>
      </w:r>
      <w:r>
        <w:t>Figure 4</w:t>
      </w:r>
      <w:r>
        <w:fldChar w:fldCharType="end"/>
      </w:r>
      <w:r>
        <w:t xml:space="preserve">).  For the early season species, the Hassel </w:t>
      </w:r>
      <w:r>
        <w:lastRenderedPageBreak/>
        <w:t>model a</w:t>
      </w:r>
      <w:r>
        <w:t>nd the HOI model showed more or less equivalent fits to the data with only a slight decrease in RMSE for the HOI model (Figure 4 A&amp;G).  For the mid-season species, we found that the HOI model fit the data better than the Hassel model (Figure 4 B&amp;H).  The H</w:t>
      </w:r>
      <w:r>
        <w:t>OI model also fit the late season species better than the Hassel model (Figure 4 C&amp;I). The inability of the Hassel model to fit the per capita seed output of the mid and late-season species can be seen by plotting the observed and per capita seed productio</w:t>
      </w:r>
      <w:r>
        <w:t xml:space="preserve">n against competitor density (Figure S1).  The fitted HOI coefficients also showed strong HOIs for the mid and late season species but not for the early season species (Figure 5).  In all cases, the fitted HOI coefficients, the </w:t>
      </w:r>
      <m:oMath>
        <m:sSub>
          <m:sSubPr>
            <m:ctrlPr>
              <w:rPr>
                <w:rFonts w:ascii="Cambria Math" w:hAnsi="Cambria Math"/>
              </w:rPr>
            </m:ctrlPr>
          </m:sSubPr>
          <m:e>
            <m:r>
              <w:rPr>
                <w:rFonts w:ascii="Cambria Math" w:hAnsi="Cambria Math"/>
              </w:rPr>
              <m:t>β</m:t>
            </m:r>
          </m:e>
          <m:sub>
            <m:r>
              <w:rPr>
                <w:rFonts w:ascii="Cambria Math" w:hAnsi="Cambria Math"/>
              </w:rPr>
              <m:t>i</m:t>
            </m:r>
            <m:d>
              <m:dPr>
                <m:ctrlPr>
                  <w:rPr>
                    <w:rFonts w:ascii="Cambria Math" w:hAnsi="Cambria Math"/>
                  </w:rPr>
                </m:ctrlPr>
              </m:dPr>
              <m:e>
                <m:r>
                  <w:rPr>
                    <w:rFonts w:ascii="Cambria Math" w:hAnsi="Cambria Math"/>
                  </w:rPr>
                  <m:t>jk</m:t>
                </m:r>
              </m:e>
            </m:d>
          </m:sub>
        </m:sSub>
      </m:oMath>
      <w:r>
        <w:t>, were of smaller ma</w:t>
      </w:r>
      <w:r>
        <w:t xml:space="preserve">gnitude than the fitted pairwise effects, the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t xml:space="preserve"> (Figure 5).  The multiplicative model </w:t>
      </w:r>
      <w:ins w:id="200" w:author="Unknown Author" w:date="2019-10-07T13:15:00Z">
        <w:r>
          <w:t>(eqn XX)</w:t>
        </w:r>
      </w:ins>
      <w:del w:id="201" w:author="Unknown Author" w:date="2019-10-07T13:15:00Z">
        <w:r>
          <w:delText>“model 2”</w:delText>
        </w:r>
      </w:del>
      <w:r>
        <w:t>, did not fit the multi-competitor dynamics as well as the Hassel or the HOI models (Figure 4 D,E,F).</w:t>
      </w:r>
    </w:p>
    <w:p w14:paraId="34677A79" w14:textId="77777777" w:rsidR="00743C57" w:rsidRDefault="000D39DC">
      <w:pPr>
        <w:pStyle w:val="Heading"/>
      </w:pPr>
      <w:r>
        <w:t>Discussion</w:t>
      </w:r>
    </w:p>
    <w:p w14:paraId="00D23200" w14:textId="77777777" w:rsidR="00743C57" w:rsidRDefault="000D39DC">
      <w:pPr>
        <w:spacing w:after="202"/>
        <w:ind w:firstLine="0"/>
        <w:contextualSpacing/>
        <w:rPr>
          <w:i/>
        </w:rPr>
      </w:pPr>
      <w:r>
        <w:rPr>
          <w:i/>
        </w:rPr>
        <w:t xml:space="preserve">Evidence for higher order </w:t>
      </w:r>
      <w:r>
        <w:rPr>
          <w:i/>
        </w:rPr>
        <w:t>interactions</w:t>
      </w:r>
    </w:p>
    <w:p w14:paraId="1AD4ECC4" w14:textId="77777777" w:rsidR="00743C57" w:rsidRDefault="000D39DC">
      <w:pPr>
        <w:spacing w:after="202"/>
        <w:contextualSpacing/>
      </w:pPr>
      <w:r>
        <w:t>Our simulation shows clear evidence for HOIs affecting two of the three virtual species in our simulations (Figure 4 and Figure 5).  For the mid-season and late season species, the strength of per capita competition changed depending on the pr</w:t>
      </w:r>
      <w:r>
        <w:t>esence of other interspecific competitors.  Specifically, the presence of early season or mid-season species increased the per capita effects of competition on the late-season species (Figure 5 F). Likewise, the presence of the early season species increas</w:t>
      </w:r>
      <w:r>
        <w:t xml:space="preserve">ed the per capita effects of competition on the mid-season species (Figure 5 E).  For the early season species, no </w:t>
      </w:r>
      <w:r>
        <w:lastRenderedPageBreak/>
        <w:t>clear HOIs were detected: the Hassel model fit the data nearly as well as the HOI model (Figure 4) and the magnitudes of the HOI coefficients</w:t>
      </w:r>
      <w:r>
        <w:t xml:space="preserve"> were small (Figure 5D). </w:t>
      </w:r>
    </w:p>
    <w:p w14:paraId="758BC89C" w14:textId="77777777" w:rsidR="00743C57" w:rsidRDefault="000D39DC">
      <w:pPr>
        <w:spacing w:after="202"/>
        <w:contextualSpacing/>
      </w:pPr>
      <w:r>
        <w:t>We observe competition in our simulations because of a feedback between individual density and resource concentration.  As individuals grow, they draw down resource concentrations (Figure 2), this decreases the rate of resource fl</w:t>
      </w:r>
      <w:r>
        <w:t>ow into the roots and slows the growth of other individuals in the community.  The magnitudes of pairwise interactions between species is easily understood from this perspective.  For instance, the late season species has a weak per capita effect on the ea</w:t>
      </w:r>
      <w:r>
        <w:t xml:space="preserve">rly season species, because </w:t>
      </w:r>
      <w:del w:id="202" w:author="Unknown Author" w:date="2019-10-08T13:20:00Z">
        <w:r>
          <w:delText>while</w:delText>
        </w:r>
      </w:del>
      <w:ins w:id="203" w:author="Unknown Author" w:date="2019-10-08T13:20:00Z">
        <w:r>
          <w:t>when</w:t>
        </w:r>
      </w:ins>
      <w:r>
        <w:t xml:space="preserve"> the early species is active</w:t>
      </w:r>
      <w:del w:id="204" w:author="Unknown Author" w:date="2019-10-08T13:20:00Z">
        <w:r>
          <w:delText xml:space="preserve">, </w:delText>
        </w:r>
      </w:del>
      <w:ins w:id="205" w:author="Unknown Author" w:date="2019-10-08T13:20:00Z">
        <w:r>
          <w:t xml:space="preserve"> (</w:t>
        </w:r>
      </w:ins>
      <w:r>
        <w:t>roughly day 0 to day 30</w:t>
      </w:r>
      <w:del w:id="206" w:author="Unknown Author" w:date="2019-10-08T13:20:00Z">
        <w:r>
          <w:delText>,</w:delText>
        </w:r>
      </w:del>
      <w:ins w:id="207" w:author="Unknown Author" w:date="2019-10-08T13:20:00Z">
        <w:r>
          <w:t>)</w:t>
        </w:r>
      </w:ins>
      <w:r>
        <w:t xml:space="preserve"> the late-season species is growing slowly and remains small (Figures 2 &amp; 5). In contrast, the mid-season species has a stronger effect on the early season specie</w:t>
      </w:r>
      <w:r>
        <w:t xml:space="preserve">s because </w:t>
      </w:r>
      <w:commentRangeStart w:id="208"/>
      <w:r>
        <w:t>it</w:t>
      </w:r>
      <w:commentRangeEnd w:id="208"/>
      <w:r>
        <w:commentReference w:id="208"/>
      </w:r>
      <w:r>
        <w:t xml:space="preserve"> grows faster during the same period (Figure 5).  On the other hand, the early season species has a weak effect on the late season species because the former stops growing before the later does the majority of its growth (Figure 5). </w:t>
      </w:r>
    </w:p>
    <w:p w14:paraId="0E9BF0DD" w14:textId="77777777" w:rsidR="00743C57" w:rsidRDefault="000D39DC">
      <w:pPr>
        <w:spacing w:after="202"/>
        <w:contextualSpacing/>
      </w:pPr>
      <w:r>
        <w:t>The sim</w:t>
      </w:r>
      <w:r>
        <w:t xml:space="preserve">plicity of the simulation makes it possible to understand how HOIs emerge in this system </w:t>
      </w:r>
      <w:del w:id="209" w:author="Unknown Author" w:date="2019-10-07T13:45:00Z">
        <w:r>
          <w:delText>as well</w:delText>
        </w:r>
      </w:del>
      <w:r>
        <w:t>. The HOIs that affect the mid and late season species are due to an indirect effect of resource uptake on competitor size. For instance, in a scenario with one</w:t>
      </w:r>
      <w:r>
        <w:t xml:space="preserve"> individual of each species</w:t>
      </w:r>
      <w:ins w:id="210" w:author="Unknown Author" w:date="2019-10-07T13:45:00Z">
        <w:r>
          <w:t>,</w:t>
        </w:r>
      </w:ins>
      <w:r>
        <w:t xml:space="preserve"> the early season species slows the growth of both the mid and the late-season species</w:t>
      </w:r>
      <w:ins w:id="211" w:author="Unknown Author" w:date="2019-10-07T13:45:00Z">
        <w:r>
          <w:t>;</w:t>
        </w:r>
      </w:ins>
      <w:del w:id="212" w:author="Unknown Author" w:date="2019-10-07T13:45:00Z">
        <w:r>
          <w:delText>,</w:delText>
        </w:r>
      </w:del>
      <w:r>
        <w:t xml:space="preserve"> this keeps them smaller later into the season and makes them both more sensitive to competition as the season progresses (Figure 2). This i</w:t>
      </w:r>
      <w:r>
        <w:t xml:space="preserve">s reflected in the HOI coefficients for the mid and late-season species (Figure 5).  In contrast, the early season species grows fast and exerts the dominant effect on resources while it is active, </w:t>
      </w:r>
      <w:r>
        <w:lastRenderedPageBreak/>
        <w:t xml:space="preserve">this makes any indirect effects on it mediated by changes </w:t>
      </w:r>
      <w:r>
        <w:t xml:space="preserve">in the size of its interspecific competitors negligible by comparison (Figure 5).   </w:t>
      </w:r>
    </w:p>
    <w:p w14:paraId="0F74049D" w14:textId="77777777" w:rsidR="00743C57" w:rsidRDefault="000D39DC">
      <w:pPr>
        <w:spacing w:after="202"/>
        <w:contextualSpacing/>
      </w:pPr>
      <w:r>
        <w:t xml:space="preserve">While the HOIs in this system are similar to competition mediated indirect effects </w:t>
      </w:r>
      <w:r>
        <w:fldChar w:fldCharType="begin"/>
      </w:r>
      <w:r>
        <w:instrText>ADDIN ZOTERO_ITEM CSL_CITATION {"citationID":"3YALVCqy","properties":{"formattedCitation</w:instrText>
      </w:r>
      <w:r>
        <w:instrText>":"(Levine et al. 2017)","plainCitation":"(Levine et al. 2017)","noteIndex":0},"citationItems":[{"id":7343,"uris":["http://zotero.org/users/688880/items/JNQ4ERLS"],"uri":["http://zotero.org/users/688880/items/JNQ4ERLS"],"itemData":{"id":7343,"type":"articl</w:instrText>
      </w:r>
      <w:r>
        <w:instrText>e-journal","title":"Beyond pairwise mechanisms of species coexistence in complex communities","container-title":"Nature","page":"56-64","volume":"546","issue":"7656","source":"www.nature.com","abstract":"The tremendous diversity of species in ecological co</w:instrText>
      </w:r>
      <w:r>
        <w:instrText>mmunities has motivated a century of research into the mechanisms that maintain biodiversity. However, much of this work examines the coexistence of just pairs of competitors. This approach ignores those mechanisms of coexistence that emerge only in divers</w:instrText>
      </w:r>
      <w:r>
        <w:instrText xml:space="preserve">e competitive networks. Despite the potential for these mechanisms to create conditions under which the loss of one competitor triggers the loss of others, we lack the knowledge needed to judge their importance for coexistence in nature. Progress requires </w:instrText>
      </w:r>
      <w:r>
        <w:instrText>borrowing insight from the study of multitrophic interaction networks, and coupling empirical data to models of competition.","DOI":"10.1038/nature22898","ISSN":"1476-4687","language":"en","author":[{"family":"Levine","given":"Jonathan M."},{"family":"Basc</w:instrText>
      </w:r>
      <w:r>
        <w:instrText>ompte","given":"Jordi"},{"family":"Adler","given":"Peter B."},{"family":"Allesina","given":"Stefano"}],"issued":{"date-parts":[["2017",6]]}}}],"schema":"https://github.com/citation-style-language/schema/raw/master/csl-citation.json"}</w:instrText>
      </w:r>
      <w:r>
        <w:fldChar w:fldCharType="separate"/>
      </w:r>
      <w:bookmarkStart w:id="213" w:name="__Fieldmark__1835_1709215311"/>
      <w:r>
        <w:t>(</w:t>
      </w:r>
      <w:bookmarkStart w:id="214" w:name="__Fieldmark__960_692662207"/>
      <w:r>
        <w:t>L</w:t>
      </w:r>
      <w:bookmarkStart w:id="215" w:name="__Fieldmark__1141_1188487846"/>
      <w:r>
        <w:t>e</w:t>
      </w:r>
      <w:bookmarkStart w:id="216" w:name="__Fieldmark__684_673369620"/>
      <w:r>
        <w:t>v</w:t>
      </w:r>
      <w:bookmarkStart w:id="217" w:name="__Fieldmark__1738_1484223485"/>
      <w:r>
        <w:t>ine et al. 2017)</w:t>
      </w:r>
      <w:r>
        <w:fldChar w:fldCharType="end"/>
      </w:r>
      <w:bookmarkEnd w:id="213"/>
      <w:bookmarkEnd w:id="214"/>
      <w:bookmarkEnd w:id="215"/>
      <w:bookmarkEnd w:id="216"/>
      <w:bookmarkEnd w:id="217"/>
      <w:r>
        <w:t xml:space="preserve"> there are two important differences between the HOIs we observed and traditional indirect effects. First, indirect effects are not emergent properties of a multi-competitor system, rather they are a predictable result of pairwise per capita competition co</w:t>
      </w:r>
      <w:r>
        <w:t>efficients. Second, indirect effects emerge because of changes in the density of competitors over time, not because of changes in per capita competition coefficients.  For example, one species may have an indirect effect on its competitor by changing the d</w:t>
      </w:r>
      <w:r>
        <w:t xml:space="preserve">ensity of a second competitor over the course of several years. In contrast, the HOIs in our simulation emerge over the course of a single growing season with fixed population densities. Thus, these HOIs indicate ecologically meaningful changes in the per </w:t>
      </w:r>
      <w:r>
        <w:t xml:space="preserve">capita effect of one species on another. Our example can be contrasted with a recent simulation of forest dynamics that demonstrated how HOIs could affect species coexistence </w:t>
      </w:r>
      <w:r>
        <w:fldChar w:fldCharType="begin"/>
      </w:r>
      <w:r>
        <w:instrText>ADDIN ZOTERO_ITEM CSL_CITATION {"citationID":"7phtlPzt","properties":{"formattedC</w:instrText>
      </w:r>
      <w:r>
        <w:instrText>itation":"(Grilli et al. 2017)","plainCitation":"(Grilli et al. 2017)","noteIndex":0},"citationItems":[{"id":14,"uris":["http://zotero.org/users/688880/items/CB4MYUDW"],"uri":["http://zotero.org/users/688880/items/CB4MYUDW"],"itemData":{"id":14,"type":"art</w:instrText>
      </w:r>
      <w:r>
        <w:instrText xml:space="preserve">icle-journal","title":"Higher-order interactions stabilize dynamics in competitive network models","container-title":"Nature","page":"210-213","volume":"548","issue":"7666","source":"www.nature.com","abstract":"Ecologists have long sought a way to explain </w:instrText>
      </w:r>
      <w:r>
        <w:instrText>how the remarkable biodiversity observed in nature is maintained. On the one hand, simple models of interacting competitors cannot produce the stable persistence of very large ecological communities1,2,3,4,5. On the other hand, neutral models6,7,8,9, in wh</w:instrText>
      </w:r>
      <w:r>
        <w:instrText>ich species do not interact and diversity is maintained by immigration and speciation, yield unrealistically small fluctuations in population abundance10, and a strong positive correlation between a species’ abundance and its age11, contrary to empirical e</w:instrText>
      </w:r>
      <w:r>
        <w:instrText>vidence. Models allowing for the robust persistence of large communities of interacting competitors are lacking. Here we show that very diverse communities could persist thanks to the stabilizing role of higher-order interactions12,13, in which the presenc</w:instrText>
      </w:r>
      <w:r>
        <w:instrText>e of a species influences the interaction between other species. Although higher-order interactions have been studied for decades14,15,16, their role in shaping ecological communities is still unclear5. The inclusion of higher-order interactions in competi</w:instrText>
      </w:r>
      <w:r>
        <w:instrText>tive network models stabilizes dynamics, making species coexistence robust to the perturbation of both population abundance and parameter values. We show that higher-order interactions have strong effects in models of closed ecological communities, as well</w:instrText>
      </w:r>
      <w:r>
        <w:instrText xml:space="preserve"> as of open communities in which new species are constantly introduced. In our framework, higher-order interactions are completely defined by pairwise interactions, facilitating empirical parameterization and validation of our models.","DOI":"10.1038/natur</w:instrText>
      </w:r>
      <w:r>
        <w:instrText>e23273","ISSN":"1476-4687","language":"en","author":[{"family":"Grilli","given":"Jacopo"},{"family":"Barabás","given":"György"},{"family":"Michalska-Smith","given":"Matthew J."},{"family":"Allesina","given":"Stefano"}],"issued":{"date-parts":[["2017",8]]}}</w:instrText>
      </w:r>
      <w:r>
        <w:instrText>}],"schema":"https://github.com/citation-style-language/schema/raw/master/csl-citation.json"}</w:instrText>
      </w:r>
      <w:r>
        <w:fldChar w:fldCharType="separate"/>
      </w:r>
      <w:bookmarkStart w:id="218" w:name="__Fieldmark__1854_1709215311"/>
      <w:r>
        <w:t>(</w:t>
      </w:r>
      <w:bookmarkStart w:id="219" w:name="__Fieldmark__975_692662207"/>
      <w:r>
        <w:t>G</w:t>
      </w:r>
      <w:bookmarkStart w:id="220" w:name="__Fieldmark__1152_1188487846"/>
      <w:r>
        <w:t>r</w:t>
      </w:r>
      <w:bookmarkStart w:id="221" w:name="__Fieldmark__691_673369620"/>
      <w:r>
        <w:t>i</w:t>
      </w:r>
      <w:bookmarkStart w:id="222" w:name="__Fieldmark__1790_1484223485"/>
      <w:r>
        <w:t>lli et al. 2017)</w:t>
      </w:r>
      <w:r>
        <w:fldChar w:fldCharType="end"/>
      </w:r>
      <w:bookmarkEnd w:id="218"/>
      <w:bookmarkEnd w:id="219"/>
      <w:bookmarkEnd w:id="220"/>
      <w:bookmarkEnd w:id="221"/>
      <w:bookmarkEnd w:id="222"/>
      <w:r>
        <w:t>.  In that simulation, unlike ours, there were fixed per capita interactions between species. What the authors called HOIs in that model, we</w:t>
      </w:r>
      <w:r>
        <w:t xml:space="preserve">re not due to changes in the per capita effects of competition, but were caused by changes in competitor density over time that were not explicitly tracked by the model.  </w:t>
      </w:r>
    </w:p>
    <w:p w14:paraId="70E1A298" w14:textId="77777777" w:rsidR="00743C57" w:rsidRDefault="000D39DC">
      <w:pPr>
        <w:spacing w:after="202"/>
        <w:ind w:firstLine="0"/>
        <w:contextualSpacing/>
        <w:rPr>
          <w:i/>
        </w:rPr>
      </w:pPr>
      <w:r>
        <w:rPr>
          <w:i/>
        </w:rPr>
        <w:t>The phenomenological nature of HOIs</w:t>
      </w:r>
    </w:p>
    <w:p w14:paraId="1B279DD4" w14:textId="77777777" w:rsidR="00743C57" w:rsidRDefault="000D39DC">
      <w:pPr>
        <w:spacing w:after="202"/>
        <w:contextualSpacing/>
      </w:pPr>
      <w:r>
        <w:t>HOIs can only be defined and quantified within t</w:t>
      </w:r>
      <w:r>
        <w:t xml:space="preserve">he context of phenomenological models of competition.  Phenomenological competition models simplify dynamics by only tracking population densities and not the resources for which species compete </w:t>
      </w:r>
      <w:r>
        <w:lastRenderedPageBreak/>
        <w:fldChar w:fldCharType="begin"/>
      </w:r>
      <w:r>
        <w:instrText>ADDIN ZOTERO_ITEM CSL_CITATION {"citationID":"QfLVahsS","prop</w:instrText>
      </w:r>
      <w:r>
        <w:instrText>erties":{"formattedCitation":"(Chesson 2000)","plainCitation":"(Chesson 2000)","noteIndex":0},"citationItems":[{"id":2229,"uris":["http://zotero.org/users/688880/items/J9Q4ZXPN"],"uri":["http://zotero.org/users/688880/items/J9Q4ZXPN"],"itemData":{"id":2229</w:instrText>
      </w:r>
      <w:r>
        <w:instrText xml:space="preserve">,"type":"article-journal","title":"Mechanisms of Maintenance of Species Diversity","container-title":"Annual Review of Ecology and Systematics","page":"343-366","volume":"31","source":"JSTOR","abstract":"The focus of most ideas on diversity maintenance is </w:instrText>
      </w:r>
      <w:r>
        <w:instrText xml:space="preserve">species coexistence, which may be stable or unstable. Stable coexistence can be quantified by the long-term rates at which community members recover from low density. Quantification shows that coexistence mechanisms function in two major ways: They may be </w:instrText>
      </w:r>
      <w:r>
        <w:instrText>(a) equalizing because they tend to minimize average fitness differences between species, or (b) stabilizing because they tend to increase negative intraspecific interactions relative to negative interspecific interactions. Stabilizing mechanisms are essen</w:instrText>
      </w:r>
      <w:r>
        <w:instrText>tial for species coexistence and include traditional mechanisms such as resource partitioning and frequency-dependent predation, as well as mechanisms that depend on fluctuations in population densities and environmental factors in space and time. Equalizi</w:instrText>
      </w:r>
      <w:r>
        <w:instrText xml:space="preserve">ng mechanisms contribute to stable coexistence because they reduce large average fitness inequalities which might negate the effects of stabilizing mechanisms. Models of unstable coexitence, in which species diversity slowly decays over time, have focused </w:instrText>
      </w:r>
      <w:r>
        <w:instrText xml:space="preserve">almost exclusively on equalizing mechanisms. These models would be more robust if they also included stabilizing mechanisms, which arise in many and varied ways but need not be adequate for full stability of a system. Models of unstable coexistence invite </w:instrText>
      </w:r>
      <w:r>
        <w:instrText>a broader view of diversity maintenance incorporating species turnover.","ISSN":"0066-4162","journalAbbreviation":"Annual Review of Ecology and Systematics","author":[{"family":"Chesson","given":"Peter"}],"issued":{"date-parts":[["2000"]]}}}],"schema":"htt</w:instrText>
      </w:r>
      <w:r>
        <w:instrText>ps://github.com/citation-style-language/schema/raw/master/csl-citation.json"}</w:instrText>
      </w:r>
      <w:r>
        <w:fldChar w:fldCharType="separate"/>
      </w:r>
      <w:bookmarkStart w:id="223" w:name="__Fieldmark__1876_1709215311"/>
      <w:r>
        <w:t>(</w:t>
      </w:r>
      <w:bookmarkStart w:id="224" w:name="__Fieldmark__993_692662207"/>
      <w:r>
        <w:t>C</w:t>
      </w:r>
      <w:bookmarkStart w:id="225" w:name="__Fieldmark__1166_1188487846"/>
      <w:r>
        <w:t>h</w:t>
      </w:r>
      <w:bookmarkStart w:id="226" w:name="__Fieldmark__701_673369620"/>
      <w:r>
        <w:t>e</w:t>
      </w:r>
      <w:bookmarkStart w:id="227" w:name="__Fieldmark__1819_1484223485"/>
      <w:r>
        <w:t>sson 2000)</w:t>
      </w:r>
      <w:r>
        <w:fldChar w:fldCharType="end"/>
      </w:r>
      <w:bookmarkEnd w:id="223"/>
      <w:bookmarkEnd w:id="224"/>
      <w:bookmarkEnd w:id="225"/>
      <w:bookmarkEnd w:id="226"/>
      <w:bookmarkEnd w:id="227"/>
      <w:r>
        <w:t xml:space="preserve">.  HOIs may emerge in phenomenological models precisely because they leave out mechanistic detail and do not explicitly model resource dynamics </w:t>
      </w:r>
      <w:r>
        <w:fldChar w:fldCharType="begin"/>
      </w:r>
      <w:r>
        <w:instrText xml:space="preserve">ADDIN ZOTERO_ITEM </w:instrText>
      </w:r>
      <w:r>
        <w:instrText>CSL_CITATION {"citationID":"UBLL1Pcm","properties":{"formattedCitation":"(Abrams 1983, O\\uc0\\u8217{}Dwyer 2018, Letten and Stouffer 2019)","plainCitation":"(Abrams 1983, O’Dwyer 2018, Letten and Stouffer 2019)","noteIndex":0},"citationItems":[{"id":2224,</w:instrText>
      </w:r>
      <w:r>
        <w:instrText>"uris":["http://zotero.org/users/688880/items/5M5C5Z5T"],"uri":["http://zotero.org/users/688880/items/5M5C5Z5T"],"itemData":{"id":2224,"type":"article-journal","title":"Arguments in Favor of Higher Order Interactions","container-title":"The American Natura</w:instrText>
      </w:r>
      <w:r>
        <w:instrText>list","page":"887-891","volume":"121","issue":"6","source":"JSTOR","ISSN":"0003-0147","journalAbbreviation":"The American Naturalist","author":[{"family":"Abrams","given":"Peter A."}],"issued":{"date-parts":[["1983"]]}}},{"id":7504,"uris":["http://zotero.o</w:instrText>
      </w:r>
      <w:r>
        <w:instrText>rg/users/688880/items/E4YR68IQ"],"uri":["http://zotero.org/users/688880/items/E4YR68IQ"],"itemData":{"id":7504,"type":"article-journal","title":"Whence Lotka-Volterra?: Conservation laws and integrable systems in ecology","container-title":"Theoretical Eco</w:instrText>
      </w:r>
      <w:r>
        <w:instrText>logy","source":"Crossref","abstract":"Competition in ecology is often modeled in terms of direct, negative effects of one individual on another. An example is logistic growth, modeling the effects of intraspecific competition, while the Lotka-Volterra equa</w:instrText>
      </w:r>
      <w:r>
        <w:instrText>tions for competition extend this to systems of multiple species, with varying strengths of intra- and interspecific competition. These equations are a classic and well-used staple of quantitative ecology, providing a framework to understand species intera</w:instrText>
      </w:r>
      <w:r>
        <w:instrText>ctions, species coexistence, and community assembly. They can be derived from an assumption of random mixing of organisms, and an outcome of each interaction that removes one or more individuals. However, this framing is somewhat unsatisfactory, and ecolog</w:instrText>
      </w:r>
      <w:r>
        <w:instrText>ists may prefer to think of phenomenological equations for competition as deriving from competition for a set of resources required for growth, which in turn may undergo their own complex dynamics. While it is intuitive that these frameworks are connected,</w:instrText>
      </w:r>
      <w:r>
        <w:instrText xml:space="preserve"> and the connection is well-understood near to equilibria, here, we ask the question: when can consumer dynamics alone become an exact description of a full system of consumers and resources? We identify that consumer-resource systems with this property mu</w:instrText>
      </w:r>
      <w:r>
        <w:instrText>st have some kind of redundancy in the original description, or equivalently there is one or more conservation laws for quantities that do not change with time. Such systems are known in mathematics as integrable systems. We suggest that integrability in c</w:instrText>
      </w:r>
      <w:r>
        <w:instrText>onsumer-resource dynamics can only arise in cases where each species in an assemblage requires a distinct and unique combination of resources, and even in these cases, it is not clear that the resulting dynamics will lead to Lotka-Volterra competition.","U</w:instrText>
      </w:r>
      <w:r>
        <w:instrText>RL":"http://link.springer.com/10.1007/s12080-018-0377-0","DOI":"10.1007/s12080-018-0377-0","ISSN":"1874-1738, 1874-1746","title-short":"Whence Lotka-Volterra?","language":"en","author":[{"family":"O’Dwyer","given":"James P."}],"issued":{"date-parts":[["201</w:instrText>
      </w:r>
      <w:r>
        <w:instrText>8",4,24]]},"accessed":{"date-parts":[["2018",10,8]]}}},{"id":7620,"uris":["http://zotero.org/users/688880/items/LNFPQT3Z"],"uri":["http://zotero.org/users/688880/items/LNFPQT3Z"],"itemData":{"id":7620,"type":"article-journal","title":"The mechanistic basis</w:instrText>
      </w:r>
      <w:r>
        <w:instrText xml:space="preserve"> for higher-order interactions and non-additivity in competitive communities","container-title":"Ecology Letters","volume":"In Press","author":[{"family":"Letten","given":"Andrew D."},{"family":"Stouffer","given":"Daniel B."}],"issued":{"date-parts":[["201</w:instrText>
      </w:r>
      <w:r>
        <w:instrText>9"]]}}}],"schema":"https://github.com/citation-style-language/schema/raw/master/csl-citation.json"}</w:instrText>
      </w:r>
      <w:r>
        <w:fldChar w:fldCharType="separate"/>
      </w:r>
      <w:bookmarkStart w:id="228" w:name="__Fieldmark__1895_1709215311"/>
      <w:r>
        <w:rPr>
          <w:rFonts w:cs="Times New Roman"/>
        </w:rPr>
        <w:t>(</w:t>
      </w:r>
      <w:bookmarkStart w:id="229" w:name="__Fieldmark__1008_692662207"/>
      <w:r>
        <w:rPr>
          <w:rFonts w:cs="Times New Roman"/>
        </w:rPr>
        <w:t>A</w:t>
      </w:r>
      <w:bookmarkStart w:id="230" w:name="__Fieldmark__1177_1188487846"/>
      <w:r>
        <w:rPr>
          <w:rFonts w:cs="Times New Roman"/>
        </w:rPr>
        <w:t>b</w:t>
      </w:r>
      <w:bookmarkStart w:id="231" w:name="__Fieldmark__708_673369620"/>
      <w:r>
        <w:rPr>
          <w:rFonts w:cs="Times New Roman"/>
        </w:rPr>
        <w:t>r</w:t>
      </w:r>
      <w:bookmarkStart w:id="232" w:name="__Fieldmark__1824_1484223485"/>
      <w:r>
        <w:rPr>
          <w:rFonts w:cs="Times New Roman"/>
        </w:rPr>
        <w:t>ams 1983, O’Dwyer 2018, Letten and Stouffer 2019)</w:t>
      </w:r>
      <w:r>
        <w:fldChar w:fldCharType="end"/>
      </w:r>
      <w:bookmarkEnd w:id="228"/>
      <w:bookmarkEnd w:id="229"/>
      <w:bookmarkEnd w:id="230"/>
      <w:bookmarkEnd w:id="231"/>
      <w:bookmarkEnd w:id="232"/>
      <w:r>
        <w:t>.  Given this, one might argue that HOIs are an artifact of the inadequacy of phenomenological models</w:t>
      </w:r>
      <w:r>
        <w:t xml:space="preserve">. However, we argue that any concept of species </w:t>
      </w:r>
      <w:r>
        <w:rPr>
          <w:i/>
        </w:rPr>
        <w:t>interactions</w:t>
      </w:r>
      <w:r>
        <w:t xml:space="preserve"> is almost always phenomenological in nature; in most cases, competing individuals do not interact directly, rather they influence each other’s growth or survival indirectly through changes in sha</w:t>
      </w:r>
      <w:r>
        <w:t xml:space="preserve">red resources.  One could do away with interactions entirely and model populations and the resources they compete for (e.g. Dybzinski and Tilman </w:t>
      </w:r>
      <w:r>
        <w:fldChar w:fldCharType="begin"/>
      </w:r>
      <w:r>
        <w:instrText>ADDIN ZOTERO_ITEM CSL_CITATION {"citationID":"fYd2SWYx","properties":{"formattedCitation":"(2007)","plainCitati</w:instrText>
      </w:r>
      <w:r>
        <w:instrText>on":"(2007)","noteIndex":0},"citationItems":[{"id":2773,"uris":["http://zotero.org/users/688880/items/A9GIJ4H6"],"uri":["http://zotero.org/users/688880/items/A9GIJ4H6"],"itemData":{"id":2773,"type":"article-journal","title":"Resource Use Patterns Predict L</w:instrText>
      </w:r>
      <w:r>
        <w:instrText>ong‐Term Outcomes of Plant Competition for Nutrients and Light.","container-title":"The American Naturalist","page":"305-318","volume":"170","issue":"3","source":"journals.uchicago.edu (Atypon)","abstract":"An 11‐year competition experiment among combinati</w:instrText>
      </w:r>
      <w:r>
        <w:instrText>ons of six prairie perennial plant species showed that resource competition theory generally predicted the long‐term outcome of competition. We grew each species in replicated monocultures to determine its requirements for soil nitrate ( ) and light ( ). I</w:instrText>
      </w:r>
      <w:r>
        <w:instrText>n six pairwise combinations, the species with the lower   and   excluded its competitor, as predicted by theory. In the remaining two pairwise combinations, one species had a lower  , and the second had a lower  ; these species pairs coexisted, although it</w:instrText>
      </w:r>
      <w:r>
        <w:instrText xml:space="preserve"> is unclear whether resource competition alone was responsible for their coexistence. Smaller differences in   or   between competing species led to slower rates of competitive exclusion, and the influence of   differences on the rate of competitive exclus</w:instrText>
      </w:r>
      <w:r>
        <w:instrText xml:space="preserve">ion was more pronounced on low‐nitrogen soils, while the influence of   differences was more pronounced on high‐nitrogen (low‐light) soils. These results were not explained by differences in initial species abundances or neutrality. However, only a few of </w:instrText>
      </w:r>
      <w:r>
        <w:instrText>our paired species coexisted under our experimentally imposed conditions (homogeneous soils, high seeding densities, minimal disturbance, regular water, and low herbivory levels), suggesting that other coexistence mechanisms help generate the diversity obs</w:instrText>
      </w:r>
      <w:r>
        <w:instrText>erved in natural communities.","DOI":"10.1086/519857","ISSN":"0003-0147","journalAbbreviation":"The American Naturalist","author":[{"family":"Dybzinski","given":"Ray"},{"family":"Tilman","given":"David"}],"issued":{"date-parts":[["2007",9,1]]}},"suppress-a</w:instrText>
      </w:r>
      <w:r>
        <w:instrText>uthor":true}],"schema":"https://github.com/citation-style-language/schema/raw/master/csl-citation.json"}</w:instrText>
      </w:r>
      <w:r>
        <w:fldChar w:fldCharType="separate"/>
      </w:r>
      <w:bookmarkStart w:id="233" w:name="__Fieldmark__1916_1709215311"/>
      <w:r>
        <w:t>(</w:t>
      </w:r>
      <w:bookmarkStart w:id="234" w:name="__Fieldmark__1025_692662207"/>
      <w:r>
        <w:t>2</w:t>
      </w:r>
      <w:bookmarkStart w:id="235" w:name="__Fieldmark__1190_1188487846"/>
      <w:r>
        <w:t>0</w:t>
      </w:r>
      <w:bookmarkStart w:id="236" w:name="__Fieldmark__717_673369620"/>
      <w:r>
        <w:t>0</w:t>
      </w:r>
      <w:bookmarkStart w:id="237" w:name="__Fieldmark__1858_1484223485"/>
      <w:r>
        <w:t>7)</w:t>
      </w:r>
      <w:r>
        <w:fldChar w:fldCharType="end"/>
      </w:r>
      <w:bookmarkEnd w:id="233"/>
      <w:bookmarkEnd w:id="234"/>
      <w:bookmarkEnd w:id="235"/>
      <w:bookmarkEnd w:id="236"/>
      <w:bookmarkEnd w:id="237"/>
      <w:r>
        <w:t xml:space="preserve">), but measuring competitive interactions requires a phenomenological model, and thus requires confronting the issue of HOIs. </w:t>
      </w:r>
    </w:p>
    <w:p w14:paraId="59DE8430" w14:textId="77777777" w:rsidR="00743C57" w:rsidRDefault="000D39DC">
      <w:pPr>
        <w:spacing w:after="202"/>
        <w:contextualSpacing/>
      </w:pPr>
      <w:r>
        <w:t>By assuming that</w:t>
      </w:r>
      <w:r>
        <w:t xml:space="preserve"> resources concentrations are near a fixed equilibrium, phenomenological competition coefficients can sometimes be derived analytically from mechanistic competition models </w:t>
      </w:r>
      <w:r>
        <w:fldChar w:fldCharType="begin"/>
      </w:r>
      <w:r>
        <w:instrText>ADDIN ZOTERO_ITEM CSL_CITATION {"citationID":"yJK9kvJ4","properties":{"formattedCita</w:instrText>
      </w:r>
      <w:r>
        <w:instrText>tion":"(Tilman 1977, Mesz\\uc0\\u233{}na et al. 2006, Letten et al. 2017)","plainCitation":"(Tilman 1977, Meszéna et al. 2006, Letten et al. 2017)","noteIndex":0},"citationItems":[{"id":2897,"uris":["http://zotero.org/users/688880/items/9DPWXSA2"],"uri":["</w:instrText>
      </w:r>
      <w:r>
        <w:instrText>http://zotero.org/users/688880/items/9DPWXSA2"],"itemData":{"id":2897,"type":"article-journal","title":"Resource Competition between Plankton Algae: An Experimental and Theoretical Approach","container-title":"Ecology","page":"338-348","volume":"58","issue</w:instrText>
      </w:r>
      <w:r>
        <w:instrText>":"2","source":"JSTOR","abstract":"The results of 76 long-term competition experiments between two species of freshwater algae (Asterionella formosa and Cyclotella meneghiniana) grown along a resource gradient agree with the predictions of two different mo</w:instrText>
      </w:r>
      <w:r>
        <w:instrText>dels of resource competition. Both models are based on the functional resource-utilization response of each species to limiting resources. The Monod and the Variable Internal Stores model of competition made similar predictions. Asterionella was observed t</w:instrText>
      </w:r>
      <w:r>
        <w:instrText>o be competitively dominant when both species were phosphate limited; Cyclotella was dominant when both species were silicate limited; and both species stably coexisted when each species was growth-rate limited by a different resource. Almost 75% of the va</w:instrText>
      </w:r>
      <w:r>
        <w:instrText>riance in the relative abundances of these two species along a natural silicate-phosphate gradient in Lake Michigan is explained by the Monod model.","DOI":"10.2307/1935608","ISSN":"0012-9658","title-short":"Resource Competition between Plankton Algae","au</w:instrText>
      </w:r>
      <w:r>
        <w:instrText>thor":[{"family":"Tilman","given":"David"}],"issued":{"date-parts":[["1977"]]}}},{"id":2207,"uris":["http://zotero.org/users/688880/items/VZV8AUHU"],"uri":["http://zotero.org/users/688880/items/VZV8AUHU"],"itemData":{"id":2207,"type":"article-journal","tit</w:instrText>
      </w:r>
      <w:r>
        <w:instrText>le":"Competitive exclusion and limiting similarity: A unified theory","container-title":"Theoretical Population Biology","page":"68-87","volume":"69","issue":"1","source":"ScienceDirect","abstract":"Robustness of coexistence against changes of parameters i</w:instrText>
      </w:r>
      <w:r>
        <w:instrText>s investigated in a model-independent manner by analyzing the feedback loop of population regulation. We define coexistence as a fixed point of the community dynamics with no population having zero size. It is demonstrated that the parameter range allowing</w:instrText>
      </w:r>
      <w:r>
        <w:instrText xml:space="preserve"> coexistence shrinks and disappears when the Jacobian of the dynamics decreases to zero. A general notion of regulating factors/variables is introduced. For each population, its impact and sensitivity niches are defined as the differential impact on, and t</w:instrText>
      </w:r>
      <w:r>
        <w:instrText>he differential sensitivity towards, the regulating variables, respectively. Either the similarity of the impact niches or the similarity of the sensitivity niches results in a small Jacobian and in a reduced likelihood of coexistence. For the case of a re</w:instrText>
      </w:r>
      <w:r>
        <w:instrText>source continuum, this result reduces to the usual “limited niche overlap” picture for both kinds of niche. As an extension of these ideas to the coexistence of infinitely many species, we demonstrate that Roughgarden's example for coexistence of a continu</w:instrText>
      </w:r>
      <w:r>
        <w:instrText>um of populations is structurally unstable.","DOI":"10.1016/j.tpb.2005.07.001","ISSN":"0040-5809","title-short":"Competitive exclusion and limiting similarity","journalAbbreviation":"Theoretical Population Biology","author":[{"family":"Meszéna","given":"Gé</w:instrText>
      </w:r>
      <w:r>
        <w:instrText>za"},{"family":"Gyllenberg","given":"Mats"},{"family":"Pásztor","given":"Liz"},{"family":"Metz","given":"Johan A. J."}],"issued":{"date-parts":[["2006",2]]}}},{"id":7575,"uris":["http://zotero.org/users/688880/items/BUYN2E7K"],"uri":["http://zotero.org/use</w:instrText>
      </w:r>
      <w:r>
        <w:instrText xml:space="preserve">rs/688880/items/BUYN2E7K"],"itemData":{"id":7575,"type":"article-journal","title":"Linking modern coexistence theory and contemporary niche theory","container-title":"Ecological Monographs","page":"161-177","volume":"87","issue":"2","source":"Wiley Online </w:instrText>
      </w:r>
      <w:r>
        <w:instrText>Library","abstract":"Modern coexistence theory and contemporary niche theory represent parallel frameworks for understanding the niche's role in species coexistence. Despite increasing prominence and shared goals, their compatibility and complementarity ha</w:instrText>
      </w:r>
      <w:r>
        <w:instrText>ve received little attention. This paucity of overlap not only presents an obstacle to newcomers to the field, but it also precludes further conceptual advances at their interface. Here, we present a synthetic treatment of the two frameworks. We review the</w:instrText>
      </w:r>
      <w:r>
        <w:instrText>ir main concepts and explore their theoretical and empirical relationship, focusing on how the resource supply ratio, impact niche, and requirement niche of contemporary niche theory translate into the stabilizing and equalizing processes of modern coexist</w:instrText>
      </w:r>
      <w:r>
        <w:instrText xml:space="preserve">ence theory. We show, for a general consumer–resource model, that varying resource supply ratios reflects an equalizing process; varying impact niche overlap reflects a stabilizing process; and varying requirement niche overlap may be both stabilizing and </w:instrText>
      </w:r>
      <w:r>
        <w:instrText>equalizing, but has no qualitative effect on coexistence. These generalizations provide mechanistic insight into modern coexistence theory, while also clarifying the role of contemporary niche theory's impacts and requirements in mediating coexistence. Fro</w:instrText>
      </w:r>
      <w:r>
        <w:instrText>m an empirical perspective, we recommend a hierarchical approach, in which quantification of the strength of stabilizing mechanisms is used to guide more focused investigation into the underlying niche factors determining species coexistence. Future resear</w:instrText>
      </w:r>
      <w:r>
        <w:instrText>ch that considers alternative assumptions, including different forms of species interaction, spatiotemporal heterogeneity, and priority effects, would facilitate a more complete synthesis of the two frameworks.","DOI":"10.1002/ecm.1242","ISSN":"1557-7015",</w:instrText>
      </w:r>
      <w:r>
        <w:instrText>"language":"en","author":[{"family":"Letten","given":"Andrew D."},{"family":"Ke","given":"Po-Ju"},{"family":"Fukami","given":"Tadashi"}],"issued":{"date-parts":[["2017",5,1]]}}}],"schema":"https://github.com/citation-style-language/schema/raw/master/csl-ci</w:instrText>
      </w:r>
      <w:r>
        <w:instrText>tation.json"}</w:instrText>
      </w:r>
      <w:r>
        <w:fldChar w:fldCharType="separate"/>
      </w:r>
      <w:bookmarkStart w:id="238" w:name="__Fieldmark__1937_1709215311"/>
      <w:r>
        <w:rPr>
          <w:rFonts w:cs="Times New Roman"/>
        </w:rPr>
        <w:t>(</w:t>
      </w:r>
      <w:bookmarkStart w:id="239" w:name="__Fieldmark__1042_692662207"/>
      <w:r>
        <w:rPr>
          <w:rFonts w:cs="Times New Roman"/>
        </w:rPr>
        <w:t>T</w:t>
      </w:r>
      <w:bookmarkStart w:id="240" w:name="__Fieldmark__1203_1188487846"/>
      <w:r>
        <w:rPr>
          <w:rFonts w:cs="Times New Roman"/>
        </w:rPr>
        <w:t>i</w:t>
      </w:r>
      <w:bookmarkStart w:id="241" w:name="__Fieldmark__726_673369620"/>
      <w:r>
        <w:rPr>
          <w:rFonts w:cs="Times New Roman"/>
        </w:rPr>
        <w:t>l</w:t>
      </w:r>
      <w:bookmarkStart w:id="242" w:name="__Fieldmark__1877_1484223485"/>
      <w:r>
        <w:rPr>
          <w:rFonts w:cs="Times New Roman"/>
        </w:rPr>
        <w:t>man 1977, Meszéna et al. 2006, Letten et al. 2017)</w:t>
      </w:r>
      <w:r>
        <w:fldChar w:fldCharType="end"/>
      </w:r>
      <w:bookmarkEnd w:id="238"/>
      <w:bookmarkEnd w:id="239"/>
      <w:bookmarkEnd w:id="240"/>
      <w:bookmarkEnd w:id="241"/>
      <w:bookmarkEnd w:id="242"/>
      <w:r>
        <w:t>.  However, in many natural systems, such as such as those involving annual plants, resource concentrations and individual size fluctuate rapidly over the course of a single growing seas</w:t>
      </w:r>
      <w:r>
        <w:t xml:space="preserve">on or generation. This makes deriving competition coefficients directly from the resource dynamics more difficult, perhaps impossible </w:t>
      </w:r>
      <w:r>
        <w:fldChar w:fldCharType="begin"/>
      </w:r>
      <w:r>
        <w:instrText>ADDIN ZOTERO_ITEM CSL_CITATION {"citationID":"gR2CKoB9","properties":{"formattedCitation":"(O\\uc0\\u8217{}Dwyer 2018)","p</w:instrText>
      </w:r>
      <w:r>
        <w:instrText>lainCitation":"(O’Dwyer 2018)","noteIndex":0},"citationItems":[{"id":7504,"uris":["http://zotero.org/users/688880/items/E4YR68IQ"],"uri":["http://zotero.org/users/688880/items/E4YR68IQ"],"itemData":{"id":7504,"type":"article-journal","title":"Whence Lotka-</w:instrText>
      </w:r>
      <w:r>
        <w:instrText>Volterra?: Conservation laws and integrable systems in ecology","container-title":"Theoretical Ecology","source":"Crossref","abstract":"Competition in ecology is often modeled in terms of direct, negative effects of one individual on another. An example is</w:instrText>
      </w:r>
      <w:r>
        <w:instrText xml:space="preserve"> logistic growth, modeling the effects of intraspecific competition, while the Lotka-Volterra equations for competition extend this to systems of multiple species, with varying strengths of intra- and interspecific competition. These equations are a classi</w:instrText>
      </w:r>
      <w:r>
        <w:instrText xml:space="preserve">c and well-used staple of quantitative ecology, providing a framework to understand species interactions, species coexistence, and community assembly. They can be derived from an assumption of random mixing of organisms, and an outcome of each interaction </w:instrText>
      </w:r>
      <w:r>
        <w:instrText xml:space="preserve">that removes one or more individuals. However, this framing is somewhat unsatisfactory, and ecologists may prefer to think of phenomenological equations for competition as deriving from competition for a set of resources required for growth, which in turn </w:instrText>
      </w:r>
      <w:r>
        <w:instrText>may undergo their own complex dynamics. While it is intuitive that these frameworks are connected, and the connection is well-understood near to equilibria, here, we ask the question: when can consumer dynamics alone become an exact description of a full s</w:instrText>
      </w:r>
      <w:r>
        <w:instrText>ystem of consumers and resources? We identify that consumer-resource systems with this property must have some kind of redundancy in the original description, or equivalently there is one or more conservation laws for quantities that do not change with tim</w:instrText>
      </w:r>
      <w:r>
        <w:instrText>e. Such systems are known in mathematics as integrable systems. We suggest that integrability in consumer-resource dynamics can only arise in cases where each species in an assemblage requires a distinct and unique combination of resources, and even in the</w:instrText>
      </w:r>
      <w:r>
        <w:instrText>se cases, it is not clear that the resulting dynamics will lead to Lotka-Volterra competition.","URL":"http://link.springer.com/10.1007/s12080-018-0377-0","DOI":"10.1007/s12080-018-0377-0","ISSN":"1874-1738, 1874-1746","title-short":"Whence Lotka-Volterra?</w:instrText>
      </w:r>
      <w:r>
        <w:instrText>","language":"en","author":[{"family":"O’Dwyer","given":"James P."}],"issued":{"date-parts":[["2018",4,24]]},"accessed":{"date-parts":[["2018",10,8]]}}}],"schema":"https://github.com/citation-style-language/schema/raw/master/csl-citation.json"}</w:instrText>
      </w:r>
      <w:r>
        <w:fldChar w:fldCharType="separate"/>
      </w:r>
      <w:bookmarkStart w:id="243" w:name="__Fieldmark__1956_1709215311"/>
      <w:r>
        <w:rPr>
          <w:rFonts w:cs="Times New Roman"/>
        </w:rPr>
        <w:t>(</w:t>
      </w:r>
      <w:bookmarkStart w:id="244" w:name="__Fieldmark__1057_692662207"/>
      <w:r>
        <w:rPr>
          <w:rFonts w:cs="Times New Roman"/>
        </w:rPr>
        <w:t>O</w:t>
      </w:r>
      <w:bookmarkStart w:id="245" w:name="__Fieldmark__1214_1188487846"/>
      <w:r>
        <w:rPr>
          <w:rFonts w:cs="Times New Roman"/>
        </w:rPr>
        <w:t>’</w:t>
      </w:r>
      <w:bookmarkStart w:id="246" w:name="__Fieldmark__733_673369620"/>
      <w:r>
        <w:rPr>
          <w:rFonts w:cs="Times New Roman"/>
        </w:rPr>
        <w:t>D</w:t>
      </w:r>
      <w:bookmarkStart w:id="247" w:name="__Fieldmark__1888_1484223485"/>
      <w:r>
        <w:rPr>
          <w:rFonts w:cs="Times New Roman"/>
        </w:rPr>
        <w:t>wyer 201</w:t>
      </w:r>
      <w:r>
        <w:rPr>
          <w:rFonts w:cs="Times New Roman"/>
        </w:rPr>
        <w:t>8)</w:t>
      </w:r>
      <w:r>
        <w:fldChar w:fldCharType="end"/>
      </w:r>
      <w:bookmarkEnd w:id="243"/>
      <w:bookmarkEnd w:id="244"/>
      <w:bookmarkEnd w:id="245"/>
      <w:bookmarkEnd w:id="246"/>
      <w:bookmarkEnd w:id="247"/>
      <w:r>
        <w:t>.  Thus, even in cases in which we actually know which resources species compete for, fitting a phenomenological models to population dynamics may be the only way we can summarize species interactions. Our work shows the importance of considering HOIs</w:t>
      </w:r>
      <w:r>
        <w:t xml:space="preserve"> when moving beyond pairwise dynamics to multi-competitor settings. </w:t>
      </w:r>
    </w:p>
    <w:p w14:paraId="48820BCA" w14:textId="77777777" w:rsidR="00743C57" w:rsidRDefault="000D39DC">
      <w:pPr>
        <w:spacing w:after="202"/>
        <w:ind w:firstLine="0"/>
        <w:contextualSpacing/>
        <w:rPr>
          <w:i/>
        </w:rPr>
      </w:pPr>
      <w:r>
        <w:rPr>
          <w:i/>
        </w:rPr>
        <w:t xml:space="preserve">Are HOIs widespread? </w:t>
      </w:r>
    </w:p>
    <w:p w14:paraId="400B22DE" w14:textId="77777777" w:rsidR="00743C57" w:rsidRDefault="000D39DC">
      <w:pPr>
        <w:spacing w:after="202"/>
        <w:contextualSpacing/>
      </w:pPr>
      <w:r>
        <w:lastRenderedPageBreak/>
        <w:t>In our simulation model, HOIs arise because individual size, the trait that determines each species’ impact on and sensitivity to resource availability, is itself go</w:t>
      </w:r>
      <w:r>
        <w:t xml:space="preserve">verned by resource availability </w:t>
      </w:r>
      <w:r>
        <w:fldChar w:fldCharType="begin"/>
      </w:r>
      <w:r>
        <w:instrText>ADDIN ZOTERO_ITEM CSL_CITATION {"citationID":"CFzOYsOc","properties":{"formattedCitation":"(Mesz\\uc0\\u233{}na et al. 2006)","plainCitation":"(Meszéna et al. 2006)","noteIndex":0},"citationItems":[{"id":2207,"uris":["http:/</w:instrText>
      </w:r>
      <w:r>
        <w:instrText>/zotero.org/users/688880/items/VZV8AUHU"],"uri":["http://zotero.org/users/688880/items/VZV8AUHU"],"itemData":{"id":2207,"type":"article-journal","title":"Competitive exclusion and limiting similarity: A unified theory","container-title":"Theoretical Popula</w:instrText>
      </w:r>
      <w:r>
        <w:instrText>tion Biology","page":"68-87","volume":"69","issue":"1","source":"ScienceDirect","abstract":"Robustness of coexistence against changes of parameters is investigated in a model-independent manner by analyzing the feedback loop of population regulation. We de</w:instrText>
      </w:r>
      <w:r>
        <w:instrText>fine coexistence as a fixed point of the community dynamics with no population having zero size. It is demonstrated that the parameter range allowing coexistence shrinks and disappears when the Jacobian of the dynamics decreases to zero. A general notion o</w:instrText>
      </w:r>
      <w:r>
        <w:instrText>f regulating factors/variables is introduced. For each population, its impact and sensitivity niches are defined as the differential impact on, and the differential sensitivity towards, the regulating variables, respectively. Either the similarity of the i</w:instrText>
      </w:r>
      <w:r>
        <w:instrText>mpact niches or the similarity of the sensitivity niches results in a small Jacobian and in a reduced likelihood of coexistence. For the case of a resource continuum, this result reduces to the usual “limited niche overlap” picture for both kinds of niche.</w:instrText>
      </w:r>
      <w:r>
        <w:instrText xml:space="preserve"> As an extension of these ideas to the coexistence of infinitely many species, we demonstrate that Roughgarden's example for coexistence of a continuum of populations is structurally unstable.","DOI":"10.1016/j.tpb.2005.07.001","ISSN":"0040-5809","title-sh</w:instrText>
      </w:r>
      <w:r>
        <w:instrText>ort":"Competitive exclusion and limiting similarity","journalAbbreviation":"Theoretical Population Biology","author":[{"family":"Meszéna","given":"Géza"},{"family":"Gyllenberg","given":"Mats"},{"family":"Pásztor","given":"Liz"},{"family":"Metz","given":"Jo</w:instrText>
      </w:r>
      <w:r>
        <w:instrText>han A. J."}],"issued":{"date-parts":[["2006",2]]}}}],"schema":"https://github.com/citation-style-language/schema/raw/master/csl-citation.json"}</w:instrText>
      </w:r>
      <w:r>
        <w:fldChar w:fldCharType="separate"/>
      </w:r>
      <w:bookmarkStart w:id="248" w:name="__Fieldmark__1978_1709215311"/>
      <w:r>
        <w:rPr>
          <w:rFonts w:cs="Times New Roman"/>
        </w:rPr>
        <w:t>(</w:t>
      </w:r>
      <w:bookmarkStart w:id="249" w:name="__Fieldmark__1075_692662207"/>
      <w:r>
        <w:rPr>
          <w:rFonts w:cs="Times New Roman"/>
        </w:rPr>
        <w:t>M</w:t>
      </w:r>
      <w:bookmarkStart w:id="250" w:name="__Fieldmark__1228_1188487846"/>
      <w:r>
        <w:rPr>
          <w:rFonts w:cs="Times New Roman"/>
        </w:rPr>
        <w:t>e</w:t>
      </w:r>
      <w:bookmarkStart w:id="251" w:name="__Fieldmark__743_673369620"/>
      <w:r>
        <w:rPr>
          <w:rFonts w:cs="Times New Roman"/>
        </w:rPr>
        <w:t>s</w:t>
      </w:r>
      <w:bookmarkStart w:id="252" w:name="__Fieldmark__1922_1484223485"/>
      <w:r>
        <w:rPr>
          <w:rFonts w:cs="Times New Roman"/>
        </w:rPr>
        <w:t>zéna et al. 2006)</w:t>
      </w:r>
      <w:r>
        <w:fldChar w:fldCharType="end"/>
      </w:r>
      <w:bookmarkEnd w:id="248"/>
      <w:bookmarkEnd w:id="249"/>
      <w:bookmarkEnd w:id="250"/>
      <w:bookmarkEnd w:id="251"/>
      <w:bookmarkEnd w:id="252"/>
      <w:r>
        <w:t>. More generally, changes in individual size and corresponding changes in resource uptake</w:t>
      </w:r>
      <w:r>
        <w:t xml:space="preserve"> rate may be a common cause of HOIs in nature. We predict that HOIs will likely be common in systems in which 1) some species can cause large resource fluctuations, 2) the per capita rate of resource uptake changes in response to resource availability, and</w:t>
      </w:r>
      <w:r>
        <w:t xml:space="preserve"> 3) the strength of this response varies across species.  Instead of changes in individual size, another mechanism that could generate HOIs would be density-dependent changes in resource acquisition traits. For example, traits such as height, specific leaf</w:t>
      </w:r>
      <w:r>
        <w:t xml:space="preserve"> area, and phenology, have been shown to change in response to competition and resource availability (e.g. </w:t>
      </w:r>
      <w:r>
        <w:fldChar w:fldCharType="begin"/>
      </w:r>
      <w:r>
        <w:instrText>ADDIN ZOTERO_ITEM CSL_CITATION {"citationID":"TxLmE4hj","properties":{"formattedCitation":"(Aronson et al. 1992, Bennett et al. 2016, Conti et al. 20</w:instrText>
      </w:r>
      <w:r>
        <w:instrText>18)","plainCitation":"(Aronson et al. 1992, Bennett et al. 2016, Conti et al. 2018)","dontUpdate":true,"noteIndex":0},"citationItems":[{"id":71,"uris":["http://zotero.org/users/688880/items/SRUGINPD"],"uri":["http://zotero.org/users/688880/items/SRUGINPD"]</w:instrText>
      </w:r>
      <w:r>
        <w:instrText xml:space="preserve">,"itemData":{"id":71,"type":"article-journal","title":"Adaptive phenology of desert and Mediterranean populations of annual plants grown with and without water stress","container-title":"Oecologia","page":"17–26","volume":"89","issue":"1","source":"Google </w:instrText>
      </w:r>
      <w:r>
        <w:instrText>Scholar","author":[{"family":"Aronson","given":"James"},{"family":"Kigel","given":"J."},{"family":"Shmida","given":"A."},{"family":"Klein","given":"J."}],"issued":{"date-parts":[["1992"]]}}},{"id":7538,"uris":["http://zotero.org/users/688880/items/JA2XYP7I</w:instrText>
      </w:r>
      <w:r>
        <w:instrText>"],"uri":["http://zotero.org/users/688880/items/JA2XYP7I"],"itemData":{"id":7538,"type":"article-journal","title":"The reciprocal relationship between competition and intraspecific trait variation","container-title":"Journal of Ecology","page":"1410-1420",</w:instrText>
      </w:r>
      <w:r>
        <w:instrText xml:space="preserve">"volume":"104","issue":"5","source":"Wiley Online Library","abstract":"Trait differences among plants are expected to influence the outcome of competition; competition should be strongest between similar species (or individuals) under limiting similarity, </w:instrText>
      </w:r>
      <w:r>
        <w:instrText xml:space="preserve">and between dissimilar species within competitive hierarchies. These hypotheses are often used to infer competitive dynamics from trait patterns within communities. However, plant traits are frequently plastic in response to competition. This variation is </w:instrText>
      </w:r>
      <w:r>
        <w:instrText>poorly accounted for in trait-based studies of competition and community assembly. To explore the relationship between trait responses and competitive outcomes, we grew 15 species alone, in monoculture and in mixture. We measured traits relating to leaf an</w:instrText>
      </w:r>
      <w:r>
        <w:instrText>d root tissue morphology as well as biomass allocation and related competition-induced changes in these traits to intra- and interspecific competition using multi-model inference. Additionally, we tested how traits from different competitive environments i</w:instrText>
      </w:r>
      <w:r>
        <w:instrText>nfluenced potential community assembly inferences. The competitive environment had large effects on species’ traits, although many effects were species specific. Differences among species in how competition affected trait expression were linked to both int</w:instrText>
      </w:r>
      <w:r>
        <w:instrText>ra- and interspecific competition, frequently affecting competitive hierarchies. Intraspecific competition was lower for species that limited competition-induced increases in root allocation and had less variability in this trait overall. Interspecific com</w:instrText>
      </w:r>
      <w:r>
        <w:instrText xml:space="preserve">petition was lower for species with larger leaves and lower specific leaf area than their neighbours. Switching to more stress-tolerant strategies by increasing root diameter and leaf tissue density also reduced competition. However, dissimilarity in root </w:instrText>
      </w:r>
      <w:r>
        <w:instrText>tissue density also minimized competition, consistent with limiting similarity affecting competitive outcomes. Moreover, changes in these traits were linked to changes in functional diversity, suggesting that competition affects functional diversity by aff</w:instrText>
      </w:r>
      <w:r>
        <w:instrText>ecting trait expression. Synthesis. Both trait hierarchies and trait dissimilarity affect the outcome of competition by acting on different traits, although competition-induced changes in trait expression can alter competitive outcomes. Moreover, the magni</w:instrText>
      </w:r>
      <w:r>
        <w:instrText>tude of these trait changes suggests that the source environment where plant traits are collected can affect the inferences drawn from trait patterns within communities. Combined, our results suggest that considering the effect of competition on trait expr</w:instrText>
      </w:r>
      <w:r>
        <w:instrText>ession is critical to understanding the relationship between traits and community assembly.","DOI":"10.1111/1365-2745.12614","ISSN":"1365-2745","language":"en","author":[{"family":"Bennett","given":"Jonathan A."},{"family":"Riibak","given":"Kersti"},{"fami</w:instrText>
      </w:r>
      <w:r>
        <w:instrText>ly":"Tamme","given":"Riin"},{"family":"Lewis","given":"Rob J."},{"family":"Pärtel","given":"Meelis"}],"issued":{"date-parts":[["2016",9,1]]}}},{"id":7547,"uris":["http://zotero.org/users/688880/items/7PWRPE3M"],"uri":["http://zotero.org/users/688880/items/</w:instrText>
      </w:r>
      <w:r>
        <w:instrText>7PWRPE3M"],"itemData":{"id":7547,"type":"article-journal","title":"Functional trait differences and trait plasticity mediate biotic resistance to potential plant invaders","container-title":"Journal of Ecology","page":"1607-1620","volume":"106","issue":"4"</w:instrText>
      </w:r>
      <w:r>
        <w:instrText>,"source":"Wiley Online Library","abstract":"Biotic resistance represents an important natural barrier to potential invaders throughout the world, yet the underlying mechanisms that drive such resistance are still debated. In theory, native communities sho</w:instrText>
      </w:r>
      <w:r>
        <w:instrText>uld repel both functionally similar invaders which compete for the same resources, and invaders which possess less competitive traits. However, environmental stress, trade-offs across vital rates and competition-induced plastic trait shifts may modify expe</w:instrText>
      </w:r>
      <w:r>
        <w:instrText>cted competitive outcomes, thereby influencing invasion dynamics. In order to test these theoretical links between trait distributions and biotic resistance, we performed a mesocosm experiment with 25 non-native ornamental species invading native plant com</w:instrText>
      </w:r>
      <w:r>
        <w:instrText>munities. Each non-native species was grown with and without the native community under two watering treatments (regular and reduced). We measured biotic resistance as the difference in performance of non-native individuals grown with and without the commu</w:instrText>
      </w:r>
      <w:r>
        <w:instrText>nity in terms of their survival, growth and reproduction. We quantified overall functional dissimilarity between non-native ornamental individuals and native communities based on the combination of plant height, specific leaf area and seed mass. Then, assu</w:instrText>
      </w:r>
      <w:r>
        <w:instrText>ming each of these traits is also potentially linked to competitive ability, we measured the position of non-natives on trait hierarchies. While height is positively correlated with competitive ability for light interception, conservative leaf and seed cha</w:instrText>
      </w:r>
      <w:r>
        <w:instrText xml:space="preserve">racteristics provide greater tolerance to competition for other resources. Finally, we quantified plastic trait shifts of non-native individuals induced by competition. Indeed, the native community repelled functionally similar individuals by lowering the </w:instrText>
      </w:r>
      <w:r>
        <w:instrText>invader's survival rate. Simultaneously, shorter ornamental individuals with larger specific leaf areas were less tolerant to biotic resistance from the community across vital rates, although the effect of trait hierarchies often depended on watering condi</w:instrText>
      </w:r>
      <w:r>
        <w:instrText xml:space="preserve">tions. Finally, non-natives responded to competition by shifting their traits. Most importantly, individuals with more competitive traits were able to overcome biotic resistance also through competition-induced plastic trait shifts. Synthesis. Our results </w:instrText>
      </w:r>
      <w:r>
        <w:instrText>highlight that both functional dissimilarity and trait hierarchies mediate biotic resistance to ornamental plant invaders. Nevertheless, environmental stress as well as opposing trends across vital rates are also influential. Furthermore, plastic trait shi</w:instrText>
      </w:r>
      <w:r>
        <w:instrText>fts can reinforce potential invaders’ competitive superiority, determining a positive feedback.","DOI":"10.1111/1365-2745.12928","ISSN":"1365-2745","language":"en","author":[{"family":"Conti","given":"Luisa"},{"family":"Block","given":"Svenja"},{"family":"</w:instrText>
      </w:r>
      <w:r>
        <w:instrText>Parepa","given":"Madalin"},{"family":"Münkemüller","given":"Tamara"},{"family":"Thuiller","given":"Wilfried"},{"family":"Acosta","given":"Alicia T. R."},{"family":"Kleunen","given":"Mark","dropping-particle":"van"},{"family":"Dullinger","given":"Stefan"},{</w:instrText>
      </w:r>
      <w:r>
        <w:instrText>"family":"Essl","given":"Franz"},{"family":"Dullinger","given":"Iwona"},{"family":"Moser","given":"Dietmar"},{"family":"Klonner","given":"Günther"},{"family":"Bossdorf","given":"Oliver"},{"family":"Carboni","given":"Marta"}],"issued":{"date-parts":[["2018"</w:instrText>
      </w:r>
      <w:r>
        <w:instrText>,7,1]]}}}],"schema":"https://github.com/citation-style-language/schema/raw/master/csl-citation.json"}</w:instrText>
      </w:r>
      <w:r>
        <w:fldChar w:fldCharType="separate"/>
      </w:r>
      <w:bookmarkStart w:id="253" w:name="__Fieldmark__1997_1709215311"/>
      <w:r>
        <w:t>A</w:t>
      </w:r>
      <w:bookmarkStart w:id="254" w:name="__Fieldmark__1090_692662207"/>
      <w:r>
        <w:t>r</w:t>
      </w:r>
      <w:bookmarkStart w:id="255" w:name="__Fieldmark__1239_1188487846"/>
      <w:r>
        <w:t>o</w:t>
      </w:r>
      <w:bookmarkStart w:id="256" w:name="__Fieldmark__750_673369620"/>
      <w:r>
        <w:t>n</w:t>
      </w:r>
      <w:bookmarkStart w:id="257" w:name="__Fieldmark__1956_1484223485"/>
      <w:r>
        <w:t>son et al. 1992, Bennett et al. 2016, Conti et al. 2018</w:t>
      </w:r>
      <w:r>
        <w:fldChar w:fldCharType="end"/>
      </w:r>
      <w:bookmarkEnd w:id="253"/>
      <w:bookmarkEnd w:id="254"/>
      <w:bookmarkEnd w:id="255"/>
      <w:bookmarkEnd w:id="256"/>
      <w:bookmarkEnd w:id="257"/>
      <w:r>
        <w:t xml:space="preserve">).  If per capita competition coefficients are a function of these traits, then it would not </w:t>
      </w:r>
      <w:r>
        <w:t>be surprising if changes in these traits led to HOIs.  If changes in in individual size or trait plasticity can be so easily imagined to cause HOIs, this begs the question of why there have been so few documented examples of HOIs in natural communities (bu</w:t>
      </w:r>
      <w:r>
        <w:t xml:space="preserve">t see </w:t>
      </w:r>
      <w:r>
        <w:fldChar w:fldCharType="begin"/>
      </w:r>
      <w:r>
        <w:instrText>ADDIN ZOTERO_ITEM CSL_CITATION {"citationID":"YgOQcNYs","properties":{"formattedCitation":"(Mayfield and Stouffer 2017)","plainCitation":"(Mayfield and Stouffer 2017)","dontUpdate":true,"noteIndex":0},"citationItems":[{"id":2899,"uris":["http://zoter</w:instrText>
      </w:r>
      <w:r>
        <w:instrText>o.org/users/688880/items/67ZRSRKR"],"uri":["http://zotero.org/users/688880/items/67ZRSRKR"],"itemData":{"id":2899,"type":"article-journal","title":"Higher-order interactions capture unexplained complexity in diverse communities","container-title":"Nature E</w:instrText>
      </w:r>
      <w:r>
        <w:instrText>cology &amp; Evolution","page":"0062","volume":"1","source":"www.nature.com","abstract":"Higher-order interactions (HOIs) are often assumed to be negligible in natural communities. Here, the authors present a framework for incorporating HOIs into diversity mod</w:instrText>
      </w:r>
      <w:r>
        <w:instrText>els and show that their inclusion can dramatically improve explanatory power.","DOI":"10.1038/s41559-016-0062","ISSN":"2397-334X","language":"en","author":[{"family":"Mayfield","given":"Margaret M."},{"family":"Stouffer","given":"Daniel B."}],"issued":{"da</w:instrText>
      </w:r>
      <w:r>
        <w:instrText>te-parts":[["2017",2,17]]}}}],"schema":"https://github.com/citation-style-language/schema/raw/master/csl-citation.json"}</w:instrText>
      </w:r>
      <w:r>
        <w:fldChar w:fldCharType="separate"/>
      </w:r>
      <w:bookmarkStart w:id="258" w:name="__Fieldmark__2016_1709215311"/>
      <w:r>
        <w:t>M</w:t>
      </w:r>
      <w:bookmarkStart w:id="259" w:name="__Fieldmark__1105_692662207"/>
      <w:r>
        <w:t>a</w:t>
      </w:r>
      <w:bookmarkStart w:id="260" w:name="__Fieldmark__1250_1188487846"/>
      <w:r>
        <w:t>y</w:t>
      </w:r>
      <w:bookmarkStart w:id="261" w:name="__Fieldmark__757_673369620"/>
      <w:r>
        <w:t>f</w:t>
      </w:r>
      <w:bookmarkStart w:id="262" w:name="__Fieldmark__1978_1484223485"/>
      <w:r>
        <w:t>ield and Stouffer 2017)</w:t>
      </w:r>
      <w:r>
        <w:fldChar w:fldCharType="end"/>
      </w:r>
      <w:bookmarkEnd w:id="258"/>
      <w:bookmarkEnd w:id="259"/>
      <w:bookmarkEnd w:id="260"/>
      <w:bookmarkEnd w:id="261"/>
      <w:bookmarkEnd w:id="262"/>
      <w:r>
        <w:t xml:space="preserve">.  </w:t>
      </w:r>
    </w:p>
    <w:p w14:paraId="06457A5D" w14:textId="77777777" w:rsidR="00743C57" w:rsidRDefault="000D39DC">
      <w:pPr>
        <w:spacing w:after="202"/>
        <w:contextualSpacing/>
      </w:pPr>
      <w:r>
        <w:t xml:space="preserve">One hypothesis is that HOIs are common but usually too weak to detect. A key factor in producing HOIs </w:t>
      </w:r>
      <w:r>
        <w:t xml:space="preserve">in our simulation is that each species has a uniquely shaped growth curve and phenology. In additional simulations, we found that as species became more similar in their traits HOIs became weaker (Appendix A).  In nature, such large functional differences </w:t>
      </w:r>
      <w:r>
        <w:t xml:space="preserve">in the way </w:t>
      </w:r>
      <w:del w:id="263" w:author="Unknown Author" w:date="2019-10-08T13:27:00Z">
        <w:r>
          <w:delText>resources</w:delText>
        </w:r>
      </w:del>
      <w:ins w:id="264" w:author="Unknown Author" w:date="2019-10-08T13:27:00Z">
        <w:r>
          <w:t>species</w:t>
        </w:r>
      </w:ins>
      <w:r>
        <w:t xml:space="preserve"> take-up resources over time may be rare.  </w:t>
      </w:r>
    </w:p>
    <w:p w14:paraId="327401DA" w14:textId="77777777" w:rsidR="00743C57" w:rsidRDefault="000D39DC">
      <w:pPr>
        <w:spacing w:after="202"/>
        <w:contextualSpacing/>
      </w:pPr>
      <w:r>
        <w:lastRenderedPageBreak/>
        <w:t>In addition, our simulation produces rapid changes in resource availability and average plant size. These changes cause changes in species interactions over the course of the season. Without these dynamics, species might have relatively constant per capita</w:t>
      </w:r>
      <w:r>
        <w:t xml:space="preserve"> effects on one another and perhaps no HOIs would emerge.  For instance, compare our system to an idealized version of resource competition experienced by competing perennial plants </w:t>
      </w:r>
      <w:r>
        <w:fldChar w:fldCharType="begin"/>
      </w:r>
      <w:r>
        <w:instrText>ADDIN ZOTERO_ITEM CSL_CITATION {"citationID":"4aorK8Lp","properties":{"for</w:instrText>
      </w:r>
      <w:r>
        <w:instrText>mattedCitation":"(Dybzinski and Tilman 2007)","plainCitation":"(Dybzinski and Tilman 2007)","noteIndex":0},"citationItems":[{"id":2773,"uris":["http://zotero.org/users/688880/items/A9GIJ4H6"],"uri":["http://zotero.org/users/688880/items/A9GIJ4H6"],"itemDat</w:instrText>
      </w:r>
      <w:r>
        <w:instrText>a":{"id":2773,"type":"article-journal","title":"Resource Use Patterns Predict Long‐Term Outcomes of Plant Competition for Nutrients and Light.","container-title":"The American Naturalist","page":"305-318","volume":"170","issue":"3","source":"journals.uchic</w:instrText>
      </w:r>
      <w:r>
        <w:instrText>ago.edu (Atypon)","abstract":"An 11‐year competition experiment among combinations of six prairie perennial plant species showed that resource competition theory generally predicted the long‐term outcome of competition. We grew each species in replicated m</w:instrText>
      </w:r>
      <w:r>
        <w:instrText>onocultures to determine its requirements for soil nitrate ( ) and light ( ). In six pairwise combinations, the species with the lower   and   excluded its competitor, as predicted by theory. In the remaining two pairwise combinations, one species had a lo</w:instrText>
      </w:r>
      <w:r>
        <w:instrText xml:space="preserve">wer  , and the second had a lower  ; these species pairs coexisted, although it is unclear whether resource competition alone was responsible for their coexistence. Smaller differences in   or   between competing species led to slower rates of competitive </w:instrText>
      </w:r>
      <w:r>
        <w:instrText>exclusion, and the influence of   differences on the rate of competitive exclusion was more pronounced on low‐nitrogen soils, while the influence of   differences was more pronounced on high‐nitrogen (low‐light) soils. These results were not explained by d</w:instrText>
      </w:r>
      <w:r>
        <w:instrText>ifferences in initial species abundances or neutrality. However, only a few of our paired species coexisted under our experimentally imposed conditions (homogeneous soils, high seeding densities, minimal disturbance, regular water, and low herbivory levels</w:instrText>
      </w:r>
      <w:r>
        <w:instrText>), suggesting that other coexistence mechanisms help generate the diversity observed in natural communities.","DOI":"10.1086/519857","ISSN":"0003-0147","journalAbbreviation":"The American Naturalist","author":[{"family":"Dybzinski","given":"Ray"},{"family"</w:instrText>
      </w:r>
      <w:r>
        <w:instrText>:"Tilman","given":"David"}],"issued":{"date-parts":[["2007",9,1]]}}}],"schema":"https://github.com/citation-style-language/schema/raw/master/csl-citation.json"}</w:instrText>
      </w:r>
      <w:r>
        <w:fldChar w:fldCharType="separate"/>
      </w:r>
      <w:bookmarkStart w:id="265" w:name="__Fieldmark__2038_1709215311"/>
      <w:r>
        <w:t>(</w:t>
      </w:r>
      <w:bookmarkStart w:id="266" w:name="__Fieldmark__1123_692662207"/>
      <w:r>
        <w:t>D</w:t>
      </w:r>
      <w:bookmarkStart w:id="267" w:name="__Fieldmark__1264_1188487846"/>
      <w:r>
        <w:t>y</w:t>
      </w:r>
      <w:bookmarkStart w:id="268" w:name="__Fieldmark__767_673369620"/>
      <w:r>
        <w:t>b</w:t>
      </w:r>
      <w:bookmarkStart w:id="269" w:name="__Fieldmark__2052_1484223485"/>
      <w:r>
        <w:t>zinski and Tilman 2007)</w:t>
      </w:r>
      <w:r>
        <w:fldChar w:fldCharType="end"/>
      </w:r>
      <w:bookmarkEnd w:id="265"/>
      <w:bookmarkEnd w:id="266"/>
      <w:bookmarkEnd w:id="267"/>
      <w:bookmarkEnd w:id="268"/>
      <w:bookmarkEnd w:id="269"/>
      <w:r>
        <w:t>.  Due to their large size, perennial plants can be assumed to qui</w:t>
      </w:r>
      <w:r>
        <w:t xml:space="preserve">ckly draw resources down to a dynamic equilibrium.  By contrast, seasonally forced systems such as annual plant communities in Mediterranean climates may be a good place to look for strong HOIs </w:t>
      </w:r>
      <w:r>
        <w:fldChar w:fldCharType="begin"/>
      </w:r>
      <w:r>
        <w:instrText>ADDIN ZOTERO_ITEM CSL_CITATION {"citationID":"mQ0yOLOS","prope</w:instrText>
      </w:r>
      <w:r>
        <w:instrText>rties":{"formattedCitation":"(Mayfield and Stouffer 2017)","plainCitation":"(Mayfield and Stouffer 2017)","noteIndex":0},"citationItems":[{"id":2899,"uris":["http://zotero.org/users/688880/items/67ZRSRKR"],"uri":["http://zotero.org/users/688880/items/67ZRS</w:instrText>
      </w:r>
      <w:r>
        <w:instrText>RKR"],"itemData":{"id":2899,"type":"article-journal","title":"Higher-order interactions capture unexplained complexity in diverse communities","container-title":"Nature Ecology &amp; Evolution","page":"0062","volume":"1","source":"www.nature.com","abstract":"H</w:instrText>
      </w:r>
      <w:r>
        <w:instrText>igher-order interactions (HOIs) are often assumed to be negligible in natural communities. Here, the authors present a framework for incorporating HOIs into diversity models and show that their inclusion can dramatically improve explanatory power.","DOI":"</w:instrText>
      </w:r>
      <w:r>
        <w:instrText>10.1038/s41559-016-0062","ISSN":"2397-334X","language":"en","author":[{"family":"Mayfield","given":"Margaret M."},{"family":"Stouffer","given":"Daniel B."}],"issued":{"date-parts":[["2017",2,17]]}}}],"schema":"https://github.com/citation-style-language/sch</w:instrText>
      </w:r>
      <w:r>
        <w:instrText>ema/raw/master/csl-citation.json"}</w:instrText>
      </w:r>
      <w:r>
        <w:fldChar w:fldCharType="separate"/>
      </w:r>
      <w:bookmarkStart w:id="270" w:name="__Fieldmark__2057_1709215311"/>
      <w:r>
        <w:t>(</w:t>
      </w:r>
      <w:bookmarkStart w:id="271" w:name="__Fieldmark__1138_692662207"/>
      <w:r>
        <w:t>M</w:t>
      </w:r>
      <w:bookmarkStart w:id="272" w:name="__Fieldmark__1275_1188487846"/>
      <w:r>
        <w:t>a</w:t>
      </w:r>
      <w:bookmarkStart w:id="273" w:name="__Fieldmark__774_673369620"/>
      <w:r>
        <w:t>y</w:t>
      </w:r>
      <w:bookmarkStart w:id="274" w:name="__Fieldmark__2066_1484223485"/>
      <w:r>
        <w:t>field and Stouffer 2017)</w:t>
      </w:r>
      <w:r>
        <w:fldChar w:fldCharType="end"/>
      </w:r>
      <w:bookmarkEnd w:id="270"/>
      <w:bookmarkEnd w:id="271"/>
      <w:bookmarkEnd w:id="272"/>
      <w:bookmarkEnd w:id="273"/>
      <w:bookmarkEnd w:id="274"/>
      <w:r>
        <w:t xml:space="preserve">. </w:t>
      </w:r>
    </w:p>
    <w:p w14:paraId="2777C749" w14:textId="77777777" w:rsidR="00743C57" w:rsidRDefault="000D39DC">
      <w:pPr>
        <w:pStyle w:val="Heading"/>
      </w:pPr>
      <w:bookmarkStart w:id="275" w:name="discussion"/>
      <w:bookmarkStart w:id="276" w:name="conclusionssummary"/>
      <w:bookmarkEnd w:id="275"/>
      <w:bookmarkEnd w:id="276"/>
      <w:r>
        <w:t>Conclusion</w:t>
      </w:r>
    </w:p>
    <w:p w14:paraId="3925131D" w14:textId="77777777" w:rsidR="00743C57" w:rsidRDefault="000D39DC">
      <w:pPr>
        <w:spacing w:after="202"/>
        <w:contextualSpacing/>
      </w:pPr>
      <w:r>
        <w:t>HOIs have profound implications for how we understand multispecies communities. We have provided a more general definition of HOIs that will be useful as more ecologists seek em</w:t>
      </w:r>
      <w:r>
        <w:t>pirical evidence for HOIs in nature. In addition, by fitting HOIs to a simulated field experiment we show how an empiricist could go about measuring and discussing HOIs. This simulation also sheds light on the environmental conditions and life-history trai</w:t>
      </w:r>
      <w:r>
        <w:t>ts that may be more likely to generate HOIs. While we believe that HOIs should be common in nature this does not mean that they will be strong enough to detect statistically.  Our work suggests that environments in which resource availability and competito</w:t>
      </w:r>
      <w:r>
        <w:t xml:space="preserve">r size change rapidly during a single growing season may be a likely place for strong HOIs to emerge. </w:t>
      </w:r>
    </w:p>
    <w:p w14:paraId="5E5AFFF9" w14:textId="77777777" w:rsidR="00743C57" w:rsidRDefault="000D39DC">
      <w:pPr>
        <w:pStyle w:val="Heading"/>
      </w:pPr>
      <w:bookmarkStart w:id="277" w:name="acknowledgments"/>
      <w:bookmarkEnd w:id="277"/>
      <w:r>
        <w:lastRenderedPageBreak/>
        <w:t>Acknowledgments</w:t>
      </w:r>
    </w:p>
    <w:p w14:paraId="641AD563" w14:textId="77777777" w:rsidR="00743C57" w:rsidRDefault="000D39DC">
      <w:pPr>
        <w:spacing w:line="276" w:lineRule="auto"/>
        <w:ind w:firstLine="0"/>
        <w:jc w:val="both"/>
        <w:rPr>
          <w:rFonts w:eastAsia="Noto Sans CJK SC Regular" w:cs="FreeSans"/>
          <w:b/>
          <w:szCs w:val="28"/>
        </w:rPr>
      </w:pPr>
      <w:bookmarkStart w:id="278" w:name="references"/>
      <w:bookmarkEnd w:id="278"/>
      <w:r>
        <w:br w:type="page"/>
      </w:r>
    </w:p>
    <w:p w14:paraId="74792050" w14:textId="77777777" w:rsidR="00743C57" w:rsidRDefault="000D39DC">
      <w:pPr>
        <w:pStyle w:val="Heading"/>
      </w:pPr>
      <w:r>
        <w:lastRenderedPageBreak/>
        <w:t>References</w:t>
      </w:r>
    </w:p>
    <w:p w14:paraId="65D985BC" w14:textId="77777777" w:rsidR="00743C57" w:rsidRDefault="000D39DC">
      <w:pPr>
        <w:pStyle w:val="Bibliography"/>
      </w:pPr>
      <w:r>
        <w:t xml:space="preserve"> </w:t>
      </w:r>
      <w:r>
        <w:fldChar w:fldCharType="begin"/>
      </w:r>
      <w:r>
        <w:instrText>ADDIN ZOTERO_BIBL {"uncited":[],"omitted":[],"custom":[]} CSL_BIBLIOGRAPHY</w:instrText>
      </w:r>
      <w:r>
        <w:fldChar w:fldCharType="separate"/>
      </w:r>
      <w:bookmarkStart w:id="279" w:name="__Fieldmark__2095_1709215311"/>
      <w:r>
        <w:t>A</w:t>
      </w:r>
      <w:bookmarkStart w:id="280" w:name="__Fieldmark__1172_692662207"/>
      <w:r>
        <w:t>b</w:t>
      </w:r>
      <w:bookmarkStart w:id="281" w:name="__Fieldmark__1305_1188487846"/>
      <w:r>
        <w:t>r</w:t>
      </w:r>
      <w:bookmarkStart w:id="282" w:name="__Fieldmark__800_673369620"/>
      <w:r>
        <w:t>a</w:t>
      </w:r>
      <w:bookmarkStart w:id="283" w:name="__Fieldmark__2111_1484223485"/>
      <w:r>
        <w:t xml:space="preserve">ms, P. A. 1983. Arguments in Favor of Higher </w:t>
      </w:r>
      <w:r>
        <w:t>Order Interactions. The American Naturalist 121:887–891.</w:t>
      </w:r>
      <w:bookmarkEnd w:id="279"/>
      <w:bookmarkEnd w:id="280"/>
      <w:bookmarkEnd w:id="281"/>
      <w:bookmarkEnd w:id="282"/>
      <w:bookmarkEnd w:id="283"/>
      <w:r>
        <w:fldChar w:fldCharType="end"/>
      </w:r>
    </w:p>
    <w:p w14:paraId="64EC740E" w14:textId="77777777" w:rsidR="00743C57" w:rsidRDefault="000D39DC">
      <w:pPr>
        <w:pStyle w:val="Bibliography"/>
      </w:pPr>
      <w:r>
        <w:t>Adler, F. R., and W. F. Morris. 1994. A General Test for Interaction Modification. Ecology 75:1552–1559.</w:t>
      </w:r>
    </w:p>
    <w:p w14:paraId="5E2D3977" w14:textId="77777777" w:rsidR="00743C57" w:rsidRDefault="000D39DC">
      <w:pPr>
        <w:pStyle w:val="Bibliography"/>
      </w:pPr>
      <w:r>
        <w:t>Aronson, J., J. Kigel, A. Shmida, and J. Klein. 1992. Adaptive phenology of desert and Medi</w:t>
      </w:r>
      <w:r>
        <w:t>terranean populations of annual plants grown with and without water stress. Oecologia 89:17–26.</w:t>
      </w:r>
    </w:p>
    <w:p w14:paraId="08027827" w14:textId="77777777" w:rsidR="00743C57" w:rsidRDefault="000D39DC">
      <w:pPr>
        <w:pStyle w:val="Bibliography"/>
      </w:pPr>
      <w:r>
        <w:t>Bennett, J. A., K. Riibak, R. Tamme, R. J. Lewis, and M. Pärtel. 2016. The reciprocal relationship between competition and intraspecific trait variation. Journa</w:t>
      </w:r>
      <w:r>
        <w:t>l of Ecology 104:1410–1420.</w:t>
      </w:r>
    </w:p>
    <w:p w14:paraId="61C8358D" w14:textId="77777777" w:rsidR="00743C57" w:rsidRDefault="000D39DC">
      <w:pPr>
        <w:pStyle w:val="Bibliography"/>
      </w:pPr>
      <w:r>
        <w:t>Billick, I., and T. J. Case. 1994. Higher Order Interactions in Ecological Communities: What Are They and How Can They be Detected? Ecology 75:1530–1543.</w:t>
      </w:r>
    </w:p>
    <w:p w14:paraId="58BB43B4" w14:textId="77777777" w:rsidR="00743C57" w:rsidRDefault="000D39DC">
      <w:pPr>
        <w:pStyle w:val="Bibliography"/>
      </w:pPr>
      <w:r>
        <w:t xml:space="preserve">Birouste, M., E. Zamora-Ledezma, C. Bossard, I. M. Pérez-Ramos, and C. </w:t>
      </w:r>
      <w:r>
        <w:t>Roumet. 2014. Measurement of fine root tissue density: a comparison of three methods reveals the potential of root dry matter content. Plant and Soil 374:299–313.</w:t>
      </w:r>
    </w:p>
    <w:p w14:paraId="2321364C" w14:textId="77777777" w:rsidR="00743C57" w:rsidRDefault="000D39DC">
      <w:pPr>
        <w:pStyle w:val="Bibliography"/>
      </w:pPr>
      <w:r>
        <w:t>Case, T. J., and E. A. Bender. 1981. Testing for Higher Order Interactions. The American Natu</w:t>
      </w:r>
      <w:r>
        <w:t>ralist 118:920–929.</w:t>
      </w:r>
    </w:p>
    <w:p w14:paraId="4C2CB649" w14:textId="77777777" w:rsidR="00743C57" w:rsidRDefault="000D39DC">
      <w:pPr>
        <w:pStyle w:val="Bibliography"/>
      </w:pPr>
      <w:r>
        <w:t>Chesson, P. 2000. Mechanisms of Maintenance of Species Diversity. Annual Review of Ecology and Systematics 31:343–366.</w:t>
      </w:r>
    </w:p>
    <w:p w14:paraId="6A59DC98" w14:textId="77777777" w:rsidR="00743C57" w:rsidRDefault="000D39DC">
      <w:pPr>
        <w:pStyle w:val="Bibliography"/>
      </w:pPr>
      <w:r>
        <w:t>Cohen, D. 1976. The Optimal Timing of Reproduction. The American Naturalist 110:801–807.</w:t>
      </w:r>
    </w:p>
    <w:p w14:paraId="14709767" w14:textId="77777777" w:rsidR="00743C57" w:rsidRDefault="000D39DC">
      <w:pPr>
        <w:pStyle w:val="Bibliography"/>
      </w:pPr>
      <w:r>
        <w:lastRenderedPageBreak/>
        <w:t>Conti, L., S. Block, M. Pare</w:t>
      </w:r>
      <w:r>
        <w:t>pa, T. Münkemüller, W. Thuiller, A. T. R. Acosta, M. van Kleunen, S. Dullinger, F. Essl, I. Dullinger, D. Moser, G. Klonner, O. Bossdorf, and M. Carboni. 2018. Functional trait differences and trait plasticity mediate biotic resistance to potential plant i</w:t>
      </w:r>
      <w:r>
        <w:t>nvaders. Journal of Ecology 106:1607–1620.</w:t>
      </w:r>
    </w:p>
    <w:p w14:paraId="3E6CF846" w14:textId="77777777" w:rsidR="00743C57" w:rsidRDefault="000D39DC">
      <w:pPr>
        <w:pStyle w:val="Bibliography"/>
      </w:pPr>
      <w:r>
        <w:t>Dybzinski, R., and D. Tilman. 2007. Resource Use Patterns Predict Long</w:t>
      </w:r>
      <w:r>
        <w:rPr>
          <w:rFonts w:ascii="Cambria Math" w:hAnsi="Cambria Math" w:cs="Cambria Math"/>
        </w:rPr>
        <w:t>‐</w:t>
      </w:r>
      <w:r>
        <w:t>Term Outcomes of Plant Competition for Nutrients and Light. The American Naturalist 170:305–318.</w:t>
      </w:r>
    </w:p>
    <w:p w14:paraId="757D758F" w14:textId="77777777" w:rsidR="00743C57" w:rsidRDefault="000D39DC">
      <w:pPr>
        <w:pStyle w:val="Bibliography"/>
      </w:pPr>
      <w:r>
        <w:t xml:space="preserve">Godoy, O., and J. M. Levine. 2013. Phenology </w:t>
      </w:r>
      <w:r>
        <w:t>effects on invasion success: insights from coupling field experiments to coexistence theory. Ecology 95:726–736.</w:t>
      </w:r>
    </w:p>
    <w:p w14:paraId="6913F0DF" w14:textId="77777777" w:rsidR="00743C57" w:rsidRDefault="000D39DC">
      <w:pPr>
        <w:pStyle w:val="Bibliography"/>
      </w:pPr>
      <w:r>
        <w:t>Grilli, J., G. Barabás, M. J. Michalska-Smith, and S. Allesina. 2017. Higher-order interactions stabilize dynamics in competitive network model</w:t>
      </w:r>
      <w:r>
        <w:t>s. Nature 548:210–213.</w:t>
      </w:r>
    </w:p>
    <w:p w14:paraId="3D0C9A04" w14:textId="77777777" w:rsidR="00743C57" w:rsidRDefault="000D39DC">
      <w:pPr>
        <w:pStyle w:val="Bibliography"/>
      </w:pPr>
      <w:r>
        <w:t>Hairston, N. G., J. D. Allan, R. K. Colwell, D. J. Futuyma, J. Howell, M. D. Lubin, J. Mathias, and J. H. Vandermeer. 1968. The Relationship between Species Diversity and Stability: An Experimental Approach with Protozoa and Bacteria</w:t>
      </w:r>
      <w:r>
        <w:t>. Ecology 49:1091–1101.</w:t>
      </w:r>
    </w:p>
    <w:p w14:paraId="277D60B9" w14:textId="77777777" w:rsidR="00743C57" w:rsidRDefault="000D39DC">
      <w:pPr>
        <w:pStyle w:val="Bibliography"/>
      </w:pPr>
      <w:r>
        <w:t>Hassell, M. P., and H. N. Comins. 1976. Discrete time models for two-species competition. Theoretical Population Biology 9:202–221.</w:t>
      </w:r>
    </w:p>
    <w:p w14:paraId="0FF467CF" w14:textId="77777777" w:rsidR="00743C57" w:rsidRDefault="000D39DC">
      <w:pPr>
        <w:pStyle w:val="Bibliography"/>
      </w:pPr>
      <w:r>
        <w:t>Kooijman, S. A. L. M. 1986. Energy budgets can explain body size relations. Journal of Theoretical B</w:t>
      </w:r>
      <w:r>
        <w:t>iology 121:269–282.</w:t>
      </w:r>
    </w:p>
    <w:p w14:paraId="2E3F386E" w14:textId="77777777" w:rsidR="00743C57" w:rsidRDefault="000D39DC">
      <w:pPr>
        <w:pStyle w:val="Bibliography"/>
      </w:pPr>
      <w:r>
        <w:lastRenderedPageBreak/>
        <w:t>Kraft, N. J. B., O. Godoy, and J. M. Levine. 2015. Plant functional traits and the multidimensional nature of species coexistence. Proceedings of the National Academy of Sciences of the United States of America 112:797–802.</w:t>
      </w:r>
    </w:p>
    <w:p w14:paraId="4A64B1B2" w14:textId="77777777" w:rsidR="00743C57" w:rsidRDefault="000D39DC">
      <w:pPr>
        <w:pStyle w:val="Bibliography"/>
      </w:pPr>
      <w:r>
        <w:t>Letten, A. D</w:t>
      </w:r>
      <w:r>
        <w:t>., P.-J. Ke, and T. Fukami. 2017. Linking modern coexistence theory and contemporary niche theory. Ecological Monographs 87:161–177.</w:t>
      </w:r>
    </w:p>
    <w:p w14:paraId="1401DC6C" w14:textId="77777777" w:rsidR="00743C57" w:rsidRDefault="000D39DC">
      <w:pPr>
        <w:pStyle w:val="Bibliography"/>
      </w:pPr>
      <w:r>
        <w:t>Letten, A. D., and D. B. Stouffer. 2019. The mechanistic basis for higher-order interactions and non-additivity in competit</w:t>
      </w:r>
      <w:r>
        <w:t>ive communities. Ecology Letters In Press.</w:t>
      </w:r>
    </w:p>
    <w:p w14:paraId="2671DE26" w14:textId="77777777" w:rsidR="00743C57" w:rsidRDefault="000D39DC">
      <w:pPr>
        <w:pStyle w:val="Bibliography"/>
      </w:pPr>
      <w:r>
        <w:t>Levine, J. M., J. Bascompte, P. B. Adler, and S. Allesina. 2017. Beyond pairwise mechanisms of species coexistence in complex communities. Nature 546:56–64.</w:t>
      </w:r>
    </w:p>
    <w:p w14:paraId="79641325" w14:textId="77777777" w:rsidR="00743C57" w:rsidRDefault="000D39DC">
      <w:pPr>
        <w:pStyle w:val="Bibliography"/>
      </w:pPr>
      <w:r>
        <w:t xml:space="preserve">Mayfield, M. M., and D. B. Stouffer. 2017. Higher-order </w:t>
      </w:r>
      <w:r>
        <w:t>interactions capture unexplained complexity in diverse communities. Nature Ecology &amp; Evolution 1:0062.</w:t>
      </w:r>
    </w:p>
    <w:p w14:paraId="0F3F6D41" w14:textId="77777777" w:rsidR="00743C57" w:rsidRDefault="000D39DC">
      <w:pPr>
        <w:pStyle w:val="Bibliography"/>
      </w:pPr>
      <w:r>
        <w:t xml:space="preserve">Meszéna, G., M. Gyllenberg, L. Pásztor, and J. A. J. Metz. 2006. Competitive exclusion and limiting similarity: A unified theory. Theoretical Population </w:t>
      </w:r>
      <w:r>
        <w:t>Biology 69:68–87.</w:t>
      </w:r>
    </w:p>
    <w:p w14:paraId="0F4EFF01" w14:textId="77777777" w:rsidR="00743C57" w:rsidRDefault="000D39DC">
      <w:pPr>
        <w:pStyle w:val="Bibliography"/>
      </w:pPr>
      <w:r>
        <w:t>Morin, P. J., S. P. Lawler, and E. A. Johnson. 1988. Competition Between Aquatic Insects and Vertebrates: Interaction Strength and Higher Order Interactions. Ecology 69:1401–1409.</w:t>
      </w:r>
    </w:p>
    <w:p w14:paraId="6499792A" w14:textId="77777777" w:rsidR="00743C57" w:rsidRDefault="000D39DC">
      <w:pPr>
        <w:pStyle w:val="Bibliography"/>
      </w:pPr>
      <w:r>
        <w:t>Neill, W. E. 1974. The Community Matrix and Interdependenc</w:t>
      </w:r>
      <w:r>
        <w:t>e of the Competition Coefficients. The American Naturalist 108:399–408.</w:t>
      </w:r>
    </w:p>
    <w:p w14:paraId="6ECA3C1D" w14:textId="77777777" w:rsidR="00743C57" w:rsidRDefault="000D39DC">
      <w:pPr>
        <w:pStyle w:val="Bibliography"/>
      </w:pPr>
      <w:r>
        <w:lastRenderedPageBreak/>
        <w:t>O’Dwyer, J. P. 2018. Whence Lotka-Volterra?: Conservation laws and integrable systems in ecology. Theoretical Ecology.</w:t>
      </w:r>
    </w:p>
    <w:p w14:paraId="5F71080A" w14:textId="77777777" w:rsidR="00743C57" w:rsidRDefault="000D39DC">
      <w:pPr>
        <w:pStyle w:val="Bibliography"/>
      </w:pPr>
      <w:r>
        <w:t>Pomerantz, M. J. 1981. Do “Higher Order Interactions” in Competit</w:t>
      </w:r>
      <w:r>
        <w:t>ion Systems Really Exist? The American Naturalist 117:583–591.</w:t>
      </w:r>
    </w:p>
    <w:p w14:paraId="0E4E49DE" w14:textId="77777777" w:rsidR="00743C57" w:rsidRDefault="000D39DC">
      <w:pPr>
        <w:pStyle w:val="Bibliography"/>
      </w:pPr>
      <w:r>
        <w:t>R Core Team. 2015. R: A Language and Environment for Statistical Computing. R Foundation for Statistical Computing, Vienna, Austria.</w:t>
      </w:r>
    </w:p>
    <w:p w14:paraId="6C748224" w14:textId="77777777" w:rsidR="00743C57" w:rsidRDefault="000D39DC">
      <w:pPr>
        <w:pStyle w:val="Bibliography"/>
      </w:pPr>
      <w:r>
        <w:t>Tilman, D. 1977. Resource Competition between Plankton Algae</w:t>
      </w:r>
      <w:r>
        <w:t>: An Experimental and Theoretical Approach. Ecology 58:338–348.</w:t>
      </w:r>
    </w:p>
    <w:p w14:paraId="4CB19DA2" w14:textId="77777777" w:rsidR="00743C57" w:rsidRDefault="000D39DC">
      <w:pPr>
        <w:pStyle w:val="Bibliography"/>
      </w:pPr>
      <w:r>
        <w:t>Tjoelker, M. G., J. M. Craine, D. Wedin, P. B. Reich, and D. Tilman. 2005. Linking leaf and root trait syndromes among 39 grassland and savannah species. New Phytologist 167:493–508.</w:t>
      </w:r>
    </w:p>
    <w:p w14:paraId="54F921BF" w14:textId="77777777" w:rsidR="00743C57" w:rsidRDefault="000D39DC">
      <w:pPr>
        <w:pStyle w:val="Bibliography"/>
      </w:pPr>
      <w:r>
        <w:t>Vandermee</w:t>
      </w:r>
      <w:r>
        <w:t>r, J. H. 1969. The Competitive Structure of Communities: An Experimental Approach with Protozoa. Ecology 50:362–371.</w:t>
      </w:r>
    </w:p>
    <w:p w14:paraId="74908AAE" w14:textId="77777777" w:rsidR="00743C57" w:rsidRDefault="000D39DC">
      <w:pPr>
        <w:pStyle w:val="Bibliography"/>
      </w:pPr>
      <w:r>
        <w:br w:type="page"/>
      </w:r>
    </w:p>
    <w:p w14:paraId="68251D6F" w14:textId="77777777" w:rsidR="00743C57" w:rsidRDefault="000D39DC">
      <w:pPr>
        <w:pStyle w:val="Heading"/>
      </w:pPr>
      <w:r>
        <w:lastRenderedPageBreak/>
        <w:t xml:space="preserve">Figures </w:t>
      </w:r>
    </w:p>
    <w:p w14:paraId="72E71EA3" w14:textId="77777777" w:rsidR="00743C57" w:rsidRDefault="000D39DC">
      <w:pPr>
        <w:pStyle w:val="BodyText"/>
        <w:keepNext/>
        <w:ind w:firstLine="0"/>
      </w:pPr>
      <w:r>
        <w:rPr>
          <w:noProof/>
        </w:rPr>
        <w:drawing>
          <wp:inline distT="0" distB="0" distL="0" distR="0" wp14:anchorId="41DECDB8" wp14:editId="1B86F678">
            <wp:extent cx="4811395" cy="360870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0"/>
                    <a:stretch>
                      <a:fillRect/>
                    </a:stretch>
                  </pic:blipFill>
                  <pic:spPr bwMode="auto">
                    <a:xfrm>
                      <a:off x="0" y="0"/>
                      <a:ext cx="4811395" cy="3608705"/>
                    </a:xfrm>
                    <a:prstGeom prst="rect">
                      <a:avLst/>
                    </a:prstGeom>
                  </pic:spPr>
                </pic:pic>
              </a:graphicData>
            </a:graphic>
          </wp:inline>
        </w:drawing>
      </w:r>
    </w:p>
    <w:p w14:paraId="278F41F6" w14:textId="77777777" w:rsidR="00743C57" w:rsidRDefault="000D39DC">
      <w:pPr>
        <w:pStyle w:val="Caption"/>
      </w:pPr>
      <w:bookmarkStart w:id="284" w:name="_Ref514237378"/>
      <w:r>
        <w:t xml:space="preserve">Figure </w:t>
      </w:r>
      <w:r>
        <w:fldChar w:fldCharType="begin"/>
      </w:r>
      <w:r>
        <w:instrText>SEQ Figure \* ARABIC</w:instrText>
      </w:r>
      <w:r>
        <w:fldChar w:fldCharType="separate"/>
      </w:r>
      <w:r>
        <w:t>1</w:t>
      </w:r>
      <w:r>
        <w:fldChar w:fldCharType="end"/>
      </w:r>
      <w:bookmarkEnd w:id="284"/>
      <w:r>
        <w:t xml:space="preserve">. Conceptual definition of HOIs.  In A, the competitive effects (blue arrows) of species 1 and 2 on the focal species are observed separately. The per capita growth rate of the focal species, </w:t>
      </w:r>
      <w:r>
        <w:rPr>
          <w:i/>
        </w:rPr>
        <w:t xml:space="preserve">i, </w:t>
      </w:r>
      <w:r>
        <w:t xml:space="preserve">is modeled as a function, </w:t>
      </w:r>
      <w:r>
        <w:rPr>
          <w:i/>
        </w:rPr>
        <w:t>F</w:t>
      </w:r>
      <w:r>
        <w:t>, of the density of competitor spe</w:t>
      </w:r>
      <w:r>
        <w:t xml:space="preserve">cies 1 and 2. Importantly, all the information in </w:t>
      </w:r>
      <w:r>
        <w:rPr>
          <w:i/>
        </w:rPr>
        <w:t>F</w:t>
      </w:r>
      <w:r>
        <w:t xml:space="preserve"> can be obtained by observing each competitor’s effects separately, as in A. In the communities in B and C, two competitor species are present together (i.e. </w:t>
      </w:r>
      <w:r>
        <w:rPr>
          <w:i/>
        </w:rPr>
        <w:t>N</w:t>
      </w:r>
      <w:r>
        <w:rPr>
          <w:vertAlign w:val="subscript"/>
        </w:rPr>
        <w:t>1</w:t>
      </w:r>
      <w:r>
        <w:t xml:space="preserve"> &gt; 0 &amp; </w:t>
      </w:r>
      <w:r>
        <w:rPr>
          <w:i/>
        </w:rPr>
        <w:t>N</w:t>
      </w:r>
      <w:r>
        <w:rPr>
          <w:vertAlign w:val="subscript"/>
        </w:rPr>
        <w:t>2</w:t>
      </w:r>
      <w:r>
        <w:t xml:space="preserve"> &gt; 0).  In B, the multispecies dynam</w:t>
      </w:r>
      <w:r>
        <w:t xml:space="preserve">ics are predicted by </w:t>
      </w:r>
      <w:r>
        <w:rPr>
          <w:i/>
        </w:rPr>
        <w:t>F</w:t>
      </w:r>
      <w:r>
        <w:t xml:space="preserve">, and there are no HOIs.  In C, the function </w:t>
      </w:r>
      <w:r>
        <w:rPr>
          <w:i/>
        </w:rPr>
        <w:t>F</w:t>
      </w:r>
      <w:r>
        <w:t xml:space="preserve"> is not adequate to model the multispecies case; specifically, additional parameters are required to model the HOI that arises when competitor species one and two are present together. </w:t>
      </w:r>
    </w:p>
    <w:p w14:paraId="3DE23FD3" w14:textId="77777777" w:rsidR="00743C57" w:rsidRDefault="000D39DC">
      <w:pPr>
        <w:pStyle w:val="figcaption"/>
        <w:keepNext/>
      </w:pPr>
      <w:r>
        <w:rPr>
          <w:noProof/>
        </w:rPr>
        <w:lastRenderedPageBreak/>
        <w:drawing>
          <wp:inline distT="0" distB="0" distL="0" distR="0" wp14:anchorId="23AA1F47" wp14:editId="507EBDC9">
            <wp:extent cx="4740910" cy="3556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4740910" cy="3556000"/>
                    </a:xfrm>
                    <a:prstGeom prst="rect">
                      <a:avLst/>
                    </a:prstGeom>
                  </pic:spPr>
                </pic:pic>
              </a:graphicData>
            </a:graphic>
          </wp:inline>
        </w:drawing>
      </w:r>
    </w:p>
    <w:p w14:paraId="2BB76A1B" w14:textId="77777777" w:rsidR="00743C57" w:rsidRDefault="000D39DC">
      <w:pPr>
        <w:pStyle w:val="figcaption"/>
      </w:pPr>
      <w:bookmarkStart w:id="285" w:name="_Ref514237815"/>
      <w:r>
        <w:t xml:space="preserve">Figure </w:t>
      </w:r>
      <w:r>
        <w:fldChar w:fldCharType="begin"/>
      </w:r>
      <w:r>
        <w:instrText>SEQ Figure \* ARABIC</w:instrText>
      </w:r>
      <w:r>
        <w:fldChar w:fldCharType="separate"/>
      </w:r>
      <w:r>
        <w:t>2</w:t>
      </w:r>
      <w:r>
        <w:fldChar w:fldCharType="end"/>
      </w:r>
      <w:bookmarkEnd w:id="285"/>
      <w:r>
        <w:t xml:space="preserve">. Example time course of A) annual plant growth and B) resource concentration during a single simulated growing season.  In this example, each species’ population was initiated with one seed. The early season species (black) </w:t>
      </w:r>
      <w:r>
        <w:t>grows rapidly when resource availability is high and senesces early. By contrast, the late season species (blue) grows more slowly but grows later into the season as resource availability declines.  The growth curve for the mid-season species (red) lies be</w:t>
      </w:r>
      <w:r>
        <w:t xml:space="preserve">tween these extremes. </w:t>
      </w:r>
    </w:p>
    <w:p w14:paraId="366E493A" w14:textId="77777777" w:rsidR="00743C57" w:rsidRDefault="000D39DC">
      <w:pPr>
        <w:pStyle w:val="figcaption"/>
        <w:keepNext/>
      </w:pPr>
      <w:r>
        <w:rPr>
          <w:noProof/>
        </w:rPr>
        <w:lastRenderedPageBreak/>
        <w:drawing>
          <wp:inline distT="0" distB="0" distL="0" distR="0" wp14:anchorId="29439D71" wp14:editId="21FBAE3A">
            <wp:extent cx="5012055" cy="31324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012055" cy="3132455"/>
                    </a:xfrm>
                    <a:prstGeom prst="rect">
                      <a:avLst/>
                    </a:prstGeom>
                  </pic:spPr>
                </pic:pic>
              </a:graphicData>
            </a:graphic>
          </wp:inline>
        </w:drawing>
      </w:r>
    </w:p>
    <w:p w14:paraId="3FFC117C" w14:textId="77777777" w:rsidR="00743C57" w:rsidRDefault="000D39DC">
      <w:pPr>
        <w:pStyle w:val="Caption"/>
      </w:pPr>
      <w:bookmarkStart w:id="286" w:name="_Ref514237754"/>
      <w:r>
        <w:t xml:space="preserve">Figure </w:t>
      </w:r>
      <w:r>
        <w:fldChar w:fldCharType="begin"/>
      </w:r>
      <w:r>
        <w:instrText>SEQ Figure \* ARABIC</w:instrText>
      </w:r>
      <w:r>
        <w:fldChar w:fldCharType="separate"/>
      </w:r>
      <w:r>
        <w:t>3</w:t>
      </w:r>
      <w:r>
        <w:fldChar w:fldCharType="end"/>
      </w:r>
      <w:bookmarkEnd w:id="286"/>
      <w:r>
        <w:t>. Simulated per capita seed production of the A) early, B) middle and C) late season species in response to a single competitor species at a time. Competitor density is shown on the x-axis. Colors and</w:t>
      </w:r>
      <w:r>
        <w:t xml:space="preserve"> shapes indicate the identity of the competitor species. Open circles show the per capita seed production of each focal species in the absence of competitors. The solid line shows the fit of the Hassel model. </w:t>
      </w:r>
      <w:r>
        <w:br w:type="page"/>
      </w:r>
    </w:p>
    <w:p w14:paraId="44378C9A" w14:textId="77777777" w:rsidR="00743C57" w:rsidRDefault="000D39DC">
      <w:pPr>
        <w:pStyle w:val="Caption"/>
      </w:pPr>
      <w:r>
        <w:rPr>
          <w:noProof/>
        </w:rPr>
        <w:lastRenderedPageBreak/>
        <w:drawing>
          <wp:inline distT="0" distB="0" distL="0" distR="0" wp14:anchorId="4F57A70F" wp14:editId="70B0C8EE">
            <wp:extent cx="5147310" cy="321691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5147310" cy="3216910"/>
                    </a:xfrm>
                    <a:prstGeom prst="rect">
                      <a:avLst/>
                    </a:prstGeom>
                  </pic:spPr>
                </pic:pic>
              </a:graphicData>
            </a:graphic>
          </wp:inline>
        </w:drawing>
      </w:r>
    </w:p>
    <w:p w14:paraId="2219BF85" w14:textId="77777777" w:rsidR="00743C57" w:rsidRDefault="000D39DC">
      <w:pPr>
        <w:pStyle w:val="Caption"/>
      </w:pPr>
      <w:bookmarkStart w:id="287" w:name="_Ref524701722"/>
      <w:r>
        <w:t xml:space="preserve">Figure </w:t>
      </w:r>
      <w:r>
        <w:fldChar w:fldCharType="begin"/>
      </w:r>
      <w:r>
        <w:instrText>SEQ Figure \* ARABIC</w:instrText>
      </w:r>
      <w:r>
        <w:fldChar w:fldCharType="separate"/>
      </w:r>
      <w:r>
        <w:t>4</w:t>
      </w:r>
      <w:r>
        <w:fldChar w:fldCharType="end"/>
      </w:r>
      <w:bookmarkEnd w:id="287"/>
      <w:r>
        <w:t>. Comparison</w:t>
      </w:r>
      <w:r>
        <w:t xml:space="preserve"> of the Hassel, multiplicative (model 2), and HOI models fit to each focal species. The y-axis shows the simulated per capita seed production of the focal species. The x-axis shows the per capita seed production predicted by the phenomenological model.  Th</w:t>
      </w:r>
      <w:r>
        <w:t>e top row, A-C, shows the prediction for the Hassel model; the middle row, D-F, shows the prediction from the multiplicative model; and the bottom row, G-I, shows the prediction from the HOI model.  The one-to-one line and root-mean-squared error (RMSE) fo</w:t>
      </w:r>
      <w:r>
        <w:t xml:space="preserve">r each model are shown on each panel. </w:t>
      </w:r>
      <w:r>
        <w:br w:type="page"/>
      </w:r>
    </w:p>
    <w:p w14:paraId="50D52769" w14:textId="77777777" w:rsidR="00743C57" w:rsidRDefault="000D39DC">
      <w:pPr>
        <w:pStyle w:val="Caption"/>
      </w:pPr>
      <w:r>
        <w:rPr>
          <w:noProof/>
        </w:rPr>
        <w:lastRenderedPageBreak/>
        <w:drawing>
          <wp:inline distT="0" distB="0" distL="0" distR="0" wp14:anchorId="49195489" wp14:editId="6BCCF232">
            <wp:extent cx="5068570" cy="316801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4"/>
                    <a:stretch>
                      <a:fillRect/>
                    </a:stretch>
                  </pic:blipFill>
                  <pic:spPr bwMode="auto">
                    <a:xfrm>
                      <a:off x="0" y="0"/>
                      <a:ext cx="5068570" cy="3168015"/>
                    </a:xfrm>
                    <a:prstGeom prst="rect">
                      <a:avLst/>
                    </a:prstGeom>
                  </pic:spPr>
                </pic:pic>
              </a:graphicData>
            </a:graphic>
          </wp:inline>
        </w:drawing>
      </w:r>
    </w:p>
    <w:p w14:paraId="1C55B5AC" w14:textId="77777777" w:rsidR="00743C57" w:rsidRDefault="000D39DC">
      <w:pPr>
        <w:pStyle w:val="Caption"/>
      </w:pPr>
      <w:bookmarkStart w:id="288" w:name="_Ref524702022"/>
      <w:r>
        <w:t xml:space="preserve">Figure </w:t>
      </w:r>
      <w:r>
        <w:fldChar w:fldCharType="begin"/>
      </w:r>
      <w:r>
        <w:instrText>SEQ Figure \* ARABIC</w:instrText>
      </w:r>
      <w:r>
        <w:fldChar w:fldCharType="separate"/>
      </w:r>
      <w:r>
        <w:t>5</w:t>
      </w:r>
      <w:r>
        <w:fldChar w:fldCharType="end"/>
      </w:r>
      <w:bookmarkEnd w:id="288"/>
      <w:r>
        <w:t xml:space="preserve">. Interaction coefficients for each of focal species from the HOI model.  The top row, A-C, shows the pairwise competition coefficients for the focal species and each competitor. The </w:t>
      </w:r>
      <w:r>
        <w:t xml:space="preserve">bottom row, D-F, shows the two-species HOI coefficients.  Coefficient subscripts indicate which focal species and competitor species are involved, 1 = Early, 2 = Mid, 3 = Late.  </w:t>
      </w:r>
      <w:r>
        <w:br w:type="page"/>
      </w:r>
    </w:p>
    <w:p w14:paraId="1F2748C0" w14:textId="77777777" w:rsidR="00743C57" w:rsidRDefault="000D39DC">
      <w:pPr>
        <w:pStyle w:val="Heading"/>
      </w:pPr>
      <w:r>
        <w:lastRenderedPageBreak/>
        <w:t>Supporting Information – Additional Tables</w:t>
      </w:r>
    </w:p>
    <w:p w14:paraId="411EA93E" w14:textId="77777777" w:rsidR="00743C57" w:rsidRDefault="000D39DC">
      <w:pPr>
        <w:pStyle w:val="Caption"/>
        <w:keepNext/>
      </w:pPr>
      <w:bookmarkStart w:id="289" w:name="_Ref532125852"/>
      <w:r>
        <w:t xml:space="preserve">Table S </w:t>
      </w:r>
      <w:r>
        <w:fldChar w:fldCharType="begin"/>
      </w:r>
      <w:r>
        <w:instrText>SEQ Table_S \* ARABIC</w:instrText>
      </w:r>
      <w:r>
        <w:fldChar w:fldCharType="separate"/>
      </w:r>
      <w:r>
        <w:t>1</w:t>
      </w:r>
      <w:r>
        <w:fldChar w:fldCharType="end"/>
      </w:r>
      <w:bookmarkEnd w:id="289"/>
      <w:r>
        <w:t xml:space="preserve">  Table of parameter values used in the growth simulation experiment in the main text. </w:t>
      </w:r>
    </w:p>
    <w:tbl>
      <w:tblPr>
        <w:tblStyle w:val="TableGrid"/>
        <w:tblW w:w="7911" w:type="dxa"/>
        <w:tblCellMar>
          <w:left w:w="140" w:type="dxa"/>
          <w:right w:w="115" w:type="dxa"/>
        </w:tblCellMar>
        <w:tblLook w:val="04A0" w:firstRow="1" w:lastRow="0" w:firstColumn="1" w:lastColumn="0" w:noHBand="0" w:noVBand="1"/>
      </w:tblPr>
      <w:tblGrid>
        <w:gridCol w:w="1382"/>
        <w:gridCol w:w="1005"/>
        <w:gridCol w:w="5524"/>
      </w:tblGrid>
      <w:tr w:rsidR="00743C57" w14:paraId="16AE4989" w14:textId="77777777">
        <w:trPr>
          <w:trHeight w:val="354"/>
        </w:trPr>
        <w:tc>
          <w:tcPr>
            <w:tcW w:w="1382" w:type="dxa"/>
            <w:tcBorders>
              <w:top w:val="nil"/>
              <w:left w:val="nil"/>
              <w:bottom w:val="double" w:sz="4" w:space="0" w:color="00000A"/>
              <w:right w:val="nil"/>
            </w:tcBorders>
            <w:shd w:val="clear" w:color="auto" w:fill="auto"/>
            <w:vAlign w:val="center"/>
          </w:tcPr>
          <w:p w14:paraId="504F91E7"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Parameter</w:t>
            </w:r>
          </w:p>
        </w:tc>
        <w:tc>
          <w:tcPr>
            <w:tcW w:w="1005" w:type="dxa"/>
            <w:tcBorders>
              <w:top w:val="nil"/>
              <w:left w:val="nil"/>
              <w:bottom w:val="double" w:sz="4" w:space="0" w:color="00000A"/>
              <w:right w:val="nil"/>
            </w:tcBorders>
            <w:shd w:val="clear" w:color="auto" w:fill="auto"/>
            <w:vAlign w:val="center"/>
          </w:tcPr>
          <w:p w14:paraId="179D37B7"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Value</w:t>
            </w:r>
          </w:p>
        </w:tc>
        <w:tc>
          <w:tcPr>
            <w:tcW w:w="5524" w:type="dxa"/>
            <w:tcBorders>
              <w:top w:val="nil"/>
              <w:left w:val="nil"/>
              <w:bottom w:val="double" w:sz="4" w:space="0" w:color="00000A"/>
              <w:right w:val="nil"/>
            </w:tcBorders>
            <w:shd w:val="clear" w:color="auto" w:fill="auto"/>
            <w:vAlign w:val="center"/>
          </w:tcPr>
          <w:p w14:paraId="056F376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Definition</w:t>
            </w:r>
          </w:p>
        </w:tc>
      </w:tr>
      <w:tr w:rsidR="00743C57" w14:paraId="7C552644" w14:textId="77777777">
        <w:trPr>
          <w:trHeight w:val="354"/>
        </w:trPr>
        <w:tc>
          <w:tcPr>
            <w:tcW w:w="1382" w:type="dxa"/>
            <w:tcBorders>
              <w:top w:val="double" w:sz="4" w:space="0" w:color="00000A"/>
              <w:left w:val="nil"/>
              <w:bottom w:val="nil"/>
              <w:right w:val="nil"/>
            </w:tcBorders>
            <w:shd w:val="clear" w:color="auto" w:fill="auto"/>
            <w:vAlign w:val="center"/>
          </w:tcPr>
          <w:p w14:paraId="3747C6B1"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U</w:t>
            </w:r>
          </w:p>
        </w:tc>
        <w:tc>
          <w:tcPr>
            <w:tcW w:w="1005" w:type="dxa"/>
            <w:tcBorders>
              <w:top w:val="double" w:sz="4" w:space="0" w:color="00000A"/>
              <w:left w:val="nil"/>
              <w:bottom w:val="nil"/>
              <w:right w:val="nil"/>
            </w:tcBorders>
            <w:shd w:val="clear" w:color="auto" w:fill="auto"/>
            <w:vAlign w:val="center"/>
          </w:tcPr>
          <w:p w14:paraId="579E376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200</w:t>
            </w:r>
          </w:p>
        </w:tc>
        <w:tc>
          <w:tcPr>
            <w:tcW w:w="5524" w:type="dxa"/>
            <w:tcBorders>
              <w:top w:val="double" w:sz="4" w:space="0" w:color="00000A"/>
              <w:left w:val="nil"/>
              <w:bottom w:val="nil"/>
              <w:right w:val="nil"/>
            </w:tcBorders>
            <w:shd w:val="clear" w:color="auto" w:fill="auto"/>
            <w:vAlign w:val="center"/>
          </w:tcPr>
          <w:p w14:paraId="6BC193E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Duration of growth simulation (days)</w:t>
            </w:r>
          </w:p>
        </w:tc>
      </w:tr>
      <w:tr w:rsidR="00743C57" w14:paraId="69C98541" w14:textId="77777777">
        <w:trPr>
          <w:trHeight w:val="354"/>
        </w:trPr>
        <w:tc>
          <w:tcPr>
            <w:tcW w:w="1382" w:type="dxa"/>
            <w:tcBorders>
              <w:top w:val="nil"/>
              <w:left w:val="nil"/>
              <w:bottom w:val="nil"/>
              <w:right w:val="nil"/>
            </w:tcBorders>
            <w:shd w:val="clear" w:color="auto" w:fill="auto"/>
            <w:vAlign w:val="center"/>
          </w:tcPr>
          <w:p w14:paraId="69A9F503"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38296D1A"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284B3F56"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743C57" w14:paraId="5D8E249C" w14:textId="77777777">
        <w:trPr>
          <w:trHeight w:val="354"/>
        </w:trPr>
        <w:tc>
          <w:tcPr>
            <w:tcW w:w="1382" w:type="dxa"/>
            <w:tcBorders>
              <w:top w:val="nil"/>
              <w:left w:val="nil"/>
              <w:bottom w:val="nil"/>
              <w:right w:val="nil"/>
            </w:tcBorders>
            <w:shd w:val="clear" w:color="auto" w:fill="auto"/>
            <w:vAlign w:val="center"/>
          </w:tcPr>
          <w:p w14:paraId="730A0599"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6285A981"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400</w:t>
            </w:r>
          </w:p>
        </w:tc>
        <w:tc>
          <w:tcPr>
            <w:tcW w:w="5524" w:type="dxa"/>
            <w:tcBorders>
              <w:top w:val="nil"/>
              <w:left w:val="nil"/>
              <w:bottom w:val="nil"/>
              <w:right w:val="nil"/>
            </w:tcBorders>
            <w:shd w:val="clear" w:color="auto" w:fill="auto"/>
            <w:vAlign w:val="center"/>
          </w:tcPr>
          <w:p w14:paraId="3CC49B7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Initial resource concentration (g kg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743C57" w14:paraId="7DB410E9" w14:textId="77777777">
        <w:trPr>
          <w:trHeight w:val="354"/>
        </w:trPr>
        <w:tc>
          <w:tcPr>
            <w:tcW w:w="1382" w:type="dxa"/>
            <w:tcBorders>
              <w:top w:val="nil"/>
              <w:left w:val="nil"/>
              <w:bottom w:val="nil"/>
              <w:right w:val="nil"/>
            </w:tcBorders>
            <w:shd w:val="clear" w:color="auto" w:fill="auto"/>
            <w:vAlign w:val="center"/>
          </w:tcPr>
          <w:p w14:paraId="311F6DD5"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1DC55335"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0.06</w:t>
            </w:r>
          </w:p>
        </w:tc>
        <w:tc>
          <w:tcPr>
            <w:tcW w:w="5524" w:type="dxa"/>
            <w:tcBorders>
              <w:top w:val="nil"/>
              <w:left w:val="nil"/>
              <w:bottom w:val="nil"/>
              <w:right w:val="nil"/>
            </w:tcBorders>
            <w:shd w:val="clear" w:color="auto" w:fill="auto"/>
            <w:vAlign w:val="center"/>
          </w:tcPr>
          <w:p w14:paraId="3615CF07"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 competitor root density (g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743C57" w14:paraId="451DAEC5" w14:textId="77777777">
        <w:trPr>
          <w:trHeight w:val="354"/>
        </w:trPr>
        <w:tc>
          <w:tcPr>
            <w:tcW w:w="1382" w:type="dxa"/>
            <w:tcBorders>
              <w:top w:val="nil"/>
              <w:left w:val="nil"/>
              <w:bottom w:val="nil"/>
              <w:right w:val="nil"/>
            </w:tcBorders>
            <w:shd w:val="clear" w:color="auto" w:fill="auto"/>
            <w:vAlign w:val="center"/>
          </w:tcPr>
          <w:p w14:paraId="7FF9C4E2"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2C031740"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0D9FC38D"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 competitor root density (g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743C57" w14:paraId="2544FEF7" w14:textId="77777777">
        <w:trPr>
          <w:trHeight w:val="354"/>
        </w:trPr>
        <w:tc>
          <w:tcPr>
            <w:tcW w:w="1382" w:type="dxa"/>
            <w:tcBorders>
              <w:top w:val="nil"/>
              <w:left w:val="nil"/>
              <w:bottom w:val="nil"/>
              <w:right w:val="nil"/>
            </w:tcBorders>
            <w:shd w:val="clear" w:color="auto" w:fill="auto"/>
            <w:vAlign w:val="center"/>
          </w:tcPr>
          <w:p w14:paraId="1EC69E66"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44B778E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0.36</w:t>
            </w:r>
          </w:p>
        </w:tc>
        <w:tc>
          <w:tcPr>
            <w:tcW w:w="5524" w:type="dxa"/>
            <w:tcBorders>
              <w:top w:val="nil"/>
              <w:left w:val="nil"/>
              <w:bottom w:val="nil"/>
              <w:right w:val="nil"/>
            </w:tcBorders>
            <w:shd w:val="clear" w:color="auto" w:fill="auto"/>
            <w:vAlign w:val="center"/>
          </w:tcPr>
          <w:p w14:paraId="4DA74669"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Late competitor root density (g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743C57" w14:paraId="33AE95B6" w14:textId="77777777">
        <w:trPr>
          <w:trHeight w:val="354"/>
        </w:trPr>
        <w:tc>
          <w:tcPr>
            <w:tcW w:w="1382" w:type="dxa"/>
            <w:tcBorders>
              <w:top w:val="nil"/>
              <w:left w:val="nil"/>
              <w:bottom w:val="nil"/>
              <w:right w:val="nil"/>
            </w:tcBorders>
            <w:shd w:val="clear" w:color="auto" w:fill="auto"/>
            <w:vAlign w:val="center"/>
          </w:tcPr>
          <w:p w14:paraId="62F614E2" w14:textId="77777777" w:rsidR="00743C57" w:rsidRDefault="000D39DC">
            <w:pPr>
              <w:spacing w:after="0" w:line="240" w:lineRule="auto"/>
              <w:ind w:firstLine="0"/>
              <w:jc w:val="center"/>
              <w:rPr>
                <w:rFonts w:ascii="Calibri" w:eastAsia="Times New Roman" w:hAnsi="Calibri" w:cs="Times New Roman"/>
                <w:i/>
                <w:color w:val="000000"/>
                <w:szCs w:val="24"/>
              </w:rPr>
            </w:pPr>
            <m:oMathPara>
              <m:oMath>
                <m:sSub>
                  <m:sSubPr>
                    <m:ctrlPr>
                      <w:rPr>
                        <w:rFonts w:ascii="Cambria Math" w:hAnsi="Cambria Math"/>
                      </w:rPr>
                    </m:ctrlPr>
                  </m:sSubPr>
                  <m:e>
                    <m:r>
                      <w:rPr>
                        <w:rFonts w:ascii="Cambria Math" w:hAnsi="Cambria Math"/>
                      </w:rPr>
                      <m:t>δ</m:t>
                    </m:r>
                  </m:e>
                  <m:sub>
                    <m:r>
                      <w:rPr>
                        <w:rFonts w:ascii="Cambria Math" w:hAnsi="Cambria Math"/>
                      </w:rPr>
                      <m:t>1</m:t>
                    </m:r>
                  </m:sub>
                </m:sSub>
              </m:oMath>
            </m:oMathPara>
          </w:p>
        </w:tc>
        <w:tc>
          <w:tcPr>
            <w:tcW w:w="1005" w:type="dxa"/>
            <w:tcBorders>
              <w:top w:val="nil"/>
              <w:left w:val="nil"/>
              <w:bottom w:val="nil"/>
              <w:right w:val="nil"/>
            </w:tcBorders>
            <w:shd w:val="clear" w:color="auto" w:fill="auto"/>
            <w:vAlign w:val="center"/>
          </w:tcPr>
          <w:p w14:paraId="158C0310"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375E31F0"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 competitor loss and respiration rate (g/g)</w:t>
            </w:r>
          </w:p>
        </w:tc>
      </w:tr>
      <w:tr w:rsidR="00743C57" w14:paraId="201AC175" w14:textId="77777777">
        <w:trPr>
          <w:trHeight w:val="354"/>
        </w:trPr>
        <w:tc>
          <w:tcPr>
            <w:tcW w:w="1382" w:type="dxa"/>
            <w:tcBorders>
              <w:top w:val="nil"/>
              <w:left w:val="nil"/>
              <w:bottom w:val="nil"/>
              <w:right w:val="nil"/>
            </w:tcBorders>
            <w:shd w:val="clear" w:color="auto" w:fill="auto"/>
            <w:vAlign w:val="center"/>
          </w:tcPr>
          <w:p w14:paraId="4BB23292" w14:textId="77777777" w:rsidR="00743C57" w:rsidRDefault="000D39DC">
            <w:pPr>
              <w:spacing w:after="0" w:line="240" w:lineRule="auto"/>
              <w:ind w:firstLine="0"/>
              <w:jc w:val="center"/>
              <w:rPr>
                <w:rFonts w:ascii="Calibri" w:eastAsia="Times New Roman" w:hAnsi="Calibri" w:cs="Times New Roman"/>
                <w:i/>
                <w:color w:val="000000"/>
                <w:szCs w:val="24"/>
              </w:rPr>
            </w:pPr>
            <m:oMathPara>
              <m:oMath>
                <m:sSub>
                  <m:sSubPr>
                    <m:ctrlPr>
                      <w:rPr>
                        <w:rFonts w:ascii="Cambria Math" w:hAnsi="Cambria Math"/>
                      </w:rPr>
                    </m:ctrlPr>
                  </m:sSubPr>
                  <m:e>
                    <m:r>
                      <w:rPr>
                        <w:rFonts w:ascii="Cambria Math" w:hAnsi="Cambria Math"/>
                      </w:rPr>
                      <m:t>δ</m:t>
                    </m:r>
                  </m:e>
                  <m:sub>
                    <m:r>
                      <w:rPr>
                        <w:rFonts w:ascii="Cambria Math" w:hAnsi="Cambria Math"/>
                      </w:rPr>
                      <m:t>2</m:t>
                    </m:r>
                  </m:sub>
                </m:sSub>
              </m:oMath>
            </m:oMathPara>
          </w:p>
        </w:tc>
        <w:tc>
          <w:tcPr>
            <w:tcW w:w="1005" w:type="dxa"/>
            <w:tcBorders>
              <w:top w:val="nil"/>
              <w:left w:val="nil"/>
              <w:bottom w:val="nil"/>
              <w:right w:val="nil"/>
            </w:tcBorders>
            <w:shd w:val="clear" w:color="auto" w:fill="auto"/>
            <w:vAlign w:val="center"/>
          </w:tcPr>
          <w:p w14:paraId="0E4AE182"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69BA033A"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 competitor loss and respiration rate (g/g)</w:t>
            </w:r>
          </w:p>
        </w:tc>
      </w:tr>
      <w:tr w:rsidR="00743C57" w14:paraId="7D596B44" w14:textId="77777777">
        <w:trPr>
          <w:trHeight w:val="354"/>
        </w:trPr>
        <w:tc>
          <w:tcPr>
            <w:tcW w:w="1382" w:type="dxa"/>
            <w:tcBorders>
              <w:top w:val="nil"/>
              <w:left w:val="nil"/>
              <w:bottom w:val="nil"/>
              <w:right w:val="nil"/>
            </w:tcBorders>
            <w:shd w:val="clear" w:color="auto" w:fill="auto"/>
            <w:vAlign w:val="center"/>
          </w:tcPr>
          <w:p w14:paraId="3D7C62DF" w14:textId="77777777" w:rsidR="00743C57" w:rsidRDefault="000D39DC">
            <w:pPr>
              <w:spacing w:after="0" w:line="240" w:lineRule="auto"/>
              <w:ind w:firstLine="0"/>
              <w:jc w:val="center"/>
              <w:rPr>
                <w:rFonts w:ascii="Calibri" w:eastAsia="Times New Roman" w:hAnsi="Calibri" w:cs="Times New Roman"/>
                <w:i/>
                <w:color w:val="000000"/>
                <w:szCs w:val="24"/>
              </w:rPr>
            </w:pPr>
            <m:oMathPara>
              <m:oMath>
                <m:sSub>
                  <m:sSubPr>
                    <m:ctrlPr>
                      <w:rPr>
                        <w:rFonts w:ascii="Cambria Math" w:hAnsi="Cambria Math"/>
                      </w:rPr>
                    </m:ctrlPr>
                  </m:sSubPr>
                  <m:e>
                    <m:r>
                      <w:rPr>
                        <w:rFonts w:ascii="Cambria Math" w:hAnsi="Cambria Math"/>
                      </w:rPr>
                      <m:t>δ</m:t>
                    </m:r>
                  </m:e>
                  <m:sub>
                    <m:r>
                      <w:rPr>
                        <w:rFonts w:ascii="Cambria Math" w:hAnsi="Cambria Math"/>
                      </w:rPr>
                      <m:t>3</m:t>
                    </m:r>
                  </m:sub>
                </m:sSub>
              </m:oMath>
            </m:oMathPara>
          </w:p>
        </w:tc>
        <w:tc>
          <w:tcPr>
            <w:tcW w:w="1005" w:type="dxa"/>
            <w:tcBorders>
              <w:top w:val="nil"/>
              <w:left w:val="nil"/>
              <w:bottom w:val="nil"/>
              <w:right w:val="nil"/>
            </w:tcBorders>
            <w:shd w:val="clear" w:color="auto" w:fill="auto"/>
            <w:vAlign w:val="center"/>
          </w:tcPr>
          <w:p w14:paraId="67E9D5C8"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10BB5285"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Late competitor loss and respiration rate (g/g)</w:t>
            </w:r>
          </w:p>
        </w:tc>
      </w:tr>
      <w:tr w:rsidR="00743C57" w14:paraId="177482BD" w14:textId="77777777">
        <w:trPr>
          <w:trHeight w:val="354"/>
        </w:trPr>
        <w:tc>
          <w:tcPr>
            <w:tcW w:w="1382" w:type="dxa"/>
            <w:tcBorders>
              <w:top w:val="nil"/>
              <w:left w:val="nil"/>
              <w:bottom w:val="nil"/>
              <w:right w:val="nil"/>
            </w:tcBorders>
            <w:shd w:val="clear" w:color="auto" w:fill="auto"/>
            <w:vAlign w:val="center"/>
          </w:tcPr>
          <w:p w14:paraId="6A74FD52"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2527291A"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350</w:t>
            </w:r>
          </w:p>
        </w:tc>
        <w:tc>
          <w:tcPr>
            <w:tcW w:w="5524" w:type="dxa"/>
            <w:tcBorders>
              <w:top w:val="nil"/>
              <w:left w:val="nil"/>
              <w:bottom w:val="nil"/>
              <w:right w:val="nil"/>
            </w:tcBorders>
            <w:shd w:val="clear" w:color="auto" w:fill="auto"/>
            <w:vAlign w:val="center"/>
          </w:tcPr>
          <w:p w14:paraId="6A609D04"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half-saturation constant (g kg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743C57" w14:paraId="155B2E9C" w14:textId="77777777">
        <w:trPr>
          <w:trHeight w:val="354"/>
        </w:trPr>
        <w:tc>
          <w:tcPr>
            <w:tcW w:w="1382" w:type="dxa"/>
            <w:tcBorders>
              <w:top w:val="nil"/>
              <w:left w:val="nil"/>
              <w:bottom w:val="nil"/>
              <w:right w:val="nil"/>
            </w:tcBorders>
            <w:shd w:val="clear" w:color="auto" w:fill="auto"/>
            <w:vAlign w:val="center"/>
          </w:tcPr>
          <w:p w14:paraId="6BC84FCB" w14:textId="77777777" w:rsidR="00743C57" w:rsidRDefault="000D39DC">
            <w:pPr>
              <w:spacing w:after="0"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7EAA155B"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5E023294"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743C57" w14:paraId="407B847B" w14:textId="77777777">
        <w:trPr>
          <w:trHeight w:val="354"/>
        </w:trPr>
        <w:tc>
          <w:tcPr>
            <w:tcW w:w="1382" w:type="dxa"/>
            <w:tcBorders>
              <w:top w:val="nil"/>
              <w:left w:val="nil"/>
              <w:bottom w:val="nil"/>
              <w:right w:val="nil"/>
            </w:tcBorders>
            <w:shd w:val="clear" w:color="auto" w:fill="auto"/>
            <w:vAlign w:val="center"/>
          </w:tcPr>
          <w:p w14:paraId="6617DE27"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3CB262F2"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228AC385"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to total biomass </w:t>
            </w:r>
          </w:p>
        </w:tc>
      </w:tr>
      <w:tr w:rsidR="00743C57" w14:paraId="039ED6FF" w14:textId="77777777">
        <w:trPr>
          <w:trHeight w:val="354"/>
        </w:trPr>
        <w:tc>
          <w:tcPr>
            <w:tcW w:w="1382" w:type="dxa"/>
            <w:tcBorders>
              <w:top w:val="nil"/>
              <w:left w:val="nil"/>
              <w:bottom w:val="nil"/>
              <w:right w:val="nil"/>
            </w:tcBorders>
            <w:shd w:val="clear" w:color="auto" w:fill="auto"/>
            <w:vAlign w:val="center"/>
          </w:tcPr>
          <w:p w14:paraId="5D96413E"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nu</w:t>
            </w:r>
          </w:p>
        </w:tc>
        <w:tc>
          <w:tcPr>
            <w:tcW w:w="1005" w:type="dxa"/>
            <w:tcBorders>
              <w:top w:val="nil"/>
              <w:left w:val="nil"/>
              <w:bottom w:val="nil"/>
              <w:right w:val="nil"/>
            </w:tcBorders>
            <w:shd w:val="clear" w:color="auto" w:fill="auto"/>
            <w:vAlign w:val="center"/>
          </w:tcPr>
          <w:p w14:paraId="6851CA34"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4C70F33"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  (unitless)</w:t>
            </w:r>
          </w:p>
        </w:tc>
      </w:tr>
      <w:tr w:rsidR="00743C57" w14:paraId="15CEEC6D" w14:textId="77777777">
        <w:trPr>
          <w:trHeight w:val="354"/>
        </w:trPr>
        <w:tc>
          <w:tcPr>
            <w:tcW w:w="1382" w:type="dxa"/>
            <w:tcBorders>
              <w:top w:val="nil"/>
              <w:left w:val="nil"/>
              <w:bottom w:val="nil"/>
              <w:right w:val="nil"/>
            </w:tcBorders>
            <w:shd w:val="clear" w:color="auto" w:fill="auto"/>
            <w:vAlign w:val="center"/>
          </w:tcPr>
          <w:p w14:paraId="7FAAA257"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022DC2A"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0.2</w:t>
            </w:r>
          </w:p>
        </w:tc>
        <w:tc>
          <w:tcPr>
            <w:tcW w:w="5524" w:type="dxa"/>
            <w:tcBorders>
              <w:top w:val="nil"/>
              <w:left w:val="nil"/>
              <w:bottom w:val="nil"/>
              <w:right w:val="nil"/>
            </w:tcBorders>
            <w:shd w:val="clear" w:color="auto" w:fill="auto"/>
            <w:vAlign w:val="center"/>
          </w:tcPr>
          <w:p w14:paraId="64651B23"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assimilation rate (g/g)</w:t>
            </w:r>
          </w:p>
        </w:tc>
      </w:tr>
      <w:tr w:rsidR="00743C57" w14:paraId="65002A9C" w14:textId="77777777">
        <w:trPr>
          <w:trHeight w:val="354"/>
        </w:trPr>
        <w:tc>
          <w:tcPr>
            <w:tcW w:w="1382" w:type="dxa"/>
            <w:tcBorders>
              <w:top w:val="nil"/>
              <w:left w:val="nil"/>
              <w:bottom w:val="nil"/>
              <w:right w:val="nil"/>
            </w:tcBorders>
            <w:shd w:val="clear" w:color="auto" w:fill="auto"/>
            <w:vAlign w:val="center"/>
          </w:tcPr>
          <w:p w14:paraId="3E50DBDA" w14:textId="77777777" w:rsidR="00743C57" w:rsidRDefault="000D39DC">
            <w:pPr>
              <w:spacing w:after="0" w:line="240" w:lineRule="auto"/>
              <w:ind w:firstLine="0"/>
              <w:jc w:val="center"/>
              <w:rPr>
                <w:rFonts w:ascii="Calibri" w:eastAsia="Times New Roman" w:hAnsi="Calibri" w:cs="Times New Roman"/>
                <w:i/>
                <w:color w:val="000000"/>
                <w:szCs w:val="24"/>
              </w:rPr>
            </w:pPr>
            <m:oMathPara>
              <m:oMath>
                <m:r>
                  <w:rPr>
                    <w:rFonts w:ascii="Cambria Math" w:hAnsi="Cambria Math"/>
                  </w:rPr>
                  <m:t>μ</m:t>
                </m:r>
              </m:oMath>
            </m:oMathPara>
          </w:p>
        </w:tc>
        <w:tc>
          <w:tcPr>
            <w:tcW w:w="1005" w:type="dxa"/>
            <w:tcBorders>
              <w:top w:val="nil"/>
              <w:left w:val="nil"/>
              <w:bottom w:val="nil"/>
              <w:right w:val="nil"/>
            </w:tcBorders>
            <w:shd w:val="clear" w:color="auto" w:fill="auto"/>
            <w:vAlign w:val="center"/>
          </w:tcPr>
          <w:p w14:paraId="3F0F1442"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0890E8E"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Seed mass (g/seed)</w:t>
            </w:r>
          </w:p>
        </w:tc>
      </w:tr>
      <w:tr w:rsidR="00743C57" w14:paraId="1A7E8D97" w14:textId="77777777">
        <w:trPr>
          <w:trHeight w:val="354"/>
        </w:trPr>
        <w:tc>
          <w:tcPr>
            <w:tcW w:w="1382" w:type="dxa"/>
            <w:tcBorders>
              <w:top w:val="nil"/>
              <w:left w:val="nil"/>
              <w:right w:val="nil"/>
            </w:tcBorders>
            <w:shd w:val="clear" w:color="auto" w:fill="auto"/>
            <w:vAlign w:val="center"/>
          </w:tcPr>
          <w:p w14:paraId="526F9862" w14:textId="77777777" w:rsidR="00743C57" w:rsidRDefault="000D39DC">
            <w:pPr>
              <w:spacing w:after="0"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c</w:t>
            </w:r>
          </w:p>
        </w:tc>
        <w:tc>
          <w:tcPr>
            <w:tcW w:w="1005" w:type="dxa"/>
            <w:tcBorders>
              <w:top w:val="nil"/>
              <w:left w:val="nil"/>
              <w:right w:val="nil"/>
            </w:tcBorders>
            <w:shd w:val="clear" w:color="auto" w:fill="auto"/>
            <w:vAlign w:val="center"/>
          </w:tcPr>
          <w:p w14:paraId="1E35CF28"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w:t>
            </w:r>
          </w:p>
        </w:tc>
        <w:tc>
          <w:tcPr>
            <w:tcW w:w="5524" w:type="dxa"/>
            <w:tcBorders>
              <w:top w:val="nil"/>
              <w:left w:val="nil"/>
              <w:right w:val="nil"/>
            </w:tcBorders>
            <w:shd w:val="clear" w:color="auto" w:fill="auto"/>
            <w:vAlign w:val="center"/>
          </w:tcPr>
          <w:p w14:paraId="1158E60F" w14:textId="77777777" w:rsidR="00743C57" w:rsidRDefault="000D39DC">
            <w:pPr>
              <w:spacing w:after="0"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Conversion of final biomass to seed mass (g/g)</w:t>
            </w:r>
          </w:p>
        </w:tc>
      </w:tr>
    </w:tbl>
    <w:p w14:paraId="040A9FEB" w14:textId="77777777" w:rsidR="00743C57" w:rsidRDefault="000D39DC">
      <w:pPr>
        <w:pStyle w:val="Heading"/>
      </w:pPr>
      <w:r>
        <w:lastRenderedPageBreak/>
        <w:t xml:space="preserve">Supporting Information – Additional figures </w:t>
      </w:r>
    </w:p>
    <w:p w14:paraId="26A5A77B" w14:textId="77777777" w:rsidR="00743C57" w:rsidRDefault="000D39DC">
      <w:pPr>
        <w:pStyle w:val="Heading"/>
      </w:pPr>
      <w:r>
        <w:rPr>
          <w:noProof/>
        </w:rPr>
        <w:drawing>
          <wp:inline distT="0" distB="0" distL="0" distR="0" wp14:anchorId="30744D9E" wp14:editId="78D27E23">
            <wp:extent cx="5015865" cy="313499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stretch>
                      <a:fillRect/>
                    </a:stretch>
                  </pic:blipFill>
                  <pic:spPr bwMode="auto">
                    <a:xfrm>
                      <a:off x="0" y="0"/>
                      <a:ext cx="5015865" cy="3134995"/>
                    </a:xfrm>
                    <a:prstGeom prst="rect">
                      <a:avLst/>
                    </a:prstGeom>
                  </pic:spPr>
                </pic:pic>
              </a:graphicData>
            </a:graphic>
          </wp:inline>
        </w:drawing>
      </w:r>
    </w:p>
    <w:p w14:paraId="3C16DA7F" w14:textId="77777777" w:rsidR="00743C57" w:rsidRDefault="000D39DC">
      <w:pPr>
        <w:pStyle w:val="Caption"/>
      </w:pPr>
      <w:bookmarkStart w:id="290" w:name="_Ref529380736"/>
      <w:r>
        <w:t xml:space="preserve">Figure S </w:t>
      </w:r>
      <w:r>
        <w:fldChar w:fldCharType="begin"/>
      </w:r>
      <w:r>
        <w:instrText>SEQ Figure_S \* ARABIC</w:instrText>
      </w:r>
      <w:r>
        <w:fldChar w:fldCharType="separate"/>
      </w:r>
      <w:r>
        <w:t>1</w:t>
      </w:r>
      <w:r>
        <w:fldChar w:fldCharType="end"/>
      </w:r>
      <w:bookmarkEnd w:id="290"/>
      <w:r>
        <w:t xml:space="preserve"> Simulated per capita seed production of the A) early, B) mid and C) late season species in response to density of two interspecific competitors. Density of competitor species one is shown on the x-axis and density of competitor species two is shown with c</w:t>
      </w:r>
      <w:r>
        <w:t>olors and shapes. Text in each panel lists the identities of competitor one and two (early, mid or late). Lines show best fit from the phenomenological models fit to the simulations.  Residual sum of squared error is shown for each model and focal species.</w:t>
      </w:r>
      <w:r>
        <w:br w:type="page"/>
      </w:r>
    </w:p>
    <w:p w14:paraId="53C9188C" w14:textId="77777777" w:rsidR="00743C57" w:rsidRDefault="000D39DC">
      <w:pPr>
        <w:pStyle w:val="Heading"/>
      </w:pPr>
      <w:r>
        <w:lastRenderedPageBreak/>
        <w:t xml:space="preserve">Appendix A – The effect of trait differences on higher order interactions </w:t>
      </w:r>
    </w:p>
    <w:p w14:paraId="64BF879A" w14:textId="77777777" w:rsidR="00743C57" w:rsidRDefault="000D39DC">
      <w:pPr>
        <w:pStyle w:val="BodyText"/>
      </w:pPr>
      <w:r>
        <w:t>We used an additional simulation experiment to test whether the strength of higher order interactions (HOIs) was associated with the magnitude of functional differences between co</w:t>
      </w:r>
      <w:r>
        <w:t>mpetitor species. We started with the same parameter values as in the simulation in the main text in which there was a large difference between the species in root density (</w:t>
      </w:r>
      <w:r>
        <w:rPr>
          <w:i/>
        </w:rPr>
        <w:t>d</w:t>
      </w:r>
      <w:r>
        <w:rPr>
          <w:i/>
          <w:vertAlign w:val="subscript"/>
        </w:rPr>
        <w:t>i</w:t>
      </w:r>
      <w:r>
        <w:t>) and tissue respiration rate (</w:t>
      </w:r>
      <m:oMath>
        <m:r>
          <w:rPr>
            <w:rFonts w:ascii="Cambria Math" w:hAnsi="Cambria Math"/>
          </w:rPr>
          <m:t>δ</m:t>
        </m:r>
      </m:oMath>
      <w:r>
        <w:rPr>
          <w:i/>
          <w:vertAlign w:val="subscript"/>
        </w:rPr>
        <w:t>i</w:t>
      </w:r>
      <w:r>
        <w:t>).  In four additional simulation scenarios, we</w:t>
      </w:r>
      <w:r>
        <w:t xml:space="preserve"> gradually decreased the average difference between species in these traits (Table A1).  Specifically, we held the traits of the mid-season species constant and decreased the difference in the root density trait, </w:t>
      </w:r>
      <w:r>
        <w:rPr>
          <w:i/>
        </w:rPr>
        <w:t>d</w:t>
      </w:r>
      <w:r>
        <w:rPr>
          <w:i/>
          <w:vertAlign w:val="subscript"/>
        </w:rPr>
        <w:t>i</w:t>
      </w:r>
      <w:r>
        <w:t>, between the early and late-season speci</w:t>
      </w:r>
      <w:r>
        <w:t xml:space="preserve">es.  We assumed a trade-off between root density and tissue respiration rate such that changing root density also changed the tissue respiration rate, </w:t>
      </w:r>
      <m:oMath>
        <m:r>
          <w:rPr>
            <w:rFonts w:ascii="Cambria Math" w:hAnsi="Cambria Math"/>
          </w:rPr>
          <m:t>δ</m:t>
        </m:r>
      </m:oMath>
      <w:r>
        <w:rPr>
          <w:i/>
          <w:vertAlign w:val="subscript"/>
        </w:rPr>
        <w:t>i</w:t>
      </w:r>
      <w:r>
        <w:t xml:space="preserve"> (Figure A1).  We quantified the average functional difference between species as the standard deviati</w:t>
      </w:r>
      <w:r>
        <w:t xml:space="preserve">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w:t>
      </w:r>
      <w:r>
        <w:t xml:space="preserve">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w:t>
      </w:r>
      <w:r>
        <w:t xml:space="preserve">e scenarios (Figure A1 A). These simulations show that the functional differences between competitors drive the HOIs we observed in this system. </w:t>
      </w:r>
      <w:r>
        <w:br w:type="page"/>
      </w:r>
    </w:p>
    <w:p w14:paraId="22C2097F" w14:textId="77777777" w:rsidR="00743C57" w:rsidRDefault="000D39DC">
      <w:pPr>
        <w:pStyle w:val="Caption"/>
        <w:keepNext/>
      </w:pPr>
      <w:r>
        <w:lastRenderedPageBreak/>
        <w:t xml:space="preserve">Table A </w:t>
      </w:r>
      <w:r>
        <w:fldChar w:fldCharType="begin"/>
      </w:r>
      <w:r>
        <w:instrText>SEQ Table_A \* ARABIC</w:instrText>
      </w:r>
      <w:r>
        <w:fldChar w:fldCharType="separate"/>
      </w:r>
      <w:r>
        <w:t>1</w:t>
      </w:r>
      <w:r>
        <w:fldChar w:fldCharType="end"/>
      </w:r>
      <w:r>
        <w:t>.  Parameter values for five simulations with gradually decreasing the trait</w:t>
      </w:r>
      <w:r>
        <w:t xml:space="preserve"> difference between the early season and late season species.  All other simulation parameters are the same as in Table S1. </w:t>
      </w:r>
    </w:p>
    <w:tbl>
      <w:tblPr>
        <w:tblW w:w="7879" w:type="dxa"/>
        <w:tblBorders>
          <w:bottom w:val="double" w:sz="4" w:space="0" w:color="00000A"/>
          <w:insideH w:val="double" w:sz="4" w:space="0" w:color="00000A"/>
        </w:tblBorders>
        <w:tblLook w:val="04A0" w:firstRow="1" w:lastRow="0" w:firstColumn="1" w:lastColumn="0" w:noHBand="0" w:noVBand="1"/>
      </w:tblPr>
      <w:tblGrid>
        <w:gridCol w:w="1239"/>
        <w:gridCol w:w="1054"/>
        <w:gridCol w:w="1062"/>
        <w:gridCol w:w="1595"/>
        <w:gridCol w:w="1800"/>
        <w:gridCol w:w="1129"/>
      </w:tblGrid>
      <w:tr w:rsidR="00743C57" w14:paraId="448068CD" w14:textId="77777777">
        <w:trPr>
          <w:trHeight w:val="320"/>
        </w:trPr>
        <w:tc>
          <w:tcPr>
            <w:tcW w:w="1238" w:type="dxa"/>
            <w:tcBorders>
              <w:bottom w:val="double" w:sz="4" w:space="0" w:color="00000A"/>
            </w:tcBorders>
            <w:shd w:val="clear" w:color="auto" w:fill="auto"/>
            <w:vAlign w:val="center"/>
          </w:tcPr>
          <w:p w14:paraId="08F30BDB" w14:textId="77777777" w:rsidR="00743C57" w:rsidRDefault="000D39DC">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6F1A854E"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bottom w:val="double" w:sz="4" w:space="0" w:color="00000A"/>
            </w:tcBorders>
            <w:shd w:val="clear" w:color="auto" w:fill="auto"/>
            <w:vAlign w:val="center"/>
          </w:tcPr>
          <w:p w14:paraId="6778FCBE"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Scenario</w:t>
            </w:r>
          </w:p>
        </w:tc>
        <w:tc>
          <w:tcPr>
            <w:tcW w:w="1062" w:type="dxa"/>
            <w:tcBorders>
              <w:bottom w:val="double" w:sz="4" w:space="0" w:color="00000A"/>
            </w:tcBorders>
            <w:shd w:val="clear" w:color="auto" w:fill="auto"/>
            <w:vAlign w:val="center"/>
          </w:tcPr>
          <w:p w14:paraId="2784E529"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Species</w:t>
            </w:r>
          </w:p>
        </w:tc>
        <w:tc>
          <w:tcPr>
            <w:tcW w:w="1595" w:type="dxa"/>
            <w:tcBorders>
              <w:bottom w:val="double" w:sz="4" w:space="0" w:color="00000A"/>
            </w:tcBorders>
            <w:shd w:val="clear" w:color="auto" w:fill="auto"/>
            <w:vAlign w:val="center"/>
          </w:tcPr>
          <w:p w14:paraId="30580B1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Root density </w:t>
            </w:r>
            <w:r>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3CAE703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bottom w:val="double" w:sz="4" w:space="0" w:color="00000A"/>
            </w:tcBorders>
            <w:shd w:val="clear" w:color="auto" w:fill="auto"/>
            <w:vAlign w:val="center"/>
          </w:tcPr>
          <w:p w14:paraId="0B138EF4"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Pr>
                <w:i/>
                <w:vertAlign w:val="subscript"/>
              </w:rPr>
              <w:t>i</w:t>
            </w:r>
          </w:p>
          <w:p w14:paraId="085FD71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bottom w:val="double" w:sz="4" w:space="0" w:color="00000A"/>
            </w:tcBorders>
            <w:shd w:val="clear" w:color="auto" w:fill="auto"/>
            <w:vAlign w:val="center"/>
          </w:tcPr>
          <w:p w14:paraId="5FCC87BE"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Pr>
                <w:rFonts w:ascii="Calibri" w:eastAsia="Times New Roman" w:hAnsi="Calibri" w:cs="Times New Roman"/>
                <w:i/>
                <w:color w:val="000000"/>
                <w:szCs w:val="24"/>
              </w:rPr>
              <w:t>d</w:t>
            </w:r>
          </w:p>
        </w:tc>
      </w:tr>
      <w:tr w:rsidR="00743C57" w14:paraId="37DFB24F" w14:textId="77777777">
        <w:trPr>
          <w:trHeight w:val="320"/>
        </w:trPr>
        <w:tc>
          <w:tcPr>
            <w:tcW w:w="1238" w:type="dxa"/>
            <w:tcBorders>
              <w:top w:val="double" w:sz="4" w:space="0" w:color="00000A"/>
              <w:bottom w:val="double" w:sz="4" w:space="0" w:color="00000A"/>
            </w:tcBorders>
            <w:shd w:val="clear" w:color="auto" w:fill="auto"/>
          </w:tcPr>
          <w:p w14:paraId="0D416614"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1"/>
              <w:bottom w:val="double" w:sz="4" w:space="0" w:color="00000A"/>
            </w:tcBorders>
            <w:shd w:val="clear" w:color="auto" w:fill="auto"/>
            <w:vAlign w:val="center"/>
          </w:tcPr>
          <w:p w14:paraId="20F5CC6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1"/>
              <w:bottom w:val="double" w:sz="4" w:space="0" w:color="00000A"/>
            </w:tcBorders>
            <w:shd w:val="clear" w:color="auto" w:fill="auto"/>
            <w:vAlign w:val="bottom"/>
          </w:tcPr>
          <w:p w14:paraId="10B0768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1"/>
              <w:bottom w:val="double" w:sz="4" w:space="0" w:color="00000A"/>
            </w:tcBorders>
            <w:shd w:val="clear" w:color="auto" w:fill="auto"/>
            <w:vAlign w:val="bottom"/>
          </w:tcPr>
          <w:p w14:paraId="5CBFAEF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1"/>
              <w:bottom w:val="double" w:sz="4" w:space="0" w:color="00000A"/>
            </w:tcBorders>
            <w:shd w:val="clear" w:color="auto" w:fill="auto"/>
            <w:vAlign w:val="bottom"/>
          </w:tcPr>
          <w:p w14:paraId="40A94EF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1"/>
              <w:bottom w:val="double" w:sz="4" w:space="0" w:color="00000A"/>
            </w:tcBorders>
            <w:shd w:val="clear" w:color="auto" w:fill="auto"/>
            <w:vAlign w:val="center"/>
          </w:tcPr>
          <w:p w14:paraId="3A465961" w14:textId="77777777" w:rsidR="00743C57" w:rsidRDefault="000D39DC">
            <w:pPr>
              <w:spacing w:after="0" w:line="240" w:lineRule="auto"/>
              <w:ind w:firstLine="0"/>
              <w:jc w:val="center"/>
              <w:rPr>
                <w:rFonts w:ascii="Calibri" w:hAnsi="Calibri"/>
                <w:color w:val="000000"/>
              </w:rPr>
            </w:pPr>
            <w:r>
              <w:rPr>
                <w:rFonts w:ascii="Calibri" w:hAnsi="Calibri"/>
                <w:color w:val="000000"/>
              </w:rPr>
              <w:t>0.1460</w:t>
            </w:r>
          </w:p>
        </w:tc>
      </w:tr>
      <w:tr w:rsidR="00743C57" w14:paraId="26ADC02C" w14:textId="77777777">
        <w:trPr>
          <w:trHeight w:val="320"/>
        </w:trPr>
        <w:tc>
          <w:tcPr>
            <w:tcW w:w="1238" w:type="dxa"/>
            <w:tcBorders>
              <w:top w:val="double" w:sz="4" w:space="0" w:color="00000A"/>
              <w:bottom w:val="double" w:sz="4" w:space="0" w:color="00000A"/>
            </w:tcBorders>
            <w:shd w:val="clear" w:color="auto" w:fill="auto"/>
            <w:vAlign w:val="center"/>
          </w:tcPr>
          <w:p w14:paraId="1BC852E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top w:val="double" w:sz="4" w:space="0" w:color="00000A"/>
              <w:bottom w:val="double" w:sz="4" w:space="0" w:color="00000A"/>
            </w:tcBorders>
            <w:shd w:val="clear" w:color="auto" w:fill="auto"/>
            <w:vAlign w:val="bottom"/>
          </w:tcPr>
          <w:p w14:paraId="6F20FEFE" w14:textId="77777777" w:rsidR="00743C57" w:rsidRDefault="00743C57">
            <w:pPr>
              <w:spacing w:after="0" w:line="240" w:lineRule="auto"/>
              <w:ind w:firstLine="0"/>
              <w:jc w:val="right"/>
              <w:rPr>
                <w:rFonts w:ascii="Calibri" w:eastAsia="Times New Roman" w:hAnsi="Calibri" w:cs="Times New Roman"/>
                <w:color w:val="000000"/>
                <w:szCs w:val="24"/>
              </w:rPr>
            </w:pPr>
          </w:p>
        </w:tc>
        <w:tc>
          <w:tcPr>
            <w:tcW w:w="1062" w:type="dxa"/>
            <w:tcBorders>
              <w:top w:val="double" w:sz="4" w:space="0" w:color="00000A"/>
              <w:bottom w:val="double" w:sz="4" w:space="0" w:color="00000A"/>
            </w:tcBorders>
            <w:shd w:val="clear" w:color="auto" w:fill="auto"/>
            <w:vAlign w:val="bottom"/>
          </w:tcPr>
          <w:p w14:paraId="5FE35460"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double" w:sz="4" w:space="0" w:color="00000A"/>
              <w:bottom w:val="double" w:sz="4" w:space="0" w:color="00000A"/>
            </w:tcBorders>
            <w:shd w:val="clear" w:color="auto" w:fill="auto"/>
            <w:vAlign w:val="bottom"/>
          </w:tcPr>
          <w:p w14:paraId="2F28DBB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double" w:sz="4" w:space="0" w:color="00000A"/>
              <w:bottom w:val="double" w:sz="4" w:space="0" w:color="00000A"/>
            </w:tcBorders>
            <w:shd w:val="clear" w:color="auto" w:fill="auto"/>
            <w:vAlign w:val="bottom"/>
          </w:tcPr>
          <w:p w14:paraId="4D80CF9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top w:val="double" w:sz="4" w:space="0" w:color="00000A"/>
              <w:bottom w:val="double" w:sz="4" w:space="0" w:color="00000A"/>
            </w:tcBorders>
            <w:shd w:val="clear" w:color="auto" w:fill="auto"/>
          </w:tcPr>
          <w:p w14:paraId="61A8E032" w14:textId="77777777" w:rsidR="00743C57" w:rsidRDefault="00743C57">
            <w:pPr>
              <w:spacing w:after="0" w:line="240" w:lineRule="auto"/>
              <w:ind w:firstLine="0"/>
              <w:jc w:val="center"/>
              <w:rPr>
                <w:rFonts w:ascii="Calibri" w:hAnsi="Calibri"/>
                <w:color w:val="000000"/>
              </w:rPr>
            </w:pPr>
          </w:p>
        </w:tc>
      </w:tr>
      <w:tr w:rsidR="00743C57" w14:paraId="2AF3B7A1" w14:textId="77777777">
        <w:trPr>
          <w:trHeight w:val="320"/>
        </w:trPr>
        <w:tc>
          <w:tcPr>
            <w:tcW w:w="1238" w:type="dxa"/>
            <w:tcBorders>
              <w:top w:val="double" w:sz="4" w:space="0" w:color="00000A"/>
              <w:bottom w:val="double" w:sz="4" w:space="0" w:color="00000A"/>
            </w:tcBorders>
            <w:shd w:val="clear" w:color="auto" w:fill="auto"/>
          </w:tcPr>
          <w:p w14:paraId="72B221F0" w14:textId="77777777" w:rsidR="00743C57" w:rsidRDefault="00743C57">
            <w:pPr>
              <w:spacing w:after="0" w:line="240" w:lineRule="auto"/>
              <w:ind w:firstLine="0"/>
              <w:jc w:val="right"/>
              <w:rPr>
                <w:rFonts w:ascii="Calibri" w:eastAsia="Times New Roman" w:hAnsi="Calibri" w:cs="Times New Roman"/>
                <w:color w:val="000000"/>
                <w:szCs w:val="24"/>
              </w:rPr>
            </w:pPr>
          </w:p>
        </w:tc>
        <w:tc>
          <w:tcPr>
            <w:tcW w:w="1054" w:type="dxa"/>
            <w:vMerge/>
            <w:tcBorders>
              <w:top w:val="single" w:sz="4" w:space="0" w:color="000001"/>
              <w:bottom w:val="single" w:sz="4" w:space="0" w:color="000001"/>
            </w:tcBorders>
            <w:shd w:val="clear" w:color="auto" w:fill="auto"/>
            <w:vAlign w:val="bottom"/>
          </w:tcPr>
          <w:p w14:paraId="36CCD8BE" w14:textId="77777777" w:rsidR="00743C57" w:rsidRDefault="00743C57">
            <w:pPr>
              <w:spacing w:after="0" w:line="240" w:lineRule="auto"/>
              <w:ind w:firstLine="0"/>
              <w:jc w:val="right"/>
              <w:rPr>
                <w:rFonts w:ascii="Calibri" w:eastAsia="Times New Roman" w:hAnsi="Calibri" w:cs="Times New Roman"/>
                <w:color w:val="000000"/>
                <w:szCs w:val="24"/>
              </w:rPr>
            </w:pPr>
          </w:p>
        </w:tc>
        <w:tc>
          <w:tcPr>
            <w:tcW w:w="1062" w:type="dxa"/>
            <w:tcBorders>
              <w:top w:val="single" w:sz="4" w:space="0" w:color="000001"/>
              <w:bottom w:val="single" w:sz="4" w:space="0" w:color="000001"/>
            </w:tcBorders>
            <w:shd w:val="clear" w:color="auto" w:fill="auto"/>
            <w:vAlign w:val="bottom"/>
          </w:tcPr>
          <w:p w14:paraId="6BA3C1DE"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single" w:sz="4" w:space="0" w:color="000001"/>
              <w:bottom w:val="single" w:sz="4" w:space="0" w:color="000001"/>
            </w:tcBorders>
            <w:shd w:val="clear" w:color="auto" w:fill="auto"/>
            <w:vAlign w:val="bottom"/>
          </w:tcPr>
          <w:p w14:paraId="0451617B"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single" w:sz="4" w:space="0" w:color="000001"/>
              <w:bottom w:val="single" w:sz="4" w:space="0" w:color="000001"/>
            </w:tcBorders>
            <w:shd w:val="clear" w:color="auto" w:fill="auto"/>
            <w:vAlign w:val="bottom"/>
          </w:tcPr>
          <w:p w14:paraId="41155AAA"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top w:val="single" w:sz="4" w:space="0" w:color="000001"/>
              <w:bottom w:val="single" w:sz="4" w:space="0" w:color="000001"/>
            </w:tcBorders>
            <w:shd w:val="clear" w:color="auto" w:fill="auto"/>
          </w:tcPr>
          <w:p w14:paraId="6B440153" w14:textId="77777777" w:rsidR="00743C57" w:rsidRDefault="00743C57">
            <w:pPr>
              <w:spacing w:after="0" w:line="240" w:lineRule="auto"/>
              <w:ind w:firstLine="0"/>
              <w:jc w:val="center"/>
              <w:rPr>
                <w:rFonts w:ascii="Calibri" w:hAnsi="Calibri"/>
                <w:color w:val="000000"/>
              </w:rPr>
            </w:pPr>
          </w:p>
        </w:tc>
      </w:tr>
      <w:tr w:rsidR="00743C57" w14:paraId="5021F753" w14:textId="77777777">
        <w:trPr>
          <w:trHeight w:val="320"/>
        </w:trPr>
        <w:tc>
          <w:tcPr>
            <w:tcW w:w="1238" w:type="dxa"/>
            <w:tcBorders>
              <w:top w:val="double" w:sz="4" w:space="0" w:color="00000A"/>
              <w:bottom w:val="double" w:sz="4" w:space="0" w:color="00000A"/>
            </w:tcBorders>
            <w:shd w:val="clear" w:color="auto" w:fill="auto"/>
          </w:tcPr>
          <w:p w14:paraId="62D8534F"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1"/>
              <w:bottom w:val="double" w:sz="4" w:space="0" w:color="00000A"/>
            </w:tcBorders>
            <w:shd w:val="clear" w:color="auto" w:fill="auto"/>
            <w:vAlign w:val="center"/>
          </w:tcPr>
          <w:p w14:paraId="2000E3E7"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1"/>
              <w:bottom w:val="double" w:sz="4" w:space="0" w:color="00000A"/>
            </w:tcBorders>
            <w:shd w:val="clear" w:color="auto" w:fill="auto"/>
            <w:vAlign w:val="bottom"/>
          </w:tcPr>
          <w:p w14:paraId="5D33E577"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1"/>
              <w:bottom w:val="double" w:sz="4" w:space="0" w:color="00000A"/>
            </w:tcBorders>
            <w:shd w:val="clear" w:color="auto" w:fill="auto"/>
            <w:vAlign w:val="bottom"/>
          </w:tcPr>
          <w:p w14:paraId="2AF6EA30"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1"/>
              <w:bottom w:val="double" w:sz="4" w:space="0" w:color="00000A"/>
            </w:tcBorders>
            <w:shd w:val="clear" w:color="auto" w:fill="auto"/>
            <w:vAlign w:val="bottom"/>
          </w:tcPr>
          <w:p w14:paraId="5D82F2C0"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1"/>
              <w:bottom w:val="double" w:sz="4" w:space="0" w:color="00000A"/>
            </w:tcBorders>
            <w:shd w:val="clear" w:color="auto" w:fill="auto"/>
            <w:vAlign w:val="center"/>
          </w:tcPr>
          <w:p w14:paraId="03A79C40" w14:textId="77777777" w:rsidR="00743C57" w:rsidRDefault="000D39DC">
            <w:pPr>
              <w:spacing w:after="0" w:line="240" w:lineRule="auto"/>
              <w:ind w:firstLine="0"/>
              <w:jc w:val="center"/>
              <w:rPr>
                <w:rFonts w:ascii="Calibri" w:hAnsi="Calibri"/>
                <w:color w:val="000000"/>
              </w:rPr>
            </w:pPr>
            <w:r>
              <w:rPr>
                <w:rFonts w:ascii="Calibri" w:hAnsi="Calibri"/>
                <w:color w:val="000000"/>
              </w:rPr>
              <w:t>0.0821</w:t>
            </w:r>
          </w:p>
        </w:tc>
      </w:tr>
      <w:tr w:rsidR="00743C57" w14:paraId="675A380C" w14:textId="77777777">
        <w:trPr>
          <w:trHeight w:val="320"/>
        </w:trPr>
        <w:tc>
          <w:tcPr>
            <w:tcW w:w="1238" w:type="dxa"/>
            <w:tcBorders>
              <w:top w:val="double" w:sz="4" w:space="0" w:color="00000A"/>
              <w:bottom w:val="double" w:sz="4" w:space="0" w:color="00000A"/>
            </w:tcBorders>
            <w:shd w:val="clear" w:color="auto" w:fill="auto"/>
          </w:tcPr>
          <w:p w14:paraId="421A0E35"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double" w:sz="4" w:space="0" w:color="00000A"/>
              <w:bottom w:val="double" w:sz="4" w:space="0" w:color="00000A"/>
            </w:tcBorders>
            <w:shd w:val="clear" w:color="auto" w:fill="auto"/>
            <w:vAlign w:val="center"/>
          </w:tcPr>
          <w:p w14:paraId="7C9FE609"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double" w:sz="4" w:space="0" w:color="00000A"/>
              <w:bottom w:val="double" w:sz="4" w:space="0" w:color="00000A"/>
            </w:tcBorders>
            <w:shd w:val="clear" w:color="auto" w:fill="auto"/>
            <w:vAlign w:val="bottom"/>
          </w:tcPr>
          <w:p w14:paraId="1D48DEDC"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double" w:sz="4" w:space="0" w:color="00000A"/>
              <w:bottom w:val="double" w:sz="4" w:space="0" w:color="00000A"/>
            </w:tcBorders>
            <w:shd w:val="clear" w:color="auto" w:fill="auto"/>
            <w:vAlign w:val="bottom"/>
          </w:tcPr>
          <w:p w14:paraId="0F9A4D8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double" w:sz="4" w:space="0" w:color="00000A"/>
              <w:bottom w:val="double" w:sz="4" w:space="0" w:color="00000A"/>
            </w:tcBorders>
            <w:shd w:val="clear" w:color="auto" w:fill="auto"/>
            <w:vAlign w:val="bottom"/>
          </w:tcPr>
          <w:p w14:paraId="2D9C0E74"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top w:val="double" w:sz="4" w:space="0" w:color="00000A"/>
              <w:bottom w:val="double" w:sz="4" w:space="0" w:color="00000A"/>
            </w:tcBorders>
            <w:shd w:val="clear" w:color="auto" w:fill="auto"/>
            <w:vAlign w:val="center"/>
          </w:tcPr>
          <w:p w14:paraId="56E341A5" w14:textId="77777777" w:rsidR="00743C57" w:rsidRDefault="00743C57">
            <w:pPr>
              <w:spacing w:after="0" w:line="240" w:lineRule="auto"/>
              <w:ind w:firstLine="0"/>
              <w:jc w:val="center"/>
              <w:rPr>
                <w:rFonts w:ascii="Calibri" w:hAnsi="Calibri"/>
                <w:color w:val="000000"/>
              </w:rPr>
            </w:pPr>
          </w:p>
        </w:tc>
      </w:tr>
      <w:tr w:rsidR="00743C57" w14:paraId="06546B5B" w14:textId="77777777">
        <w:trPr>
          <w:trHeight w:val="320"/>
        </w:trPr>
        <w:tc>
          <w:tcPr>
            <w:tcW w:w="1238" w:type="dxa"/>
            <w:tcBorders>
              <w:top w:val="double" w:sz="4" w:space="0" w:color="00000A"/>
              <w:bottom w:val="double" w:sz="4" w:space="0" w:color="00000A"/>
            </w:tcBorders>
            <w:shd w:val="clear" w:color="auto" w:fill="auto"/>
          </w:tcPr>
          <w:p w14:paraId="0B250DC9"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single" w:sz="4" w:space="0" w:color="000001"/>
              <w:bottom w:val="single" w:sz="4" w:space="0" w:color="000001"/>
            </w:tcBorders>
            <w:shd w:val="clear" w:color="auto" w:fill="auto"/>
            <w:vAlign w:val="center"/>
          </w:tcPr>
          <w:p w14:paraId="278EA14D"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single" w:sz="4" w:space="0" w:color="000001"/>
              <w:bottom w:val="single" w:sz="4" w:space="0" w:color="000001"/>
            </w:tcBorders>
            <w:shd w:val="clear" w:color="auto" w:fill="auto"/>
            <w:vAlign w:val="bottom"/>
          </w:tcPr>
          <w:p w14:paraId="25CED32D"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single" w:sz="4" w:space="0" w:color="000001"/>
              <w:bottom w:val="single" w:sz="4" w:space="0" w:color="000001"/>
            </w:tcBorders>
            <w:shd w:val="clear" w:color="auto" w:fill="auto"/>
            <w:vAlign w:val="bottom"/>
          </w:tcPr>
          <w:p w14:paraId="0A8834C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single" w:sz="4" w:space="0" w:color="000001"/>
              <w:bottom w:val="single" w:sz="4" w:space="0" w:color="000001"/>
            </w:tcBorders>
            <w:shd w:val="clear" w:color="auto" w:fill="auto"/>
            <w:vAlign w:val="bottom"/>
          </w:tcPr>
          <w:p w14:paraId="265D581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top w:val="single" w:sz="4" w:space="0" w:color="000001"/>
              <w:bottom w:val="single" w:sz="4" w:space="0" w:color="000001"/>
            </w:tcBorders>
            <w:shd w:val="clear" w:color="auto" w:fill="auto"/>
            <w:vAlign w:val="center"/>
          </w:tcPr>
          <w:p w14:paraId="66091AC2" w14:textId="77777777" w:rsidR="00743C57" w:rsidRDefault="00743C57">
            <w:pPr>
              <w:spacing w:after="0" w:line="240" w:lineRule="auto"/>
              <w:ind w:firstLine="0"/>
              <w:jc w:val="center"/>
              <w:rPr>
                <w:rFonts w:ascii="Calibri" w:hAnsi="Calibri"/>
                <w:color w:val="000000"/>
              </w:rPr>
            </w:pPr>
          </w:p>
        </w:tc>
      </w:tr>
      <w:tr w:rsidR="00743C57" w14:paraId="180B9952" w14:textId="77777777">
        <w:trPr>
          <w:trHeight w:val="320"/>
        </w:trPr>
        <w:tc>
          <w:tcPr>
            <w:tcW w:w="1238" w:type="dxa"/>
            <w:tcBorders>
              <w:top w:val="double" w:sz="4" w:space="0" w:color="00000A"/>
              <w:bottom w:val="double" w:sz="4" w:space="0" w:color="00000A"/>
            </w:tcBorders>
            <w:shd w:val="clear" w:color="auto" w:fill="auto"/>
          </w:tcPr>
          <w:p w14:paraId="6FA7449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 behindDoc="0" locked="0" layoutInCell="1" allowOverlap="1" wp14:anchorId="3E3DF974" wp14:editId="6A97B0FA">
                      <wp:simplePos x="0" y="0"/>
                      <wp:positionH relativeFrom="column">
                        <wp:posOffset>229870</wp:posOffset>
                      </wp:positionH>
                      <wp:positionV relativeFrom="paragraph">
                        <wp:posOffset>-632460</wp:posOffset>
                      </wp:positionV>
                      <wp:extent cx="209550" cy="1908175"/>
                      <wp:effectExtent l="50800" t="25400" r="34925" b="76200"/>
                      <wp:wrapNone/>
                      <wp:docPr id="7" name="Down Arrow 12"/>
                      <wp:cNvGraphicFramePr/>
                      <a:graphic xmlns:a="http://schemas.openxmlformats.org/drawingml/2006/main">
                        <a:graphicData uri="http://schemas.microsoft.com/office/word/2010/wordprocessingShape">
                          <wps:wsp>
                            <wps:cNvSpPr/>
                            <wps:spPr>
                              <a:xfrm flipV="1">
                                <a:off x="0" y="0"/>
                                <a:ext cx="208800" cy="1907640"/>
                              </a:xfrm>
                              <a:prstGeom prst="downArrow">
                                <a:avLst>
                                  <a:gd name="adj1" fmla="val 50000"/>
                                  <a:gd name="adj2" fmla="val 50000"/>
                                </a:avLst>
                              </a:prstGeom>
                              <a:gradFill>
                                <a:gsLst>
                                  <a:gs pos="0">
                                    <a:srgbClr val="D62929"/>
                                  </a:gs>
                                  <a:gs pos="50000">
                                    <a:srgbClr val="EFBBBB"/>
                                  </a:gs>
                                  <a:gs pos="100000">
                                    <a:srgbClr val="F7DDDD"/>
                                  </a:gs>
                                </a:gsLst>
                                <a:lin ang="16200000"/>
                              </a:gradFill>
                              <a:ln>
                                <a:solidFill>
                                  <a:srgbClr val="4A7EBB"/>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12" fillcolor="#d62929" stroked="t" style="position:absolute;margin-left:18.1pt;margin-top:-49.8pt;width:16.4pt;height:150.15pt;flip:y" wp14:anchorId="3335F74B" type="shapetype_67">
                      <w10:wrap type="none"/>
                      <v:fill o:detectmouseclick="t" color2="#efbbbb"/>
                      <v:stroke color="#4a7ebb" weight="9360" joinstyle="round" endcap="flat"/>
                      <v:shadow on="t" obscured="f" color="black"/>
                    </v:shape>
                  </w:pict>
                </mc:Fallback>
              </mc:AlternateContent>
            </w:r>
          </w:p>
        </w:tc>
        <w:tc>
          <w:tcPr>
            <w:tcW w:w="1054" w:type="dxa"/>
            <w:vMerge w:val="restart"/>
            <w:tcBorders>
              <w:top w:val="single" w:sz="4" w:space="0" w:color="000001"/>
              <w:bottom w:val="double" w:sz="4" w:space="0" w:color="00000A"/>
            </w:tcBorders>
            <w:shd w:val="clear" w:color="auto" w:fill="auto"/>
            <w:vAlign w:val="center"/>
          </w:tcPr>
          <w:p w14:paraId="7EFF6072"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3</w:t>
            </w:r>
          </w:p>
        </w:tc>
        <w:tc>
          <w:tcPr>
            <w:tcW w:w="1062" w:type="dxa"/>
            <w:tcBorders>
              <w:top w:val="single" w:sz="4" w:space="0" w:color="000001"/>
              <w:bottom w:val="double" w:sz="4" w:space="0" w:color="00000A"/>
            </w:tcBorders>
            <w:shd w:val="clear" w:color="auto" w:fill="auto"/>
            <w:vAlign w:val="bottom"/>
          </w:tcPr>
          <w:p w14:paraId="2623DE8A"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1"/>
              <w:bottom w:val="double" w:sz="4" w:space="0" w:color="00000A"/>
            </w:tcBorders>
            <w:shd w:val="clear" w:color="auto" w:fill="auto"/>
            <w:vAlign w:val="bottom"/>
          </w:tcPr>
          <w:p w14:paraId="491D27FA"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1"/>
              <w:bottom w:val="double" w:sz="4" w:space="0" w:color="00000A"/>
            </w:tcBorders>
            <w:shd w:val="clear" w:color="auto" w:fill="auto"/>
            <w:vAlign w:val="bottom"/>
          </w:tcPr>
          <w:p w14:paraId="7E938579" w14:textId="77777777" w:rsidR="00743C57" w:rsidRDefault="000D39DC">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1"/>
              <w:bottom w:val="double" w:sz="4" w:space="0" w:color="00000A"/>
            </w:tcBorders>
            <w:shd w:val="clear" w:color="auto" w:fill="auto"/>
            <w:vAlign w:val="center"/>
          </w:tcPr>
          <w:p w14:paraId="7C74631F" w14:textId="77777777" w:rsidR="00743C57" w:rsidRDefault="000D39DC">
            <w:pPr>
              <w:spacing w:after="0" w:line="240" w:lineRule="auto"/>
              <w:ind w:firstLine="0"/>
              <w:jc w:val="center"/>
              <w:rPr>
                <w:rFonts w:ascii="Calibri" w:hAnsi="Calibri"/>
                <w:color w:val="000000"/>
              </w:rPr>
            </w:pPr>
            <w:r>
              <w:rPr>
                <w:rFonts w:ascii="Calibri" w:hAnsi="Calibri"/>
                <w:color w:val="000000"/>
              </w:rPr>
              <w:t>0.0467</w:t>
            </w:r>
          </w:p>
        </w:tc>
      </w:tr>
      <w:tr w:rsidR="00743C57" w14:paraId="5D2F1D8D" w14:textId="77777777">
        <w:trPr>
          <w:trHeight w:val="320"/>
        </w:trPr>
        <w:tc>
          <w:tcPr>
            <w:tcW w:w="1238" w:type="dxa"/>
            <w:tcBorders>
              <w:top w:val="double" w:sz="4" w:space="0" w:color="00000A"/>
              <w:bottom w:val="double" w:sz="4" w:space="0" w:color="00000A"/>
            </w:tcBorders>
            <w:shd w:val="clear" w:color="auto" w:fill="auto"/>
          </w:tcPr>
          <w:p w14:paraId="1005986A"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double" w:sz="4" w:space="0" w:color="00000A"/>
              <w:bottom w:val="double" w:sz="4" w:space="0" w:color="00000A"/>
            </w:tcBorders>
            <w:shd w:val="clear" w:color="auto" w:fill="auto"/>
            <w:vAlign w:val="center"/>
          </w:tcPr>
          <w:p w14:paraId="41B4C1C5"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double" w:sz="4" w:space="0" w:color="00000A"/>
              <w:bottom w:val="double" w:sz="4" w:space="0" w:color="00000A"/>
            </w:tcBorders>
            <w:shd w:val="clear" w:color="auto" w:fill="auto"/>
            <w:vAlign w:val="bottom"/>
          </w:tcPr>
          <w:p w14:paraId="4E7A834C"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double" w:sz="4" w:space="0" w:color="00000A"/>
              <w:bottom w:val="double" w:sz="4" w:space="0" w:color="00000A"/>
            </w:tcBorders>
            <w:shd w:val="clear" w:color="auto" w:fill="auto"/>
            <w:vAlign w:val="bottom"/>
          </w:tcPr>
          <w:p w14:paraId="4D0BE78E"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double" w:sz="4" w:space="0" w:color="00000A"/>
              <w:bottom w:val="double" w:sz="4" w:space="0" w:color="00000A"/>
            </w:tcBorders>
            <w:shd w:val="clear" w:color="auto" w:fill="auto"/>
            <w:vAlign w:val="bottom"/>
          </w:tcPr>
          <w:p w14:paraId="5CBF107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top w:val="double" w:sz="4" w:space="0" w:color="00000A"/>
              <w:bottom w:val="double" w:sz="4" w:space="0" w:color="00000A"/>
            </w:tcBorders>
            <w:shd w:val="clear" w:color="auto" w:fill="auto"/>
            <w:vAlign w:val="center"/>
          </w:tcPr>
          <w:p w14:paraId="28E7BC4A" w14:textId="77777777" w:rsidR="00743C57" w:rsidRDefault="00743C57">
            <w:pPr>
              <w:spacing w:after="0" w:line="240" w:lineRule="auto"/>
              <w:ind w:firstLine="0"/>
              <w:jc w:val="center"/>
              <w:rPr>
                <w:rFonts w:ascii="Calibri" w:hAnsi="Calibri"/>
                <w:color w:val="000000"/>
              </w:rPr>
            </w:pPr>
          </w:p>
        </w:tc>
      </w:tr>
      <w:tr w:rsidR="00743C57" w14:paraId="1D3516F1" w14:textId="77777777">
        <w:trPr>
          <w:trHeight w:val="320"/>
        </w:trPr>
        <w:tc>
          <w:tcPr>
            <w:tcW w:w="1238" w:type="dxa"/>
            <w:tcBorders>
              <w:top w:val="double" w:sz="4" w:space="0" w:color="00000A"/>
              <w:bottom w:val="double" w:sz="4" w:space="0" w:color="00000A"/>
            </w:tcBorders>
            <w:shd w:val="clear" w:color="auto" w:fill="auto"/>
          </w:tcPr>
          <w:p w14:paraId="738D8CAD"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single" w:sz="4" w:space="0" w:color="000001"/>
              <w:bottom w:val="single" w:sz="4" w:space="0" w:color="000001"/>
            </w:tcBorders>
            <w:shd w:val="clear" w:color="auto" w:fill="auto"/>
            <w:vAlign w:val="center"/>
          </w:tcPr>
          <w:p w14:paraId="185ABC9D"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single" w:sz="4" w:space="0" w:color="000001"/>
              <w:bottom w:val="single" w:sz="4" w:space="0" w:color="000001"/>
            </w:tcBorders>
            <w:shd w:val="clear" w:color="auto" w:fill="auto"/>
            <w:vAlign w:val="bottom"/>
          </w:tcPr>
          <w:p w14:paraId="6C029EE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single" w:sz="4" w:space="0" w:color="000001"/>
              <w:bottom w:val="single" w:sz="4" w:space="0" w:color="000001"/>
            </w:tcBorders>
            <w:shd w:val="clear" w:color="auto" w:fill="auto"/>
            <w:vAlign w:val="bottom"/>
          </w:tcPr>
          <w:p w14:paraId="3B98371A"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single" w:sz="4" w:space="0" w:color="000001"/>
              <w:bottom w:val="single" w:sz="4" w:space="0" w:color="000001"/>
            </w:tcBorders>
            <w:shd w:val="clear" w:color="auto" w:fill="auto"/>
            <w:vAlign w:val="bottom"/>
          </w:tcPr>
          <w:p w14:paraId="5986B91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top w:val="single" w:sz="4" w:space="0" w:color="000001"/>
              <w:bottom w:val="single" w:sz="4" w:space="0" w:color="000001"/>
            </w:tcBorders>
            <w:shd w:val="clear" w:color="auto" w:fill="auto"/>
            <w:vAlign w:val="center"/>
          </w:tcPr>
          <w:p w14:paraId="20775643" w14:textId="77777777" w:rsidR="00743C57" w:rsidRDefault="00743C57">
            <w:pPr>
              <w:spacing w:after="0" w:line="240" w:lineRule="auto"/>
              <w:ind w:firstLine="0"/>
              <w:jc w:val="center"/>
              <w:rPr>
                <w:rFonts w:ascii="Calibri" w:hAnsi="Calibri"/>
                <w:color w:val="000000"/>
              </w:rPr>
            </w:pPr>
          </w:p>
        </w:tc>
      </w:tr>
      <w:tr w:rsidR="00743C57" w14:paraId="1EA8DAB7" w14:textId="77777777">
        <w:trPr>
          <w:trHeight w:val="320"/>
        </w:trPr>
        <w:tc>
          <w:tcPr>
            <w:tcW w:w="1238" w:type="dxa"/>
            <w:tcBorders>
              <w:top w:val="double" w:sz="4" w:space="0" w:color="00000A"/>
              <w:bottom w:val="double" w:sz="4" w:space="0" w:color="00000A"/>
            </w:tcBorders>
            <w:shd w:val="clear" w:color="auto" w:fill="auto"/>
          </w:tcPr>
          <w:p w14:paraId="18BDE3C9"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1"/>
              <w:bottom w:val="double" w:sz="4" w:space="0" w:color="00000A"/>
            </w:tcBorders>
            <w:shd w:val="clear" w:color="auto" w:fill="auto"/>
            <w:vAlign w:val="center"/>
          </w:tcPr>
          <w:p w14:paraId="47D84D64"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1"/>
              <w:bottom w:val="double" w:sz="4" w:space="0" w:color="00000A"/>
            </w:tcBorders>
            <w:shd w:val="clear" w:color="auto" w:fill="auto"/>
            <w:vAlign w:val="bottom"/>
          </w:tcPr>
          <w:p w14:paraId="501DD815"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1"/>
              <w:bottom w:val="double" w:sz="4" w:space="0" w:color="00000A"/>
            </w:tcBorders>
            <w:shd w:val="clear" w:color="auto" w:fill="auto"/>
            <w:vAlign w:val="bottom"/>
          </w:tcPr>
          <w:p w14:paraId="23F786E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1"/>
              <w:bottom w:val="double" w:sz="4" w:space="0" w:color="00000A"/>
            </w:tcBorders>
            <w:shd w:val="clear" w:color="auto" w:fill="auto"/>
            <w:vAlign w:val="bottom"/>
          </w:tcPr>
          <w:p w14:paraId="69FF2D9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1"/>
              <w:bottom w:val="single" w:sz="4" w:space="0" w:color="000001"/>
            </w:tcBorders>
            <w:shd w:val="clear" w:color="auto" w:fill="auto"/>
            <w:vAlign w:val="center"/>
          </w:tcPr>
          <w:p w14:paraId="7D86279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743C57" w14:paraId="3C4552A1" w14:textId="77777777">
        <w:trPr>
          <w:trHeight w:val="320"/>
        </w:trPr>
        <w:tc>
          <w:tcPr>
            <w:tcW w:w="1238" w:type="dxa"/>
            <w:tcBorders>
              <w:top w:val="double" w:sz="4" w:space="0" w:color="00000A"/>
              <w:bottom w:val="double" w:sz="4" w:space="0" w:color="00000A"/>
            </w:tcBorders>
            <w:shd w:val="clear" w:color="auto" w:fill="auto"/>
          </w:tcPr>
          <w:p w14:paraId="4EDB6DD4"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double" w:sz="4" w:space="0" w:color="00000A"/>
              <w:bottom w:val="double" w:sz="4" w:space="0" w:color="00000A"/>
            </w:tcBorders>
            <w:shd w:val="clear" w:color="auto" w:fill="auto"/>
            <w:vAlign w:val="center"/>
          </w:tcPr>
          <w:p w14:paraId="53114591"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double" w:sz="4" w:space="0" w:color="00000A"/>
              <w:bottom w:val="double" w:sz="4" w:space="0" w:color="00000A"/>
            </w:tcBorders>
            <w:shd w:val="clear" w:color="auto" w:fill="auto"/>
            <w:vAlign w:val="bottom"/>
          </w:tcPr>
          <w:p w14:paraId="58A6A690"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double" w:sz="4" w:space="0" w:color="00000A"/>
              <w:bottom w:val="double" w:sz="4" w:space="0" w:color="00000A"/>
            </w:tcBorders>
            <w:shd w:val="clear" w:color="auto" w:fill="auto"/>
            <w:vAlign w:val="bottom"/>
          </w:tcPr>
          <w:p w14:paraId="0C50C8D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double" w:sz="4" w:space="0" w:color="00000A"/>
              <w:bottom w:val="double" w:sz="4" w:space="0" w:color="00000A"/>
            </w:tcBorders>
            <w:shd w:val="clear" w:color="auto" w:fill="auto"/>
            <w:vAlign w:val="bottom"/>
          </w:tcPr>
          <w:p w14:paraId="1234BFFD"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top w:val="single" w:sz="4" w:space="0" w:color="000001"/>
              <w:bottom w:val="single" w:sz="4" w:space="0" w:color="000001"/>
            </w:tcBorders>
            <w:shd w:val="clear" w:color="auto" w:fill="auto"/>
            <w:vAlign w:val="center"/>
          </w:tcPr>
          <w:p w14:paraId="0CB5FA05" w14:textId="77777777" w:rsidR="00743C57" w:rsidRDefault="00743C57">
            <w:pPr>
              <w:spacing w:after="0" w:line="240" w:lineRule="auto"/>
              <w:ind w:firstLine="0"/>
              <w:jc w:val="center"/>
              <w:rPr>
                <w:rFonts w:ascii="Calibri" w:eastAsia="Times New Roman" w:hAnsi="Calibri" w:cs="Times New Roman"/>
                <w:color w:val="000000"/>
                <w:szCs w:val="24"/>
              </w:rPr>
            </w:pPr>
          </w:p>
        </w:tc>
      </w:tr>
      <w:tr w:rsidR="00743C57" w14:paraId="05673DE0" w14:textId="77777777">
        <w:trPr>
          <w:trHeight w:val="320"/>
        </w:trPr>
        <w:tc>
          <w:tcPr>
            <w:tcW w:w="1238" w:type="dxa"/>
            <w:tcBorders>
              <w:top w:val="double" w:sz="4" w:space="0" w:color="00000A"/>
              <w:bottom w:val="double" w:sz="4" w:space="0" w:color="00000A"/>
            </w:tcBorders>
            <w:shd w:val="clear" w:color="auto" w:fill="auto"/>
          </w:tcPr>
          <w:p w14:paraId="4A7FC8E6"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single" w:sz="4" w:space="0" w:color="000001"/>
              <w:bottom w:val="single" w:sz="4" w:space="0" w:color="000001"/>
            </w:tcBorders>
            <w:shd w:val="clear" w:color="auto" w:fill="auto"/>
            <w:vAlign w:val="center"/>
          </w:tcPr>
          <w:p w14:paraId="234AF44D"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single" w:sz="4" w:space="0" w:color="000001"/>
              <w:bottom w:val="single" w:sz="4" w:space="0" w:color="000001"/>
            </w:tcBorders>
            <w:shd w:val="clear" w:color="auto" w:fill="auto"/>
            <w:vAlign w:val="bottom"/>
          </w:tcPr>
          <w:p w14:paraId="0D8AF229"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single" w:sz="4" w:space="0" w:color="000001"/>
              <w:bottom w:val="single" w:sz="4" w:space="0" w:color="000001"/>
            </w:tcBorders>
            <w:shd w:val="clear" w:color="auto" w:fill="auto"/>
            <w:vAlign w:val="bottom"/>
          </w:tcPr>
          <w:p w14:paraId="2678CD9D"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single" w:sz="4" w:space="0" w:color="000001"/>
              <w:bottom w:val="single" w:sz="4" w:space="0" w:color="000001"/>
            </w:tcBorders>
            <w:shd w:val="clear" w:color="auto" w:fill="auto"/>
            <w:vAlign w:val="bottom"/>
          </w:tcPr>
          <w:p w14:paraId="0374B4CA"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top w:val="single" w:sz="4" w:space="0" w:color="000001"/>
              <w:bottom w:val="single" w:sz="4" w:space="0" w:color="000001"/>
            </w:tcBorders>
            <w:shd w:val="clear" w:color="auto" w:fill="auto"/>
            <w:vAlign w:val="center"/>
          </w:tcPr>
          <w:p w14:paraId="2F485811" w14:textId="77777777" w:rsidR="00743C57" w:rsidRDefault="00743C57">
            <w:pPr>
              <w:spacing w:after="0" w:line="240" w:lineRule="auto"/>
              <w:ind w:firstLine="0"/>
              <w:jc w:val="center"/>
              <w:rPr>
                <w:rFonts w:ascii="Calibri" w:eastAsia="Times New Roman" w:hAnsi="Calibri" w:cs="Times New Roman"/>
                <w:color w:val="000000"/>
                <w:szCs w:val="24"/>
              </w:rPr>
            </w:pPr>
          </w:p>
        </w:tc>
      </w:tr>
      <w:tr w:rsidR="00743C57" w14:paraId="0E2957BA" w14:textId="77777777">
        <w:trPr>
          <w:trHeight w:val="320"/>
        </w:trPr>
        <w:tc>
          <w:tcPr>
            <w:tcW w:w="1238" w:type="dxa"/>
            <w:tcBorders>
              <w:top w:val="double" w:sz="4" w:space="0" w:color="00000A"/>
              <w:bottom w:val="double" w:sz="4" w:space="0" w:color="00000A"/>
            </w:tcBorders>
            <w:shd w:val="clear" w:color="auto" w:fill="auto"/>
          </w:tcPr>
          <w:p w14:paraId="64BD689B"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1"/>
              <w:bottom w:val="double" w:sz="4" w:space="0" w:color="00000A"/>
            </w:tcBorders>
            <w:shd w:val="clear" w:color="auto" w:fill="auto"/>
            <w:vAlign w:val="center"/>
          </w:tcPr>
          <w:p w14:paraId="5162DEEB"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1"/>
              <w:bottom w:val="double" w:sz="4" w:space="0" w:color="00000A"/>
            </w:tcBorders>
            <w:shd w:val="clear" w:color="auto" w:fill="auto"/>
            <w:vAlign w:val="bottom"/>
          </w:tcPr>
          <w:p w14:paraId="590ECAB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1"/>
              <w:bottom w:val="double" w:sz="4" w:space="0" w:color="00000A"/>
            </w:tcBorders>
            <w:shd w:val="clear" w:color="auto" w:fill="auto"/>
            <w:vAlign w:val="bottom"/>
          </w:tcPr>
          <w:p w14:paraId="2782C2AB"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1"/>
              <w:bottom w:val="double" w:sz="4" w:space="0" w:color="00000A"/>
            </w:tcBorders>
            <w:shd w:val="clear" w:color="auto" w:fill="auto"/>
            <w:vAlign w:val="bottom"/>
          </w:tcPr>
          <w:p w14:paraId="5E72CFD8"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1"/>
              <w:bottom w:val="double" w:sz="4" w:space="0" w:color="00000A"/>
            </w:tcBorders>
            <w:shd w:val="clear" w:color="auto" w:fill="auto"/>
            <w:vAlign w:val="center"/>
          </w:tcPr>
          <w:p w14:paraId="759C745F" w14:textId="77777777" w:rsidR="00743C57" w:rsidRDefault="000D39DC">
            <w:pPr>
              <w:spacing w:after="0" w:line="240" w:lineRule="auto"/>
              <w:ind w:firstLine="0"/>
              <w:jc w:val="center"/>
              <w:rPr>
                <w:rFonts w:ascii="Calibri" w:hAnsi="Calibri"/>
                <w:color w:val="000000"/>
              </w:rPr>
            </w:pPr>
            <w:r>
              <w:rPr>
                <w:rFonts w:ascii="Calibri" w:hAnsi="Calibri"/>
                <w:color w:val="000000"/>
              </w:rPr>
              <w:t>0.0405</w:t>
            </w:r>
          </w:p>
        </w:tc>
      </w:tr>
      <w:tr w:rsidR="00743C57" w14:paraId="3E6946CD" w14:textId="77777777">
        <w:trPr>
          <w:trHeight w:val="320"/>
        </w:trPr>
        <w:tc>
          <w:tcPr>
            <w:tcW w:w="1238" w:type="dxa"/>
            <w:tcBorders>
              <w:top w:val="double" w:sz="4" w:space="0" w:color="00000A"/>
              <w:bottom w:val="double" w:sz="4" w:space="0" w:color="00000A"/>
            </w:tcBorders>
            <w:shd w:val="clear" w:color="auto" w:fill="auto"/>
          </w:tcPr>
          <w:p w14:paraId="63172DBF"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top w:val="double" w:sz="4" w:space="0" w:color="00000A"/>
              <w:bottom w:val="double" w:sz="4" w:space="0" w:color="00000A"/>
            </w:tcBorders>
            <w:shd w:val="clear" w:color="auto" w:fill="auto"/>
            <w:vAlign w:val="center"/>
          </w:tcPr>
          <w:p w14:paraId="0B42D48D"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double" w:sz="4" w:space="0" w:color="00000A"/>
              <w:bottom w:val="double" w:sz="4" w:space="0" w:color="00000A"/>
            </w:tcBorders>
            <w:shd w:val="clear" w:color="auto" w:fill="auto"/>
            <w:vAlign w:val="bottom"/>
          </w:tcPr>
          <w:p w14:paraId="1DE0E8BC"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double" w:sz="4" w:space="0" w:color="00000A"/>
              <w:bottom w:val="double" w:sz="4" w:space="0" w:color="00000A"/>
            </w:tcBorders>
            <w:shd w:val="clear" w:color="auto" w:fill="auto"/>
            <w:vAlign w:val="bottom"/>
          </w:tcPr>
          <w:p w14:paraId="584D4106"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double" w:sz="4" w:space="0" w:color="00000A"/>
              <w:bottom w:val="double" w:sz="4" w:space="0" w:color="00000A"/>
            </w:tcBorders>
            <w:shd w:val="clear" w:color="auto" w:fill="auto"/>
            <w:vAlign w:val="bottom"/>
          </w:tcPr>
          <w:p w14:paraId="26C45D05"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top w:val="double" w:sz="4" w:space="0" w:color="00000A"/>
              <w:bottom w:val="double" w:sz="4" w:space="0" w:color="00000A"/>
            </w:tcBorders>
            <w:shd w:val="clear" w:color="auto" w:fill="auto"/>
            <w:vAlign w:val="center"/>
          </w:tcPr>
          <w:p w14:paraId="56315A7D" w14:textId="77777777" w:rsidR="00743C57" w:rsidRDefault="00743C57">
            <w:pPr>
              <w:spacing w:after="0" w:line="240" w:lineRule="auto"/>
              <w:ind w:firstLine="0"/>
              <w:jc w:val="center"/>
              <w:rPr>
                <w:rFonts w:ascii="Calibri" w:eastAsia="Times New Roman" w:hAnsi="Calibri" w:cs="Times New Roman"/>
                <w:color w:val="000000"/>
                <w:szCs w:val="24"/>
              </w:rPr>
            </w:pPr>
          </w:p>
        </w:tc>
      </w:tr>
      <w:tr w:rsidR="00743C57" w14:paraId="01782203" w14:textId="77777777">
        <w:trPr>
          <w:trHeight w:val="320"/>
        </w:trPr>
        <w:tc>
          <w:tcPr>
            <w:tcW w:w="1238" w:type="dxa"/>
            <w:tcBorders>
              <w:top w:val="single" w:sz="4" w:space="0" w:color="00000A"/>
              <w:bottom w:val="single" w:sz="4" w:space="0" w:color="00000A"/>
            </w:tcBorders>
            <w:shd w:val="clear" w:color="auto" w:fill="auto"/>
            <w:vAlign w:val="center"/>
          </w:tcPr>
          <w:p w14:paraId="67CDF4B2"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54" w:type="dxa"/>
            <w:vMerge/>
            <w:tcBorders>
              <w:top w:val="single" w:sz="4" w:space="0" w:color="00000A"/>
              <w:bottom w:val="single" w:sz="4" w:space="0" w:color="00000A"/>
            </w:tcBorders>
            <w:shd w:val="clear" w:color="auto" w:fill="auto"/>
            <w:vAlign w:val="center"/>
          </w:tcPr>
          <w:p w14:paraId="633142C7" w14:textId="77777777" w:rsidR="00743C57" w:rsidRDefault="00743C57">
            <w:pPr>
              <w:spacing w:after="0" w:line="240" w:lineRule="auto"/>
              <w:ind w:firstLine="0"/>
              <w:jc w:val="center"/>
              <w:rPr>
                <w:rFonts w:ascii="Calibri" w:eastAsia="Times New Roman" w:hAnsi="Calibri" w:cs="Times New Roman"/>
                <w:color w:val="000000"/>
                <w:szCs w:val="24"/>
              </w:rPr>
            </w:pPr>
          </w:p>
        </w:tc>
        <w:tc>
          <w:tcPr>
            <w:tcW w:w="1062" w:type="dxa"/>
            <w:tcBorders>
              <w:top w:val="single" w:sz="4" w:space="0" w:color="00000A"/>
              <w:bottom w:val="single" w:sz="4" w:space="0" w:color="00000A"/>
            </w:tcBorders>
            <w:shd w:val="clear" w:color="auto" w:fill="auto"/>
            <w:vAlign w:val="bottom"/>
          </w:tcPr>
          <w:p w14:paraId="73DBBEA1"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single" w:sz="4" w:space="0" w:color="00000A"/>
              <w:bottom w:val="single" w:sz="4" w:space="0" w:color="00000A"/>
            </w:tcBorders>
            <w:shd w:val="clear" w:color="auto" w:fill="auto"/>
            <w:vAlign w:val="bottom"/>
          </w:tcPr>
          <w:p w14:paraId="502D2DBC"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single" w:sz="4" w:space="0" w:color="00000A"/>
              <w:bottom w:val="single" w:sz="4" w:space="0" w:color="00000A"/>
            </w:tcBorders>
            <w:shd w:val="clear" w:color="auto" w:fill="auto"/>
            <w:vAlign w:val="bottom"/>
          </w:tcPr>
          <w:p w14:paraId="704059E3" w14:textId="77777777" w:rsidR="00743C57" w:rsidRDefault="000D39D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top w:val="single" w:sz="4" w:space="0" w:color="00000A"/>
              <w:bottom w:val="single" w:sz="4" w:space="0" w:color="00000A"/>
            </w:tcBorders>
            <w:shd w:val="clear" w:color="auto" w:fill="auto"/>
            <w:vAlign w:val="center"/>
          </w:tcPr>
          <w:p w14:paraId="6FC55C70" w14:textId="77777777" w:rsidR="00743C57" w:rsidRDefault="00743C57">
            <w:pPr>
              <w:spacing w:after="0" w:line="240" w:lineRule="auto"/>
              <w:ind w:firstLine="0"/>
              <w:jc w:val="center"/>
              <w:rPr>
                <w:rFonts w:ascii="Calibri" w:eastAsia="Times New Roman" w:hAnsi="Calibri" w:cs="Times New Roman"/>
                <w:color w:val="000000"/>
                <w:szCs w:val="24"/>
              </w:rPr>
            </w:pPr>
          </w:p>
        </w:tc>
      </w:tr>
    </w:tbl>
    <w:p w14:paraId="78BD8129" w14:textId="77777777" w:rsidR="00743C57" w:rsidRDefault="000D39DC">
      <w:pPr>
        <w:spacing w:line="276" w:lineRule="auto"/>
        <w:ind w:firstLine="0"/>
        <w:jc w:val="both"/>
      </w:pPr>
      <w:r>
        <w:br w:type="page"/>
      </w:r>
    </w:p>
    <w:p w14:paraId="19110B51" w14:textId="77777777" w:rsidR="00743C57" w:rsidRDefault="000D39DC">
      <w:pPr>
        <w:keepNext/>
        <w:spacing w:line="276" w:lineRule="auto"/>
        <w:ind w:firstLine="0"/>
        <w:jc w:val="both"/>
      </w:pPr>
      <w:r>
        <w:rPr>
          <w:noProof/>
        </w:rPr>
        <w:lastRenderedPageBreak/>
        <w:drawing>
          <wp:inline distT="0" distB="0" distL="0" distR="0" wp14:anchorId="586D5EDB" wp14:editId="76DCD0F2">
            <wp:extent cx="6395720" cy="3997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6"/>
                    <a:stretch>
                      <a:fillRect/>
                    </a:stretch>
                  </pic:blipFill>
                  <pic:spPr bwMode="auto">
                    <a:xfrm>
                      <a:off x="0" y="0"/>
                      <a:ext cx="6395720" cy="3997325"/>
                    </a:xfrm>
                    <a:prstGeom prst="rect">
                      <a:avLst/>
                    </a:prstGeom>
                  </pic:spPr>
                </pic:pic>
              </a:graphicData>
            </a:graphic>
          </wp:inline>
        </w:drawing>
      </w:r>
    </w:p>
    <w:p w14:paraId="3DEBE663" w14:textId="77777777" w:rsidR="00743C57" w:rsidRDefault="000D39DC">
      <w:pPr>
        <w:pStyle w:val="Caption"/>
      </w:pPr>
      <w:r>
        <w:t xml:space="preserve">Figure A </w:t>
      </w:r>
      <w:r>
        <w:fldChar w:fldCharType="begin"/>
      </w:r>
      <w:r>
        <w:instrText>SEQ Figure_A \* ARABIC</w:instrText>
      </w:r>
      <w:r>
        <w:fldChar w:fldCharType="separate"/>
      </w:r>
      <w:r>
        <w:t>1</w:t>
      </w:r>
      <w:r>
        <w:fldChar w:fldCharType="end"/>
      </w:r>
      <w:r>
        <w:t xml:space="preserve">. Colored points show the value of functional traits, root density and tissue loss rate, for each of the three </w:t>
      </w:r>
      <w:r>
        <w:t>competitor species in each of the five simulation scenarios (A-E).  Across the five scenarios, the differences between the early season and late season species’ root density and respiration rates were gradually decreased. The mid-season species’ traits wer</w:t>
      </w:r>
      <w:r>
        <w:t xml:space="preserve">e held constant. The black line indicates the trade-off between the root density and tissue respiration rate traits. </w:t>
      </w:r>
      <w:r>
        <w:br w:type="page"/>
      </w:r>
    </w:p>
    <w:p w14:paraId="1DF23424" w14:textId="77777777" w:rsidR="00743C57" w:rsidRDefault="000D39DC">
      <w:pPr>
        <w:pStyle w:val="BodyText"/>
        <w:keepNext/>
        <w:ind w:firstLine="0"/>
      </w:pPr>
      <w:r>
        <w:rPr>
          <w:noProof/>
        </w:rPr>
        <w:lastRenderedPageBreak/>
        <w:drawing>
          <wp:inline distT="0" distB="0" distL="0" distR="0" wp14:anchorId="1048C881" wp14:editId="5340C89D">
            <wp:extent cx="6355080" cy="318198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7"/>
                    <a:stretch>
                      <a:fillRect/>
                    </a:stretch>
                  </pic:blipFill>
                  <pic:spPr bwMode="auto">
                    <a:xfrm>
                      <a:off x="0" y="0"/>
                      <a:ext cx="6355080" cy="3181985"/>
                    </a:xfrm>
                    <a:prstGeom prst="rect">
                      <a:avLst/>
                    </a:prstGeom>
                  </pic:spPr>
                </pic:pic>
              </a:graphicData>
            </a:graphic>
          </wp:inline>
        </w:drawing>
      </w:r>
    </w:p>
    <w:p w14:paraId="6FC70A30" w14:textId="77777777" w:rsidR="00743C57" w:rsidRDefault="000D39DC">
      <w:pPr>
        <w:pStyle w:val="Caption"/>
      </w:pPr>
      <w:r>
        <w:t xml:space="preserve">Figure A </w:t>
      </w:r>
      <w:r>
        <w:fldChar w:fldCharType="begin"/>
      </w:r>
      <w:r>
        <w:instrText>SEQ Figure_A \* ARABIC</w:instrText>
      </w:r>
      <w:r>
        <w:fldChar w:fldCharType="separate"/>
      </w:r>
      <w:r>
        <w:t>2</w:t>
      </w:r>
      <w:r>
        <w:fldChar w:fldCharType="end"/>
      </w:r>
      <w:r>
        <w:t>. The strength of HOIs depends on the difference in species functional traits.  The y-axis quantifie</w:t>
      </w:r>
      <w:r>
        <w:t xml:space="preserv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m:t>
        </m:r>
        <m:r>
          <m:rPr>
            <m:sty m:val="bi"/>
          </m:rPr>
          <w:rPr>
            <w:rFonts w:ascii="Cambria Math" w:hAnsi="Cambria Math"/>
          </w:rPr>
          <m:t>:</m:t>
        </m:r>
        <m:r>
          <m:rPr>
            <m:sty m:val="bi"/>
          </m:rPr>
          <w:rPr>
            <w:rFonts w:ascii="Cambria Math" w:hAnsi="Cambria Math"/>
          </w:rPr>
          <m:t>α</m:t>
        </m:r>
      </m:oMath>
      <w:r>
        <w:t xml:space="preserve"> ratio </w:t>
      </w:r>
      <w:r>
        <w:t>indicates stronger HOIs compared to pairwise interactions.  The x-axis quantifies the community-level trait difference as the standard deviation of the root density “d” trait.</w:t>
      </w:r>
    </w:p>
    <w:sectPr w:rsidR="00743C57">
      <w:footerReference w:type="default" r:id="rId18"/>
      <w:pgSz w:w="12240" w:h="15840"/>
      <w:pgMar w:top="1440" w:right="1800" w:bottom="2004" w:left="1800" w:header="0" w:footer="1440" w:gutter="0"/>
      <w:lnNumType w:countBy="1" w:distance="283" w:restart="continuous"/>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Unknown Author" w:date="2019-09-18T10:43:00Z" w:initials="">
    <w:p w14:paraId="775D215F" w14:textId="77777777" w:rsidR="00743C57" w:rsidRDefault="000D39DC">
      <w:r>
        <w:rPr>
          <w:rFonts w:ascii="Cambria" w:hAnsi="Cambria"/>
          <w:sz w:val="20"/>
        </w:rPr>
        <w:t>Is this important? I feel like it just adds some jargon to the abstract, and it is not clear right now why I need to know that there are underlying trait differences.</w:t>
      </w:r>
    </w:p>
  </w:comment>
  <w:comment w:id="11" w:author="Unknown Author" w:date="2019-09-18T10:44:00Z" w:initials="">
    <w:p w14:paraId="4AD640C2" w14:textId="77777777" w:rsidR="00743C57" w:rsidRDefault="000D39DC">
      <w:r>
        <w:rPr>
          <w:rFonts w:ascii="Cambria" w:hAnsi="Cambria"/>
          <w:sz w:val="20"/>
        </w:rPr>
        <w:t xml:space="preserve">Not sure if this is the correct interpretation, but I think something more precise than </w:t>
      </w:r>
      <w:r>
        <w:rPr>
          <w:rFonts w:ascii="Cambria" w:hAnsi="Cambria"/>
          <w:sz w:val="20"/>
        </w:rPr>
        <w:t>“it” would help here.</w:t>
      </w:r>
    </w:p>
  </w:comment>
  <w:comment w:id="12" w:author="Unknown Author" w:date="2019-09-18T10:46:00Z" w:initials="">
    <w:p w14:paraId="187F2713" w14:textId="77777777" w:rsidR="00743C57" w:rsidRDefault="000D39DC">
      <w:r>
        <w:rPr>
          <w:rFonts w:ascii="Cambria" w:hAnsi="Cambria"/>
          <w:sz w:val="20"/>
        </w:rPr>
        <w:t>I was surprised by this, since your setup of the simulations doesn’t say anything about phenology. Would it be sufficient to just say “timing of resource use” instead? This might be easier to follow, since you already mention that the</w:t>
      </w:r>
      <w:r>
        <w:rPr>
          <w:rFonts w:ascii="Cambria" w:hAnsi="Cambria"/>
          <w:sz w:val="20"/>
        </w:rPr>
        <w:t>re is variation in species resource use properties.</w:t>
      </w:r>
    </w:p>
  </w:comment>
  <w:comment w:id="15" w:author="Unknown Author" w:date="2019-09-19T16:28:00Z" w:initials="">
    <w:p w14:paraId="610ABA26" w14:textId="77777777" w:rsidR="00743C57" w:rsidRDefault="000D39DC">
      <w:r>
        <w:rPr>
          <w:rFonts w:ascii="Cambria" w:hAnsi="Cambria"/>
          <w:sz w:val="20"/>
        </w:rPr>
        <w:t xml:space="preserve">This makes it sound like we can actually make (good) predictions. </w:t>
      </w:r>
    </w:p>
  </w:comment>
  <w:comment w:id="42" w:author="Unknown Author" w:date="2019-09-19T16:30:00Z" w:initials="">
    <w:p w14:paraId="7394311F" w14:textId="77777777" w:rsidR="00743C57" w:rsidRDefault="000D39DC">
      <w:r>
        <w:rPr>
          <w:rFonts w:ascii="Cambria" w:hAnsi="Cambria"/>
          <w:sz w:val="20"/>
        </w:rPr>
        <w:t xml:space="preserve">I feel like this sentence is just sitting here, wanting more explanation. </w:t>
      </w:r>
    </w:p>
  </w:comment>
  <w:comment w:id="61" w:author="Unknown Author" w:date="2019-09-19T16:31:00Z" w:initials="">
    <w:p w14:paraId="172D72FE" w14:textId="77777777" w:rsidR="00743C57" w:rsidRDefault="000D39DC">
      <w:r>
        <w:rPr>
          <w:rFonts w:ascii="Cambria" w:hAnsi="Cambria"/>
          <w:sz w:val="20"/>
        </w:rPr>
        <w:t xml:space="preserve">Not clear what is in the first part exactly, without the text </w:t>
      </w:r>
      <w:r>
        <w:rPr>
          <w:rFonts w:ascii="Cambria" w:hAnsi="Cambria"/>
          <w:sz w:val="20"/>
        </w:rPr>
        <w:t>above</w:t>
      </w:r>
    </w:p>
  </w:comment>
  <w:comment w:id="67" w:author="Unknown Author" w:date="2019-09-19T16:34:00Z" w:initials="">
    <w:p w14:paraId="45A13026" w14:textId="77777777" w:rsidR="00743C57" w:rsidRDefault="000D39DC">
      <w:r>
        <w:rPr>
          <w:rFonts w:ascii="Cambria" w:hAnsi="Cambria"/>
          <w:sz w:val="20"/>
        </w:rPr>
        <w:t xml:space="preserve">Clarify that </w:t>
      </w:r>
      <w:r>
        <w:rPr>
          <w:rFonts w:ascii="Cambria" w:hAnsi="Cambria"/>
          <w:i/>
          <w:sz w:val="20"/>
        </w:rPr>
        <w:t>m</w:t>
      </w:r>
      <w:r>
        <w:rPr>
          <w:rFonts w:ascii="Cambria" w:hAnsi="Cambria"/>
          <w:sz w:val="20"/>
        </w:rPr>
        <w:t xml:space="preserve"> is the number of species in the system(?)</w:t>
      </w:r>
    </w:p>
  </w:comment>
  <w:comment w:id="75" w:author="Unknown Author" w:date="2019-09-25T11:23:00Z" w:initials="">
    <w:p w14:paraId="53C0EC48" w14:textId="77777777" w:rsidR="00743C57" w:rsidRDefault="000D39DC">
      <w:r>
        <w:rPr>
          <w:rFonts w:ascii="Cambria" w:hAnsi="Cambria"/>
          <w:sz w:val="20"/>
        </w:rPr>
        <w:t xml:space="preserve">there’s a lot of abbreviations in this paper, making it a little hard to follow. </w:t>
      </w:r>
    </w:p>
  </w:comment>
  <w:comment w:id="87" w:author="Unknown Author" w:date="2019-09-19T16:37:00Z" w:initials="">
    <w:p w14:paraId="2B357520" w14:textId="77777777" w:rsidR="00743C57" w:rsidRDefault="000D39DC">
      <w:r>
        <w:rPr>
          <w:rFonts w:ascii="Cambria" w:hAnsi="Cambria"/>
          <w:sz w:val="20"/>
        </w:rPr>
        <w:t>Is this purposefully subjective? (“meaningful”)</w:t>
      </w:r>
    </w:p>
  </w:comment>
  <w:comment w:id="88" w:author="Unknown Author" w:date="2019-09-25T11:26:00Z" w:initials="">
    <w:p w14:paraId="3CDB26D7" w14:textId="77777777" w:rsidR="00743C57" w:rsidRDefault="000D39DC">
      <w:r>
        <w:rPr>
          <w:rFonts w:ascii="Cambria" w:hAnsi="Cambria"/>
          <w:sz w:val="20"/>
        </w:rPr>
        <w:t>I’m kind of confused why beta’s don’t do anything for intraspec</w:t>
      </w:r>
      <w:r>
        <w:rPr>
          <w:rFonts w:ascii="Cambria" w:hAnsi="Cambria"/>
          <w:sz w:val="20"/>
        </w:rPr>
        <w:t>ific alphas?</w:t>
      </w:r>
    </w:p>
  </w:comment>
  <w:comment w:id="90" w:author="Unknown Author" w:date="2019-09-19T16:38:00Z" w:initials="">
    <w:p w14:paraId="3E6DD442" w14:textId="77777777" w:rsidR="00743C57" w:rsidRDefault="000D39DC">
      <w:r>
        <w:rPr>
          <w:rFonts w:ascii="Cambria" w:hAnsi="Cambria"/>
          <w:sz w:val="20"/>
        </w:rPr>
        <w:t>I found this a bit conusing and suggested a rewording below</w:t>
      </w:r>
    </w:p>
  </w:comment>
  <w:comment w:id="92" w:author="" w:date="1900-01-01T00:00:00Z" w:initials="">
    <w:p w14:paraId="1674ACC3" w14:textId="77777777" w:rsidR="00743C57" w:rsidRDefault="000D39DC">
      <w:r>
        <w:rPr>
          <w:rStyle w:val="CommentReference"/>
        </w:rPr>
        <w:annotationRef/>
      </w:r>
    </w:p>
  </w:comment>
  <w:comment w:id="100" w:author="Unknown Author" w:date="2019-09-25T11:34:00Z" w:initials="">
    <w:p w14:paraId="151484F1" w14:textId="77777777" w:rsidR="00743C57" w:rsidRDefault="000D39DC">
      <w:r>
        <w:rPr>
          <w:rFonts w:ascii="Cambria" w:hAnsi="Cambria"/>
          <w:sz w:val="20"/>
        </w:rPr>
        <w:t>Equation numbers don’t show up for me so I’m assuming that this means eqn 3?</w:t>
      </w:r>
    </w:p>
  </w:comment>
  <w:comment w:id="103" w:author="Unknown Author" w:date="2019-09-25T11:35:00Z" w:initials="">
    <w:p w14:paraId="4F3CCBB2" w14:textId="77777777" w:rsidR="00743C57" w:rsidRDefault="000D39DC">
      <w:r>
        <w:rPr>
          <w:rFonts w:ascii="Cambria" w:hAnsi="Cambria"/>
          <w:sz w:val="20"/>
        </w:rPr>
        <w:t>What does this mean?</w:t>
      </w:r>
    </w:p>
  </w:comment>
  <w:comment w:id="126" w:author="Unknown Author" w:date="2019-10-07T12:48:00Z" w:initials="">
    <w:p w14:paraId="6A5F43B4" w14:textId="77777777" w:rsidR="00743C57" w:rsidRDefault="000D39DC">
      <w:r>
        <w:rPr>
          <w:rFonts w:ascii="Cambria" w:hAnsi="Cambria"/>
          <w:sz w:val="20"/>
        </w:rPr>
        <w:t xml:space="preserve">Does it make sense for “each individual to have a smaller per-capita effect”? Or is </w:t>
      </w:r>
      <w:r>
        <w:rPr>
          <w:rFonts w:ascii="Cambria" w:hAnsi="Cambria"/>
          <w:sz w:val="20"/>
        </w:rPr>
        <w:t>per-capita implied by “each individual”?</w:t>
      </w:r>
    </w:p>
  </w:comment>
  <w:comment w:id="140" w:author="Unknown Author" w:date="2019-10-07T12:52:00Z" w:initials="">
    <w:p w14:paraId="63B53AA3" w14:textId="77777777" w:rsidR="00743C57" w:rsidRDefault="000D39DC">
      <w:r>
        <w:rPr>
          <w:rFonts w:ascii="Cambria" w:hAnsi="Cambria"/>
          <w:sz w:val="20"/>
        </w:rPr>
        <w:t>This sentence is confusing – do you mean to say there are not wholly new emergent properties? Or that any given property is not different between multi and single species systems?</w:t>
      </w:r>
    </w:p>
  </w:comment>
  <w:comment w:id="141" w:author="Andy Kleinhesselink" w:date="2019-08-22T15:58:00Z" w:initials="AK">
    <w:p w14:paraId="3A976EC9" w14:textId="77777777" w:rsidR="00743C57" w:rsidRDefault="000D39DC">
      <w:r>
        <w:rPr>
          <w:rFonts w:ascii="Liberation Serif" w:eastAsia="DejaVu Sans" w:hAnsi="Liberation Serif" w:cs="DejaVu Sans"/>
          <w:szCs w:val="24"/>
          <w:lang w:bidi="en-US"/>
        </w:rPr>
        <w:t xml:space="preserve">Jonathan should we show an example </w:t>
      </w:r>
      <w:r>
        <w:rPr>
          <w:rFonts w:ascii="Liberation Serif" w:eastAsia="DejaVu Sans" w:hAnsi="Liberation Serif" w:cs="DejaVu Sans"/>
          <w:szCs w:val="24"/>
          <w:lang w:bidi="en-US"/>
        </w:rPr>
        <w:t xml:space="preserve">of this in the Appendix </w:t>
      </w:r>
    </w:p>
  </w:comment>
  <w:comment w:id="142" w:author="Unknown Author" w:date="2019-10-07T12:54:00Z" w:initials="">
    <w:p w14:paraId="5E81DA40" w14:textId="77777777" w:rsidR="00743C57" w:rsidRDefault="000D39DC">
      <w:r>
        <w:rPr>
          <w:rFonts w:ascii="Cambria" w:hAnsi="Cambria"/>
          <w:sz w:val="20"/>
        </w:rPr>
        <w:t xml:space="preserve">Hmm I think i’m confused in general by this usage of emergent properties. </w:t>
      </w:r>
    </w:p>
  </w:comment>
  <w:comment w:id="160" w:author="Unknown Author" w:date="2019-10-07T13:02:00Z" w:initials="">
    <w:p w14:paraId="369EC329" w14:textId="77777777" w:rsidR="00743C57" w:rsidRDefault="000D39DC">
      <w:r>
        <w:rPr>
          <w:rFonts w:ascii="Cambria" w:hAnsi="Cambria"/>
          <w:sz w:val="20"/>
        </w:rPr>
        <w:t>I can’t comment in the equation, but should the “B” in dBi/dt be a lower-case b?</w:t>
      </w:r>
    </w:p>
  </w:comment>
  <w:comment w:id="166" w:author="Unknown Author" w:date="2019-10-07T13:02:00Z" w:initials="">
    <w:p w14:paraId="03B1C3AE" w14:textId="77777777" w:rsidR="00743C57" w:rsidRDefault="000D39DC">
      <w:r>
        <w:rPr>
          <w:rFonts w:ascii="Cambria" w:hAnsi="Cambria"/>
          <w:sz w:val="20"/>
        </w:rPr>
        <w:t>This is slick!</w:t>
      </w:r>
    </w:p>
  </w:comment>
  <w:comment w:id="167" w:author="Unknown Author" w:date="2019-10-07T13:02:00Z" w:initials="">
    <w:p w14:paraId="55AC9E23" w14:textId="77777777" w:rsidR="00743C57" w:rsidRDefault="000D39DC">
      <w:r>
        <w:rPr>
          <w:rFonts w:ascii="Cambria" w:hAnsi="Cambria"/>
          <w:sz w:val="20"/>
        </w:rPr>
        <w:t>Again should this be lower case?</w:t>
      </w:r>
    </w:p>
  </w:comment>
  <w:comment w:id="179" w:author="Unknown Author" w:date="2019-10-07T13:08:00Z" w:initials="">
    <w:p w14:paraId="5A3B79D5" w14:textId="77777777" w:rsidR="00743C57" w:rsidRDefault="000D39DC">
      <w:r>
        <w:rPr>
          <w:rFonts w:ascii="Cambria" w:hAnsi="Cambria"/>
          <w:sz w:val="20"/>
        </w:rPr>
        <w:t xml:space="preserve">Could you include a </w:t>
      </w:r>
      <w:r>
        <w:rPr>
          <w:rFonts w:ascii="Cambria" w:hAnsi="Cambria"/>
          <w:sz w:val="20"/>
        </w:rPr>
        <w:t>conceptual figure to show this? I especially found the next sentence (“exclude scenarios with all three species density  &gt;1” )</w:t>
      </w:r>
    </w:p>
  </w:comment>
  <w:comment w:id="191" w:author="Unknown Author" w:date="2019-10-07T13:12:00Z" w:initials="">
    <w:p w14:paraId="36BDC768" w14:textId="77777777" w:rsidR="00743C57" w:rsidRDefault="000D39DC">
      <w:r>
        <w:rPr>
          <w:rFonts w:ascii="Cambria" w:hAnsi="Cambria"/>
          <w:sz w:val="20"/>
        </w:rPr>
        <w:t>This could be more informative, e.g. “Estimating competitive effects in phenomenological models” or something</w:t>
      </w:r>
    </w:p>
  </w:comment>
  <w:comment w:id="197" w:author="Unknown Author" w:date="2019-10-07T13:13:00Z" w:initials="">
    <w:p w14:paraId="2997B142" w14:textId="77777777" w:rsidR="00743C57" w:rsidRDefault="000D39DC">
      <w:r>
        <w:rPr>
          <w:rFonts w:ascii="Cambria" w:hAnsi="Cambria"/>
          <w:sz w:val="20"/>
        </w:rPr>
        <w:t>So this becomes a s</w:t>
      </w:r>
      <w:r>
        <w:rPr>
          <w:rFonts w:ascii="Cambria" w:hAnsi="Cambria"/>
          <w:sz w:val="20"/>
        </w:rPr>
        <w:t>oft HOI right? Would be worth explicitly stating what’s going on here</w:t>
      </w:r>
    </w:p>
  </w:comment>
  <w:comment w:id="208" w:author="Unknown Author" w:date="2019-10-08T13:21:00Z" w:initials="">
    <w:p w14:paraId="3B77E79A" w14:textId="77777777" w:rsidR="00743C57" w:rsidRDefault="000D39DC">
      <w:r>
        <w:rPr>
          <w:rFonts w:ascii="Cambria" w:hAnsi="Cambria"/>
          <w:color w:val="auto"/>
          <w:sz w:val="20"/>
        </w:rPr>
        <w:t>“it” is confusing in this sentence because you have mentioned two different species; maybe “because they overlap in their growing season”?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5D215F" w15:done="0"/>
  <w15:commentEx w15:paraId="4AD640C2" w15:done="0"/>
  <w15:commentEx w15:paraId="187F2713" w15:done="0"/>
  <w15:commentEx w15:paraId="610ABA26" w15:done="0"/>
  <w15:commentEx w15:paraId="7394311F" w15:done="0"/>
  <w15:commentEx w15:paraId="172D72FE" w15:done="0"/>
  <w15:commentEx w15:paraId="45A13026" w15:done="0"/>
  <w15:commentEx w15:paraId="53C0EC48" w15:done="0"/>
  <w15:commentEx w15:paraId="2B357520" w15:done="0"/>
  <w15:commentEx w15:paraId="3CDB26D7" w15:done="0"/>
  <w15:commentEx w15:paraId="3E6DD442" w15:done="0"/>
  <w15:commentEx w15:paraId="1674ACC3" w15:done="0"/>
  <w15:commentEx w15:paraId="151484F1" w15:done="0"/>
  <w15:commentEx w15:paraId="4F3CCBB2" w15:done="0"/>
  <w15:commentEx w15:paraId="6A5F43B4" w15:done="0"/>
  <w15:commentEx w15:paraId="63B53AA3" w15:done="0"/>
  <w15:commentEx w15:paraId="3A976EC9" w15:done="0"/>
  <w15:commentEx w15:paraId="5E81DA40" w15:done="0"/>
  <w15:commentEx w15:paraId="369EC329" w15:done="0"/>
  <w15:commentEx w15:paraId="03B1C3AE" w15:done="0"/>
  <w15:commentEx w15:paraId="55AC9E23" w15:done="0"/>
  <w15:commentEx w15:paraId="5A3B79D5" w15:done="0"/>
  <w15:commentEx w15:paraId="36BDC768" w15:done="0"/>
  <w15:commentEx w15:paraId="2997B142" w15:done="0"/>
  <w15:commentEx w15:paraId="3B77E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5D215F" w16cid:durableId="214E0481"/>
  <w16cid:commentId w16cid:paraId="4AD640C2" w16cid:durableId="214E0482"/>
  <w16cid:commentId w16cid:paraId="187F2713" w16cid:durableId="214E0483"/>
  <w16cid:commentId w16cid:paraId="610ABA26" w16cid:durableId="214E0484"/>
  <w16cid:commentId w16cid:paraId="7394311F" w16cid:durableId="214E0485"/>
  <w16cid:commentId w16cid:paraId="172D72FE" w16cid:durableId="214E0486"/>
  <w16cid:commentId w16cid:paraId="45A13026" w16cid:durableId="214E0487"/>
  <w16cid:commentId w16cid:paraId="53C0EC48" w16cid:durableId="214E0488"/>
  <w16cid:commentId w16cid:paraId="2B357520" w16cid:durableId="214E0489"/>
  <w16cid:commentId w16cid:paraId="3CDB26D7" w16cid:durableId="214E048A"/>
  <w16cid:commentId w16cid:paraId="3E6DD442" w16cid:durableId="214E048B"/>
  <w16cid:commentId w16cid:paraId="1674ACC3" w16cid:durableId="214E048C"/>
  <w16cid:commentId w16cid:paraId="151484F1" w16cid:durableId="214E048D"/>
  <w16cid:commentId w16cid:paraId="4F3CCBB2" w16cid:durableId="214E048E"/>
  <w16cid:commentId w16cid:paraId="6A5F43B4" w16cid:durableId="214E048F"/>
  <w16cid:commentId w16cid:paraId="63B53AA3" w16cid:durableId="214E0490"/>
  <w16cid:commentId w16cid:paraId="3A976EC9" w16cid:durableId="214E0491"/>
  <w16cid:commentId w16cid:paraId="5E81DA40" w16cid:durableId="214E0492"/>
  <w16cid:commentId w16cid:paraId="369EC329" w16cid:durableId="214E0493"/>
  <w16cid:commentId w16cid:paraId="03B1C3AE" w16cid:durableId="214E0494"/>
  <w16cid:commentId w16cid:paraId="55AC9E23" w16cid:durableId="214E0495"/>
  <w16cid:commentId w16cid:paraId="5A3B79D5" w16cid:durableId="214E0496"/>
  <w16cid:commentId w16cid:paraId="36BDC768" w16cid:durableId="214E0497"/>
  <w16cid:commentId w16cid:paraId="2997B142" w16cid:durableId="214E0498"/>
  <w16cid:commentId w16cid:paraId="3B77E79A" w16cid:durableId="214E04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8B808" w14:textId="77777777" w:rsidR="000D39DC" w:rsidRDefault="000D39DC">
      <w:pPr>
        <w:spacing w:after="0" w:line="240" w:lineRule="auto"/>
      </w:pPr>
      <w:r>
        <w:separator/>
      </w:r>
    </w:p>
  </w:endnote>
  <w:endnote w:type="continuationSeparator" w:id="0">
    <w:p w14:paraId="56D42C3A" w14:textId="77777777" w:rsidR="000D39DC" w:rsidRDefault="000D3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F8DFC" w14:textId="77777777" w:rsidR="00743C57" w:rsidRDefault="000D39DC">
    <w:pPr>
      <w:pStyle w:val="Footer"/>
      <w:jc w:val="right"/>
    </w:pPr>
    <w:r>
      <w:fldChar w:fldCharType="begin"/>
    </w:r>
    <w:r>
      <w:instrText>PAGE</w:instrText>
    </w:r>
    <w:r>
      <w:fldChar w:fldCharType="separate"/>
    </w:r>
    <w:r>
      <w:t>37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4916F" w14:textId="77777777" w:rsidR="000D39DC" w:rsidRDefault="000D39DC">
      <w:pPr>
        <w:spacing w:after="0" w:line="240" w:lineRule="auto"/>
      </w:pPr>
      <w:r>
        <w:separator/>
      </w:r>
    </w:p>
  </w:footnote>
  <w:footnote w:type="continuationSeparator" w:id="0">
    <w:p w14:paraId="01FF6062" w14:textId="77777777" w:rsidR="000D39DC" w:rsidRDefault="000D39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C57"/>
    <w:rsid w:val="00044F4F"/>
    <w:rsid w:val="000D39DC"/>
    <w:rsid w:val="00743C5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73676985"/>
  <w15:docId w15:val="{6A8DE334-1BD0-1C45-A74F-C622AC449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after="200" w:line="480" w:lineRule="auto"/>
      <w:ind w:firstLine="720"/>
    </w:pPr>
    <w:rPr>
      <w:rFonts w:ascii="Times New Roman" w:hAnsi="Times New Roman"/>
      <w:color w:val="00000A"/>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qFormat/>
    <w:rsid w:val="00FB51D5"/>
    <w:rPr>
      <w:rFonts w:ascii="Times New Roman" w:hAnsi="Times New Roman" w:cs="Cambria (Body CS)"/>
      <w:b/>
      <w:bCs/>
      <w:sz w:val="24"/>
      <w:szCs w:val="18"/>
    </w:rPr>
  </w:style>
  <w:style w:type="character" w:customStyle="1" w:styleId="VerbatimChar">
    <w:name w:val="Verbatim Char"/>
    <w:basedOn w:val="CaptionChar"/>
    <w:link w:val="SourceCode"/>
    <w:qFormat/>
    <w:rPr>
      <w:rFonts w:ascii="Consolas" w:hAnsi="Consolas" w:cs="Cambria (Body CS)"/>
      <w:b/>
      <w:bCs/>
      <w:caps w:val="0"/>
      <w:smallCaps w:val="0"/>
      <w:sz w:val="22"/>
      <w:szCs w:val="18"/>
    </w:rPr>
  </w:style>
  <w:style w:type="character" w:customStyle="1" w:styleId="FootnoteCharacters">
    <w:name w:val="Footnote Characters"/>
    <w:basedOn w:val="CaptionChar"/>
    <w:qFormat/>
    <w:rPr>
      <w:rFonts w:ascii="Times New Roman" w:hAnsi="Times New Roman" w:cs="Cambria (Body CS)"/>
      <w:b/>
      <w:bCs/>
      <w:caps w:val="0"/>
      <w:small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nhideWhenUsed/>
    <w:rsid w:val="00125A2C"/>
    <w:rPr>
      <w:color w:val="0000FF" w:themeColor="hyperlink"/>
      <w:u w:val="single"/>
    </w:rPr>
  </w:style>
  <w:style w:type="character" w:customStyle="1" w:styleId="KeywordTok">
    <w:name w:val="KeywordTok"/>
    <w:basedOn w:val="VerbatimChar"/>
    <w:qFormat/>
    <w:rPr>
      <w:rFonts w:ascii="Consolas" w:hAnsi="Consolas" w:cs="Cambria (Body CS)"/>
      <w:b/>
      <w:bCs/>
      <w:caps w:val="0"/>
      <w:smallCaps w:val="0"/>
      <w:color w:val="204A87"/>
      <w:sz w:val="22"/>
      <w:szCs w:val="18"/>
      <w:shd w:val="clear" w:color="auto" w:fill="F8F8F8"/>
    </w:rPr>
  </w:style>
  <w:style w:type="character" w:customStyle="1" w:styleId="DataTypeTok">
    <w:name w:val="DataTypeTok"/>
    <w:basedOn w:val="VerbatimChar"/>
    <w:qFormat/>
    <w:rPr>
      <w:rFonts w:ascii="Consolas" w:hAnsi="Consolas" w:cs="Cambria (Body CS)"/>
      <w:b/>
      <w:bCs/>
      <w:caps w:val="0"/>
      <w:smallCaps w:val="0"/>
      <w:color w:val="204A87"/>
      <w:sz w:val="22"/>
      <w:szCs w:val="18"/>
      <w:shd w:val="clear" w:color="auto" w:fill="F8F8F8"/>
    </w:rPr>
  </w:style>
  <w:style w:type="character" w:customStyle="1" w:styleId="DecValTok">
    <w:name w:val="DecValTok"/>
    <w:basedOn w:val="VerbatimChar"/>
    <w:qFormat/>
    <w:rPr>
      <w:rFonts w:ascii="Consolas" w:hAnsi="Consolas" w:cs="Cambria (Body CS)"/>
      <w:b/>
      <w:bCs/>
      <w:caps w:val="0"/>
      <w:smallCaps w:val="0"/>
      <w:color w:val="0000CF"/>
      <w:sz w:val="22"/>
      <w:szCs w:val="18"/>
      <w:shd w:val="clear" w:color="auto" w:fill="F8F8F8"/>
    </w:rPr>
  </w:style>
  <w:style w:type="character" w:customStyle="1" w:styleId="BaseNTok">
    <w:name w:val="BaseNTok"/>
    <w:basedOn w:val="VerbatimChar"/>
    <w:qFormat/>
    <w:rPr>
      <w:rFonts w:ascii="Consolas" w:hAnsi="Consolas" w:cs="Cambria (Body CS)"/>
      <w:b/>
      <w:bCs/>
      <w:caps w:val="0"/>
      <w:smallCaps w:val="0"/>
      <w:color w:val="0000CF"/>
      <w:sz w:val="22"/>
      <w:szCs w:val="18"/>
      <w:shd w:val="clear" w:color="auto" w:fill="F8F8F8"/>
    </w:rPr>
  </w:style>
  <w:style w:type="character" w:customStyle="1" w:styleId="FloatTok">
    <w:name w:val="FloatTok"/>
    <w:basedOn w:val="VerbatimChar"/>
    <w:qFormat/>
    <w:rPr>
      <w:rFonts w:ascii="Consolas" w:hAnsi="Consolas" w:cs="Cambria (Body CS)"/>
      <w:b/>
      <w:bCs/>
      <w:caps w:val="0"/>
      <w:smallCaps w:val="0"/>
      <w:color w:val="0000CF"/>
      <w:sz w:val="22"/>
      <w:szCs w:val="18"/>
      <w:shd w:val="clear" w:color="auto" w:fill="F8F8F8"/>
    </w:rPr>
  </w:style>
  <w:style w:type="character" w:customStyle="1" w:styleId="ConstantTok">
    <w:name w:val="ConstantTok"/>
    <w:basedOn w:val="VerbatimChar"/>
    <w:qFormat/>
    <w:rPr>
      <w:rFonts w:ascii="Consolas" w:hAnsi="Consolas" w:cs="Cambria (Body CS)"/>
      <w:b/>
      <w:bCs/>
      <w:caps w:val="0"/>
      <w:smallCaps w:val="0"/>
      <w:color w:val="000000"/>
      <w:sz w:val="22"/>
      <w:szCs w:val="18"/>
      <w:shd w:val="clear" w:color="auto" w:fill="F8F8F8"/>
    </w:rPr>
  </w:style>
  <w:style w:type="character" w:customStyle="1" w:styleId="CharTok">
    <w:name w:val="CharTok"/>
    <w:basedOn w:val="VerbatimChar"/>
    <w:qFormat/>
    <w:rPr>
      <w:rFonts w:ascii="Consolas" w:hAnsi="Consolas" w:cs="Cambria (Body CS)"/>
      <w:b/>
      <w:bCs/>
      <w:caps w:val="0"/>
      <w:smallCaps w:val="0"/>
      <w:color w:val="4E9A06"/>
      <w:sz w:val="22"/>
      <w:szCs w:val="18"/>
      <w:shd w:val="clear" w:color="auto" w:fill="F8F8F8"/>
    </w:rPr>
  </w:style>
  <w:style w:type="character" w:customStyle="1" w:styleId="SpecialCharTok">
    <w:name w:val="SpecialCharTok"/>
    <w:basedOn w:val="VerbatimChar"/>
    <w:qFormat/>
    <w:rPr>
      <w:rFonts w:ascii="Consolas" w:hAnsi="Consolas" w:cs="Cambria (Body CS)"/>
      <w:b/>
      <w:bCs/>
      <w:caps w:val="0"/>
      <w:smallCaps w:val="0"/>
      <w:color w:val="000000"/>
      <w:sz w:val="22"/>
      <w:szCs w:val="18"/>
      <w:shd w:val="clear" w:color="auto" w:fill="F8F8F8"/>
    </w:rPr>
  </w:style>
  <w:style w:type="character" w:customStyle="1" w:styleId="StringTok">
    <w:name w:val="StringTok"/>
    <w:basedOn w:val="VerbatimChar"/>
    <w:qFormat/>
    <w:rPr>
      <w:rFonts w:ascii="Consolas" w:hAnsi="Consolas" w:cs="Cambria (Body CS)"/>
      <w:b/>
      <w:bCs/>
      <w:caps w:val="0"/>
      <w:smallCaps w:val="0"/>
      <w:color w:val="4E9A06"/>
      <w:sz w:val="22"/>
      <w:szCs w:val="18"/>
      <w:shd w:val="clear" w:color="auto" w:fill="F8F8F8"/>
    </w:rPr>
  </w:style>
  <w:style w:type="character" w:customStyle="1" w:styleId="VerbatimStringTok">
    <w:name w:val="VerbatimStringTok"/>
    <w:basedOn w:val="VerbatimChar"/>
    <w:qFormat/>
    <w:rPr>
      <w:rFonts w:ascii="Consolas" w:hAnsi="Consolas" w:cs="Cambria (Body CS)"/>
      <w:b/>
      <w:bCs/>
      <w:caps w:val="0"/>
      <w:smallCaps w:val="0"/>
      <w:color w:val="4E9A06"/>
      <w:sz w:val="22"/>
      <w:szCs w:val="18"/>
      <w:shd w:val="clear" w:color="auto" w:fill="F8F8F8"/>
    </w:rPr>
  </w:style>
  <w:style w:type="character" w:customStyle="1" w:styleId="SpecialStringTok">
    <w:name w:val="SpecialStringTok"/>
    <w:basedOn w:val="VerbatimChar"/>
    <w:qFormat/>
    <w:rPr>
      <w:rFonts w:ascii="Consolas" w:hAnsi="Consolas" w:cs="Cambria (Body CS)"/>
      <w:b/>
      <w:bCs/>
      <w:caps w:val="0"/>
      <w:smallCaps w:val="0"/>
      <w:color w:val="4E9A06"/>
      <w:sz w:val="22"/>
      <w:szCs w:val="18"/>
      <w:shd w:val="clear" w:color="auto" w:fill="F8F8F8"/>
    </w:rPr>
  </w:style>
  <w:style w:type="character" w:customStyle="1" w:styleId="ImportTok">
    <w:name w:val="ImportTok"/>
    <w:basedOn w:val="VerbatimChar"/>
    <w:qFormat/>
    <w:rPr>
      <w:rFonts w:ascii="Consolas" w:hAnsi="Consolas" w:cs="Cambria (Body CS)"/>
      <w:b/>
      <w:bCs/>
      <w:caps w:val="0"/>
      <w:smallCaps w:val="0"/>
      <w:sz w:val="22"/>
      <w:szCs w:val="18"/>
      <w:shd w:val="clear" w:color="auto" w:fill="F8F8F8"/>
    </w:rPr>
  </w:style>
  <w:style w:type="character" w:customStyle="1" w:styleId="CommentTok">
    <w:name w:val="CommentTok"/>
    <w:basedOn w:val="VerbatimChar"/>
    <w:qFormat/>
    <w:rPr>
      <w:rFonts w:ascii="Consolas" w:hAnsi="Consolas" w:cs="Cambria (Body CS)"/>
      <w:b/>
      <w:bCs/>
      <w:i/>
      <w:caps w:val="0"/>
      <w:smallCaps w:val="0"/>
      <w:color w:val="8F5902"/>
      <w:sz w:val="22"/>
      <w:szCs w:val="18"/>
      <w:shd w:val="clear" w:color="auto" w:fill="F8F8F8"/>
    </w:rPr>
  </w:style>
  <w:style w:type="character" w:customStyle="1" w:styleId="DocumentationTok">
    <w:name w:val="DocumentationTok"/>
    <w:basedOn w:val="VerbatimChar"/>
    <w:qFormat/>
    <w:rPr>
      <w:rFonts w:ascii="Consolas" w:hAnsi="Consolas" w:cs="Cambria (Body CS)"/>
      <w:b/>
      <w:bCs/>
      <w:i/>
      <w:caps w:val="0"/>
      <w:smallCaps w:val="0"/>
      <w:color w:val="8F5902"/>
      <w:sz w:val="22"/>
      <w:szCs w:val="18"/>
      <w:shd w:val="clear" w:color="auto" w:fill="F8F8F8"/>
    </w:rPr>
  </w:style>
  <w:style w:type="character" w:customStyle="1" w:styleId="AnnotationTok">
    <w:name w:val="AnnotationTok"/>
    <w:basedOn w:val="VerbatimChar"/>
    <w:qFormat/>
    <w:rPr>
      <w:rFonts w:ascii="Consolas" w:hAnsi="Consolas" w:cs="Cambria (Body CS)"/>
      <w:b/>
      <w:bCs/>
      <w:i/>
      <w:caps w:val="0"/>
      <w:smallCaps w:val="0"/>
      <w:color w:val="8F5902"/>
      <w:sz w:val="22"/>
      <w:szCs w:val="18"/>
      <w:shd w:val="clear" w:color="auto" w:fill="F8F8F8"/>
    </w:rPr>
  </w:style>
  <w:style w:type="character" w:customStyle="1" w:styleId="CommentVarTok">
    <w:name w:val="CommentVarTok"/>
    <w:basedOn w:val="VerbatimChar"/>
    <w:qFormat/>
    <w:rPr>
      <w:rFonts w:ascii="Consolas" w:hAnsi="Consolas" w:cs="Cambria (Body CS)"/>
      <w:b/>
      <w:bCs/>
      <w:i/>
      <w:caps w:val="0"/>
      <w:smallCaps w:val="0"/>
      <w:color w:val="8F5902"/>
      <w:sz w:val="22"/>
      <w:szCs w:val="18"/>
      <w:shd w:val="clear" w:color="auto" w:fill="F8F8F8"/>
    </w:rPr>
  </w:style>
  <w:style w:type="character" w:customStyle="1" w:styleId="OtherTok">
    <w:name w:val="OtherTok"/>
    <w:basedOn w:val="VerbatimChar"/>
    <w:qFormat/>
    <w:rPr>
      <w:rFonts w:ascii="Consolas" w:hAnsi="Consolas" w:cs="Cambria (Body CS)"/>
      <w:b/>
      <w:bCs/>
      <w:caps w:val="0"/>
      <w:smallCaps w:val="0"/>
      <w:color w:val="8F5902"/>
      <w:sz w:val="22"/>
      <w:szCs w:val="18"/>
      <w:shd w:val="clear" w:color="auto" w:fill="F8F8F8"/>
    </w:rPr>
  </w:style>
  <w:style w:type="character" w:customStyle="1" w:styleId="FunctionTok">
    <w:name w:val="FunctionTok"/>
    <w:basedOn w:val="VerbatimChar"/>
    <w:qFormat/>
    <w:rPr>
      <w:rFonts w:ascii="Consolas" w:hAnsi="Consolas" w:cs="Cambria (Body CS)"/>
      <w:b/>
      <w:bCs/>
      <w:caps w:val="0"/>
      <w:smallCaps w:val="0"/>
      <w:color w:val="000000"/>
      <w:sz w:val="22"/>
      <w:szCs w:val="18"/>
      <w:shd w:val="clear" w:color="auto" w:fill="F8F8F8"/>
    </w:rPr>
  </w:style>
  <w:style w:type="character" w:customStyle="1" w:styleId="VariableTok">
    <w:name w:val="VariableTok"/>
    <w:basedOn w:val="VerbatimChar"/>
    <w:qFormat/>
    <w:rPr>
      <w:rFonts w:ascii="Consolas" w:hAnsi="Consolas" w:cs="Cambria (Body CS)"/>
      <w:b/>
      <w:bCs/>
      <w:caps w:val="0"/>
      <w:smallCaps w:val="0"/>
      <w:color w:val="000000"/>
      <w:sz w:val="22"/>
      <w:szCs w:val="18"/>
      <w:shd w:val="clear" w:color="auto" w:fill="F8F8F8"/>
    </w:rPr>
  </w:style>
  <w:style w:type="character" w:customStyle="1" w:styleId="ControlFlowTok">
    <w:name w:val="ControlFlowTok"/>
    <w:basedOn w:val="VerbatimChar"/>
    <w:qFormat/>
    <w:rPr>
      <w:rFonts w:ascii="Consolas" w:hAnsi="Consolas" w:cs="Cambria (Body CS)"/>
      <w:b/>
      <w:bCs/>
      <w:caps w:val="0"/>
      <w:smallCaps w:val="0"/>
      <w:color w:val="204A87"/>
      <w:sz w:val="22"/>
      <w:szCs w:val="18"/>
      <w:shd w:val="clear" w:color="auto" w:fill="F8F8F8"/>
    </w:rPr>
  </w:style>
  <w:style w:type="character" w:customStyle="1" w:styleId="OperatorTok">
    <w:name w:val="OperatorTok"/>
    <w:basedOn w:val="VerbatimChar"/>
    <w:qFormat/>
    <w:rPr>
      <w:rFonts w:ascii="Consolas" w:hAnsi="Consolas" w:cs="Cambria (Body CS)"/>
      <w:b/>
      <w:bCs/>
      <w:caps w:val="0"/>
      <w:smallCaps w:val="0"/>
      <w:color w:val="CE5C00"/>
      <w:sz w:val="22"/>
      <w:szCs w:val="18"/>
      <w:shd w:val="clear" w:color="auto" w:fill="F8F8F8"/>
    </w:rPr>
  </w:style>
  <w:style w:type="character" w:customStyle="1" w:styleId="BuiltInTok">
    <w:name w:val="BuiltInTok"/>
    <w:basedOn w:val="VerbatimChar"/>
    <w:qFormat/>
    <w:rPr>
      <w:rFonts w:ascii="Consolas" w:hAnsi="Consolas" w:cs="Cambria (Body CS)"/>
      <w:b/>
      <w:bCs/>
      <w:caps w:val="0"/>
      <w:smallCaps w:val="0"/>
      <w:sz w:val="22"/>
      <w:szCs w:val="18"/>
      <w:shd w:val="clear" w:color="auto" w:fill="F8F8F8"/>
    </w:rPr>
  </w:style>
  <w:style w:type="character" w:customStyle="1" w:styleId="ExtensionTok">
    <w:name w:val="ExtensionTok"/>
    <w:basedOn w:val="VerbatimChar"/>
    <w:qFormat/>
    <w:rPr>
      <w:rFonts w:ascii="Consolas" w:hAnsi="Consolas" w:cs="Cambria (Body CS)"/>
      <w:b/>
      <w:bCs/>
      <w:caps w:val="0"/>
      <w:smallCaps w:val="0"/>
      <w:sz w:val="22"/>
      <w:szCs w:val="18"/>
      <w:shd w:val="clear" w:color="auto" w:fill="F8F8F8"/>
    </w:rPr>
  </w:style>
  <w:style w:type="character" w:customStyle="1" w:styleId="PreprocessorTok">
    <w:name w:val="PreprocessorTok"/>
    <w:basedOn w:val="VerbatimChar"/>
    <w:qFormat/>
    <w:rPr>
      <w:rFonts w:ascii="Consolas" w:hAnsi="Consolas" w:cs="Cambria (Body CS)"/>
      <w:b/>
      <w:bCs/>
      <w:i/>
      <w:caps w:val="0"/>
      <w:smallCaps w:val="0"/>
      <w:color w:val="8F5902"/>
      <w:sz w:val="22"/>
      <w:szCs w:val="18"/>
      <w:shd w:val="clear" w:color="auto" w:fill="F8F8F8"/>
    </w:rPr>
  </w:style>
  <w:style w:type="character" w:customStyle="1" w:styleId="AttributeTok">
    <w:name w:val="AttributeTok"/>
    <w:basedOn w:val="VerbatimChar"/>
    <w:qFormat/>
    <w:rPr>
      <w:rFonts w:ascii="Consolas" w:hAnsi="Consolas" w:cs="Cambria (Body CS)"/>
      <w:b/>
      <w:bCs/>
      <w:caps w:val="0"/>
      <w:smallCaps w:val="0"/>
      <w:color w:val="C4A000"/>
      <w:sz w:val="22"/>
      <w:szCs w:val="18"/>
      <w:shd w:val="clear" w:color="auto" w:fill="F8F8F8"/>
    </w:rPr>
  </w:style>
  <w:style w:type="character" w:customStyle="1" w:styleId="RegionMarkerTok">
    <w:name w:val="RegionMarkerTok"/>
    <w:basedOn w:val="VerbatimChar"/>
    <w:qFormat/>
    <w:rPr>
      <w:rFonts w:ascii="Consolas" w:hAnsi="Consolas" w:cs="Cambria (Body CS)"/>
      <w:b/>
      <w:bCs/>
      <w:caps w:val="0"/>
      <w:smallCaps w:val="0"/>
      <w:sz w:val="22"/>
      <w:szCs w:val="18"/>
      <w:shd w:val="clear" w:color="auto" w:fill="F8F8F8"/>
    </w:rPr>
  </w:style>
  <w:style w:type="character" w:customStyle="1" w:styleId="InformationTok">
    <w:name w:val="InformationTok"/>
    <w:basedOn w:val="VerbatimChar"/>
    <w:qFormat/>
    <w:rPr>
      <w:rFonts w:ascii="Consolas" w:hAnsi="Consolas" w:cs="Cambria (Body CS)"/>
      <w:b/>
      <w:bCs/>
      <w:i/>
      <w:caps w:val="0"/>
      <w:smallCaps w:val="0"/>
      <w:color w:val="8F5902"/>
      <w:sz w:val="22"/>
      <w:szCs w:val="18"/>
      <w:shd w:val="clear" w:color="auto" w:fill="F8F8F8"/>
    </w:rPr>
  </w:style>
  <w:style w:type="character" w:customStyle="1" w:styleId="WarningTok">
    <w:name w:val="WarningTok"/>
    <w:basedOn w:val="VerbatimChar"/>
    <w:qFormat/>
    <w:rPr>
      <w:rFonts w:ascii="Consolas" w:hAnsi="Consolas" w:cs="Cambria (Body CS)"/>
      <w:b/>
      <w:bCs/>
      <w:i/>
      <w:caps w:val="0"/>
      <w:smallCaps w:val="0"/>
      <w:color w:val="8F5902"/>
      <w:sz w:val="22"/>
      <w:szCs w:val="18"/>
      <w:shd w:val="clear" w:color="auto" w:fill="F8F8F8"/>
    </w:rPr>
  </w:style>
  <w:style w:type="character" w:customStyle="1" w:styleId="AlertTok">
    <w:name w:val="AlertTok"/>
    <w:basedOn w:val="VerbatimChar"/>
    <w:qFormat/>
    <w:rPr>
      <w:rFonts w:ascii="Consolas" w:hAnsi="Consolas" w:cs="Cambria (Body CS)"/>
      <w:b/>
      <w:bCs/>
      <w:caps w:val="0"/>
      <w:smallCaps w:val="0"/>
      <w:color w:val="EF2929"/>
      <w:sz w:val="22"/>
      <w:szCs w:val="18"/>
      <w:shd w:val="clear" w:color="auto" w:fill="F8F8F8"/>
    </w:rPr>
  </w:style>
  <w:style w:type="character" w:customStyle="1" w:styleId="ErrorTok">
    <w:name w:val="ErrorTok"/>
    <w:basedOn w:val="VerbatimChar"/>
    <w:qFormat/>
    <w:rPr>
      <w:rFonts w:ascii="Consolas" w:hAnsi="Consolas" w:cs="Cambria (Body CS)"/>
      <w:b/>
      <w:bCs/>
      <w:caps w:val="0"/>
      <w:smallCaps w:val="0"/>
      <w:color w:val="A40000"/>
      <w:sz w:val="22"/>
      <w:szCs w:val="18"/>
      <w:shd w:val="clear" w:color="auto" w:fill="F8F8F8"/>
    </w:rPr>
  </w:style>
  <w:style w:type="character" w:customStyle="1" w:styleId="NormalTok">
    <w:name w:val="NormalTok"/>
    <w:basedOn w:val="VerbatimChar"/>
    <w:qFormat/>
    <w:rPr>
      <w:rFonts w:ascii="Consolas" w:hAnsi="Consolas" w:cs="Cambria (Body CS)"/>
      <w:b/>
      <w:bCs/>
      <w:caps w:val="0"/>
      <w:smallCaps w:val="0"/>
      <w:sz w:val="22"/>
      <w:szCs w:val="18"/>
      <w:shd w:val="clear" w:color="auto" w:fill="F8F8F8"/>
    </w:rPr>
  </w:style>
  <w:style w:type="character" w:customStyle="1" w:styleId="LineNumbering">
    <w:name w:val="Line Numbering"/>
  </w:style>
  <w:style w:type="character" w:customStyle="1" w:styleId="NumberingSymbols">
    <w:name w:val="Numbering Symbols"/>
    <w:qFormat/>
  </w:style>
  <w:style w:type="character" w:styleId="LineNumber">
    <w:name w:val="line number"/>
    <w:basedOn w:val="DefaultParagraphFont"/>
    <w:semiHidden/>
    <w:unhideWhenUsed/>
    <w:qFormat/>
    <w:rsid w:val="00386CB5"/>
  </w:style>
  <w:style w:type="character" w:styleId="PlaceholderText">
    <w:name w:val="Placeholder Text"/>
    <w:basedOn w:val="DefaultParagraphFont"/>
    <w:semiHidden/>
    <w:qFormat/>
    <w:rsid w:val="00A90D09"/>
    <w:rPr>
      <w:color w:val="808080"/>
    </w:rPr>
  </w:style>
  <w:style w:type="character" w:customStyle="1" w:styleId="Heading1Char">
    <w:name w:val="Heading 1 Char"/>
    <w:basedOn w:val="DefaultParagraphFont"/>
    <w:link w:val="Heading1"/>
    <w:uiPriority w:val="9"/>
    <w:qFormat/>
    <w:rsid w:val="0061034E"/>
    <w:rPr>
      <w:smallCaps/>
      <w:spacing w:val="5"/>
      <w:sz w:val="32"/>
      <w:szCs w:val="32"/>
    </w:rPr>
  </w:style>
  <w:style w:type="character" w:customStyle="1" w:styleId="Heading2Char">
    <w:name w:val="Heading 2 Char"/>
    <w:basedOn w:val="DefaultParagraphFont"/>
    <w:link w:val="Heading2"/>
    <w:uiPriority w:val="9"/>
    <w:qFormat/>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qFormat/>
    <w:rsid w:val="0061034E"/>
    <w:rPr>
      <w:smallCaps/>
      <w:spacing w:val="5"/>
      <w:sz w:val="24"/>
      <w:szCs w:val="24"/>
    </w:rPr>
  </w:style>
  <w:style w:type="character" w:customStyle="1" w:styleId="Heading4Char">
    <w:name w:val="Heading 4 Char"/>
    <w:basedOn w:val="DefaultParagraphFont"/>
    <w:link w:val="Heading4"/>
    <w:uiPriority w:val="9"/>
    <w:qFormat/>
    <w:rsid w:val="0061034E"/>
    <w:rPr>
      <w:smallCaps/>
      <w:spacing w:val="10"/>
      <w:sz w:val="22"/>
      <w:szCs w:val="22"/>
    </w:rPr>
  </w:style>
  <w:style w:type="character" w:customStyle="1" w:styleId="Heading5Char">
    <w:name w:val="Heading 5 Char"/>
    <w:basedOn w:val="DefaultParagraphFont"/>
    <w:link w:val="Heading5"/>
    <w:uiPriority w:val="9"/>
    <w:qFormat/>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qFormat/>
    <w:rsid w:val="0061034E"/>
    <w:rPr>
      <w:smallCaps/>
      <w:color w:val="C0504D" w:themeColor="accent2"/>
      <w:spacing w:val="5"/>
      <w:sz w:val="22"/>
    </w:rPr>
  </w:style>
  <w:style w:type="character" w:customStyle="1" w:styleId="Heading7Char">
    <w:name w:val="Heading 7 Char"/>
    <w:basedOn w:val="DefaultParagraphFont"/>
    <w:link w:val="Heading7"/>
    <w:uiPriority w:val="9"/>
    <w:qFormat/>
    <w:rsid w:val="0061034E"/>
    <w:rPr>
      <w:b/>
      <w:smallCaps/>
      <w:color w:val="C0504D" w:themeColor="accent2"/>
      <w:spacing w:val="10"/>
    </w:rPr>
  </w:style>
  <w:style w:type="character" w:customStyle="1" w:styleId="Heading8Char">
    <w:name w:val="Heading 8 Char"/>
    <w:basedOn w:val="DefaultParagraphFont"/>
    <w:link w:val="Heading8"/>
    <w:uiPriority w:val="9"/>
    <w:qFormat/>
    <w:rsid w:val="0061034E"/>
    <w:rPr>
      <w:b/>
      <w:i/>
      <w:smallCaps/>
      <w:color w:val="943634" w:themeColor="accent2" w:themeShade="BF"/>
    </w:rPr>
  </w:style>
  <w:style w:type="character" w:customStyle="1" w:styleId="Heading9Char">
    <w:name w:val="Heading 9 Char"/>
    <w:basedOn w:val="DefaultParagraphFont"/>
    <w:link w:val="Heading9"/>
    <w:uiPriority w:val="9"/>
    <w:qFormat/>
    <w:rsid w:val="0061034E"/>
    <w:rPr>
      <w:b/>
      <w:i/>
      <w:smallCaps/>
      <w:color w:val="622423" w:themeColor="accent2" w:themeShade="7F"/>
    </w:rPr>
  </w:style>
  <w:style w:type="character" w:customStyle="1" w:styleId="TitleChar">
    <w:name w:val="Title Char"/>
    <w:basedOn w:val="DefaultParagraphFont"/>
    <w:link w:val="Title"/>
    <w:uiPriority w:val="10"/>
    <w:qFormat/>
    <w:rsid w:val="0061034E"/>
    <w:rPr>
      <w:smallCaps/>
      <w:sz w:val="48"/>
      <w:szCs w:val="48"/>
    </w:rPr>
  </w:style>
  <w:style w:type="character" w:customStyle="1" w:styleId="SubtitleChar">
    <w:name w:val="Subtitle Char"/>
    <w:basedOn w:val="DefaultParagraphFont"/>
    <w:link w:val="Subtitle"/>
    <w:uiPriority w:val="11"/>
    <w:qFormat/>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character" w:customStyle="1" w:styleId="NoSpacingChar">
    <w:name w:val="No Spacing Char"/>
    <w:basedOn w:val="DefaultParagraphFont"/>
    <w:link w:val="NoSpacing"/>
    <w:uiPriority w:val="1"/>
    <w:qFormat/>
    <w:rsid w:val="0061034E"/>
  </w:style>
  <w:style w:type="character" w:customStyle="1" w:styleId="QuoteChar">
    <w:name w:val="Quote Char"/>
    <w:basedOn w:val="DefaultParagraphFont"/>
    <w:link w:val="Quote"/>
    <w:uiPriority w:val="29"/>
    <w:qFormat/>
    <w:rsid w:val="0061034E"/>
    <w:rPr>
      <w:i/>
    </w:rPr>
  </w:style>
  <w:style w:type="character" w:customStyle="1" w:styleId="IntenseQuoteChar">
    <w:name w:val="Intense Quote Char"/>
    <w:basedOn w:val="DefaultParagraphFont"/>
    <w:link w:val="IntenseQuote"/>
    <w:uiPriority w:val="30"/>
    <w:qFormat/>
    <w:rsid w:val="0061034E"/>
    <w:rPr>
      <w:i/>
      <w:color w:val="FFFFFF" w:themeColor="background1"/>
      <w:shd w:val="clear" w:color="auto" w:fill="C0504D"/>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character" w:customStyle="1" w:styleId="BodyTextChar">
    <w:name w:val="Body Text Char"/>
    <w:basedOn w:val="DefaultParagraphFont"/>
    <w:link w:val="BodyText"/>
    <w:qFormat/>
    <w:rsid w:val="006B266A"/>
  </w:style>
  <w:style w:type="character" w:customStyle="1" w:styleId="UnresolvedMention1">
    <w:name w:val="Unresolved Mention1"/>
    <w:basedOn w:val="DefaultParagraphFont"/>
    <w:uiPriority w:val="99"/>
    <w:semiHidden/>
    <w:unhideWhenUsed/>
    <w:qFormat/>
    <w:rsid w:val="00125A2C"/>
    <w:rPr>
      <w:color w:val="605E5C"/>
      <w:shd w:val="clear" w:color="auto" w:fill="E1DFDD"/>
    </w:rPr>
  </w:style>
  <w:style w:type="character" w:styleId="FollowedHyperlink">
    <w:name w:val="FollowedHyperlink"/>
    <w:basedOn w:val="DefaultParagraphFont"/>
    <w:semiHidden/>
    <w:unhideWhenUsed/>
    <w:qFormat/>
    <w:rsid w:val="00125A2C"/>
    <w:rPr>
      <w:color w:val="800080" w:themeColor="followedHyperlink"/>
      <w:u w:val="single"/>
    </w:rPr>
  </w:style>
  <w:style w:type="character" w:styleId="CommentReference">
    <w:name w:val="annotation reference"/>
    <w:basedOn w:val="DefaultParagraphFont"/>
    <w:semiHidden/>
    <w:unhideWhenUsed/>
    <w:qFormat/>
    <w:rsid w:val="00DE07DD"/>
    <w:rPr>
      <w:sz w:val="16"/>
      <w:szCs w:val="16"/>
    </w:rPr>
  </w:style>
  <w:style w:type="character" w:customStyle="1" w:styleId="CommentTextChar">
    <w:name w:val="Comment Text Char"/>
    <w:basedOn w:val="DefaultParagraphFont"/>
    <w:link w:val="CommentText"/>
    <w:semiHidden/>
    <w:qFormat/>
    <w:rsid w:val="00DE07DD"/>
    <w:rPr>
      <w:rFonts w:ascii="Times New Roman" w:hAnsi="Times New Roman"/>
    </w:rPr>
  </w:style>
  <w:style w:type="character" w:customStyle="1" w:styleId="CommentSubjectChar">
    <w:name w:val="Comment Subject Char"/>
    <w:basedOn w:val="CommentTextChar"/>
    <w:link w:val="CommentSubject"/>
    <w:semiHidden/>
    <w:qFormat/>
    <w:rsid w:val="00DE07DD"/>
    <w:rPr>
      <w:rFonts w:ascii="Times New Roman" w:hAnsi="Times New Roman"/>
      <w:b/>
      <w:bCs/>
    </w:rPr>
  </w:style>
  <w:style w:type="character" w:customStyle="1" w:styleId="BalloonTextChar">
    <w:name w:val="Balloon Text Char"/>
    <w:basedOn w:val="DefaultParagraphFont"/>
    <w:link w:val="BalloonText"/>
    <w:semiHidden/>
    <w:qFormat/>
    <w:rsid w:val="00DE07DD"/>
    <w:rPr>
      <w:rFonts w:ascii="Times New Roman" w:hAnsi="Times New Roman" w:cs="Times New Roman"/>
      <w:sz w:val="18"/>
      <w:szCs w:val="18"/>
    </w:rPr>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qFormat/>
    <w:pPr>
      <w:keepNext/>
      <w:keepLines/>
      <w:jc w:val="center"/>
    </w:pPr>
    <w:rPr>
      <w:rFonts w:ascii="Cambria" w:hAnsi="Cambria"/>
      <w:color w:val="00000A"/>
      <w:sz w:val="24"/>
    </w:rPr>
  </w:style>
  <w:style w:type="paragraph" w:styleId="Date">
    <w:name w:val="Date"/>
    <w:qFormat/>
    <w:pPr>
      <w:keepNext/>
      <w:keepLines/>
      <w:jc w:val="center"/>
    </w:pPr>
    <w:rPr>
      <w:rFonts w:ascii="Cambria" w:hAnsi="Cambria"/>
      <w:color w:val="00000A"/>
      <w:sz w:val="24"/>
    </w:rPr>
  </w:style>
  <w:style w:type="paragraph" w:customStyle="1" w:styleId="Abstract">
    <w:name w:val="Abstract"/>
    <w:basedOn w:val="Normal"/>
    <w:qFormat/>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qFormat/>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Normal"/>
    <w:uiPriority w:val="39"/>
    <w:unhideWhenUsed/>
    <w:qFormat/>
    <w:rsid w:val="0061034E"/>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paragraph" w:styleId="NoSpacing">
    <w:name w:val="No Spacing"/>
    <w:basedOn w:val="Normal"/>
    <w:link w:val="NoSpacingChar"/>
    <w:uiPriority w:val="1"/>
    <w:qFormat/>
    <w:rsid w:val="0061034E"/>
    <w:pPr>
      <w:spacing w:after="0" w:line="240" w:lineRule="auto"/>
    </w:pPr>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paragraph" w:styleId="IntenseQuote">
    <w:name w:val="Intense Quote"/>
    <w:basedOn w:val="Normal"/>
    <w:next w:val="Normal"/>
    <w:link w:val="IntenseQuoteChar"/>
    <w:uiPriority w:val="30"/>
    <w:qFormat/>
    <w:rsid w:val="0061034E"/>
    <w:pPr>
      <w:pBdr>
        <w:top w:val="single" w:sz="8" w:space="10" w:color="943634"/>
        <w:left w:val="single" w:sz="8" w:space="10" w:color="943634"/>
        <w:bottom w:val="single" w:sz="8" w:space="10" w:color="943634"/>
        <w:right w:val="single" w:sz="8" w:space="10" w:color="943634"/>
      </w:pBdr>
      <w:shd w:val="clear" w:color="auto" w:fill="C0504D" w:themeFill="accent2"/>
      <w:spacing w:before="140" w:after="140"/>
      <w:ind w:left="1440" w:right="1440"/>
    </w:pPr>
    <w:rPr>
      <w:b/>
      <w:i/>
      <w:color w:val="FFFFFF" w:themeColor="background1"/>
    </w:rPr>
  </w:style>
  <w:style w:type="paragraph" w:customStyle="1" w:styleId="figcaption">
    <w:name w:val="fig_caption"/>
    <w:basedOn w:val="Normal"/>
    <w:qFormat/>
    <w:rsid w:val="00C57AA2"/>
    <w:pPr>
      <w:ind w:firstLine="0"/>
    </w:pPr>
    <w:rPr>
      <w:b/>
    </w:rPr>
  </w:style>
  <w:style w:type="paragraph" w:styleId="Revision">
    <w:name w:val="Revision"/>
    <w:semiHidden/>
    <w:qFormat/>
    <w:rsid w:val="003F7DD7"/>
    <w:rPr>
      <w:rFonts w:ascii="Times New Roman" w:hAnsi="Times New Roman"/>
      <w:color w:val="00000A"/>
      <w:sz w:val="24"/>
    </w:rPr>
  </w:style>
  <w:style w:type="paragraph" w:styleId="CommentText">
    <w:name w:val="annotation text"/>
    <w:basedOn w:val="Normal"/>
    <w:link w:val="CommentTextChar"/>
    <w:semiHidden/>
    <w:unhideWhenUsed/>
    <w:qFormat/>
    <w:rsid w:val="00DE07DD"/>
    <w:pPr>
      <w:spacing w:line="240" w:lineRule="auto"/>
    </w:pPr>
    <w:rPr>
      <w:sz w:val="20"/>
    </w:rPr>
  </w:style>
  <w:style w:type="paragraph" w:styleId="CommentSubject">
    <w:name w:val="annotation subject"/>
    <w:basedOn w:val="CommentText"/>
    <w:link w:val="CommentSubjectChar"/>
    <w:semiHidden/>
    <w:unhideWhenUsed/>
    <w:qFormat/>
    <w:rsid w:val="00DE07DD"/>
    <w:rPr>
      <w:b/>
      <w:bCs/>
    </w:rPr>
  </w:style>
  <w:style w:type="paragraph" w:styleId="BalloonText">
    <w:name w:val="Balloon Text"/>
    <w:basedOn w:val="Normal"/>
    <w:link w:val="BalloonTextChar"/>
    <w:semiHidden/>
    <w:unhideWhenUsed/>
    <w:qFormat/>
    <w:rsid w:val="00DE07DD"/>
    <w:pPr>
      <w:spacing w:after="0" w:line="240" w:lineRule="auto"/>
    </w:pPr>
    <w:rPr>
      <w:rFonts w:cs="Times New Roman"/>
      <w:sz w:val="18"/>
      <w:szCs w:val="18"/>
    </w:rPr>
  </w:style>
  <w:style w:type="paragraph" w:customStyle="1" w:styleId="mystyle">
    <w:name w:val="mystyle"/>
    <w:basedOn w:val="Normal"/>
    <w:qFormat/>
    <w:rsid w:val="00C709A8"/>
    <w:pPr>
      <w:spacing w:after="202"/>
      <w:contextualSpacing/>
    </w:pPr>
  </w:style>
  <w:style w:type="table" w:styleId="TableGrid">
    <w:name w:val="Table Grid"/>
    <w:basedOn w:val="TableNormal"/>
    <w:rsid w:val="001813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2BAF4-7165-CA4E-88B1-3C4C5A59C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22239</Words>
  <Characters>126763</Characters>
  <Application>Microsoft Office Word</Application>
  <DocSecurity>0</DocSecurity>
  <Lines>1056</Lines>
  <Paragraphs>297</Paragraphs>
  <ScaleCrop>false</ScaleCrop>
  <Company/>
  <LinksUpToDate>false</LinksUpToDate>
  <CharactersWithSpaces>148705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cp:revision>
  <cp:lastPrinted>2019-08-22T21:15:00Z</cp:lastPrinted>
  <dcterms:created xsi:type="dcterms:W3CDTF">2019-10-14T03:16:00Z</dcterms:created>
  <dcterms:modified xsi:type="dcterms:W3CDTF">2019-10-14T03:16:00Z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zotero-version="5.0.74"&gt;&lt;session id="wNEjIBiz"/&gt;&lt;style id="http://www.zotero.org/styles/ecology" hasBibliography="1" bibliographyStyleHasBeenSet="1"/&gt;&lt;prefs&gt;&lt;pref name="fieldType" value="Field"/&gt;&lt;/prefs&gt;&lt;/data&gt;</vt:lpwstr>
  </property>
</Properties>
</file>